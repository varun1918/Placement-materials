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Calibri" w:hAnsi="Calibri" w:cs="Calibri"/>
          <w:b w:val="0"/>
          <w:bCs w:val="0"/>
          <w:color w:val="auto"/>
          <w:sz w:val="22"/>
          <w:szCs w:val="22"/>
          <w:lang w:eastAsia="en-IN"/>
        </w:rPr>
        <w:id w:val="25965930"/>
        <w:docPartObj>
          <w:docPartGallery w:val="Table of Contents"/>
          <w:docPartUnique/>
        </w:docPartObj>
      </w:sdtPr>
      <w:sdtContent>
        <w:p w:rsidR="00703178" w:rsidRDefault="00703178">
          <w:pPr>
            <w:pStyle w:val="TOCHeading"/>
          </w:pPr>
          <w:r>
            <w:t>Table of Contents</w:t>
          </w:r>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r w:rsidRPr="000124D3">
            <w:fldChar w:fldCharType="begin"/>
          </w:r>
          <w:r w:rsidR="00703178">
            <w:instrText xml:space="preserve"> TOC \o "1-3" \h \z \u </w:instrText>
          </w:r>
          <w:r w:rsidRPr="000124D3">
            <w:fldChar w:fldCharType="separate"/>
          </w:r>
          <w:hyperlink w:anchor="_Toc10562403" w:history="1">
            <w:r w:rsidR="00703178" w:rsidRPr="00513A1A">
              <w:rPr>
                <w:rStyle w:val="Hyperlink"/>
                <w:rFonts w:eastAsia="Trebuchet MS"/>
                <w:b/>
                <w:noProof/>
              </w:rPr>
              <w:t>QUANTS</w:t>
            </w:r>
            <w:r w:rsidR="00703178">
              <w:rPr>
                <w:noProof/>
                <w:webHidden/>
              </w:rPr>
              <w:tab/>
            </w:r>
            <w:r>
              <w:rPr>
                <w:noProof/>
                <w:webHidden/>
              </w:rPr>
              <w:fldChar w:fldCharType="begin"/>
            </w:r>
            <w:r w:rsidR="00703178">
              <w:rPr>
                <w:noProof/>
                <w:webHidden/>
              </w:rPr>
              <w:instrText xml:space="preserve"> PAGEREF _Toc10562403 \h </w:instrText>
            </w:r>
            <w:r>
              <w:rPr>
                <w:noProof/>
                <w:webHidden/>
              </w:rPr>
            </w:r>
            <w:r>
              <w:rPr>
                <w:noProof/>
                <w:webHidden/>
              </w:rPr>
              <w:fldChar w:fldCharType="separate"/>
            </w:r>
            <w:r w:rsidR="00CF4C87">
              <w:rPr>
                <w:noProof/>
                <w:webHidden/>
              </w:rPr>
              <w:t>2</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04" w:history="1">
            <w:r w:rsidR="00703178" w:rsidRPr="00513A1A">
              <w:rPr>
                <w:rStyle w:val="Hyperlink"/>
                <w:rFonts w:eastAsia="Trebuchet MS"/>
                <w:b/>
                <w:noProof/>
              </w:rPr>
              <w:t>Number series</w:t>
            </w:r>
            <w:r w:rsidR="00703178">
              <w:rPr>
                <w:noProof/>
                <w:webHidden/>
              </w:rPr>
              <w:tab/>
            </w:r>
            <w:r>
              <w:rPr>
                <w:noProof/>
                <w:webHidden/>
              </w:rPr>
              <w:fldChar w:fldCharType="begin"/>
            </w:r>
            <w:r w:rsidR="00703178">
              <w:rPr>
                <w:noProof/>
                <w:webHidden/>
              </w:rPr>
              <w:instrText xml:space="preserve"> PAGEREF _Toc10562404 \h </w:instrText>
            </w:r>
            <w:r>
              <w:rPr>
                <w:noProof/>
                <w:webHidden/>
              </w:rPr>
            </w:r>
            <w:r>
              <w:rPr>
                <w:noProof/>
                <w:webHidden/>
              </w:rPr>
              <w:fldChar w:fldCharType="separate"/>
            </w:r>
            <w:r w:rsidR="00CF4C87">
              <w:rPr>
                <w:noProof/>
                <w:webHidden/>
              </w:rPr>
              <w:t>2</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05" w:history="1">
            <w:r w:rsidR="00703178" w:rsidRPr="00513A1A">
              <w:rPr>
                <w:rStyle w:val="Hyperlink"/>
                <w:rFonts w:eastAsia="Trebuchet MS"/>
                <w:b/>
                <w:noProof/>
              </w:rPr>
              <w:t>Number System</w:t>
            </w:r>
            <w:r w:rsidR="00703178">
              <w:rPr>
                <w:noProof/>
                <w:webHidden/>
              </w:rPr>
              <w:tab/>
            </w:r>
            <w:r>
              <w:rPr>
                <w:noProof/>
                <w:webHidden/>
              </w:rPr>
              <w:fldChar w:fldCharType="begin"/>
            </w:r>
            <w:r w:rsidR="00703178">
              <w:rPr>
                <w:noProof/>
                <w:webHidden/>
              </w:rPr>
              <w:instrText xml:space="preserve"> PAGEREF _Toc10562405 \h </w:instrText>
            </w:r>
            <w:r>
              <w:rPr>
                <w:noProof/>
                <w:webHidden/>
              </w:rPr>
            </w:r>
            <w:r>
              <w:rPr>
                <w:noProof/>
                <w:webHidden/>
              </w:rPr>
              <w:fldChar w:fldCharType="separate"/>
            </w:r>
            <w:r w:rsidR="00CF4C87">
              <w:rPr>
                <w:noProof/>
                <w:webHidden/>
              </w:rPr>
              <w:t>23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06" w:history="1">
            <w:r w:rsidR="00703178" w:rsidRPr="00513A1A">
              <w:rPr>
                <w:rStyle w:val="Hyperlink"/>
                <w:rFonts w:eastAsia="Trebuchet MS"/>
                <w:b/>
                <w:noProof/>
              </w:rPr>
              <w:t>Time and Distance</w:t>
            </w:r>
            <w:r w:rsidR="00703178">
              <w:rPr>
                <w:noProof/>
                <w:webHidden/>
              </w:rPr>
              <w:tab/>
            </w:r>
            <w:r>
              <w:rPr>
                <w:noProof/>
                <w:webHidden/>
              </w:rPr>
              <w:fldChar w:fldCharType="begin"/>
            </w:r>
            <w:r w:rsidR="00703178">
              <w:rPr>
                <w:noProof/>
                <w:webHidden/>
              </w:rPr>
              <w:instrText xml:space="preserve"> PAGEREF _Toc10562406 \h </w:instrText>
            </w:r>
            <w:r>
              <w:rPr>
                <w:noProof/>
                <w:webHidden/>
              </w:rPr>
            </w:r>
            <w:r>
              <w:rPr>
                <w:noProof/>
                <w:webHidden/>
              </w:rPr>
              <w:fldChar w:fldCharType="separate"/>
            </w:r>
            <w:r w:rsidR="00CF4C87">
              <w:rPr>
                <w:noProof/>
                <w:webHidden/>
              </w:rPr>
              <w:t>32</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07" w:history="1">
            <w:r w:rsidR="00703178" w:rsidRPr="00513A1A">
              <w:rPr>
                <w:rStyle w:val="Hyperlink"/>
                <w:b/>
                <w:noProof/>
              </w:rPr>
              <w:t>Measurement</w:t>
            </w:r>
            <w:r w:rsidR="00703178">
              <w:rPr>
                <w:noProof/>
                <w:webHidden/>
              </w:rPr>
              <w:tab/>
            </w:r>
            <w:r>
              <w:rPr>
                <w:noProof/>
                <w:webHidden/>
              </w:rPr>
              <w:fldChar w:fldCharType="begin"/>
            </w:r>
            <w:r w:rsidR="00703178">
              <w:rPr>
                <w:noProof/>
                <w:webHidden/>
              </w:rPr>
              <w:instrText xml:space="preserve"> PAGEREF _Toc10562407 \h </w:instrText>
            </w:r>
            <w:r>
              <w:rPr>
                <w:noProof/>
                <w:webHidden/>
              </w:rPr>
            </w:r>
            <w:r>
              <w:rPr>
                <w:noProof/>
                <w:webHidden/>
              </w:rPr>
              <w:fldChar w:fldCharType="separate"/>
            </w:r>
            <w:r w:rsidR="00CF4C87">
              <w:rPr>
                <w:noProof/>
                <w:webHidden/>
              </w:rPr>
              <w:t>57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08" w:history="1">
            <w:r w:rsidR="00703178" w:rsidRPr="00513A1A">
              <w:rPr>
                <w:rStyle w:val="Hyperlink"/>
                <w:b/>
                <w:noProof/>
              </w:rPr>
              <w:t>Ages</w:t>
            </w:r>
            <w:r w:rsidR="00703178">
              <w:rPr>
                <w:noProof/>
                <w:webHidden/>
              </w:rPr>
              <w:tab/>
            </w:r>
            <w:r>
              <w:rPr>
                <w:noProof/>
                <w:webHidden/>
              </w:rPr>
              <w:fldChar w:fldCharType="begin"/>
            </w:r>
            <w:r w:rsidR="00703178">
              <w:rPr>
                <w:noProof/>
                <w:webHidden/>
              </w:rPr>
              <w:instrText xml:space="preserve"> PAGEREF _Toc10562408 \h </w:instrText>
            </w:r>
            <w:r>
              <w:rPr>
                <w:noProof/>
                <w:webHidden/>
              </w:rPr>
            </w:r>
            <w:r>
              <w:rPr>
                <w:noProof/>
                <w:webHidden/>
              </w:rPr>
              <w:fldChar w:fldCharType="separate"/>
            </w:r>
            <w:r w:rsidR="00CF4C87">
              <w:rPr>
                <w:noProof/>
                <w:webHidden/>
              </w:rPr>
              <w:t>60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09" w:history="1">
            <w:r w:rsidR="00703178" w:rsidRPr="00513A1A">
              <w:rPr>
                <w:rStyle w:val="Hyperlink"/>
                <w:b/>
                <w:noProof/>
              </w:rPr>
              <w:t>Percentages</w:t>
            </w:r>
            <w:r w:rsidR="00703178">
              <w:rPr>
                <w:noProof/>
                <w:webHidden/>
              </w:rPr>
              <w:tab/>
            </w:r>
            <w:r>
              <w:rPr>
                <w:noProof/>
                <w:webHidden/>
              </w:rPr>
              <w:fldChar w:fldCharType="begin"/>
            </w:r>
            <w:r w:rsidR="00703178">
              <w:rPr>
                <w:noProof/>
                <w:webHidden/>
              </w:rPr>
              <w:instrText xml:space="preserve"> PAGEREF _Toc10562409 \h </w:instrText>
            </w:r>
            <w:r>
              <w:rPr>
                <w:noProof/>
                <w:webHidden/>
              </w:rPr>
            </w:r>
            <w:r>
              <w:rPr>
                <w:noProof/>
                <w:webHidden/>
              </w:rPr>
              <w:fldChar w:fldCharType="separate"/>
            </w:r>
            <w:r w:rsidR="00CF4C87">
              <w:rPr>
                <w:noProof/>
                <w:webHidden/>
              </w:rPr>
              <w:t>66</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0" w:history="1">
            <w:r w:rsidR="00703178" w:rsidRPr="00513A1A">
              <w:rPr>
                <w:rStyle w:val="Hyperlink"/>
                <w:rFonts w:eastAsia="Roboto"/>
                <w:b/>
                <w:noProof/>
                <w:highlight w:val="white"/>
              </w:rPr>
              <w:t>Logarithms</w:t>
            </w:r>
            <w:r w:rsidR="00703178">
              <w:rPr>
                <w:noProof/>
                <w:webHidden/>
              </w:rPr>
              <w:tab/>
            </w:r>
            <w:r>
              <w:rPr>
                <w:noProof/>
                <w:webHidden/>
              </w:rPr>
              <w:fldChar w:fldCharType="begin"/>
            </w:r>
            <w:r w:rsidR="00703178">
              <w:rPr>
                <w:noProof/>
                <w:webHidden/>
              </w:rPr>
              <w:instrText xml:space="preserve"> PAGEREF _Toc10562410 \h </w:instrText>
            </w:r>
            <w:r>
              <w:rPr>
                <w:noProof/>
                <w:webHidden/>
              </w:rPr>
            </w:r>
            <w:r>
              <w:rPr>
                <w:noProof/>
                <w:webHidden/>
              </w:rPr>
              <w:fldChar w:fldCharType="separate"/>
            </w:r>
            <w:r w:rsidR="00CF4C87">
              <w:rPr>
                <w:noProof/>
                <w:webHidden/>
              </w:rPr>
              <w:t>91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1" w:history="1">
            <w:r w:rsidR="00703178" w:rsidRPr="00513A1A">
              <w:rPr>
                <w:rStyle w:val="Hyperlink"/>
                <w:b/>
                <w:noProof/>
                <w:highlight w:val="white"/>
              </w:rPr>
              <w:t>Time and Work</w:t>
            </w:r>
            <w:r w:rsidR="00703178">
              <w:rPr>
                <w:noProof/>
                <w:webHidden/>
              </w:rPr>
              <w:tab/>
            </w:r>
            <w:r>
              <w:rPr>
                <w:noProof/>
                <w:webHidden/>
              </w:rPr>
              <w:fldChar w:fldCharType="begin"/>
            </w:r>
            <w:r w:rsidR="00703178">
              <w:rPr>
                <w:noProof/>
                <w:webHidden/>
              </w:rPr>
              <w:instrText xml:space="preserve"> PAGEREF _Toc10562411 \h </w:instrText>
            </w:r>
            <w:r>
              <w:rPr>
                <w:noProof/>
                <w:webHidden/>
              </w:rPr>
            </w:r>
            <w:r>
              <w:rPr>
                <w:noProof/>
                <w:webHidden/>
              </w:rPr>
              <w:fldChar w:fldCharType="separate"/>
            </w:r>
            <w:r w:rsidR="00CF4C87">
              <w:rPr>
                <w:noProof/>
                <w:webHidden/>
              </w:rPr>
              <w:t>93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2" w:history="1">
            <w:r w:rsidR="00703178" w:rsidRPr="00513A1A">
              <w:rPr>
                <w:rStyle w:val="Hyperlink"/>
                <w:b/>
                <w:noProof/>
              </w:rPr>
              <w:t>Mixture and Allegation</w:t>
            </w:r>
            <w:r w:rsidR="00703178">
              <w:rPr>
                <w:noProof/>
                <w:webHidden/>
              </w:rPr>
              <w:tab/>
            </w:r>
            <w:r>
              <w:rPr>
                <w:noProof/>
                <w:webHidden/>
              </w:rPr>
              <w:fldChar w:fldCharType="begin"/>
            </w:r>
            <w:r w:rsidR="00703178">
              <w:rPr>
                <w:noProof/>
                <w:webHidden/>
              </w:rPr>
              <w:instrText xml:space="preserve"> PAGEREF _Toc10562412 \h </w:instrText>
            </w:r>
            <w:r>
              <w:rPr>
                <w:noProof/>
                <w:webHidden/>
              </w:rPr>
            </w:r>
            <w:r>
              <w:rPr>
                <w:noProof/>
                <w:webHidden/>
              </w:rPr>
              <w:fldChar w:fldCharType="separate"/>
            </w:r>
            <w:r w:rsidR="00CF4C87">
              <w:rPr>
                <w:noProof/>
                <w:webHidden/>
              </w:rPr>
              <w:t>119</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3" w:history="1">
            <w:r w:rsidR="00703178" w:rsidRPr="00513A1A">
              <w:rPr>
                <w:rStyle w:val="Hyperlink"/>
                <w:noProof/>
              </w:rPr>
              <w:t>Boats and Streams</w:t>
            </w:r>
            <w:r w:rsidR="00703178">
              <w:rPr>
                <w:noProof/>
                <w:webHidden/>
              </w:rPr>
              <w:tab/>
            </w:r>
            <w:r>
              <w:rPr>
                <w:noProof/>
                <w:webHidden/>
              </w:rPr>
              <w:fldChar w:fldCharType="begin"/>
            </w:r>
            <w:r w:rsidR="00703178">
              <w:rPr>
                <w:noProof/>
                <w:webHidden/>
              </w:rPr>
              <w:instrText xml:space="preserve"> PAGEREF _Toc10562413 \h </w:instrText>
            </w:r>
            <w:r>
              <w:rPr>
                <w:noProof/>
                <w:webHidden/>
              </w:rPr>
            </w:r>
            <w:r>
              <w:rPr>
                <w:noProof/>
                <w:webHidden/>
              </w:rPr>
              <w:fldChar w:fldCharType="separate"/>
            </w:r>
            <w:r w:rsidR="00CF4C87">
              <w:rPr>
                <w:noProof/>
                <w:webHidden/>
              </w:rPr>
              <w:t>121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4" w:history="1">
            <w:r w:rsidR="00703178" w:rsidRPr="00513A1A">
              <w:rPr>
                <w:rStyle w:val="Hyperlink"/>
                <w:noProof/>
              </w:rPr>
              <w:t>Partnership</w:t>
            </w:r>
            <w:r w:rsidR="00703178">
              <w:rPr>
                <w:noProof/>
                <w:webHidden/>
              </w:rPr>
              <w:tab/>
            </w:r>
            <w:r>
              <w:rPr>
                <w:noProof/>
                <w:webHidden/>
              </w:rPr>
              <w:fldChar w:fldCharType="begin"/>
            </w:r>
            <w:r w:rsidR="00703178">
              <w:rPr>
                <w:noProof/>
                <w:webHidden/>
              </w:rPr>
              <w:instrText xml:space="preserve"> PAGEREF _Toc10562414 \h </w:instrText>
            </w:r>
            <w:r>
              <w:rPr>
                <w:noProof/>
                <w:webHidden/>
              </w:rPr>
            </w:r>
            <w:r>
              <w:rPr>
                <w:noProof/>
                <w:webHidden/>
              </w:rPr>
              <w:fldChar w:fldCharType="separate"/>
            </w:r>
            <w:r w:rsidR="00CF4C87">
              <w:rPr>
                <w:noProof/>
                <w:webHidden/>
              </w:rPr>
              <w:t>124</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5" w:history="1">
            <w:r w:rsidR="00703178" w:rsidRPr="00513A1A">
              <w:rPr>
                <w:rStyle w:val="Hyperlink"/>
                <w:b/>
                <w:noProof/>
                <w:highlight w:val="white"/>
              </w:rPr>
              <w:t>Algebra</w:t>
            </w:r>
            <w:r w:rsidR="00703178">
              <w:rPr>
                <w:noProof/>
                <w:webHidden/>
              </w:rPr>
              <w:tab/>
            </w:r>
            <w:r>
              <w:rPr>
                <w:noProof/>
                <w:webHidden/>
              </w:rPr>
              <w:fldChar w:fldCharType="begin"/>
            </w:r>
            <w:r w:rsidR="00703178">
              <w:rPr>
                <w:noProof/>
                <w:webHidden/>
              </w:rPr>
              <w:instrText xml:space="preserve"> PAGEREF _Toc10562415 \h </w:instrText>
            </w:r>
            <w:r>
              <w:rPr>
                <w:noProof/>
                <w:webHidden/>
              </w:rPr>
            </w:r>
            <w:r>
              <w:rPr>
                <w:noProof/>
                <w:webHidden/>
              </w:rPr>
              <w:fldChar w:fldCharType="separate"/>
            </w:r>
            <w:r w:rsidR="00CF4C87">
              <w:rPr>
                <w:noProof/>
                <w:webHidden/>
              </w:rPr>
              <w:t>125</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6" w:history="1">
            <w:r w:rsidR="00703178" w:rsidRPr="00513A1A">
              <w:rPr>
                <w:rStyle w:val="Hyperlink"/>
                <w:b/>
                <w:noProof/>
                <w:highlight w:val="white"/>
              </w:rPr>
              <w:t>Averages</w:t>
            </w:r>
            <w:r w:rsidR="00703178">
              <w:rPr>
                <w:noProof/>
                <w:webHidden/>
              </w:rPr>
              <w:tab/>
            </w:r>
            <w:r>
              <w:rPr>
                <w:noProof/>
                <w:webHidden/>
              </w:rPr>
              <w:fldChar w:fldCharType="begin"/>
            </w:r>
            <w:r w:rsidR="00703178">
              <w:rPr>
                <w:noProof/>
                <w:webHidden/>
              </w:rPr>
              <w:instrText xml:space="preserve"> PAGEREF _Toc10562416 \h </w:instrText>
            </w:r>
            <w:r>
              <w:rPr>
                <w:noProof/>
                <w:webHidden/>
              </w:rPr>
            </w:r>
            <w:r>
              <w:rPr>
                <w:noProof/>
                <w:webHidden/>
              </w:rPr>
              <w:fldChar w:fldCharType="separate"/>
            </w:r>
            <w:r w:rsidR="00CF4C87">
              <w:rPr>
                <w:noProof/>
                <w:webHidden/>
              </w:rPr>
              <w:t>130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7" w:history="1">
            <w:r w:rsidR="00703178" w:rsidRPr="00513A1A">
              <w:rPr>
                <w:rStyle w:val="Hyperlink"/>
                <w:b/>
                <w:noProof/>
                <w:highlight w:val="white"/>
              </w:rPr>
              <w:t>Ratios and Proportions</w:t>
            </w:r>
            <w:r w:rsidR="00703178">
              <w:rPr>
                <w:noProof/>
                <w:webHidden/>
              </w:rPr>
              <w:tab/>
            </w:r>
            <w:r>
              <w:rPr>
                <w:noProof/>
                <w:webHidden/>
              </w:rPr>
              <w:fldChar w:fldCharType="begin"/>
            </w:r>
            <w:r w:rsidR="00703178">
              <w:rPr>
                <w:noProof/>
                <w:webHidden/>
              </w:rPr>
              <w:instrText xml:space="preserve"> PAGEREF _Toc10562417 \h </w:instrText>
            </w:r>
            <w:r>
              <w:rPr>
                <w:noProof/>
                <w:webHidden/>
              </w:rPr>
            </w:r>
            <w:r>
              <w:rPr>
                <w:noProof/>
                <w:webHidden/>
              </w:rPr>
              <w:fldChar w:fldCharType="separate"/>
            </w:r>
            <w:r w:rsidR="00CF4C87">
              <w:rPr>
                <w:noProof/>
                <w:webHidden/>
              </w:rPr>
              <w:t>133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8" w:history="1">
            <w:r w:rsidR="00703178" w:rsidRPr="00513A1A">
              <w:rPr>
                <w:rStyle w:val="Hyperlink"/>
                <w:b/>
                <w:noProof/>
              </w:rPr>
              <w:t>Probability</w:t>
            </w:r>
            <w:r w:rsidR="00703178">
              <w:rPr>
                <w:noProof/>
                <w:webHidden/>
              </w:rPr>
              <w:tab/>
            </w:r>
            <w:r>
              <w:rPr>
                <w:noProof/>
                <w:webHidden/>
              </w:rPr>
              <w:fldChar w:fldCharType="begin"/>
            </w:r>
            <w:r w:rsidR="00703178">
              <w:rPr>
                <w:noProof/>
                <w:webHidden/>
              </w:rPr>
              <w:instrText xml:space="preserve"> PAGEREF _Toc10562418 \h </w:instrText>
            </w:r>
            <w:r>
              <w:rPr>
                <w:noProof/>
                <w:webHidden/>
              </w:rPr>
            </w:r>
            <w:r>
              <w:rPr>
                <w:noProof/>
                <w:webHidden/>
              </w:rPr>
              <w:fldChar w:fldCharType="separate"/>
            </w:r>
            <w:r w:rsidR="00CF4C87">
              <w:rPr>
                <w:noProof/>
                <w:webHidden/>
              </w:rPr>
              <w:t>136</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19" w:history="1">
            <w:r w:rsidR="00703178" w:rsidRPr="00513A1A">
              <w:rPr>
                <w:rStyle w:val="Hyperlink"/>
                <w:b/>
                <w:noProof/>
              </w:rPr>
              <w:t>Profit and Loss</w:t>
            </w:r>
            <w:r w:rsidR="00703178">
              <w:rPr>
                <w:noProof/>
                <w:webHidden/>
              </w:rPr>
              <w:tab/>
            </w:r>
            <w:r>
              <w:rPr>
                <w:noProof/>
                <w:webHidden/>
              </w:rPr>
              <w:fldChar w:fldCharType="begin"/>
            </w:r>
            <w:r w:rsidR="00703178">
              <w:rPr>
                <w:noProof/>
                <w:webHidden/>
              </w:rPr>
              <w:instrText xml:space="preserve"> PAGEREF _Toc10562419 \h </w:instrText>
            </w:r>
            <w:r>
              <w:rPr>
                <w:noProof/>
                <w:webHidden/>
              </w:rPr>
            </w:r>
            <w:r>
              <w:rPr>
                <w:noProof/>
                <w:webHidden/>
              </w:rPr>
              <w:fldChar w:fldCharType="separate"/>
            </w:r>
            <w:r w:rsidR="00CF4C87">
              <w:rPr>
                <w:noProof/>
                <w:webHidden/>
              </w:rPr>
              <w:t>141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0" w:history="1">
            <w:r w:rsidR="00703178" w:rsidRPr="00513A1A">
              <w:rPr>
                <w:rStyle w:val="Hyperlink"/>
                <w:noProof/>
              </w:rPr>
              <w:t>Pipes and cisterns</w:t>
            </w:r>
            <w:r w:rsidR="00703178">
              <w:rPr>
                <w:noProof/>
                <w:webHidden/>
              </w:rPr>
              <w:tab/>
            </w:r>
            <w:r>
              <w:rPr>
                <w:noProof/>
                <w:webHidden/>
              </w:rPr>
              <w:fldChar w:fldCharType="begin"/>
            </w:r>
            <w:r w:rsidR="00703178">
              <w:rPr>
                <w:noProof/>
                <w:webHidden/>
              </w:rPr>
              <w:instrText xml:space="preserve"> PAGEREF _Toc10562420 \h </w:instrText>
            </w:r>
            <w:r>
              <w:rPr>
                <w:noProof/>
                <w:webHidden/>
              </w:rPr>
            </w:r>
            <w:r>
              <w:rPr>
                <w:noProof/>
                <w:webHidden/>
              </w:rPr>
              <w:fldChar w:fldCharType="separate"/>
            </w:r>
            <w:r w:rsidR="00CF4C87">
              <w:rPr>
                <w:noProof/>
                <w:webHidden/>
              </w:rPr>
              <w:t>151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1" w:history="1">
            <w:r w:rsidR="00703178" w:rsidRPr="00513A1A">
              <w:rPr>
                <w:rStyle w:val="Hyperlink"/>
                <w:b/>
                <w:noProof/>
              </w:rPr>
              <w:t>Numbers</w:t>
            </w:r>
            <w:r w:rsidR="00703178">
              <w:rPr>
                <w:noProof/>
                <w:webHidden/>
              </w:rPr>
              <w:tab/>
            </w:r>
            <w:r>
              <w:rPr>
                <w:noProof/>
                <w:webHidden/>
              </w:rPr>
              <w:fldChar w:fldCharType="begin"/>
            </w:r>
            <w:r w:rsidR="00703178">
              <w:rPr>
                <w:noProof/>
                <w:webHidden/>
              </w:rPr>
              <w:instrText xml:space="preserve"> PAGEREF _Toc10562421 \h </w:instrText>
            </w:r>
            <w:r>
              <w:rPr>
                <w:noProof/>
                <w:webHidden/>
              </w:rPr>
            </w:r>
            <w:r>
              <w:rPr>
                <w:noProof/>
                <w:webHidden/>
              </w:rPr>
              <w:fldChar w:fldCharType="separate"/>
            </w:r>
            <w:r w:rsidR="00CF4C87">
              <w:rPr>
                <w:noProof/>
                <w:webHidden/>
              </w:rPr>
              <w:t>154</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2" w:history="1">
            <w:r w:rsidR="00703178" w:rsidRPr="00513A1A">
              <w:rPr>
                <w:rStyle w:val="Hyperlink"/>
                <w:rFonts w:eastAsia="Roboto"/>
                <w:b/>
                <w:noProof/>
                <w:highlight w:val="white"/>
              </w:rPr>
              <w:t>SI and CI</w:t>
            </w:r>
            <w:r w:rsidR="00703178">
              <w:rPr>
                <w:noProof/>
                <w:webHidden/>
              </w:rPr>
              <w:tab/>
            </w:r>
            <w:r>
              <w:rPr>
                <w:noProof/>
                <w:webHidden/>
              </w:rPr>
              <w:fldChar w:fldCharType="begin"/>
            </w:r>
            <w:r w:rsidR="00703178">
              <w:rPr>
                <w:noProof/>
                <w:webHidden/>
              </w:rPr>
              <w:instrText xml:space="preserve"> PAGEREF _Toc10562422 \h </w:instrText>
            </w:r>
            <w:r>
              <w:rPr>
                <w:noProof/>
                <w:webHidden/>
              </w:rPr>
            </w:r>
            <w:r>
              <w:rPr>
                <w:noProof/>
                <w:webHidden/>
              </w:rPr>
              <w:fldChar w:fldCharType="separate"/>
            </w:r>
            <w:r w:rsidR="00CF4C87">
              <w:rPr>
                <w:noProof/>
                <w:webHidden/>
              </w:rPr>
              <w:t>161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3" w:history="1">
            <w:r w:rsidR="00703178" w:rsidRPr="00513A1A">
              <w:rPr>
                <w:rStyle w:val="Hyperlink"/>
                <w:b/>
                <w:noProof/>
              </w:rPr>
              <w:t>Area ,Shapes and Perimeter</w:t>
            </w:r>
            <w:r w:rsidR="00703178">
              <w:rPr>
                <w:noProof/>
                <w:webHidden/>
              </w:rPr>
              <w:tab/>
            </w:r>
            <w:r>
              <w:rPr>
                <w:noProof/>
                <w:webHidden/>
              </w:rPr>
              <w:fldChar w:fldCharType="begin"/>
            </w:r>
            <w:r w:rsidR="00703178">
              <w:rPr>
                <w:noProof/>
                <w:webHidden/>
              </w:rPr>
              <w:instrText xml:space="preserve"> PAGEREF _Toc10562423 \h </w:instrText>
            </w:r>
            <w:r>
              <w:rPr>
                <w:noProof/>
                <w:webHidden/>
              </w:rPr>
            </w:r>
            <w:r>
              <w:rPr>
                <w:noProof/>
                <w:webHidden/>
              </w:rPr>
              <w:fldChar w:fldCharType="separate"/>
            </w:r>
            <w:r w:rsidR="00CF4C87">
              <w:rPr>
                <w:noProof/>
                <w:webHidden/>
              </w:rPr>
              <w:t>161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4" w:history="1">
            <w:r w:rsidR="00703178" w:rsidRPr="00513A1A">
              <w:rPr>
                <w:rStyle w:val="Hyperlink"/>
                <w:b/>
                <w:noProof/>
              </w:rPr>
              <w:t>LCM and HCF</w:t>
            </w:r>
            <w:r w:rsidR="00703178">
              <w:rPr>
                <w:noProof/>
                <w:webHidden/>
              </w:rPr>
              <w:tab/>
            </w:r>
            <w:r>
              <w:rPr>
                <w:noProof/>
                <w:webHidden/>
              </w:rPr>
              <w:fldChar w:fldCharType="begin"/>
            </w:r>
            <w:r w:rsidR="00703178">
              <w:rPr>
                <w:noProof/>
                <w:webHidden/>
              </w:rPr>
              <w:instrText xml:space="preserve"> PAGEREF _Toc10562424 \h </w:instrText>
            </w:r>
            <w:r>
              <w:rPr>
                <w:noProof/>
                <w:webHidden/>
              </w:rPr>
            </w:r>
            <w:r>
              <w:rPr>
                <w:noProof/>
                <w:webHidden/>
              </w:rPr>
              <w:fldChar w:fldCharType="separate"/>
            </w:r>
            <w:r w:rsidR="00CF4C87">
              <w:rPr>
                <w:noProof/>
                <w:webHidden/>
              </w:rPr>
              <w:t>167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5" w:history="1">
            <w:r w:rsidR="00703178" w:rsidRPr="00513A1A">
              <w:rPr>
                <w:rStyle w:val="Hyperlink"/>
                <w:b/>
                <w:noProof/>
                <w:highlight w:val="white"/>
              </w:rPr>
              <w:t>Combinations</w:t>
            </w:r>
            <w:r w:rsidR="00703178">
              <w:rPr>
                <w:noProof/>
                <w:webHidden/>
              </w:rPr>
              <w:tab/>
            </w:r>
            <w:r>
              <w:rPr>
                <w:noProof/>
                <w:webHidden/>
              </w:rPr>
              <w:fldChar w:fldCharType="begin"/>
            </w:r>
            <w:r w:rsidR="00703178">
              <w:rPr>
                <w:noProof/>
                <w:webHidden/>
              </w:rPr>
              <w:instrText xml:space="preserve"> PAGEREF _Toc10562425 \h </w:instrText>
            </w:r>
            <w:r>
              <w:rPr>
                <w:noProof/>
                <w:webHidden/>
              </w:rPr>
            </w:r>
            <w:r>
              <w:rPr>
                <w:noProof/>
                <w:webHidden/>
              </w:rPr>
              <w:fldChar w:fldCharType="separate"/>
            </w:r>
            <w:r w:rsidR="00CF4C87">
              <w:rPr>
                <w:noProof/>
                <w:webHidden/>
              </w:rPr>
              <w:t>167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6" w:history="1">
            <w:r w:rsidR="00703178" w:rsidRPr="00513A1A">
              <w:rPr>
                <w:rStyle w:val="Hyperlink"/>
                <w:b/>
                <w:noProof/>
                <w:highlight w:val="white"/>
              </w:rPr>
              <w:t>Sequence and Series</w:t>
            </w:r>
            <w:r w:rsidR="00703178">
              <w:rPr>
                <w:noProof/>
                <w:webHidden/>
              </w:rPr>
              <w:tab/>
            </w:r>
            <w:r>
              <w:rPr>
                <w:noProof/>
                <w:webHidden/>
              </w:rPr>
              <w:fldChar w:fldCharType="begin"/>
            </w:r>
            <w:r w:rsidR="00703178">
              <w:rPr>
                <w:noProof/>
                <w:webHidden/>
              </w:rPr>
              <w:instrText xml:space="preserve"> PAGEREF _Toc10562426 \h </w:instrText>
            </w:r>
            <w:r>
              <w:rPr>
                <w:noProof/>
                <w:webHidden/>
              </w:rPr>
            </w:r>
            <w:r>
              <w:rPr>
                <w:noProof/>
                <w:webHidden/>
              </w:rPr>
              <w:fldChar w:fldCharType="separate"/>
            </w:r>
            <w:r w:rsidR="00CF4C87">
              <w:rPr>
                <w:noProof/>
                <w:webHidden/>
              </w:rPr>
              <w:t>167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7" w:history="1">
            <w:r w:rsidR="00703178" w:rsidRPr="00513A1A">
              <w:rPr>
                <w:rStyle w:val="Hyperlink"/>
                <w:b/>
                <w:noProof/>
              </w:rPr>
              <w:t>Trigonometry</w:t>
            </w:r>
            <w:r w:rsidR="00703178">
              <w:rPr>
                <w:noProof/>
                <w:webHidden/>
              </w:rPr>
              <w:tab/>
            </w:r>
            <w:r>
              <w:rPr>
                <w:noProof/>
                <w:webHidden/>
              </w:rPr>
              <w:fldChar w:fldCharType="begin"/>
            </w:r>
            <w:r w:rsidR="00703178">
              <w:rPr>
                <w:noProof/>
                <w:webHidden/>
              </w:rPr>
              <w:instrText xml:space="preserve"> PAGEREF _Toc10562427 \h </w:instrText>
            </w:r>
            <w:r>
              <w:rPr>
                <w:noProof/>
                <w:webHidden/>
              </w:rPr>
            </w:r>
            <w:r>
              <w:rPr>
                <w:noProof/>
                <w:webHidden/>
              </w:rPr>
              <w:fldChar w:fldCharType="separate"/>
            </w:r>
            <w:r w:rsidR="00CF4C87">
              <w:rPr>
                <w:noProof/>
                <w:webHidden/>
              </w:rPr>
              <w:t>168</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8" w:history="1">
            <w:r w:rsidR="00703178" w:rsidRPr="00513A1A">
              <w:rPr>
                <w:rStyle w:val="Hyperlink"/>
                <w:noProof/>
              </w:rPr>
              <w:t>Sets</w:t>
            </w:r>
            <w:r w:rsidR="00703178">
              <w:rPr>
                <w:noProof/>
                <w:webHidden/>
              </w:rPr>
              <w:tab/>
            </w:r>
            <w:r>
              <w:rPr>
                <w:noProof/>
                <w:webHidden/>
              </w:rPr>
              <w:fldChar w:fldCharType="begin"/>
            </w:r>
            <w:r w:rsidR="00703178">
              <w:rPr>
                <w:noProof/>
                <w:webHidden/>
              </w:rPr>
              <w:instrText xml:space="preserve"> PAGEREF _Toc10562428 \h </w:instrText>
            </w:r>
            <w:r>
              <w:rPr>
                <w:noProof/>
                <w:webHidden/>
              </w:rPr>
            </w:r>
            <w:r>
              <w:rPr>
                <w:noProof/>
                <w:webHidden/>
              </w:rPr>
              <w:fldChar w:fldCharType="separate"/>
            </w:r>
            <w:r w:rsidR="00CF4C87">
              <w:rPr>
                <w:noProof/>
                <w:webHidden/>
              </w:rPr>
              <w:t>168</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29" w:history="1">
            <w:r w:rsidR="00703178" w:rsidRPr="00513A1A">
              <w:rPr>
                <w:rStyle w:val="Hyperlink"/>
                <w:noProof/>
              </w:rPr>
              <w:t>Permutations and Combinations</w:t>
            </w:r>
            <w:r w:rsidR="00703178">
              <w:rPr>
                <w:noProof/>
                <w:webHidden/>
              </w:rPr>
              <w:tab/>
            </w:r>
            <w:r>
              <w:rPr>
                <w:noProof/>
                <w:webHidden/>
              </w:rPr>
              <w:fldChar w:fldCharType="begin"/>
            </w:r>
            <w:r w:rsidR="00703178">
              <w:rPr>
                <w:noProof/>
                <w:webHidden/>
              </w:rPr>
              <w:instrText xml:space="preserve"> PAGEREF _Toc10562429 \h </w:instrText>
            </w:r>
            <w:r>
              <w:rPr>
                <w:noProof/>
                <w:webHidden/>
              </w:rPr>
            </w:r>
            <w:r>
              <w:rPr>
                <w:noProof/>
                <w:webHidden/>
              </w:rPr>
              <w:fldChar w:fldCharType="separate"/>
            </w:r>
            <w:r w:rsidR="00CF4C87">
              <w:rPr>
                <w:noProof/>
                <w:webHidden/>
              </w:rPr>
              <w:t>169</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0" w:history="1">
            <w:r w:rsidR="00703178" w:rsidRPr="00513A1A">
              <w:rPr>
                <w:rStyle w:val="Hyperlink"/>
                <w:b/>
                <w:noProof/>
              </w:rPr>
              <w:t>Data interpretation</w:t>
            </w:r>
            <w:r w:rsidR="00703178">
              <w:rPr>
                <w:noProof/>
                <w:webHidden/>
              </w:rPr>
              <w:tab/>
            </w:r>
            <w:r>
              <w:rPr>
                <w:noProof/>
                <w:webHidden/>
              </w:rPr>
              <w:fldChar w:fldCharType="begin"/>
            </w:r>
            <w:r w:rsidR="00703178">
              <w:rPr>
                <w:noProof/>
                <w:webHidden/>
              </w:rPr>
              <w:instrText xml:space="preserve"> PAGEREF _Toc10562430 \h </w:instrText>
            </w:r>
            <w:r>
              <w:rPr>
                <w:noProof/>
                <w:webHidden/>
              </w:rPr>
            </w:r>
            <w:r>
              <w:rPr>
                <w:noProof/>
                <w:webHidden/>
              </w:rPr>
              <w:fldChar w:fldCharType="separate"/>
            </w:r>
            <w:r w:rsidR="00CF4C87">
              <w:rPr>
                <w:noProof/>
                <w:webHidden/>
              </w:rPr>
              <w:t>195</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1" w:history="1">
            <w:r w:rsidR="00703178" w:rsidRPr="00513A1A">
              <w:rPr>
                <w:rStyle w:val="Hyperlink"/>
                <w:noProof/>
              </w:rPr>
              <w:t>Statement and Conclusion</w:t>
            </w:r>
            <w:r w:rsidR="00703178">
              <w:rPr>
                <w:noProof/>
                <w:webHidden/>
              </w:rPr>
              <w:tab/>
            </w:r>
            <w:r>
              <w:rPr>
                <w:noProof/>
                <w:webHidden/>
              </w:rPr>
              <w:fldChar w:fldCharType="begin"/>
            </w:r>
            <w:r w:rsidR="00703178">
              <w:rPr>
                <w:noProof/>
                <w:webHidden/>
              </w:rPr>
              <w:instrText xml:space="preserve"> PAGEREF _Toc10562431 \h </w:instrText>
            </w:r>
            <w:r>
              <w:rPr>
                <w:noProof/>
                <w:webHidden/>
              </w:rPr>
            </w:r>
            <w:r>
              <w:rPr>
                <w:noProof/>
                <w:webHidden/>
              </w:rPr>
              <w:fldChar w:fldCharType="separate"/>
            </w:r>
            <w:r w:rsidR="00CF4C87">
              <w:rPr>
                <w:noProof/>
                <w:webHidden/>
              </w:rPr>
              <w:t>214</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2" w:history="1">
            <w:r w:rsidR="00703178" w:rsidRPr="00513A1A">
              <w:rPr>
                <w:rStyle w:val="Hyperlink"/>
                <w:b/>
                <w:noProof/>
              </w:rPr>
              <w:t>Reasoning</w:t>
            </w:r>
            <w:r w:rsidR="00703178">
              <w:rPr>
                <w:noProof/>
                <w:webHidden/>
              </w:rPr>
              <w:tab/>
            </w:r>
            <w:r>
              <w:rPr>
                <w:noProof/>
                <w:webHidden/>
              </w:rPr>
              <w:fldChar w:fldCharType="begin"/>
            </w:r>
            <w:r w:rsidR="00703178">
              <w:rPr>
                <w:noProof/>
                <w:webHidden/>
              </w:rPr>
              <w:instrText xml:space="preserve"> PAGEREF _Toc10562432 \h </w:instrText>
            </w:r>
            <w:r>
              <w:rPr>
                <w:noProof/>
                <w:webHidden/>
              </w:rPr>
            </w:r>
            <w:r>
              <w:rPr>
                <w:noProof/>
                <w:webHidden/>
              </w:rPr>
              <w:fldChar w:fldCharType="separate"/>
            </w:r>
            <w:r w:rsidR="00CF4C87">
              <w:rPr>
                <w:noProof/>
                <w:webHidden/>
              </w:rPr>
              <w:t>231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3" w:history="1">
            <w:r w:rsidR="00703178" w:rsidRPr="00513A1A">
              <w:rPr>
                <w:rStyle w:val="Hyperlink"/>
                <w:b/>
                <w:noProof/>
              </w:rPr>
              <w:t>Making Judgements</w:t>
            </w:r>
            <w:r w:rsidR="00703178">
              <w:rPr>
                <w:noProof/>
                <w:webHidden/>
              </w:rPr>
              <w:tab/>
            </w:r>
            <w:r>
              <w:rPr>
                <w:noProof/>
                <w:webHidden/>
              </w:rPr>
              <w:fldChar w:fldCharType="begin"/>
            </w:r>
            <w:r w:rsidR="00703178">
              <w:rPr>
                <w:noProof/>
                <w:webHidden/>
              </w:rPr>
              <w:instrText xml:space="preserve"> PAGEREF _Toc10562433 \h </w:instrText>
            </w:r>
            <w:r>
              <w:rPr>
                <w:noProof/>
                <w:webHidden/>
              </w:rPr>
            </w:r>
            <w:r>
              <w:rPr>
                <w:noProof/>
                <w:webHidden/>
              </w:rPr>
              <w:fldChar w:fldCharType="separate"/>
            </w:r>
            <w:r w:rsidR="00CF4C87">
              <w:rPr>
                <w:noProof/>
                <w:webHidden/>
              </w:rPr>
              <w:t>233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4" w:history="1">
            <w:r w:rsidR="00703178" w:rsidRPr="00513A1A">
              <w:rPr>
                <w:rStyle w:val="Hyperlink"/>
                <w:noProof/>
              </w:rPr>
              <w:t>Number Series</w:t>
            </w:r>
            <w:r w:rsidR="00703178">
              <w:rPr>
                <w:noProof/>
                <w:webHidden/>
              </w:rPr>
              <w:tab/>
            </w:r>
            <w:r>
              <w:rPr>
                <w:noProof/>
                <w:webHidden/>
              </w:rPr>
              <w:fldChar w:fldCharType="begin"/>
            </w:r>
            <w:r w:rsidR="00703178">
              <w:rPr>
                <w:noProof/>
                <w:webHidden/>
              </w:rPr>
              <w:instrText xml:space="preserve"> PAGEREF _Toc10562434 \h </w:instrText>
            </w:r>
            <w:r>
              <w:rPr>
                <w:noProof/>
                <w:webHidden/>
              </w:rPr>
            </w:r>
            <w:r>
              <w:rPr>
                <w:noProof/>
                <w:webHidden/>
              </w:rPr>
              <w:fldChar w:fldCharType="separate"/>
            </w:r>
            <w:r w:rsidR="00CF4C87">
              <w:rPr>
                <w:noProof/>
                <w:webHidden/>
              </w:rPr>
              <w:t>307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5" w:history="1">
            <w:r w:rsidR="00703178" w:rsidRPr="00513A1A">
              <w:rPr>
                <w:rStyle w:val="Hyperlink"/>
                <w:noProof/>
              </w:rPr>
              <w:t>Cause and Effect</w:t>
            </w:r>
            <w:r w:rsidR="00703178">
              <w:rPr>
                <w:noProof/>
                <w:webHidden/>
              </w:rPr>
              <w:tab/>
            </w:r>
            <w:r>
              <w:rPr>
                <w:noProof/>
                <w:webHidden/>
              </w:rPr>
              <w:fldChar w:fldCharType="begin"/>
            </w:r>
            <w:r w:rsidR="00703178">
              <w:rPr>
                <w:noProof/>
                <w:webHidden/>
              </w:rPr>
              <w:instrText xml:space="preserve"> PAGEREF _Toc10562435 \h </w:instrText>
            </w:r>
            <w:r>
              <w:rPr>
                <w:noProof/>
                <w:webHidden/>
              </w:rPr>
            </w:r>
            <w:r>
              <w:rPr>
                <w:noProof/>
                <w:webHidden/>
              </w:rPr>
              <w:fldChar w:fldCharType="separate"/>
            </w:r>
            <w:r w:rsidR="00CF4C87">
              <w:rPr>
                <w:noProof/>
                <w:webHidden/>
              </w:rPr>
              <w:t>3</w:t>
            </w:r>
            <w:r w:rsidR="00CF4C87">
              <w:rPr>
                <w:noProof/>
                <w:webHidden/>
              </w:rPr>
              <w:t>0</w:t>
            </w:r>
            <w:r w:rsidR="00CF4C87">
              <w:rPr>
                <w:noProof/>
                <w:webHidden/>
              </w:rPr>
              <w:t>8</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6" w:history="1">
            <w:r w:rsidR="00703178" w:rsidRPr="00513A1A">
              <w:rPr>
                <w:rStyle w:val="Hyperlink"/>
                <w:noProof/>
              </w:rPr>
              <w:t>Logical Puzzles</w:t>
            </w:r>
            <w:r w:rsidR="00703178">
              <w:rPr>
                <w:noProof/>
                <w:webHidden/>
              </w:rPr>
              <w:tab/>
            </w:r>
            <w:r>
              <w:rPr>
                <w:noProof/>
                <w:webHidden/>
              </w:rPr>
              <w:fldChar w:fldCharType="begin"/>
            </w:r>
            <w:r w:rsidR="00703178">
              <w:rPr>
                <w:noProof/>
                <w:webHidden/>
              </w:rPr>
              <w:instrText xml:space="preserve"> PAGEREF _Toc10562436 \h </w:instrText>
            </w:r>
            <w:r>
              <w:rPr>
                <w:noProof/>
                <w:webHidden/>
              </w:rPr>
            </w:r>
            <w:r>
              <w:rPr>
                <w:noProof/>
                <w:webHidden/>
              </w:rPr>
              <w:fldChar w:fldCharType="separate"/>
            </w:r>
            <w:r w:rsidR="00CF4C87">
              <w:rPr>
                <w:noProof/>
                <w:webHidden/>
              </w:rPr>
              <w:t>309</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7" w:history="1">
            <w:r w:rsidR="00703178" w:rsidRPr="00513A1A">
              <w:rPr>
                <w:rStyle w:val="Hyperlink"/>
                <w:noProof/>
              </w:rPr>
              <w:t>Statement and Assumptions</w:t>
            </w:r>
            <w:r w:rsidR="00703178">
              <w:rPr>
                <w:noProof/>
                <w:webHidden/>
              </w:rPr>
              <w:tab/>
            </w:r>
            <w:r>
              <w:rPr>
                <w:noProof/>
                <w:webHidden/>
              </w:rPr>
              <w:fldChar w:fldCharType="begin"/>
            </w:r>
            <w:r w:rsidR="00703178">
              <w:rPr>
                <w:noProof/>
                <w:webHidden/>
              </w:rPr>
              <w:instrText xml:space="preserve"> PAGEREF _Toc10562437 \h </w:instrText>
            </w:r>
            <w:r>
              <w:rPr>
                <w:noProof/>
                <w:webHidden/>
              </w:rPr>
            </w:r>
            <w:r>
              <w:rPr>
                <w:noProof/>
                <w:webHidden/>
              </w:rPr>
              <w:fldChar w:fldCharType="separate"/>
            </w:r>
            <w:r w:rsidR="00CF4C87">
              <w:rPr>
                <w:noProof/>
                <w:webHidden/>
              </w:rPr>
              <w:t>320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8" w:history="1">
            <w:r w:rsidR="00703178" w:rsidRPr="00513A1A">
              <w:rPr>
                <w:rStyle w:val="Hyperlink"/>
                <w:noProof/>
              </w:rPr>
              <w:t>Analogies</w:t>
            </w:r>
            <w:r w:rsidR="00703178">
              <w:rPr>
                <w:noProof/>
                <w:webHidden/>
              </w:rPr>
              <w:tab/>
            </w:r>
            <w:r>
              <w:rPr>
                <w:noProof/>
                <w:webHidden/>
              </w:rPr>
              <w:fldChar w:fldCharType="begin"/>
            </w:r>
            <w:r w:rsidR="00703178">
              <w:rPr>
                <w:noProof/>
                <w:webHidden/>
              </w:rPr>
              <w:instrText xml:space="preserve"> PAGEREF _Toc10562438 \h </w:instrText>
            </w:r>
            <w:r>
              <w:rPr>
                <w:noProof/>
                <w:webHidden/>
              </w:rPr>
            </w:r>
            <w:r>
              <w:rPr>
                <w:noProof/>
                <w:webHidden/>
              </w:rPr>
              <w:fldChar w:fldCharType="separate"/>
            </w:r>
            <w:r w:rsidR="00CF4C87">
              <w:rPr>
                <w:noProof/>
                <w:webHidden/>
              </w:rPr>
              <w:t>323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39" w:history="1">
            <w:r w:rsidR="00703178" w:rsidRPr="00513A1A">
              <w:rPr>
                <w:rStyle w:val="Hyperlink"/>
                <w:noProof/>
              </w:rPr>
              <w:t>Crypto arithmetic</w:t>
            </w:r>
            <w:r w:rsidR="00703178">
              <w:rPr>
                <w:noProof/>
                <w:webHidden/>
              </w:rPr>
              <w:tab/>
            </w:r>
            <w:r>
              <w:rPr>
                <w:noProof/>
                <w:webHidden/>
              </w:rPr>
              <w:fldChar w:fldCharType="begin"/>
            </w:r>
            <w:r w:rsidR="00703178">
              <w:rPr>
                <w:noProof/>
                <w:webHidden/>
              </w:rPr>
              <w:instrText xml:space="preserve"> PAGEREF _Toc10562439 \h </w:instrText>
            </w:r>
            <w:r>
              <w:rPr>
                <w:noProof/>
                <w:webHidden/>
              </w:rPr>
            </w:r>
            <w:r>
              <w:rPr>
                <w:noProof/>
                <w:webHidden/>
              </w:rPr>
              <w:fldChar w:fldCharType="separate"/>
            </w:r>
            <w:r w:rsidR="00CF4C87">
              <w:rPr>
                <w:noProof/>
                <w:webHidden/>
              </w:rPr>
              <w:t>330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0" w:history="1">
            <w:r w:rsidR="00703178" w:rsidRPr="00513A1A">
              <w:rPr>
                <w:rStyle w:val="Hyperlink"/>
                <w:noProof/>
              </w:rPr>
              <w:t>Course of Actions</w:t>
            </w:r>
            <w:r w:rsidR="00703178">
              <w:rPr>
                <w:noProof/>
                <w:webHidden/>
              </w:rPr>
              <w:tab/>
            </w:r>
            <w:r>
              <w:rPr>
                <w:noProof/>
                <w:webHidden/>
              </w:rPr>
              <w:fldChar w:fldCharType="begin"/>
            </w:r>
            <w:r w:rsidR="00703178">
              <w:rPr>
                <w:noProof/>
                <w:webHidden/>
              </w:rPr>
              <w:instrText xml:space="preserve"> PAGEREF _Toc10562440 \h </w:instrText>
            </w:r>
            <w:r>
              <w:rPr>
                <w:noProof/>
                <w:webHidden/>
              </w:rPr>
            </w:r>
            <w:r>
              <w:rPr>
                <w:noProof/>
                <w:webHidden/>
              </w:rPr>
              <w:fldChar w:fldCharType="separate"/>
            </w:r>
            <w:r w:rsidR="00CF4C87">
              <w:rPr>
                <w:noProof/>
                <w:webHidden/>
              </w:rPr>
              <w:t>340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1" w:history="1">
            <w:r w:rsidR="00703178" w:rsidRPr="00513A1A">
              <w:rPr>
                <w:rStyle w:val="Hyperlink"/>
                <w:noProof/>
              </w:rPr>
              <w:t>Passage and Inference</w:t>
            </w:r>
            <w:r w:rsidR="00703178">
              <w:rPr>
                <w:noProof/>
                <w:webHidden/>
              </w:rPr>
              <w:tab/>
            </w:r>
            <w:r>
              <w:rPr>
                <w:noProof/>
                <w:webHidden/>
              </w:rPr>
              <w:fldChar w:fldCharType="begin"/>
            </w:r>
            <w:r w:rsidR="00703178">
              <w:rPr>
                <w:noProof/>
                <w:webHidden/>
              </w:rPr>
              <w:instrText xml:space="preserve"> PAGEREF _Toc10562441 \h </w:instrText>
            </w:r>
            <w:r>
              <w:rPr>
                <w:noProof/>
                <w:webHidden/>
              </w:rPr>
            </w:r>
            <w:r>
              <w:rPr>
                <w:noProof/>
                <w:webHidden/>
              </w:rPr>
              <w:fldChar w:fldCharType="separate"/>
            </w:r>
            <w:r w:rsidR="00CF4C87">
              <w:rPr>
                <w:noProof/>
                <w:webHidden/>
              </w:rPr>
              <w:t>3</w:t>
            </w:r>
            <w:r w:rsidR="00CF4C87">
              <w:rPr>
                <w:noProof/>
                <w:webHidden/>
              </w:rPr>
              <w:t>4</w:t>
            </w:r>
            <w:r w:rsidR="00CF4C87">
              <w:rPr>
                <w:noProof/>
                <w:webHidden/>
              </w:rPr>
              <w:t>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2" w:history="1">
            <w:r w:rsidR="00703178" w:rsidRPr="00513A1A">
              <w:rPr>
                <w:rStyle w:val="Hyperlink"/>
                <w:noProof/>
              </w:rPr>
              <w:t>Logical Deductions</w:t>
            </w:r>
            <w:r w:rsidR="00703178">
              <w:rPr>
                <w:noProof/>
                <w:webHidden/>
              </w:rPr>
              <w:tab/>
            </w:r>
            <w:r>
              <w:rPr>
                <w:noProof/>
                <w:webHidden/>
              </w:rPr>
              <w:fldChar w:fldCharType="begin"/>
            </w:r>
            <w:r w:rsidR="00703178">
              <w:rPr>
                <w:noProof/>
                <w:webHidden/>
              </w:rPr>
              <w:instrText xml:space="preserve"> PAGEREF _Toc10562442 \h </w:instrText>
            </w:r>
            <w:r>
              <w:rPr>
                <w:noProof/>
                <w:webHidden/>
              </w:rPr>
            </w:r>
            <w:r>
              <w:rPr>
                <w:noProof/>
                <w:webHidden/>
              </w:rPr>
              <w:fldChar w:fldCharType="separate"/>
            </w:r>
            <w:r w:rsidR="00CF4C87">
              <w:rPr>
                <w:noProof/>
                <w:webHidden/>
              </w:rPr>
              <w:t>3</w:t>
            </w:r>
            <w:r w:rsidR="00CF4C87">
              <w:rPr>
                <w:noProof/>
                <w:webHidden/>
              </w:rPr>
              <w:t>5</w:t>
            </w:r>
            <w:r w:rsidR="00CF4C87">
              <w:rPr>
                <w:noProof/>
                <w:webHidden/>
              </w:rPr>
              <w:t>4</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3" w:history="1">
            <w:r w:rsidR="00703178" w:rsidRPr="00513A1A">
              <w:rPr>
                <w:rStyle w:val="Hyperlink"/>
                <w:noProof/>
              </w:rPr>
              <w:t>Coding and Decoding</w:t>
            </w:r>
            <w:r w:rsidR="00703178">
              <w:rPr>
                <w:noProof/>
                <w:webHidden/>
              </w:rPr>
              <w:tab/>
            </w:r>
            <w:r>
              <w:rPr>
                <w:noProof/>
                <w:webHidden/>
              </w:rPr>
              <w:fldChar w:fldCharType="begin"/>
            </w:r>
            <w:r w:rsidR="00703178">
              <w:rPr>
                <w:noProof/>
                <w:webHidden/>
              </w:rPr>
              <w:instrText xml:space="preserve"> PAGEREF _Toc10562443 \h </w:instrText>
            </w:r>
            <w:r>
              <w:rPr>
                <w:noProof/>
                <w:webHidden/>
              </w:rPr>
            </w:r>
            <w:r>
              <w:rPr>
                <w:noProof/>
                <w:webHidden/>
              </w:rPr>
              <w:fldChar w:fldCharType="separate"/>
            </w:r>
            <w:r w:rsidR="00CF4C87">
              <w:rPr>
                <w:noProof/>
                <w:webHidden/>
              </w:rPr>
              <w:t>402</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4" w:history="1">
            <w:r w:rsidR="00703178" w:rsidRPr="00513A1A">
              <w:rPr>
                <w:rStyle w:val="Hyperlink"/>
                <w:noProof/>
              </w:rPr>
              <w:t>Para jumbles</w:t>
            </w:r>
            <w:r w:rsidR="00703178">
              <w:rPr>
                <w:noProof/>
                <w:webHidden/>
              </w:rPr>
              <w:tab/>
            </w:r>
            <w:r>
              <w:rPr>
                <w:noProof/>
                <w:webHidden/>
              </w:rPr>
              <w:fldChar w:fldCharType="begin"/>
            </w:r>
            <w:r w:rsidR="00703178">
              <w:rPr>
                <w:noProof/>
                <w:webHidden/>
              </w:rPr>
              <w:instrText xml:space="preserve"> PAGEREF _Toc10562444 \h </w:instrText>
            </w:r>
            <w:r>
              <w:rPr>
                <w:noProof/>
                <w:webHidden/>
              </w:rPr>
            </w:r>
            <w:r>
              <w:rPr>
                <w:noProof/>
                <w:webHidden/>
              </w:rPr>
              <w:fldChar w:fldCharType="separate"/>
            </w:r>
            <w:r w:rsidR="00CF4C87">
              <w:rPr>
                <w:noProof/>
                <w:webHidden/>
              </w:rPr>
              <w:t>4</w:t>
            </w:r>
            <w:r w:rsidR="00CF4C87">
              <w:rPr>
                <w:noProof/>
                <w:webHidden/>
              </w:rPr>
              <w:t>0</w:t>
            </w:r>
            <w:r w:rsidR="00CF4C87">
              <w:rPr>
                <w:noProof/>
                <w:webHidden/>
              </w:rPr>
              <w:t>9</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5" w:history="1">
            <w:r w:rsidR="00703178" w:rsidRPr="00513A1A">
              <w:rPr>
                <w:rStyle w:val="Hyperlink"/>
                <w:noProof/>
              </w:rPr>
              <w:t>Arrangement</w:t>
            </w:r>
            <w:r w:rsidR="00703178">
              <w:rPr>
                <w:noProof/>
                <w:webHidden/>
              </w:rPr>
              <w:tab/>
            </w:r>
            <w:r>
              <w:rPr>
                <w:noProof/>
                <w:webHidden/>
              </w:rPr>
              <w:fldChar w:fldCharType="begin"/>
            </w:r>
            <w:r w:rsidR="00703178">
              <w:rPr>
                <w:noProof/>
                <w:webHidden/>
              </w:rPr>
              <w:instrText xml:space="preserve"> PAGEREF _Toc10562445 \h </w:instrText>
            </w:r>
            <w:r>
              <w:rPr>
                <w:noProof/>
                <w:webHidden/>
              </w:rPr>
            </w:r>
            <w:r>
              <w:rPr>
                <w:noProof/>
                <w:webHidden/>
              </w:rPr>
              <w:fldChar w:fldCharType="separate"/>
            </w:r>
            <w:r w:rsidR="00CF4C87">
              <w:rPr>
                <w:noProof/>
                <w:webHidden/>
              </w:rPr>
              <w:t>426</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6" w:history="1">
            <w:r w:rsidR="00703178" w:rsidRPr="00513A1A">
              <w:rPr>
                <w:rStyle w:val="Hyperlink"/>
                <w:noProof/>
              </w:rPr>
              <w:t>Syllogism</w:t>
            </w:r>
            <w:r w:rsidR="00703178">
              <w:rPr>
                <w:noProof/>
                <w:webHidden/>
              </w:rPr>
              <w:tab/>
            </w:r>
            <w:r>
              <w:rPr>
                <w:noProof/>
                <w:webHidden/>
              </w:rPr>
              <w:fldChar w:fldCharType="begin"/>
            </w:r>
            <w:r w:rsidR="00703178">
              <w:rPr>
                <w:noProof/>
                <w:webHidden/>
              </w:rPr>
              <w:instrText xml:space="preserve"> PAGEREF _Toc10562446 \h </w:instrText>
            </w:r>
            <w:r>
              <w:rPr>
                <w:noProof/>
                <w:webHidden/>
              </w:rPr>
            </w:r>
            <w:r>
              <w:rPr>
                <w:noProof/>
                <w:webHidden/>
              </w:rPr>
              <w:fldChar w:fldCharType="separate"/>
            </w:r>
            <w:r w:rsidR="00CF4C87">
              <w:rPr>
                <w:noProof/>
                <w:webHidden/>
              </w:rPr>
              <w:t>469</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7" w:history="1">
            <w:r w:rsidR="00703178" w:rsidRPr="00513A1A">
              <w:rPr>
                <w:rStyle w:val="Hyperlink"/>
                <w:noProof/>
              </w:rPr>
              <w:t>Theme Detection</w:t>
            </w:r>
            <w:r w:rsidR="00703178">
              <w:rPr>
                <w:noProof/>
                <w:webHidden/>
              </w:rPr>
              <w:tab/>
            </w:r>
            <w:r>
              <w:rPr>
                <w:noProof/>
                <w:webHidden/>
              </w:rPr>
              <w:fldChar w:fldCharType="begin"/>
            </w:r>
            <w:r w:rsidR="00703178">
              <w:rPr>
                <w:noProof/>
                <w:webHidden/>
              </w:rPr>
              <w:instrText xml:space="preserve"> PAGEREF _Toc10562447 \h </w:instrText>
            </w:r>
            <w:r>
              <w:rPr>
                <w:noProof/>
                <w:webHidden/>
              </w:rPr>
            </w:r>
            <w:r>
              <w:rPr>
                <w:noProof/>
                <w:webHidden/>
              </w:rPr>
              <w:fldChar w:fldCharType="separate"/>
            </w:r>
            <w:r w:rsidR="00CF4C87">
              <w:rPr>
                <w:noProof/>
                <w:webHidden/>
              </w:rPr>
              <w:t>476</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8" w:history="1">
            <w:r w:rsidR="00703178" w:rsidRPr="00513A1A">
              <w:rPr>
                <w:rStyle w:val="Hyperlink"/>
                <w:noProof/>
              </w:rPr>
              <w:t>Blood Relationship</w:t>
            </w:r>
            <w:r w:rsidR="00703178">
              <w:rPr>
                <w:noProof/>
                <w:webHidden/>
              </w:rPr>
              <w:tab/>
            </w:r>
            <w:r>
              <w:rPr>
                <w:noProof/>
                <w:webHidden/>
              </w:rPr>
              <w:fldChar w:fldCharType="begin"/>
            </w:r>
            <w:r w:rsidR="00703178">
              <w:rPr>
                <w:noProof/>
                <w:webHidden/>
              </w:rPr>
              <w:instrText xml:space="preserve"> PAGEREF _Toc10562448 \h </w:instrText>
            </w:r>
            <w:r>
              <w:rPr>
                <w:noProof/>
                <w:webHidden/>
              </w:rPr>
            </w:r>
            <w:r>
              <w:rPr>
                <w:noProof/>
                <w:webHidden/>
              </w:rPr>
              <w:fldChar w:fldCharType="separate"/>
            </w:r>
            <w:r w:rsidR="00CF4C87">
              <w:rPr>
                <w:noProof/>
                <w:webHidden/>
              </w:rPr>
              <w:t>481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49" w:history="1">
            <w:r w:rsidR="00703178" w:rsidRPr="00513A1A">
              <w:rPr>
                <w:rStyle w:val="Hyperlink"/>
                <w:noProof/>
              </w:rPr>
              <w:t>Conditions</w:t>
            </w:r>
            <w:r w:rsidR="00703178">
              <w:rPr>
                <w:noProof/>
                <w:webHidden/>
              </w:rPr>
              <w:tab/>
            </w:r>
            <w:r>
              <w:rPr>
                <w:noProof/>
                <w:webHidden/>
              </w:rPr>
              <w:fldChar w:fldCharType="begin"/>
            </w:r>
            <w:r w:rsidR="00703178">
              <w:rPr>
                <w:noProof/>
                <w:webHidden/>
              </w:rPr>
              <w:instrText xml:space="preserve"> PAGEREF _Toc10562449 \h </w:instrText>
            </w:r>
            <w:r>
              <w:rPr>
                <w:noProof/>
                <w:webHidden/>
              </w:rPr>
            </w:r>
            <w:r>
              <w:rPr>
                <w:noProof/>
                <w:webHidden/>
              </w:rPr>
              <w:fldChar w:fldCharType="separate"/>
            </w:r>
            <w:r w:rsidR="00CF4C87">
              <w:rPr>
                <w:noProof/>
                <w:webHidden/>
              </w:rPr>
              <w:t>48</w:t>
            </w:r>
            <w:r w:rsidR="00CF4C87">
              <w:rPr>
                <w:noProof/>
                <w:webHidden/>
              </w:rPr>
              <w:t>5</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0" w:history="1">
            <w:r w:rsidR="00703178" w:rsidRPr="00513A1A">
              <w:rPr>
                <w:rStyle w:val="Hyperlink"/>
                <w:noProof/>
              </w:rPr>
              <w:t>Directions</w:t>
            </w:r>
            <w:r w:rsidR="00703178">
              <w:rPr>
                <w:noProof/>
                <w:webHidden/>
              </w:rPr>
              <w:tab/>
            </w:r>
            <w:r>
              <w:rPr>
                <w:noProof/>
                <w:webHidden/>
              </w:rPr>
              <w:fldChar w:fldCharType="begin"/>
            </w:r>
            <w:r w:rsidR="00703178">
              <w:rPr>
                <w:noProof/>
                <w:webHidden/>
              </w:rPr>
              <w:instrText xml:space="preserve"> PAGEREF _Toc10562450 \h </w:instrText>
            </w:r>
            <w:r>
              <w:rPr>
                <w:noProof/>
                <w:webHidden/>
              </w:rPr>
            </w:r>
            <w:r>
              <w:rPr>
                <w:noProof/>
                <w:webHidden/>
              </w:rPr>
              <w:fldChar w:fldCharType="separate"/>
            </w:r>
            <w:r w:rsidR="00CF4C87">
              <w:rPr>
                <w:noProof/>
                <w:webHidden/>
              </w:rPr>
              <w:t>485</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1" w:history="1">
            <w:r w:rsidR="00703178" w:rsidRPr="00513A1A">
              <w:rPr>
                <w:rStyle w:val="Hyperlink"/>
                <w:noProof/>
              </w:rPr>
              <w:t>Data sufficiency</w:t>
            </w:r>
            <w:r w:rsidR="00703178">
              <w:rPr>
                <w:noProof/>
                <w:webHidden/>
              </w:rPr>
              <w:tab/>
            </w:r>
            <w:r>
              <w:rPr>
                <w:noProof/>
                <w:webHidden/>
              </w:rPr>
              <w:fldChar w:fldCharType="begin"/>
            </w:r>
            <w:r w:rsidR="00703178">
              <w:rPr>
                <w:noProof/>
                <w:webHidden/>
              </w:rPr>
              <w:instrText xml:space="preserve"> PAGEREF _Toc10562451 \h </w:instrText>
            </w:r>
            <w:r>
              <w:rPr>
                <w:noProof/>
                <w:webHidden/>
              </w:rPr>
            </w:r>
            <w:r>
              <w:rPr>
                <w:noProof/>
                <w:webHidden/>
              </w:rPr>
              <w:fldChar w:fldCharType="separate"/>
            </w:r>
            <w:r w:rsidR="00CF4C87">
              <w:rPr>
                <w:noProof/>
                <w:webHidden/>
              </w:rPr>
              <w:t>490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2" w:history="1">
            <w:r w:rsidR="00703178" w:rsidRPr="00513A1A">
              <w:rPr>
                <w:rStyle w:val="Hyperlink"/>
                <w:noProof/>
              </w:rPr>
              <w:t>Clocks and calendar</w:t>
            </w:r>
            <w:r w:rsidR="00703178">
              <w:rPr>
                <w:noProof/>
                <w:webHidden/>
              </w:rPr>
              <w:tab/>
            </w:r>
            <w:r>
              <w:rPr>
                <w:noProof/>
                <w:webHidden/>
              </w:rPr>
              <w:fldChar w:fldCharType="begin"/>
            </w:r>
            <w:r w:rsidR="00703178">
              <w:rPr>
                <w:noProof/>
                <w:webHidden/>
              </w:rPr>
              <w:instrText xml:space="preserve"> PAGEREF _Toc10562452 \h </w:instrText>
            </w:r>
            <w:r>
              <w:rPr>
                <w:noProof/>
                <w:webHidden/>
              </w:rPr>
            </w:r>
            <w:r>
              <w:rPr>
                <w:noProof/>
                <w:webHidden/>
              </w:rPr>
              <w:fldChar w:fldCharType="separate"/>
            </w:r>
            <w:r w:rsidR="00CF4C87">
              <w:rPr>
                <w:noProof/>
                <w:webHidden/>
              </w:rPr>
              <w:t>503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3" w:history="1">
            <w:r w:rsidR="00703178" w:rsidRPr="00513A1A">
              <w:rPr>
                <w:rStyle w:val="Hyperlink"/>
                <w:noProof/>
              </w:rPr>
              <w:t>Reading Comprehension</w:t>
            </w:r>
            <w:r w:rsidR="00703178">
              <w:rPr>
                <w:noProof/>
                <w:webHidden/>
              </w:rPr>
              <w:tab/>
            </w:r>
            <w:r>
              <w:rPr>
                <w:noProof/>
                <w:webHidden/>
              </w:rPr>
              <w:fldChar w:fldCharType="begin"/>
            </w:r>
            <w:r w:rsidR="00703178">
              <w:rPr>
                <w:noProof/>
                <w:webHidden/>
              </w:rPr>
              <w:instrText xml:space="preserve"> PAGEREF _Toc10562453 \h </w:instrText>
            </w:r>
            <w:r>
              <w:rPr>
                <w:noProof/>
                <w:webHidden/>
              </w:rPr>
            </w:r>
            <w:r>
              <w:rPr>
                <w:noProof/>
                <w:webHidden/>
              </w:rPr>
              <w:fldChar w:fldCharType="separate"/>
            </w:r>
            <w:r w:rsidR="00CF4C87">
              <w:rPr>
                <w:noProof/>
                <w:webHidden/>
              </w:rPr>
              <w:t>513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4" w:history="1">
            <w:r w:rsidR="00703178" w:rsidRPr="00513A1A">
              <w:rPr>
                <w:rStyle w:val="Hyperlink"/>
                <w:noProof/>
              </w:rPr>
              <w:t>Synonyms</w:t>
            </w:r>
            <w:r w:rsidR="00703178">
              <w:rPr>
                <w:noProof/>
                <w:webHidden/>
              </w:rPr>
              <w:tab/>
            </w:r>
            <w:r>
              <w:rPr>
                <w:noProof/>
                <w:webHidden/>
              </w:rPr>
              <w:fldChar w:fldCharType="begin"/>
            </w:r>
            <w:r w:rsidR="00703178">
              <w:rPr>
                <w:noProof/>
                <w:webHidden/>
              </w:rPr>
              <w:instrText xml:space="preserve"> PAGEREF _Toc10562454 \h </w:instrText>
            </w:r>
            <w:r>
              <w:rPr>
                <w:noProof/>
                <w:webHidden/>
              </w:rPr>
            </w:r>
            <w:r>
              <w:rPr>
                <w:noProof/>
                <w:webHidden/>
              </w:rPr>
              <w:fldChar w:fldCharType="separate"/>
            </w:r>
            <w:r w:rsidR="00CF4C87">
              <w:rPr>
                <w:noProof/>
                <w:webHidden/>
              </w:rPr>
              <w:t>64</w:t>
            </w:r>
            <w:r w:rsidR="00CF4C87">
              <w:rPr>
                <w:noProof/>
                <w:webHidden/>
              </w:rPr>
              <w:t>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5" w:history="1">
            <w:r w:rsidR="00703178" w:rsidRPr="00513A1A">
              <w:rPr>
                <w:rStyle w:val="Hyperlink"/>
                <w:noProof/>
              </w:rPr>
              <w:t>Understanding the passage</w:t>
            </w:r>
            <w:r w:rsidR="00703178">
              <w:rPr>
                <w:noProof/>
                <w:webHidden/>
              </w:rPr>
              <w:tab/>
            </w:r>
            <w:r>
              <w:rPr>
                <w:noProof/>
                <w:webHidden/>
              </w:rPr>
              <w:fldChar w:fldCharType="begin"/>
            </w:r>
            <w:r w:rsidR="00703178">
              <w:rPr>
                <w:noProof/>
                <w:webHidden/>
              </w:rPr>
              <w:instrText xml:space="preserve"> PAGEREF _Toc10562455 \h </w:instrText>
            </w:r>
            <w:r>
              <w:rPr>
                <w:noProof/>
                <w:webHidden/>
              </w:rPr>
            </w:r>
            <w:r>
              <w:rPr>
                <w:noProof/>
                <w:webHidden/>
              </w:rPr>
              <w:fldChar w:fldCharType="separate"/>
            </w:r>
            <w:r w:rsidR="00CF4C87">
              <w:rPr>
                <w:noProof/>
                <w:webHidden/>
              </w:rPr>
              <w:t>6</w:t>
            </w:r>
            <w:r w:rsidR="00CF4C87">
              <w:rPr>
                <w:noProof/>
                <w:webHidden/>
              </w:rPr>
              <w:t>5</w:t>
            </w:r>
            <w:r w:rsidR="00CF4C87">
              <w:rPr>
                <w:noProof/>
                <w:webHidden/>
              </w:rPr>
              <w:t>8</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6" w:history="1">
            <w:r w:rsidR="00703178" w:rsidRPr="00513A1A">
              <w:rPr>
                <w:rStyle w:val="Hyperlink"/>
                <w:noProof/>
              </w:rPr>
              <w:t>Spotting errors</w:t>
            </w:r>
            <w:r w:rsidR="00703178">
              <w:rPr>
                <w:noProof/>
                <w:webHidden/>
              </w:rPr>
              <w:tab/>
            </w:r>
            <w:r>
              <w:rPr>
                <w:noProof/>
                <w:webHidden/>
              </w:rPr>
              <w:fldChar w:fldCharType="begin"/>
            </w:r>
            <w:r w:rsidR="00703178">
              <w:rPr>
                <w:noProof/>
                <w:webHidden/>
              </w:rPr>
              <w:instrText xml:space="preserve"> PAGEREF _Toc10562456 \h </w:instrText>
            </w:r>
            <w:r>
              <w:rPr>
                <w:noProof/>
                <w:webHidden/>
              </w:rPr>
            </w:r>
            <w:r>
              <w:rPr>
                <w:noProof/>
                <w:webHidden/>
              </w:rPr>
              <w:fldChar w:fldCharType="separate"/>
            </w:r>
            <w:r w:rsidR="00CF4C87">
              <w:rPr>
                <w:noProof/>
                <w:webHidden/>
              </w:rPr>
              <w:t>6</w:t>
            </w:r>
            <w:r w:rsidR="00CF4C87">
              <w:rPr>
                <w:noProof/>
                <w:webHidden/>
              </w:rPr>
              <w:t>7</w:t>
            </w:r>
            <w:r w:rsidR="00CF4C87">
              <w:rPr>
                <w:noProof/>
                <w:webHidden/>
              </w:rPr>
              <w:t>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7" w:history="1">
            <w:r w:rsidR="00703178" w:rsidRPr="00513A1A">
              <w:rPr>
                <w:rStyle w:val="Hyperlink"/>
                <w:noProof/>
              </w:rPr>
              <w:t>Sentence Improvement</w:t>
            </w:r>
            <w:r w:rsidR="00703178">
              <w:rPr>
                <w:noProof/>
                <w:webHidden/>
              </w:rPr>
              <w:tab/>
            </w:r>
            <w:r>
              <w:rPr>
                <w:noProof/>
                <w:webHidden/>
              </w:rPr>
              <w:fldChar w:fldCharType="begin"/>
            </w:r>
            <w:r w:rsidR="00703178">
              <w:rPr>
                <w:noProof/>
                <w:webHidden/>
              </w:rPr>
              <w:instrText xml:space="preserve"> PAGEREF _Toc10562457 \h </w:instrText>
            </w:r>
            <w:r>
              <w:rPr>
                <w:noProof/>
                <w:webHidden/>
              </w:rPr>
            </w:r>
            <w:r>
              <w:rPr>
                <w:noProof/>
                <w:webHidden/>
              </w:rPr>
              <w:fldChar w:fldCharType="separate"/>
            </w:r>
            <w:r w:rsidR="00CF4C87">
              <w:rPr>
                <w:noProof/>
                <w:webHidden/>
              </w:rPr>
              <w:t>71</w:t>
            </w:r>
            <w:r w:rsidR="00CF4C87">
              <w:rPr>
                <w:noProof/>
                <w:webHidden/>
              </w:rPr>
              <w:t>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8" w:history="1">
            <w:r w:rsidR="00703178" w:rsidRPr="00513A1A">
              <w:rPr>
                <w:rStyle w:val="Hyperlink"/>
                <w:noProof/>
              </w:rPr>
              <w:t>Correcting the errors</w:t>
            </w:r>
            <w:r w:rsidR="00703178">
              <w:rPr>
                <w:noProof/>
                <w:webHidden/>
              </w:rPr>
              <w:tab/>
            </w:r>
            <w:r>
              <w:rPr>
                <w:noProof/>
                <w:webHidden/>
              </w:rPr>
              <w:fldChar w:fldCharType="begin"/>
            </w:r>
            <w:r w:rsidR="00703178">
              <w:rPr>
                <w:noProof/>
                <w:webHidden/>
              </w:rPr>
              <w:instrText xml:space="preserve"> PAGEREF _Toc10562458 \h </w:instrText>
            </w:r>
            <w:r>
              <w:rPr>
                <w:noProof/>
                <w:webHidden/>
              </w:rPr>
            </w:r>
            <w:r>
              <w:rPr>
                <w:noProof/>
                <w:webHidden/>
              </w:rPr>
              <w:fldChar w:fldCharType="separate"/>
            </w:r>
            <w:r w:rsidR="00CF4C87">
              <w:rPr>
                <w:noProof/>
                <w:webHidden/>
              </w:rPr>
              <w:t>757</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59" w:history="1">
            <w:r w:rsidR="00703178" w:rsidRPr="00513A1A">
              <w:rPr>
                <w:rStyle w:val="Hyperlink"/>
                <w:noProof/>
              </w:rPr>
              <w:t>Alternate words</w:t>
            </w:r>
            <w:r w:rsidR="00703178">
              <w:rPr>
                <w:noProof/>
                <w:webHidden/>
              </w:rPr>
              <w:tab/>
            </w:r>
            <w:r>
              <w:rPr>
                <w:noProof/>
                <w:webHidden/>
              </w:rPr>
              <w:fldChar w:fldCharType="begin"/>
            </w:r>
            <w:r w:rsidR="00703178">
              <w:rPr>
                <w:noProof/>
                <w:webHidden/>
              </w:rPr>
              <w:instrText xml:space="preserve"> PAGEREF _Toc10562459 \h </w:instrText>
            </w:r>
            <w:r>
              <w:rPr>
                <w:noProof/>
                <w:webHidden/>
              </w:rPr>
            </w:r>
            <w:r>
              <w:rPr>
                <w:noProof/>
                <w:webHidden/>
              </w:rPr>
              <w:fldChar w:fldCharType="separate"/>
            </w:r>
            <w:r w:rsidR="00CF4C87">
              <w:rPr>
                <w:noProof/>
                <w:webHidden/>
              </w:rPr>
              <w:t>76</w:t>
            </w:r>
            <w:r w:rsidR="00CF4C87">
              <w:rPr>
                <w:noProof/>
                <w:webHidden/>
              </w:rPr>
              <w:t>3</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0" w:history="1">
            <w:r w:rsidR="00703178" w:rsidRPr="00513A1A">
              <w:rPr>
                <w:rStyle w:val="Hyperlink"/>
                <w:noProof/>
              </w:rPr>
              <w:t>Sentence Completion</w:t>
            </w:r>
            <w:r w:rsidR="00703178">
              <w:rPr>
                <w:noProof/>
                <w:webHidden/>
              </w:rPr>
              <w:tab/>
            </w:r>
            <w:r>
              <w:rPr>
                <w:noProof/>
                <w:webHidden/>
              </w:rPr>
              <w:fldChar w:fldCharType="begin"/>
            </w:r>
            <w:r w:rsidR="00703178">
              <w:rPr>
                <w:noProof/>
                <w:webHidden/>
              </w:rPr>
              <w:instrText xml:space="preserve"> PAGEREF _Toc10562460 \h </w:instrText>
            </w:r>
            <w:r>
              <w:rPr>
                <w:noProof/>
                <w:webHidden/>
              </w:rPr>
            </w:r>
            <w:r>
              <w:rPr>
                <w:noProof/>
                <w:webHidden/>
              </w:rPr>
              <w:fldChar w:fldCharType="separate"/>
            </w:r>
            <w:r w:rsidR="00CF4C87">
              <w:rPr>
                <w:noProof/>
                <w:webHidden/>
              </w:rPr>
              <w:t>766</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1" w:history="1">
            <w:r w:rsidR="00703178" w:rsidRPr="00513A1A">
              <w:rPr>
                <w:rStyle w:val="Hyperlink"/>
                <w:noProof/>
              </w:rPr>
              <w:t>Prepositions</w:t>
            </w:r>
            <w:r w:rsidR="00703178">
              <w:rPr>
                <w:noProof/>
                <w:webHidden/>
              </w:rPr>
              <w:tab/>
            </w:r>
            <w:r>
              <w:rPr>
                <w:noProof/>
                <w:webHidden/>
              </w:rPr>
              <w:fldChar w:fldCharType="begin"/>
            </w:r>
            <w:r w:rsidR="00703178">
              <w:rPr>
                <w:noProof/>
                <w:webHidden/>
              </w:rPr>
              <w:instrText xml:space="preserve"> PAGEREF _Toc10562461 \h </w:instrText>
            </w:r>
            <w:r>
              <w:rPr>
                <w:noProof/>
                <w:webHidden/>
              </w:rPr>
            </w:r>
            <w:r>
              <w:rPr>
                <w:noProof/>
                <w:webHidden/>
              </w:rPr>
              <w:fldChar w:fldCharType="separate"/>
            </w:r>
            <w:r w:rsidR="00CF4C87">
              <w:rPr>
                <w:noProof/>
                <w:webHidden/>
              </w:rPr>
              <w:t>83</w:t>
            </w:r>
            <w:r w:rsidR="00CF4C87">
              <w:rPr>
                <w:noProof/>
                <w:webHidden/>
              </w:rPr>
              <w:t>9</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2" w:history="1">
            <w:r w:rsidR="00703178" w:rsidRPr="00513A1A">
              <w:rPr>
                <w:rStyle w:val="Hyperlink"/>
                <w:noProof/>
              </w:rPr>
              <w:t>Prefix and Suffix</w:t>
            </w:r>
            <w:r w:rsidR="00703178">
              <w:rPr>
                <w:noProof/>
                <w:webHidden/>
              </w:rPr>
              <w:tab/>
            </w:r>
            <w:r>
              <w:rPr>
                <w:noProof/>
                <w:webHidden/>
              </w:rPr>
              <w:fldChar w:fldCharType="begin"/>
            </w:r>
            <w:r w:rsidR="00703178">
              <w:rPr>
                <w:noProof/>
                <w:webHidden/>
              </w:rPr>
              <w:instrText xml:space="preserve"> PAGEREF _Toc10562462 \h </w:instrText>
            </w:r>
            <w:r>
              <w:rPr>
                <w:noProof/>
                <w:webHidden/>
              </w:rPr>
            </w:r>
            <w:r>
              <w:rPr>
                <w:noProof/>
                <w:webHidden/>
              </w:rPr>
              <w:fldChar w:fldCharType="separate"/>
            </w:r>
            <w:r w:rsidR="00CF4C87">
              <w:rPr>
                <w:noProof/>
                <w:webHidden/>
              </w:rPr>
              <w:t>84</w:t>
            </w:r>
            <w:r w:rsidR="00CF4C87">
              <w:rPr>
                <w:noProof/>
                <w:webHidden/>
              </w:rPr>
              <w:t>0</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3" w:history="1">
            <w:r w:rsidR="00703178" w:rsidRPr="00513A1A">
              <w:rPr>
                <w:rStyle w:val="Hyperlink"/>
                <w:noProof/>
              </w:rPr>
              <w:t>One word substitution</w:t>
            </w:r>
            <w:r w:rsidR="00703178">
              <w:rPr>
                <w:noProof/>
                <w:webHidden/>
              </w:rPr>
              <w:tab/>
            </w:r>
            <w:r>
              <w:rPr>
                <w:noProof/>
                <w:webHidden/>
              </w:rPr>
              <w:fldChar w:fldCharType="begin"/>
            </w:r>
            <w:r w:rsidR="00703178">
              <w:rPr>
                <w:noProof/>
                <w:webHidden/>
              </w:rPr>
              <w:instrText xml:space="preserve"> PAGEREF _Toc10562463 \h </w:instrText>
            </w:r>
            <w:r>
              <w:rPr>
                <w:noProof/>
                <w:webHidden/>
              </w:rPr>
            </w:r>
            <w:r>
              <w:rPr>
                <w:noProof/>
                <w:webHidden/>
              </w:rPr>
              <w:fldChar w:fldCharType="separate"/>
            </w:r>
            <w:r w:rsidR="00CF4C87">
              <w:rPr>
                <w:noProof/>
                <w:webHidden/>
              </w:rPr>
              <w:t>84</w:t>
            </w:r>
            <w:r w:rsidR="00CF4C87">
              <w:rPr>
                <w:noProof/>
                <w:webHidden/>
              </w:rPr>
              <w:t>1</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4" w:history="1">
            <w:r w:rsidR="00703178" w:rsidRPr="00513A1A">
              <w:rPr>
                <w:rStyle w:val="Hyperlink"/>
                <w:noProof/>
              </w:rPr>
              <w:t>Spelling correction</w:t>
            </w:r>
            <w:r w:rsidR="00703178">
              <w:rPr>
                <w:noProof/>
                <w:webHidden/>
              </w:rPr>
              <w:tab/>
            </w:r>
            <w:r>
              <w:rPr>
                <w:noProof/>
                <w:webHidden/>
              </w:rPr>
              <w:fldChar w:fldCharType="begin"/>
            </w:r>
            <w:r w:rsidR="00703178">
              <w:rPr>
                <w:noProof/>
                <w:webHidden/>
              </w:rPr>
              <w:instrText xml:space="preserve"> PAGEREF _Toc10562464 \h </w:instrText>
            </w:r>
            <w:r>
              <w:rPr>
                <w:noProof/>
                <w:webHidden/>
              </w:rPr>
            </w:r>
            <w:r>
              <w:rPr>
                <w:noProof/>
                <w:webHidden/>
              </w:rPr>
              <w:fldChar w:fldCharType="separate"/>
            </w:r>
            <w:r w:rsidR="00CF4C87">
              <w:rPr>
                <w:noProof/>
                <w:webHidden/>
              </w:rPr>
              <w:t>8</w:t>
            </w:r>
            <w:r w:rsidR="00CF4C87">
              <w:rPr>
                <w:noProof/>
                <w:webHidden/>
              </w:rPr>
              <w:t>4</w:t>
            </w:r>
            <w:r w:rsidR="00CF4C87">
              <w:rPr>
                <w:noProof/>
                <w:webHidden/>
              </w:rPr>
              <w:t>6</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5" w:history="1">
            <w:r w:rsidR="00703178" w:rsidRPr="00513A1A">
              <w:rPr>
                <w:rStyle w:val="Hyperlink"/>
                <w:noProof/>
              </w:rPr>
              <w:t>Tenses</w:t>
            </w:r>
            <w:r w:rsidR="00703178">
              <w:rPr>
                <w:noProof/>
                <w:webHidden/>
              </w:rPr>
              <w:tab/>
            </w:r>
            <w:r>
              <w:rPr>
                <w:noProof/>
                <w:webHidden/>
              </w:rPr>
              <w:fldChar w:fldCharType="begin"/>
            </w:r>
            <w:r w:rsidR="00703178">
              <w:rPr>
                <w:noProof/>
                <w:webHidden/>
              </w:rPr>
              <w:instrText xml:space="preserve"> PAGEREF _Toc10562465 \h </w:instrText>
            </w:r>
            <w:r>
              <w:rPr>
                <w:noProof/>
                <w:webHidden/>
              </w:rPr>
            </w:r>
            <w:r>
              <w:rPr>
                <w:noProof/>
                <w:webHidden/>
              </w:rPr>
              <w:fldChar w:fldCharType="separate"/>
            </w:r>
            <w:r w:rsidR="00CF4C87">
              <w:rPr>
                <w:noProof/>
                <w:webHidden/>
              </w:rPr>
              <w:t>84</w:t>
            </w:r>
            <w:r w:rsidR="00CF4C87">
              <w:rPr>
                <w:noProof/>
                <w:webHidden/>
              </w:rPr>
              <w:t>8</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6" w:history="1">
            <w:r w:rsidR="00703178" w:rsidRPr="00513A1A">
              <w:rPr>
                <w:rStyle w:val="Hyperlink"/>
                <w:noProof/>
              </w:rPr>
              <w:t>Logical Order</w:t>
            </w:r>
            <w:r w:rsidR="00703178">
              <w:rPr>
                <w:noProof/>
                <w:webHidden/>
              </w:rPr>
              <w:tab/>
            </w:r>
            <w:r>
              <w:rPr>
                <w:noProof/>
                <w:webHidden/>
              </w:rPr>
              <w:fldChar w:fldCharType="begin"/>
            </w:r>
            <w:r w:rsidR="00703178">
              <w:rPr>
                <w:noProof/>
                <w:webHidden/>
              </w:rPr>
              <w:instrText xml:space="preserve"> PAGEREF _Toc10562466 \h </w:instrText>
            </w:r>
            <w:r>
              <w:rPr>
                <w:noProof/>
                <w:webHidden/>
              </w:rPr>
            </w:r>
            <w:r>
              <w:rPr>
                <w:noProof/>
                <w:webHidden/>
              </w:rPr>
              <w:fldChar w:fldCharType="separate"/>
            </w:r>
            <w:r w:rsidR="00CF4C87">
              <w:rPr>
                <w:noProof/>
                <w:webHidden/>
              </w:rPr>
              <w:t>8</w:t>
            </w:r>
            <w:r w:rsidR="00CF4C87">
              <w:rPr>
                <w:noProof/>
                <w:webHidden/>
              </w:rPr>
              <w:t>5</w:t>
            </w:r>
            <w:r w:rsidR="00CF4C87">
              <w:rPr>
                <w:noProof/>
                <w:webHidden/>
              </w:rPr>
              <w:t>2</w:t>
            </w:r>
            <w:r>
              <w:rPr>
                <w:noProof/>
                <w:webHidden/>
              </w:rPr>
              <w:fldChar w:fldCharType="end"/>
            </w:r>
          </w:hyperlink>
        </w:p>
        <w:p w:rsidR="00703178" w:rsidRDefault="000124D3">
          <w:pPr>
            <w:pStyle w:val="TOC1"/>
            <w:tabs>
              <w:tab w:val="right" w:leader="dot" w:pos="9016"/>
            </w:tabs>
            <w:rPr>
              <w:rFonts w:asciiTheme="minorHAnsi" w:eastAsiaTheme="minorEastAsia" w:hAnsiTheme="minorHAnsi" w:cstheme="minorBidi"/>
              <w:noProof/>
              <w:color w:val="auto"/>
              <w:sz w:val="22"/>
              <w:lang w:val="en-US" w:eastAsia="en-US"/>
            </w:rPr>
          </w:pPr>
          <w:hyperlink w:anchor="_Toc10562467" w:history="1">
            <w:r w:rsidR="00703178" w:rsidRPr="00513A1A">
              <w:rPr>
                <w:rStyle w:val="Hyperlink"/>
                <w:b/>
                <w:noProof/>
              </w:rPr>
              <w:t>Logical puzzle</w:t>
            </w:r>
            <w:r w:rsidR="00703178">
              <w:rPr>
                <w:noProof/>
                <w:webHidden/>
              </w:rPr>
              <w:tab/>
            </w:r>
            <w:r>
              <w:rPr>
                <w:noProof/>
                <w:webHidden/>
              </w:rPr>
              <w:fldChar w:fldCharType="begin"/>
            </w:r>
            <w:r w:rsidR="00703178">
              <w:rPr>
                <w:noProof/>
                <w:webHidden/>
              </w:rPr>
              <w:instrText xml:space="preserve"> PAGEREF _Toc10562467 \h </w:instrText>
            </w:r>
            <w:r>
              <w:rPr>
                <w:noProof/>
                <w:webHidden/>
              </w:rPr>
            </w:r>
            <w:r>
              <w:rPr>
                <w:noProof/>
                <w:webHidden/>
              </w:rPr>
              <w:fldChar w:fldCharType="separate"/>
            </w:r>
            <w:r w:rsidR="00CF4C87">
              <w:rPr>
                <w:noProof/>
                <w:webHidden/>
              </w:rPr>
              <w:t>87</w:t>
            </w:r>
            <w:r w:rsidR="00CF4C87">
              <w:rPr>
                <w:noProof/>
                <w:webHidden/>
              </w:rPr>
              <w:t>7</w:t>
            </w:r>
            <w:r>
              <w:rPr>
                <w:noProof/>
                <w:webHidden/>
              </w:rPr>
              <w:fldChar w:fldCharType="end"/>
            </w:r>
          </w:hyperlink>
        </w:p>
        <w:p w:rsidR="00703178" w:rsidRDefault="000124D3">
          <w:r>
            <w:fldChar w:fldCharType="end"/>
          </w:r>
        </w:p>
      </w:sdtContent>
    </w:sdt>
    <w:p w:rsidR="003B1E1F" w:rsidRPr="000D3C64" w:rsidRDefault="003B1E1F" w:rsidP="000D3C64">
      <w:pPr>
        <w:pStyle w:val="Heading1"/>
        <w:spacing w:line="360" w:lineRule="auto"/>
        <w:jc w:val="both"/>
        <w:rPr>
          <w:rFonts w:ascii="Times New Roman" w:eastAsia="Trebuchet MS" w:hAnsi="Times New Roman" w:cs="Times New Roman"/>
          <w:b/>
          <w:color w:val="000000" w:themeColor="text1"/>
          <w:sz w:val="30"/>
          <w:szCs w:val="30"/>
        </w:rPr>
      </w:pPr>
      <w:bookmarkStart w:id="0" w:name="_Toc10562403"/>
      <w:r w:rsidRPr="000D3C64">
        <w:rPr>
          <w:rFonts w:ascii="Times New Roman" w:eastAsia="Trebuchet MS" w:hAnsi="Times New Roman" w:cs="Times New Roman"/>
          <w:b/>
          <w:color w:val="000000" w:themeColor="text1"/>
          <w:sz w:val="30"/>
          <w:szCs w:val="30"/>
        </w:rPr>
        <w:t>QUANTS</w:t>
      </w:r>
      <w:bookmarkEnd w:id="0"/>
    </w:p>
    <w:p w:rsidR="003E3CE1" w:rsidRPr="000D3C64" w:rsidRDefault="003E3CE1" w:rsidP="000D3C64">
      <w:pPr>
        <w:pStyle w:val="Heading1"/>
        <w:spacing w:line="360" w:lineRule="auto"/>
        <w:rPr>
          <w:rFonts w:ascii="Times New Roman" w:eastAsia="Trebuchet MS" w:hAnsi="Times New Roman" w:cs="Times New Roman"/>
          <w:b/>
          <w:color w:val="000000" w:themeColor="text1"/>
          <w:sz w:val="30"/>
          <w:szCs w:val="30"/>
        </w:rPr>
      </w:pPr>
      <w:bookmarkStart w:id="1" w:name="_Toc10562404"/>
      <w:r w:rsidRPr="000D3C64">
        <w:rPr>
          <w:rFonts w:ascii="Times New Roman" w:eastAsia="Trebuchet MS" w:hAnsi="Times New Roman" w:cs="Times New Roman"/>
          <w:b/>
          <w:color w:val="000000" w:themeColor="text1"/>
          <w:sz w:val="30"/>
          <w:szCs w:val="30"/>
        </w:rPr>
        <w:t>Number series</w:t>
      </w:r>
      <w:bookmarkEnd w:id="1"/>
    </w:p>
    <w:p w:rsidR="003E3CE1"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sz w:val="30"/>
          <w:szCs w:val="30"/>
        </w:rPr>
        <w:t>What is the next number of the following sequence 7, 14, 55, 110, ....?</w:t>
      </w:r>
    </w:p>
    <w:p w:rsidR="003E3CE1" w:rsidRPr="000D3C64" w:rsidRDefault="003E3CE1" w:rsidP="000D3C64">
      <w:pPr>
        <w:numPr>
          <w:ilvl w:val="0"/>
          <w:numId w:val="23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198</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154</w:t>
      </w:r>
    </w:p>
    <w:p w:rsidR="003E3CE1" w:rsidRPr="000D3C64" w:rsidRDefault="003E3CE1" w:rsidP="000D3C64">
      <w:pPr>
        <w:numPr>
          <w:ilvl w:val="0"/>
          <w:numId w:val="23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121</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157</w:t>
      </w:r>
    </w:p>
    <w:p w:rsidR="003E3CE1" w:rsidRPr="000D3C64" w:rsidRDefault="003E3CE1" w:rsidP="000D3C64">
      <w:pPr>
        <w:shd w:val="clear" w:color="auto" w:fill="FFFFFF"/>
        <w:spacing w:after="0" w:line="360" w:lineRule="auto"/>
        <w:ind w:left="720"/>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Find the next term in the given series 47, 94, 71, 142, 119, 238, _ ?</w:t>
      </w:r>
    </w:p>
    <w:p w:rsidR="003E3CE1" w:rsidRPr="000D3C64" w:rsidRDefault="003E3CE1" w:rsidP="000D3C64">
      <w:pPr>
        <w:numPr>
          <w:ilvl w:val="0"/>
          <w:numId w:val="232"/>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331</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215</w:t>
      </w:r>
    </w:p>
    <w:p w:rsidR="003E3CE1" w:rsidRPr="000D3C64" w:rsidRDefault="003E3CE1" w:rsidP="000D3C64">
      <w:pPr>
        <w:numPr>
          <w:ilvl w:val="0"/>
          <w:numId w:val="232"/>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360</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340</w:t>
      </w:r>
    </w:p>
    <w:p w:rsidR="003E3CE1" w:rsidRPr="000D3C64" w:rsidRDefault="003E3CE1" w:rsidP="000D3C64">
      <w:pPr>
        <w:shd w:val="clear" w:color="auto" w:fill="FFFFFF"/>
        <w:spacing w:after="0" w:line="360" w:lineRule="auto"/>
        <w:ind w:left="720"/>
        <w:jc w:val="both"/>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 x, e, u, h,_?</w:t>
      </w:r>
    </w:p>
    <w:p w:rsidR="003E3CE1" w:rsidRPr="000D3C64" w:rsidRDefault="003E3CE1" w:rsidP="000D3C64">
      <w:pPr>
        <w:numPr>
          <w:ilvl w:val="0"/>
          <w:numId w:val="233"/>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z</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r</w:t>
      </w:r>
    </w:p>
    <w:p w:rsidR="003E3CE1" w:rsidRPr="000D3C64" w:rsidRDefault="003E3CE1" w:rsidP="000D3C64">
      <w:pPr>
        <w:numPr>
          <w:ilvl w:val="0"/>
          <w:numId w:val="233"/>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t</w:t>
      </w:r>
    </w:p>
    <w:p w:rsidR="003E3CE1" w:rsidRPr="000D3C64" w:rsidRDefault="003E3CE1" w:rsidP="000D3C64">
      <w:pPr>
        <w:shd w:val="clear" w:color="auto" w:fill="FFFFFF"/>
        <w:spacing w:after="0" w:line="360" w:lineRule="auto"/>
        <w:ind w:left="720"/>
        <w:jc w:val="both"/>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5, 11, 29, 83, 245, _ ?</w:t>
      </w:r>
    </w:p>
    <w:p w:rsidR="003E3CE1" w:rsidRPr="000D3C64" w:rsidRDefault="003E3CE1" w:rsidP="000D3C64">
      <w:pPr>
        <w:numPr>
          <w:ilvl w:val="0"/>
          <w:numId w:val="234"/>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486</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733</w:t>
      </w:r>
    </w:p>
    <w:p w:rsidR="003E3CE1" w:rsidRPr="000D3C64" w:rsidRDefault="003E3CE1" w:rsidP="000D3C64">
      <w:pPr>
        <w:numPr>
          <w:ilvl w:val="0"/>
          <w:numId w:val="234"/>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543</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327</w:t>
      </w:r>
    </w:p>
    <w:p w:rsidR="003E3CE1" w:rsidRPr="000D3C64" w:rsidRDefault="003E3CE1" w:rsidP="000D3C64">
      <w:pPr>
        <w:shd w:val="clear" w:color="auto" w:fill="FFFFFF"/>
        <w:spacing w:after="0" w:line="360" w:lineRule="auto"/>
        <w:ind w:left="720"/>
        <w:jc w:val="both"/>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6, 10, 14, 22, 26, 34, 38, 46, _ ? what is next term in the series.</w:t>
      </w:r>
    </w:p>
    <w:p w:rsidR="003E3CE1" w:rsidRPr="000D3C64" w:rsidRDefault="003E3CE1" w:rsidP="000D3C64">
      <w:pPr>
        <w:numPr>
          <w:ilvl w:val="0"/>
          <w:numId w:val="235"/>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55</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57</w:t>
      </w:r>
    </w:p>
    <w:p w:rsidR="003E3CE1" w:rsidRPr="000D3C64" w:rsidRDefault="003E3CE1" w:rsidP="000D3C64">
      <w:pPr>
        <w:numPr>
          <w:ilvl w:val="0"/>
          <w:numId w:val="235"/>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56</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58</w:t>
      </w:r>
    </w:p>
    <w:p w:rsidR="003E3CE1" w:rsidRPr="000D3C64" w:rsidRDefault="003E3CE1" w:rsidP="000D3C64">
      <w:pPr>
        <w:shd w:val="clear" w:color="auto" w:fill="FFFFFF"/>
        <w:spacing w:after="0" w:line="360" w:lineRule="auto"/>
        <w:ind w:left="720"/>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y, _?, q, m, i</w:t>
      </w:r>
    </w:p>
    <w:p w:rsidR="003E3CE1" w:rsidRPr="000D3C64" w:rsidRDefault="003E3CE1" w:rsidP="000D3C64">
      <w:pPr>
        <w:numPr>
          <w:ilvl w:val="0"/>
          <w:numId w:val="23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t</w:t>
      </w:r>
    </w:p>
    <w:p w:rsidR="003E3CE1" w:rsidRPr="000D3C64" w:rsidRDefault="003E3CE1" w:rsidP="000D3C64">
      <w:pPr>
        <w:numPr>
          <w:ilvl w:val="0"/>
          <w:numId w:val="23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u</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l</w:t>
      </w:r>
    </w:p>
    <w:p w:rsidR="003E3CE1" w:rsidRPr="000D3C64" w:rsidRDefault="003E3CE1" w:rsidP="000D3C64">
      <w:pPr>
        <w:shd w:val="clear" w:color="auto" w:fill="FFFFFF"/>
        <w:spacing w:after="0" w:line="360" w:lineRule="auto"/>
        <w:ind w:left="720"/>
        <w:rPr>
          <w:rFonts w:ascii="Times New Roman" w:eastAsia="Times New Roman" w:hAnsi="Times New Roman" w:cs="Times New Roman"/>
          <w:sz w:val="30"/>
          <w:szCs w:val="30"/>
        </w:rPr>
      </w:pPr>
    </w:p>
    <w:p w:rsidR="00C24F37"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is the next number in the series 3, 7, 13, 19</w:t>
      </w:r>
    </w:p>
    <w:p w:rsidR="003E3CE1" w:rsidRPr="000D3C64" w:rsidRDefault="003E3CE1" w:rsidP="000D3C64">
      <w:p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t>
      </w:r>
    </w:p>
    <w:p w:rsidR="003E3CE1" w:rsidRPr="000D3C64" w:rsidRDefault="003E3CE1" w:rsidP="000D3C64">
      <w:pPr>
        <w:numPr>
          <w:ilvl w:val="0"/>
          <w:numId w:val="237"/>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29</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31</w:t>
      </w:r>
    </w:p>
    <w:p w:rsidR="003E3CE1" w:rsidRPr="000D3C64" w:rsidRDefault="003E3CE1" w:rsidP="000D3C64">
      <w:pPr>
        <w:numPr>
          <w:ilvl w:val="0"/>
          <w:numId w:val="237"/>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30</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32</w:t>
      </w:r>
    </w:p>
    <w:p w:rsidR="003E3CE1" w:rsidRPr="000D3C64" w:rsidRDefault="003E3CE1" w:rsidP="000D3C64">
      <w:pPr>
        <w:shd w:val="clear" w:color="auto" w:fill="FFFFFF"/>
        <w:spacing w:after="0" w:line="360" w:lineRule="auto"/>
        <w:ind w:left="360"/>
        <w:rPr>
          <w:rFonts w:ascii="Times New Roman" w:eastAsia="Times New Roman" w:hAnsi="Times New Roman" w:cs="Times New Roman"/>
          <w:sz w:val="30"/>
          <w:szCs w:val="30"/>
        </w:rPr>
      </w:pPr>
    </w:p>
    <w:p w:rsidR="003E3CE1" w:rsidRPr="000D3C64" w:rsidRDefault="003E3CE1" w:rsidP="000D3C64">
      <w:pPr>
        <w:shd w:val="clear" w:color="auto" w:fill="FFFFFF"/>
        <w:spacing w:after="0" w:line="360" w:lineRule="auto"/>
        <w:ind w:left="720"/>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is the next number in the series. a, b, d, h,  _?</w:t>
      </w:r>
    </w:p>
    <w:p w:rsidR="003E3CE1" w:rsidRPr="000D3C64" w:rsidRDefault="003E3CE1" w:rsidP="000D3C64">
      <w:pPr>
        <w:numPr>
          <w:ilvl w:val="0"/>
          <w:numId w:val="239"/>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r</w:t>
      </w:r>
    </w:p>
    <w:p w:rsidR="003E3CE1" w:rsidRPr="000D3C64" w:rsidRDefault="003E3CE1" w:rsidP="000D3C64">
      <w:pPr>
        <w:numPr>
          <w:ilvl w:val="0"/>
          <w:numId w:val="239"/>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S</w:t>
      </w:r>
    </w:p>
    <w:p w:rsidR="003E3CE1" w:rsidRPr="000D3C64" w:rsidRDefault="003E3CE1" w:rsidP="000D3C64">
      <w:pPr>
        <w:shd w:val="clear" w:color="auto" w:fill="FFFFFF"/>
        <w:spacing w:after="0" w:line="360" w:lineRule="auto"/>
        <w:ind w:left="720"/>
        <w:rPr>
          <w:rFonts w:ascii="Times New Roman" w:eastAsia="Times New Roman" w:hAnsi="Times New Roman" w:cs="Times New Roman"/>
          <w:sz w:val="30"/>
          <w:szCs w:val="30"/>
        </w:rPr>
      </w:pPr>
    </w:p>
    <w:p w:rsidR="000361E2"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Find the letter that comes in the place of " - " :  b, _, d, d, e, d, f, g, d.</w:t>
      </w:r>
    </w:p>
    <w:p w:rsidR="003E3CE1" w:rsidRPr="000D3C64" w:rsidRDefault="003E3CE1" w:rsidP="000D3C64">
      <w:pPr>
        <w:numPr>
          <w:ilvl w:val="0"/>
          <w:numId w:val="24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c</w:t>
      </w:r>
    </w:p>
    <w:p w:rsidR="003E3CE1" w:rsidRPr="000D3C64" w:rsidRDefault="003E3CE1" w:rsidP="000D3C64">
      <w:pPr>
        <w:numPr>
          <w:ilvl w:val="0"/>
          <w:numId w:val="24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F</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d</w:t>
      </w:r>
    </w:p>
    <w:p w:rsidR="003E3CE1" w:rsidRPr="000D3C64" w:rsidRDefault="003E3CE1" w:rsidP="000D3C64">
      <w:pPr>
        <w:spacing w:after="0" w:line="360" w:lineRule="auto"/>
        <w:jc w:val="both"/>
        <w:rPr>
          <w:rFonts w:ascii="Times New Roman" w:eastAsia="Times New Roman" w:hAnsi="Times New Roman" w:cs="Times New Roman"/>
          <w:color w:val="000000"/>
          <w:sz w:val="30"/>
          <w:szCs w:val="30"/>
        </w:rPr>
      </w:pPr>
    </w:p>
    <w:p w:rsidR="003E3CE1"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3,4,7,10,13,16,19,22, . . .  Find 10th term in series</w:t>
      </w:r>
    </w:p>
    <w:p w:rsidR="003E3CE1" w:rsidRPr="000D3C64" w:rsidRDefault="003E3CE1" w:rsidP="000D3C64">
      <w:pPr>
        <w:numPr>
          <w:ilvl w:val="0"/>
          <w:numId w:val="24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27</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29</w:t>
      </w:r>
    </w:p>
    <w:p w:rsidR="003E3CE1" w:rsidRPr="000D3C64" w:rsidRDefault="003E3CE1" w:rsidP="000D3C64">
      <w:pPr>
        <w:numPr>
          <w:ilvl w:val="0"/>
          <w:numId w:val="24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28</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30</w:t>
      </w:r>
    </w:p>
    <w:p w:rsidR="003E3CE1" w:rsidRPr="000D3C64" w:rsidRDefault="003E3CE1" w:rsidP="000D3C64">
      <w:pPr>
        <w:shd w:val="clear" w:color="auto" w:fill="FFFFFF"/>
        <w:spacing w:after="0" w:line="360" w:lineRule="auto"/>
        <w:ind w:left="720"/>
        <w:rPr>
          <w:rFonts w:ascii="Times New Roman" w:eastAsia="Times New Roman" w:hAnsi="Times New Roman" w:cs="Times New Roman"/>
          <w:sz w:val="30"/>
          <w:szCs w:val="30"/>
        </w:rPr>
      </w:pPr>
    </w:p>
    <w:p w:rsidR="003E3CE1" w:rsidRPr="000D3C64" w:rsidRDefault="003E3CE1" w:rsidP="000D3C64">
      <w:pPr>
        <w:numPr>
          <w:ilvl w:val="4"/>
          <w:numId w:val="23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a,d,i,p,? what is next term?</w:t>
      </w:r>
    </w:p>
    <w:p w:rsidR="003E3CE1" w:rsidRPr="000D3C64" w:rsidRDefault="003E3CE1" w:rsidP="000D3C64">
      <w:pPr>
        <w:numPr>
          <w:ilvl w:val="0"/>
          <w:numId w:val="24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s</w:t>
      </w:r>
    </w:p>
    <w:p w:rsidR="003E3CE1" w:rsidRPr="000D3C64" w:rsidRDefault="003E3CE1" w:rsidP="000D3C64">
      <w:pPr>
        <w:numPr>
          <w:ilvl w:val="0"/>
          <w:numId w:val="24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y</w:t>
      </w:r>
    </w:p>
    <w:p w:rsidR="003E3CE1" w:rsidRPr="000D3C64" w:rsidRDefault="003E3CE1" w:rsidP="000D3C64">
      <w:pPr>
        <w:shd w:val="clear" w:color="auto" w:fill="FFFFFF"/>
        <w:spacing w:after="0" w:line="360" w:lineRule="auto"/>
        <w:jc w:val="both"/>
        <w:rPr>
          <w:rFonts w:ascii="Times New Roman" w:eastAsia="Times New Roman" w:hAnsi="Times New Roman" w:cs="Times New Roman"/>
          <w:sz w:val="30"/>
          <w:szCs w:val="30"/>
          <w:shd w:val="clear" w:color="auto" w:fill="FFFFFF"/>
        </w:rPr>
      </w:pPr>
    </w:p>
    <w:p w:rsidR="003E3CE1" w:rsidRPr="000D3C64" w:rsidRDefault="003E3CE1" w:rsidP="000D3C64">
      <w:pPr>
        <w:pStyle w:val="ListParagraph"/>
        <w:numPr>
          <w:ilvl w:val="4"/>
          <w:numId w:val="230"/>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Next term in series 3, 32, 405, _ </w:t>
      </w:r>
    </w:p>
    <w:p w:rsidR="003E3CE1" w:rsidRPr="000D3C64" w:rsidRDefault="003E3CE1" w:rsidP="000D3C64">
      <w:pPr>
        <w:numPr>
          <w:ilvl w:val="0"/>
          <w:numId w:val="245"/>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6244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6344</w:t>
      </w:r>
    </w:p>
    <w:p w:rsidR="003E3CE1" w:rsidRPr="000D3C64" w:rsidRDefault="003E3CE1" w:rsidP="000D3C64">
      <w:pPr>
        <w:numPr>
          <w:ilvl w:val="0"/>
          <w:numId w:val="245"/>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6144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6044</w:t>
      </w:r>
    </w:p>
    <w:p w:rsidR="003E3CE1" w:rsidRPr="000D3C64" w:rsidRDefault="003E3CE1" w:rsidP="000D3C64">
      <w:pPr>
        <w:shd w:val="clear" w:color="auto" w:fill="FFFFFF"/>
        <w:spacing w:after="0" w:line="360" w:lineRule="auto"/>
        <w:ind w:left="720"/>
        <w:jc w:val="both"/>
        <w:rPr>
          <w:rFonts w:ascii="Times New Roman" w:eastAsia="Times New Roman" w:hAnsi="Times New Roman" w:cs="Times New Roman"/>
          <w:sz w:val="30"/>
          <w:szCs w:val="30"/>
          <w:shd w:val="clear" w:color="auto" w:fill="FFFFFF"/>
        </w:rPr>
      </w:pPr>
    </w:p>
    <w:p w:rsidR="003E3CE1" w:rsidRPr="000D3C64" w:rsidRDefault="003E3CE1" w:rsidP="000D3C64">
      <w:pPr>
        <w:pStyle w:val="ListParagraph"/>
        <w:numPr>
          <w:ilvl w:val="4"/>
          <w:numId w:val="230"/>
        </w:numPr>
        <w:spacing w:after="0" w:line="360" w:lineRule="auto"/>
        <w:rPr>
          <w:rFonts w:ascii="Times New Roman" w:eastAsia="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Complete the series..</w:t>
      </w:r>
    </w:p>
    <w:p w:rsidR="003E3CE1" w:rsidRPr="000D3C64" w:rsidRDefault="003E3CE1" w:rsidP="000D3C64">
      <w:pPr>
        <w:spacing w:after="0" w:line="360" w:lineRule="auto"/>
        <w:ind w:left="360"/>
        <w:rPr>
          <w:rFonts w:ascii="Times New Roman" w:eastAsia="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 xml:space="preserve">   2 2 12 12 30 30 ?</w:t>
      </w:r>
    </w:p>
    <w:p w:rsidR="003E3CE1" w:rsidRPr="000D3C64" w:rsidRDefault="003E3CE1" w:rsidP="000D3C64">
      <w:pPr>
        <w:numPr>
          <w:ilvl w:val="0"/>
          <w:numId w:val="246"/>
        </w:numPr>
        <w:spacing w:after="0" w:line="360" w:lineRule="auto"/>
        <w:rPr>
          <w:rFonts w:ascii="Times New Roman" w:eastAsia="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56</w:t>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t>c. 54</w:t>
      </w:r>
    </w:p>
    <w:p w:rsidR="003E3CE1" w:rsidRPr="000D3C64" w:rsidRDefault="003E3CE1" w:rsidP="000D3C64">
      <w:pPr>
        <w:numPr>
          <w:ilvl w:val="0"/>
          <w:numId w:val="246"/>
        </w:numPr>
        <w:spacing w:after="0" w:line="360" w:lineRule="auto"/>
        <w:rPr>
          <w:rFonts w:ascii="Times New Roman" w:eastAsia="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72</w:t>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t xml:space="preserve">d. </w:t>
      </w:r>
      <w:r w:rsidRPr="000D3C64">
        <w:rPr>
          <w:rFonts w:ascii="Times New Roman" w:eastAsia="Times New Roman" w:hAnsi="Times New Roman" w:cs="Times New Roman"/>
          <w:sz w:val="30"/>
          <w:szCs w:val="30"/>
          <w:shd w:val="clear" w:color="auto" w:fill="FFFFFF"/>
        </w:rPr>
        <w:t>52</w:t>
      </w:r>
    </w:p>
    <w:p w:rsidR="003E3CE1" w:rsidRPr="000D3C64" w:rsidRDefault="003E3CE1" w:rsidP="000D3C64">
      <w:pPr>
        <w:spacing w:after="0" w:line="360" w:lineRule="auto"/>
        <w:ind w:left="1080"/>
        <w:rPr>
          <w:rFonts w:ascii="Times New Roman" w:eastAsia="Times New Roman" w:hAnsi="Times New Roman" w:cs="Times New Roman"/>
          <w:sz w:val="30"/>
          <w:szCs w:val="30"/>
          <w:shd w:val="clear" w:color="auto" w:fill="FFFFFF"/>
        </w:rPr>
      </w:pPr>
    </w:p>
    <w:p w:rsidR="003E3CE1" w:rsidRPr="000D3C64" w:rsidRDefault="003E3CE1" w:rsidP="000D3C64">
      <w:pPr>
        <w:pStyle w:val="ListParagraph"/>
        <w:numPr>
          <w:ilvl w:val="4"/>
          <w:numId w:val="230"/>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  11, 21, 1211, 111221, 312211, . . . . .  what is the next term in the series?</w:t>
      </w:r>
    </w:p>
    <w:p w:rsidR="003E3CE1" w:rsidRPr="000D3C64" w:rsidRDefault="003E3CE1" w:rsidP="000D3C64">
      <w:pPr>
        <w:numPr>
          <w:ilvl w:val="0"/>
          <w:numId w:val="247"/>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11312221</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 xml:space="preserve">c. 13122112       </w:t>
      </w:r>
    </w:p>
    <w:p w:rsidR="003E3CE1" w:rsidRPr="000D3C64" w:rsidRDefault="003E3CE1" w:rsidP="000D3C64">
      <w:pPr>
        <w:numPr>
          <w:ilvl w:val="0"/>
          <w:numId w:val="247"/>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13112221</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13112222</w:t>
      </w:r>
    </w:p>
    <w:p w:rsidR="003E3CE1" w:rsidRPr="000D3C64" w:rsidRDefault="003E3CE1" w:rsidP="000D3C64">
      <w:pPr>
        <w:spacing w:after="0" w:line="360" w:lineRule="auto"/>
        <w:ind w:left="1080"/>
        <w:rPr>
          <w:rFonts w:ascii="Times New Roman" w:eastAsia="Times New Roman" w:hAnsi="Times New Roman" w:cs="Times New Roman"/>
          <w:sz w:val="30"/>
          <w:szCs w:val="30"/>
          <w:shd w:val="clear" w:color="auto" w:fill="FFFFFF"/>
        </w:rPr>
      </w:pPr>
    </w:p>
    <w:p w:rsidR="003E3CE1" w:rsidRPr="000D3C64" w:rsidRDefault="003E3CE1" w:rsidP="000D3C64">
      <w:pPr>
        <w:pStyle w:val="ListParagraph"/>
        <w:numPr>
          <w:ilvl w:val="4"/>
          <w:numId w:val="230"/>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Find the 8th term in series?</w:t>
      </w:r>
      <w:r w:rsidRPr="000D3C64">
        <w:rPr>
          <w:rFonts w:ascii="Times New Roman" w:eastAsia="Times New Roman" w:hAnsi="Times New Roman" w:cs="Times New Roman"/>
          <w:sz w:val="30"/>
          <w:szCs w:val="30"/>
        </w:rPr>
        <w:br/>
      </w:r>
      <w:r w:rsidRPr="000D3C64">
        <w:rPr>
          <w:rFonts w:ascii="Times New Roman" w:eastAsia="Times New Roman" w:hAnsi="Times New Roman" w:cs="Times New Roman"/>
          <w:sz w:val="30"/>
          <w:szCs w:val="30"/>
          <w:shd w:val="clear" w:color="auto" w:fill="FFFFFF"/>
        </w:rPr>
        <w:t>2, 2, 12, 12, 30, 30, - - - - -</w:t>
      </w:r>
    </w:p>
    <w:p w:rsidR="003E3CE1" w:rsidRPr="000D3C64" w:rsidRDefault="003E3CE1" w:rsidP="000D3C64">
      <w:pPr>
        <w:numPr>
          <w:ilvl w:val="0"/>
          <w:numId w:val="248"/>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48</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52</w:t>
      </w:r>
    </w:p>
    <w:p w:rsidR="003E3CE1" w:rsidRPr="000D3C64" w:rsidRDefault="003E3CE1" w:rsidP="000D3C64">
      <w:pPr>
        <w:numPr>
          <w:ilvl w:val="0"/>
          <w:numId w:val="248"/>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50</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56</w:t>
      </w:r>
    </w:p>
    <w:p w:rsidR="003E3CE1" w:rsidRPr="000D3C64" w:rsidRDefault="003E3CE1" w:rsidP="000D3C64">
      <w:pPr>
        <w:spacing w:after="0" w:line="360" w:lineRule="auto"/>
        <w:ind w:left="360"/>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 xml:space="preserve">     </w:t>
      </w:r>
    </w:p>
    <w:p w:rsidR="003E3CE1" w:rsidRPr="000D3C64" w:rsidRDefault="003E3CE1" w:rsidP="000D3C64">
      <w:pPr>
        <w:pStyle w:val="ListParagraph"/>
        <w:numPr>
          <w:ilvl w:val="4"/>
          <w:numId w:val="230"/>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Find the next three terms of the series;</w:t>
      </w:r>
      <w:r w:rsidRPr="000D3C64">
        <w:rPr>
          <w:rFonts w:ascii="Times New Roman" w:eastAsia="Times New Roman" w:hAnsi="Times New Roman" w:cs="Times New Roman"/>
          <w:sz w:val="30"/>
          <w:szCs w:val="30"/>
        </w:rPr>
        <w:br/>
      </w:r>
      <w:r w:rsidRPr="000D3C64">
        <w:rPr>
          <w:rFonts w:ascii="Times New Roman" w:eastAsia="Times New Roman" w:hAnsi="Times New Roman" w:cs="Times New Roman"/>
          <w:sz w:val="30"/>
          <w:szCs w:val="30"/>
          <w:shd w:val="clear" w:color="auto" w:fill="FFFFFF"/>
        </w:rPr>
        <w:t>1, 4, 9, 18, 35 - - - - -</w:t>
      </w:r>
    </w:p>
    <w:p w:rsidR="003E3CE1" w:rsidRPr="000D3C64" w:rsidRDefault="003E3CE1" w:rsidP="000D3C64">
      <w:pPr>
        <w:numPr>
          <w:ilvl w:val="0"/>
          <w:numId w:val="249"/>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66,124,244</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68, 133, 262</w:t>
      </w:r>
    </w:p>
    <w:p w:rsidR="003E3CE1" w:rsidRPr="000D3C64" w:rsidRDefault="003E3CE1" w:rsidP="000D3C64">
      <w:pPr>
        <w:numPr>
          <w:ilvl w:val="0"/>
          <w:numId w:val="249"/>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72,144,512</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66,110,198</w:t>
      </w:r>
    </w:p>
    <w:p w:rsidR="003E3CE1" w:rsidRPr="000D3C64" w:rsidRDefault="000361E2" w:rsidP="000D3C64">
      <w:p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 xml:space="preserve">          </w:t>
      </w:r>
      <w:r w:rsidR="003E3CE1" w:rsidRPr="000D3C64">
        <w:rPr>
          <w:rFonts w:ascii="Times New Roman" w:eastAsia="Times New Roman" w:hAnsi="Times New Roman" w:cs="Times New Roman"/>
          <w:sz w:val="30"/>
          <w:szCs w:val="30"/>
          <w:shd w:val="clear" w:color="auto" w:fill="FFFFFF"/>
        </w:rPr>
        <w:t xml:space="preserve">          </w:t>
      </w:r>
    </w:p>
    <w:p w:rsidR="003E3CE1" w:rsidRPr="000D3C64" w:rsidRDefault="003E3CE1" w:rsidP="000D3C64">
      <w:pPr>
        <w:pStyle w:val="ListParagraph"/>
        <w:numPr>
          <w:ilvl w:val="4"/>
          <w:numId w:val="230"/>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 1, 2, 3, 6, 7, 10, 11,?</w:t>
      </w:r>
    </w:p>
    <w:p w:rsidR="003E3CE1" w:rsidRPr="000D3C64" w:rsidRDefault="003E3CE1" w:rsidP="000D3C64">
      <w:pPr>
        <w:numPr>
          <w:ilvl w:val="1"/>
          <w:numId w:val="251"/>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12</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14</w:t>
      </w:r>
    </w:p>
    <w:p w:rsidR="003E3CE1" w:rsidRPr="000D3C64" w:rsidRDefault="003E3CE1" w:rsidP="000D3C64">
      <w:pPr>
        <w:numPr>
          <w:ilvl w:val="1"/>
          <w:numId w:val="251"/>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13</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15</w:t>
      </w:r>
    </w:p>
    <w:p w:rsidR="003E3CE1" w:rsidRPr="000D3C64" w:rsidRDefault="003E3CE1" w:rsidP="000D3C64">
      <w:p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 xml:space="preserve">          </w:t>
      </w:r>
    </w:p>
    <w:p w:rsidR="003E3CE1" w:rsidRPr="000D3C64" w:rsidRDefault="003E3CE1" w:rsidP="000D3C64">
      <w:pPr>
        <w:pStyle w:val="ListParagraph"/>
        <w:numPr>
          <w:ilvl w:val="4"/>
          <w:numId w:val="230"/>
        </w:numPr>
        <w:spacing w:after="0" w:line="360" w:lineRule="auto"/>
        <w:rPr>
          <w:rFonts w:ascii="Times New Roman" w:hAnsi="Times New Roman" w:cs="Times New Roman"/>
          <w:bCs/>
          <w:sz w:val="30"/>
          <w:szCs w:val="30"/>
          <w:shd w:val="clear" w:color="auto" w:fill="FAFAFA"/>
        </w:rPr>
      </w:pPr>
      <w:r w:rsidRPr="000D3C64">
        <w:rPr>
          <w:rFonts w:ascii="Times New Roman" w:hAnsi="Times New Roman" w:cs="Times New Roman"/>
          <w:bCs/>
          <w:sz w:val="30"/>
          <w:szCs w:val="30"/>
          <w:shd w:val="clear" w:color="auto" w:fill="FAFAFA"/>
        </w:rPr>
        <w:t>97, 86, 73, 58, 45,  ( ? )</w:t>
      </w:r>
    </w:p>
    <w:p w:rsidR="003E3CE1" w:rsidRPr="000D3C64" w:rsidRDefault="003E3CE1" w:rsidP="000D3C64">
      <w:pPr>
        <w:pStyle w:val="ListParagraph"/>
        <w:numPr>
          <w:ilvl w:val="0"/>
          <w:numId w:val="252"/>
        </w:numPr>
        <w:spacing w:after="0" w:line="360" w:lineRule="auto"/>
        <w:rPr>
          <w:rFonts w:ascii="Times New Roman" w:hAnsi="Times New Roman" w:cs="Times New Roman"/>
          <w:bCs/>
          <w:sz w:val="30"/>
          <w:szCs w:val="30"/>
          <w:shd w:val="clear" w:color="auto" w:fill="FFFFFF"/>
        </w:rPr>
      </w:pPr>
      <w:r w:rsidRPr="000D3C64">
        <w:rPr>
          <w:rFonts w:ascii="Times New Roman" w:hAnsi="Times New Roman" w:cs="Times New Roman"/>
          <w:bCs/>
          <w:sz w:val="30"/>
          <w:szCs w:val="30"/>
          <w:shd w:val="clear" w:color="auto" w:fill="FFFFFF"/>
        </w:rPr>
        <w:t xml:space="preserve">34 </w:t>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t>c. 38</w:t>
      </w:r>
    </w:p>
    <w:p w:rsidR="003E3CE1" w:rsidRPr="000D3C64" w:rsidRDefault="003E3CE1" w:rsidP="000D3C64">
      <w:pPr>
        <w:pStyle w:val="ListParagraph"/>
        <w:numPr>
          <w:ilvl w:val="0"/>
          <w:numId w:val="252"/>
        </w:numPr>
        <w:spacing w:after="0" w:line="360" w:lineRule="auto"/>
        <w:rPr>
          <w:rFonts w:ascii="Times New Roman" w:hAnsi="Times New Roman" w:cs="Times New Roman"/>
          <w:bCs/>
          <w:sz w:val="30"/>
          <w:szCs w:val="30"/>
          <w:shd w:val="clear" w:color="auto" w:fill="FFFFFF"/>
        </w:rPr>
      </w:pPr>
      <w:r w:rsidRPr="000D3C64">
        <w:rPr>
          <w:rFonts w:ascii="Times New Roman" w:hAnsi="Times New Roman" w:cs="Times New Roman"/>
          <w:bCs/>
          <w:sz w:val="30"/>
          <w:szCs w:val="30"/>
          <w:shd w:val="clear" w:color="auto" w:fill="FFFFFF"/>
        </w:rPr>
        <w:t>36</w:t>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t>d. 40</w:t>
      </w:r>
    </w:p>
    <w:p w:rsidR="003E3CE1" w:rsidRPr="000D3C64" w:rsidRDefault="003E3CE1" w:rsidP="000D3C64">
      <w:pPr>
        <w:spacing w:after="0" w:line="360" w:lineRule="auto"/>
        <w:ind w:left="1080"/>
        <w:rPr>
          <w:rFonts w:ascii="Times New Roman" w:hAnsi="Times New Roman" w:cs="Times New Roman"/>
          <w:bCs/>
          <w:sz w:val="30"/>
          <w:szCs w:val="30"/>
          <w:shd w:val="clear" w:color="auto" w:fill="FFFFFF"/>
        </w:rPr>
      </w:pPr>
    </w:p>
    <w:p w:rsidR="003E3CE1" w:rsidRPr="000D3C64" w:rsidRDefault="003E3CE1" w:rsidP="000D3C64">
      <w:pPr>
        <w:pStyle w:val="ListParagraph"/>
        <w:numPr>
          <w:ilvl w:val="4"/>
          <w:numId w:val="230"/>
        </w:numPr>
        <w:spacing w:after="0" w:line="360" w:lineRule="auto"/>
        <w:rPr>
          <w:rStyle w:val="apple-converted-space"/>
          <w:rFonts w:ascii="Times New Roman" w:hAnsi="Times New Roman" w:cs="Times New Roman"/>
          <w:bCs/>
          <w:sz w:val="30"/>
          <w:szCs w:val="30"/>
          <w:shd w:val="clear" w:color="auto" w:fill="FAFAFA"/>
        </w:rPr>
      </w:pPr>
      <w:r w:rsidRPr="000D3C64">
        <w:rPr>
          <w:rFonts w:ascii="Times New Roman" w:hAnsi="Times New Roman" w:cs="Times New Roman"/>
          <w:bCs/>
          <w:sz w:val="30"/>
          <w:szCs w:val="30"/>
          <w:shd w:val="clear" w:color="auto" w:fill="FAFAFA"/>
        </w:rPr>
        <w:t>12, 32, 72, 152,  ....</w:t>
      </w:r>
      <w:r w:rsidRPr="000D3C64">
        <w:rPr>
          <w:rStyle w:val="apple-converted-space"/>
          <w:rFonts w:ascii="Times New Roman" w:hAnsi="Times New Roman" w:cs="Times New Roman"/>
          <w:bCs/>
          <w:sz w:val="30"/>
          <w:szCs w:val="30"/>
          <w:shd w:val="clear" w:color="auto" w:fill="FAFAFA"/>
        </w:rPr>
        <w:t> </w:t>
      </w:r>
    </w:p>
    <w:p w:rsidR="003E3CE1" w:rsidRPr="000D3C64" w:rsidRDefault="003E3CE1" w:rsidP="000D3C64">
      <w:pPr>
        <w:pStyle w:val="ListParagraph"/>
        <w:numPr>
          <w:ilvl w:val="1"/>
          <w:numId w:val="253"/>
        </w:numPr>
        <w:spacing w:after="0" w:line="360" w:lineRule="auto"/>
        <w:rPr>
          <w:rFonts w:ascii="Times New Roman" w:hAnsi="Times New Roman" w:cs="Times New Roman"/>
          <w:bCs/>
          <w:sz w:val="30"/>
          <w:szCs w:val="30"/>
          <w:shd w:val="clear" w:color="auto" w:fill="FFFFFF"/>
        </w:rPr>
      </w:pPr>
      <w:r w:rsidRPr="000D3C64">
        <w:rPr>
          <w:rFonts w:ascii="Times New Roman" w:hAnsi="Times New Roman" w:cs="Times New Roman"/>
          <w:bCs/>
          <w:sz w:val="30"/>
          <w:szCs w:val="30"/>
          <w:shd w:val="clear" w:color="auto" w:fill="FFFFFF"/>
        </w:rPr>
        <w:t>312</w:t>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t>c. 515</w:t>
      </w:r>
      <w:r w:rsidRPr="000D3C64">
        <w:rPr>
          <w:rFonts w:ascii="Times New Roman" w:hAnsi="Times New Roman" w:cs="Times New Roman"/>
          <w:bCs/>
          <w:sz w:val="30"/>
          <w:szCs w:val="30"/>
          <w:shd w:val="clear" w:color="auto" w:fill="FFFFFF"/>
        </w:rPr>
        <w:tab/>
      </w:r>
    </w:p>
    <w:p w:rsidR="003E3CE1" w:rsidRPr="000D3C64" w:rsidRDefault="003E3CE1" w:rsidP="000D3C64">
      <w:pPr>
        <w:pStyle w:val="ListParagraph"/>
        <w:numPr>
          <w:ilvl w:val="1"/>
          <w:numId w:val="253"/>
        </w:numPr>
        <w:spacing w:after="0" w:line="360" w:lineRule="auto"/>
        <w:rPr>
          <w:rFonts w:ascii="Times New Roman" w:hAnsi="Times New Roman" w:cs="Times New Roman"/>
          <w:bCs/>
          <w:sz w:val="30"/>
          <w:szCs w:val="30"/>
          <w:shd w:val="clear" w:color="auto" w:fill="FFFFFF"/>
        </w:rPr>
      </w:pPr>
      <w:r w:rsidRPr="000D3C64">
        <w:rPr>
          <w:rFonts w:ascii="Times New Roman" w:hAnsi="Times New Roman" w:cs="Times New Roman"/>
          <w:bCs/>
          <w:sz w:val="30"/>
          <w:szCs w:val="30"/>
          <w:shd w:val="clear" w:color="auto" w:fill="FFFFFF"/>
        </w:rPr>
        <w:t>325</w:t>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r>
      <w:r w:rsidRPr="000D3C64">
        <w:rPr>
          <w:rFonts w:ascii="Times New Roman" w:hAnsi="Times New Roman" w:cs="Times New Roman"/>
          <w:bCs/>
          <w:sz w:val="30"/>
          <w:szCs w:val="30"/>
          <w:shd w:val="clear" w:color="auto" w:fill="FFFFFF"/>
        </w:rPr>
        <w:tab/>
        <w:t>d. 613</w:t>
      </w:r>
    </w:p>
    <w:p w:rsidR="003E3CE1" w:rsidRPr="000D3C64" w:rsidRDefault="003E3CE1" w:rsidP="000D3C64">
      <w:pPr>
        <w:spacing w:after="0" w:line="360" w:lineRule="auto"/>
        <w:ind w:left="1080"/>
        <w:rPr>
          <w:rFonts w:ascii="Times New Roman" w:hAnsi="Times New Roman" w:cs="Times New Roman"/>
          <w:bCs/>
          <w:sz w:val="30"/>
          <w:szCs w:val="30"/>
          <w:shd w:val="clear" w:color="auto" w:fill="FFFFFF"/>
        </w:rPr>
      </w:pPr>
    </w:p>
    <w:p w:rsidR="003E3CE1" w:rsidRPr="000D3C64" w:rsidRDefault="003E3CE1" w:rsidP="000D3C64">
      <w:pPr>
        <w:pStyle w:val="ListParagraph"/>
        <w:numPr>
          <w:ilvl w:val="4"/>
          <w:numId w:val="230"/>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3, 5, 9, 15, 25, ?</w:t>
      </w:r>
    </w:p>
    <w:p w:rsidR="003E3CE1" w:rsidRPr="000D3C64" w:rsidRDefault="003E3CE1" w:rsidP="000D3C64">
      <w:pPr>
        <w:pStyle w:val="ListParagraph"/>
        <w:numPr>
          <w:ilvl w:val="0"/>
          <w:numId w:val="25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39</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41</w:t>
      </w:r>
    </w:p>
    <w:p w:rsidR="003E3CE1" w:rsidRPr="00746C4E" w:rsidRDefault="003E3CE1" w:rsidP="000D3C64">
      <w:pPr>
        <w:pStyle w:val="ListParagraph"/>
        <w:numPr>
          <w:ilvl w:val="0"/>
          <w:numId w:val="25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40</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42</w:t>
      </w:r>
    </w:p>
    <w:p w:rsidR="00746C4E" w:rsidRPr="00746C4E" w:rsidRDefault="00746C4E" w:rsidP="00746C4E">
      <w:pPr>
        <w:spacing w:after="160" w:line="360" w:lineRule="auto"/>
        <w:ind w:right="12"/>
        <w:rPr>
          <w:rFonts w:ascii="Times New Roman" w:hAnsi="Times New Roman" w:cs="Times New Roman"/>
          <w:sz w:val="30"/>
          <w:szCs w:val="30"/>
        </w:rPr>
      </w:pPr>
      <w:r w:rsidRPr="00746C4E">
        <w:rPr>
          <w:rFonts w:ascii="Times New Roman" w:hAnsi="Times New Roman" w:cs="Times New Roman"/>
          <w:sz w:val="30"/>
          <w:szCs w:val="30"/>
        </w:rPr>
        <w:t>2</w:t>
      </w:r>
      <w:r>
        <w:rPr>
          <w:rFonts w:ascii="Times New Roman" w:hAnsi="Times New Roman" w:cs="Times New Roman"/>
          <w:sz w:val="30"/>
          <w:szCs w:val="30"/>
        </w:rPr>
        <w:t>1</w:t>
      </w:r>
      <w:r w:rsidRPr="00746C4E">
        <w:rPr>
          <w:rFonts w:ascii="Times New Roman" w:hAnsi="Times New Roman" w:cs="Times New Roman"/>
          <w:sz w:val="30"/>
          <w:szCs w:val="30"/>
        </w:rPr>
        <w:t xml:space="preserve">) 16, 36, 100, 324, _ ? </w:t>
      </w:r>
    </w:p>
    <w:p w:rsidR="00746C4E" w:rsidRPr="00746C4E" w:rsidRDefault="00746C4E" w:rsidP="00746C4E">
      <w:pPr>
        <w:spacing w:after="70" w:line="360" w:lineRule="auto"/>
        <w:ind w:right="6877"/>
        <w:rPr>
          <w:rFonts w:ascii="Times New Roman" w:hAnsi="Times New Roman" w:cs="Times New Roman"/>
          <w:sz w:val="30"/>
          <w:szCs w:val="30"/>
        </w:rPr>
      </w:pPr>
      <w:r w:rsidRPr="00746C4E">
        <w:rPr>
          <w:rFonts w:ascii="Times New Roman" w:hAnsi="Times New Roman" w:cs="Times New Roman"/>
          <w:sz w:val="30"/>
          <w:szCs w:val="30"/>
        </w:rPr>
        <w:t>Find the next term.</w:t>
      </w:r>
    </w:p>
    <w:p w:rsidR="003E3CE1" w:rsidRPr="00746C4E" w:rsidRDefault="00746C4E" w:rsidP="00746C4E">
      <w:pPr>
        <w:spacing w:after="70" w:line="360" w:lineRule="auto"/>
        <w:ind w:right="6877"/>
        <w:rPr>
          <w:rFonts w:ascii="Times New Roman" w:hAnsi="Times New Roman" w:cs="Times New Roman"/>
          <w:sz w:val="30"/>
          <w:szCs w:val="30"/>
        </w:rPr>
      </w:pPr>
      <w:r>
        <w:rPr>
          <w:rFonts w:ascii="Times New Roman" w:hAnsi="Times New Roman" w:cs="Times New Roman"/>
          <w:sz w:val="30"/>
          <w:szCs w:val="30"/>
        </w:rPr>
        <w:t xml:space="preserve">Sol: The sequence can be </w:t>
      </w:r>
      <w:r w:rsidRPr="00746C4E">
        <w:rPr>
          <w:rFonts w:ascii="Times New Roman" w:hAnsi="Times New Roman" w:cs="Times New Roman"/>
          <w:sz w:val="30"/>
          <w:szCs w:val="30"/>
        </w:rPr>
        <w:t xml:space="preserve">written as a sequence of squares of numbers as... 4​​2 ,62,​ 10​​2,​ 18​​2 </w:t>
      </w:r>
    </w:p>
    <w:p w:rsidR="003E3CE1" w:rsidRPr="00746C4E" w:rsidRDefault="003E3CE1" w:rsidP="00746C4E">
      <w:pPr>
        <w:pStyle w:val="ListParagraph"/>
        <w:numPr>
          <w:ilvl w:val="0"/>
          <w:numId w:val="710"/>
        </w:numPr>
        <w:spacing w:after="0" w:line="360" w:lineRule="auto"/>
        <w:rPr>
          <w:rFonts w:ascii="Times New Roman" w:eastAsia="Times New Roman" w:hAnsi="Times New Roman" w:cs="Times New Roman"/>
          <w:sz w:val="30"/>
          <w:szCs w:val="30"/>
        </w:rPr>
      </w:pPr>
      <w:r w:rsidRPr="00746C4E">
        <w:rPr>
          <w:rFonts w:ascii="Times New Roman" w:eastAsia="Times New Roman" w:hAnsi="Times New Roman" w:cs="Times New Roman"/>
          <w:sz w:val="30"/>
          <w:szCs w:val="30"/>
        </w:rPr>
        <w:t>7528 : 5306 :: 4673 : ?</w:t>
      </w:r>
    </w:p>
    <w:p w:rsidR="003E3CE1" w:rsidRPr="000D3C64" w:rsidRDefault="003E3CE1" w:rsidP="000D3C64">
      <w:pPr>
        <w:pStyle w:val="ListParagraph"/>
        <w:numPr>
          <w:ilvl w:val="1"/>
          <w:numId w:val="255"/>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2367 </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2531</w:t>
      </w:r>
    </w:p>
    <w:p w:rsidR="003E3CE1" w:rsidRPr="000D3C64" w:rsidRDefault="003E3CE1" w:rsidP="000D3C64">
      <w:pPr>
        <w:pStyle w:val="ListParagraph"/>
        <w:numPr>
          <w:ilvl w:val="1"/>
          <w:numId w:val="255"/>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2451 </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2489</w:t>
      </w:r>
    </w:p>
    <w:p w:rsidR="003E3CE1" w:rsidRPr="000D3C64" w:rsidRDefault="003E3CE1" w:rsidP="000D3C64">
      <w:pPr>
        <w:pStyle w:val="NormalWeb"/>
        <w:shd w:val="clear" w:color="auto" w:fill="FFFFFF"/>
        <w:tabs>
          <w:tab w:val="left" w:pos="1650"/>
        </w:tabs>
        <w:spacing w:before="0" w:beforeAutospacing="0" w:after="0" w:afterAutospacing="0" w:line="360" w:lineRule="auto"/>
        <w:textAlignment w:val="baseline"/>
        <w:rPr>
          <w:sz w:val="30"/>
          <w:szCs w:val="30"/>
        </w:rPr>
      </w:pPr>
      <w:r w:rsidRPr="000D3C64">
        <w:rPr>
          <w:color w:val="41302D"/>
          <w:sz w:val="30"/>
          <w:szCs w:val="30"/>
        </w:rPr>
        <w:t xml:space="preserve">              </w:t>
      </w:r>
    </w:p>
    <w:p w:rsidR="003E3CE1" w:rsidRPr="000D3C64" w:rsidRDefault="000361E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23) </w:t>
      </w:r>
      <w:r w:rsidR="003E3CE1" w:rsidRPr="000D3C64">
        <w:rPr>
          <w:rFonts w:ascii="Times New Roman" w:hAnsi="Times New Roman" w:cs="Times New Roman"/>
          <w:sz w:val="30"/>
          <w:szCs w:val="30"/>
        </w:rPr>
        <w:t>1 4,25,49,121,?</w:t>
      </w:r>
    </w:p>
    <w:p w:rsidR="003E3CE1" w:rsidRPr="000D3C64" w:rsidRDefault="003E3CE1" w:rsidP="000D3C64">
      <w:pPr>
        <w:spacing w:after="0" w:line="360" w:lineRule="auto"/>
        <w:ind w:firstLineChars="300" w:firstLine="900"/>
        <w:rPr>
          <w:rFonts w:ascii="Times New Roman" w:hAnsi="Times New Roman" w:cs="Times New Roman"/>
          <w:sz w:val="30"/>
          <w:szCs w:val="30"/>
        </w:rPr>
      </w:pPr>
      <w:r w:rsidRPr="000D3C64">
        <w:rPr>
          <w:rFonts w:ascii="Times New Roman" w:hAnsi="Times New Roman" w:cs="Times New Roman"/>
          <w:sz w:val="30"/>
          <w:szCs w:val="30"/>
        </w:rPr>
        <w:t>A.196                                  B.225</w:t>
      </w:r>
    </w:p>
    <w:p w:rsidR="003E3CE1" w:rsidRPr="000D3C64" w:rsidRDefault="003E3CE1" w:rsidP="000D3C64">
      <w:pPr>
        <w:spacing w:after="0" w:line="360" w:lineRule="auto"/>
        <w:ind w:firstLineChars="300" w:firstLine="900"/>
        <w:rPr>
          <w:rFonts w:ascii="Times New Roman" w:hAnsi="Times New Roman" w:cs="Times New Roman"/>
          <w:sz w:val="30"/>
          <w:szCs w:val="30"/>
        </w:rPr>
      </w:pPr>
      <w:r w:rsidRPr="000D3C64">
        <w:rPr>
          <w:rFonts w:ascii="Times New Roman" w:hAnsi="Times New Roman" w:cs="Times New Roman"/>
          <w:sz w:val="30"/>
          <w:szCs w:val="30"/>
        </w:rPr>
        <w:t>C.16                                    D.None</w:t>
      </w:r>
    </w:p>
    <w:p w:rsidR="003E3CE1" w:rsidRPr="000D3C64" w:rsidRDefault="003E3CE1" w:rsidP="000D3C64">
      <w:pPr>
        <w:spacing w:after="0" w:line="360" w:lineRule="auto"/>
        <w:ind w:firstLineChars="300" w:firstLine="900"/>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24</w:t>
      </w:r>
      <w:r w:rsidR="003E3CE1" w:rsidRPr="000D3C64">
        <w:rPr>
          <w:rFonts w:ascii="Times New Roman" w:hAnsi="Times New Roman" w:cs="Times New Roman"/>
          <w:sz w:val="30"/>
          <w:szCs w:val="30"/>
        </w:rPr>
        <w:t>) 2 7,14,55,110,?</w:t>
      </w:r>
    </w:p>
    <w:p w:rsidR="003E3CE1" w:rsidRPr="000D3C64" w:rsidRDefault="003E3CE1" w:rsidP="000D3C64">
      <w:pPr>
        <w:spacing w:after="0" w:line="360" w:lineRule="auto"/>
        <w:ind w:firstLineChars="300" w:firstLine="900"/>
        <w:rPr>
          <w:rFonts w:ascii="Times New Roman" w:hAnsi="Times New Roman" w:cs="Times New Roman"/>
          <w:sz w:val="30"/>
          <w:szCs w:val="30"/>
        </w:rPr>
      </w:pPr>
      <w:r w:rsidRPr="000D3C64">
        <w:rPr>
          <w:rFonts w:ascii="Times New Roman" w:hAnsi="Times New Roman" w:cs="Times New Roman"/>
          <w:sz w:val="30"/>
          <w:szCs w:val="30"/>
        </w:rPr>
        <w:t>A.140                                   B.155</w:t>
      </w:r>
    </w:p>
    <w:p w:rsidR="003E3CE1" w:rsidRPr="000D3C64" w:rsidRDefault="003E3CE1" w:rsidP="000D3C64">
      <w:pPr>
        <w:spacing w:after="0" w:line="360" w:lineRule="auto"/>
        <w:ind w:firstLineChars="300" w:firstLine="900"/>
        <w:rPr>
          <w:rFonts w:ascii="Times New Roman" w:hAnsi="Times New Roman" w:cs="Times New Roman"/>
          <w:sz w:val="30"/>
          <w:szCs w:val="30"/>
        </w:rPr>
      </w:pPr>
      <w:r w:rsidRPr="000D3C64">
        <w:rPr>
          <w:rFonts w:ascii="Times New Roman" w:hAnsi="Times New Roman" w:cs="Times New Roman"/>
          <w:sz w:val="30"/>
          <w:szCs w:val="30"/>
        </w:rPr>
        <w:t>C.121                                   D.1255</w:t>
      </w: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25</w:t>
      </w:r>
      <w:r w:rsidR="003E3CE1" w:rsidRPr="000D3C64">
        <w:rPr>
          <w:rFonts w:ascii="Times New Roman" w:hAnsi="Times New Roman" w:cs="Times New Roman"/>
          <w:sz w:val="30"/>
          <w:szCs w:val="30"/>
        </w:rPr>
        <w:t>)What is the next number in the series? 2,4,7,10,15,18,….</w:t>
      </w:r>
    </w:p>
    <w:p w:rsidR="003E3CE1" w:rsidRPr="000D3C64" w:rsidRDefault="003E3CE1" w:rsidP="000D3C64">
      <w:pPr>
        <w:spacing w:after="0" w:line="360" w:lineRule="auto"/>
        <w:ind w:firstLineChars="150" w:firstLine="450"/>
        <w:rPr>
          <w:rFonts w:ascii="Times New Roman" w:hAnsi="Times New Roman" w:cs="Times New Roman"/>
          <w:sz w:val="30"/>
          <w:szCs w:val="30"/>
        </w:rPr>
      </w:pPr>
      <w:r w:rsidRPr="000D3C64">
        <w:rPr>
          <w:rFonts w:ascii="Times New Roman" w:hAnsi="Times New Roman" w:cs="Times New Roman"/>
          <w:sz w:val="30"/>
          <w:szCs w:val="30"/>
        </w:rPr>
        <w:t>A.23                                            B.25</w:t>
      </w:r>
    </w:p>
    <w:p w:rsidR="003E3CE1" w:rsidRPr="000D3C64" w:rsidRDefault="003E3CE1" w:rsidP="000D3C64">
      <w:pPr>
        <w:spacing w:after="0" w:line="360" w:lineRule="auto"/>
        <w:ind w:firstLineChars="150" w:firstLine="450"/>
        <w:rPr>
          <w:rFonts w:ascii="Times New Roman" w:hAnsi="Times New Roman" w:cs="Times New Roman"/>
          <w:sz w:val="30"/>
          <w:szCs w:val="30"/>
        </w:rPr>
      </w:pPr>
      <w:r w:rsidRPr="000D3C64">
        <w:rPr>
          <w:rFonts w:ascii="Times New Roman" w:hAnsi="Times New Roman" w:cs="Times New Roman"/>
          <w:sz w:val="30"/>
          <w:szCs w:val="30"/>
        </w:rPr>
        <w:t>C.26                                             D.27</w:t>
      </w:r>
    </w:p>
    <w:p w:rsidR="000361E2"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shd w:val="clear" w:color="auto" w:fill="FFFFFF"/>
        </w:rPr>
        <w:t>26</w:t>
      </w:r>
      <w:r w:rsidR="000361E2" w:rsidRPr="000D3C64">
        <w:rPr>
          <w:rFonts w:ascii="Times New Roman" w:eastAsia="Times New Roman" w:hAnsi="Times New Roman" w:cs="Times New Roman"/>
          <w:sz w:val="30"/>
          <w:szCs w:val="30"/>
          <w:shd w:val="clear" w:color="auto" w:fill="FFFFFF"/>
        </w:rPr>
        <w:t>) What is the 8th term in the series 1, 4, 9, 18, 35, 68, . . . </w:t>
      </w:r>
    </w:p>
    <w:p w:rsidR="000361E2" w:rsidRPr="000D3C64" w:rsidRDefault="000361E2" w:rsidP="000D3C64">
      <w:pPr>
        <w:numPr>
          <w:ilvl w:val="0"/>
          <w:numId w:val="250"/>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131</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133</w:t>
      </w:r>
    </w:p>
    <w:p w:rsidR="000361E2" w:rsidRPr="000D3C64" w:rsidRDefault="000361E2" w:rsidP="000D3C64">
      <w:pPr>
        <w:numPr>
          <w:ilvl w:val="0"/>
          <w:numId w:val="250"/>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262</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 xml:space="preserve">d. 135 </w:t>
      </w:r>
    </w:p>
    <w:p w:rsidR="000361E2" w:rsidRPr="000D3C64" w:rsidRDefault="000361E2" w:rsidP="000D3C64">
      <w:pPr>
        <w:spacing w:after="0" w:line="360" w:lineRule="auto"/>
        <w:ind w:firstLineChars="150" w:firstLine="450"/>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27</w:t>
      </w:r>
      <w:r w:rsidR="003E3CE1" w:rsidRPr="000D3C64">
        <w:rPr>
          <w:rFonts w:ascii="Times New Roman" w:hAnsi="Times New Roman" w:cs="Times New Roman"/>
          <w:sz w:val="30"/>
          <w:szCs w:val="30"/>
        </w:rPr>
        <w:t>)2, 3, 5, 7, 11, (….), 17</w:t>
      </w:r>
    </w:p>
    <w:p w:rsidR="003E3CE1" w:rsidRPr="000D3C64" w:rsidRDefault="003E3CE1" w:rsidP="000D3C64">
      <w:pPr>
        <w:spacing w:after="0" w:line="360" w:lineRule="auto"/>
        <w:ind w:firstLineChars="150" w:firstLine="450"/>
        <w:rPr>
          <w:rFonts w:ascii="Times New Roman" w:hAnsi="Times New Roman" w:cs="Times New Roman"/>
          <w:sz w:val="30"/>
          <w:szCs w:val="30"/>
        </w:rPr>
      </w:pPr>
      <w:r w:rsidRPr="000D3C64">
        <w:rPr>
          <w:rFonts w:ascii="Times New Roman" w:hAnsi="Times New Roman" w:cs="Times New Roman"/>
          <w:sz w:val="30"/>
          <w:szCs w:val="30"/>
        </w:rPr>
        <w:t>A. 12                                          B. 13</w:t>
      </w:r>
    </w:p>
    <w:p w:rsidR="003E3CE1" w:rsidRPr="000D3C64" w:rsidRDefault="003E3CE1" w:rsidP="000D3C64">
      <w:pPr>
        <w:spacing w:after="0" w:line="360" w:lineRule="auto"/>
        <w:ind w:firstLineChars="150" w:firstLine="450"/>
        <w:rPr>
          <w:rFonts w:ascii="Times New Roman" w:hAnsi="Times New Roman" w:cs="Times New Roman"/>
          <w:sz w:val="30"/>
          <w:szCs w:val="30"/>
        </w:rPr>
      </w:pPr>
      <w:r w:rsidRPr="000D3C64">
        <w:rPr>
          <w:rFonts w:ascii="Times New Roman" w:hAnsi="Times New Roman" w:cs="Times New Roman"/>
          <w:sz w:val="30"/>
          <w:szCs w:val="30"/>
        </w:rPr>
        <w:t>C. 14                                          D. 15</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28</w:t>
      </w:r>
      <w:r w:rsidR="003E3CE1" w:rsidRPr="000D3C64">
        <w:rPr>
          <w:rFonts w:ascii="Times New Roman" w:hAnsi="Times New Roman" w:cs="Times New Roman"/>
          <w:sz w:val="30"/>
          <w:szCs w:val="30"/>
        </w:rPr>
        <w:t>)522 1235 2661 4800 7652 11217 ?</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15495</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16208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14782</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16921</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Option A</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29</w:t>
      </w:r>
      <w:r w:rsidR="003E3CE1" w:rsidRPr="000D3C64">
        <w:rPr>
          <w:rFonts w:ascii="Times New Roman" w:hAnsi="Times New Roman" w:cs="Times New Roman"/>
          <w:sz w:val="30"/>
          <w:szCs w:val="30"/>
        </w:rPr>
        <w:t>)What is the 8th term in the series 1, 4, 9, 18, 35, 68, . . .</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A.262</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B.148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C.342</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D.112</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30</w:t>
      </w:r>
      <w:r w:rsidR="003E3CE1" w:rsidRPr="000D3C64">
        <w:rPr>
          <w:rFonts w:ascii="Times New Roman" w:hAnsi="Times New Roman" w:cs="Times New Roman"/>
          <w:sz w:val="30"/>
          <w:szCs w:val="30"/>
        </w:rPr>
        <w:t>) 8 11 21 15 18 21 22</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A.25 18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B.25 21</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C.25 29</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D.24 21</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E.22 26</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31</w:t>
      </w:r>
      <w:r w:rsidR="003E3CE1" w:rsidRPr="000D3C64">
        <w:rPr>
          <w:rFonts w:ascii="Times New Roman" w:hAnsi="Times New Roman" w:cs="Times New Roman"/>
          <w:sz w:val="30"/>
          <w:szCs w:val="30"/>
        </w:rPr>
        <w:t>)Look at this series: 2, 6, 18, 54, … What number should come next?</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A.108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B.148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C.162</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D.216</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32</w:t>
      </w:r>
      <w:r w:rsidR="003E3CE1" w:rsidRPr="000D3C64">
        <w:rPr>
          <w:rFonts w:ascii="Times New Roman" w:hAnsi="Times New Roman" w:cs="Times New Roman"/>
          <w:sz w:val="30"/>
          <w:szCs w:val="30"/>
        </w:rPr>
        <w:t>) Look at this series: F2, __, D8, C16, B32, … What number should fill the blank?</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A.A16</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B.G4</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C.E4</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D.E3</w:t>
      </w: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33</w:t>
      </w:r>
      <w:r w:rsidR="003E3CE1" w:rsidRPr="000D3C64">
        <w:rPr>
          <w:rFonts w:ascii="Times New Roman" w:hAnsi="Times New Roman" w:cs="Times New Roman"/>
          <w:sz w:val="30"/>
          <w:szCs w:val="30"/>
        </w:rPr>
        <w:t>)Look at this series: V, VIII, XI, XIV, __, XX, … What number should fill the blank?</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A.IX</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B.XXIII</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C.XV</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D.XVII</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Option D</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34</w:t>
      </w:r>
      <w:r w:rsidR="003E3CE1" w:rsidRPr="000D3C64">
        <w:rPr>
          <w:rFonts w:ascii="Times New Roman" w:hAnsi="Times New Roman" w:cs="Times New Roman"/>
          <w:sz w:val="30"/>
          <w:szCs w:val="30"/>
        </w:rPr>
        <w:t>).Look at this series: 4, 7, 25, 10, __, 20, 16, 19, … What number should fill the blank?</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A.13</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B.15</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C.20</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Option A</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0D3C64"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35</w:t>
      </w:r>
      <w:r w:rsidR="003E3CE1" w:rsidRPr="000D3C64">
        <w:rPr>
          <w:rFonts w:ascii="Times New Roman" w:hAnsi="Times New Roman" w:cs="Times New Roman"/>
          <w:sz w:val="30"/>
          <w:szCs w:val="30"/>
        </w:rPr>
        <w:t>)6 10 14 18 22 26 30</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A.36 40</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B.33 37</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C.38 42</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D.34 36</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E.34 38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Option D</w:t>
      </w:r>
    </w:p>
    <w:p w:rsidR="003E3CE1" w:rsidRPr="000D3C64" w:rsidRDefault="003E3CE1" w:rsidP="000D3C64">
      <w:pPr>
        <w:spacing w:line="360" w:lineRule="auto"/>
        <w:rPr>
          <w:rFonts w:ascii="Times New Roman" w:hAnsi="Times New Roman" w:cs="Times New Roman"/>
          <w:color w:val="FF0000"/>
          <w:sz w:val="30"/>
          <w:szCs w:val="30"/>
        </w:rPr>
      </w:pPr>
    </w:p>
    <w:p w:rsidR="003E3CE1" w:rsidRPr="000D3C64" w:rsidRDefault="000D3C64" w:rsidP="000D3C64">
      <w:pPr>
        <w:pStyle w:val="Default"/>
        <w:spacing w:line="360" w:lineRule="auto"/>
        <w:rPr>
          <w:sz w:val="30"/>
          <w:szCs w:val="30"/>
        </w:rPr>
      </w:pPr>
      <w:r>
        <w:rPr>
          <w:sz w:val="30"/>
          <w:szCs w:val="30"/>
        </w:rPr>
        <w:t>36</w:t>
      </w:r>
      <w:r w:rsidR="003E3CE1" w:rsidRPr="000D3C64">
        <w:rPr>
          <w:sz w:val="30"/>
          <w:szCs w:val="30"/>
        </w:rPr>
        <w:t xml:space="preserve">)(0+0),(2+1),(4+1),8,11, ,20,27,__ </w:t>
      </w:r>
    </w:p>
    <w:p w:rsidR="003E3CE1" w:rsidRPr="000D3C64" w:rsidRDefault="003E3CE1" w:rsidP="000D3C64">
      <w:pPr>
        <w:pStyle w:val="Default"/>
        <w:spacing w:line="360" w:lineRule="auto"/>
        <w:rPr>
          <w:sz w:val="30"/>
          <w:szCs w:val="30"/>
        </w:rPr>
      </w:pPr>
      <w:r w:rsidRPr="000D3C64">
        <w:rPr>
          <w:sz w:val="30"/>
          <w:szCs w:val="30"/>
        </w:rPr>
        <w:t xml:space="preserve">a. 10 b. 20 c .13 d. 15 e. None of these </w:t>
      </w:r>
    </w:p>
    <w:p w:rsidR="003E3CE1" w:rsidRPr="000D3C64" w:rsidRDefault="000D3C64" w:rsidP="000D3C64">
      <w:pPr>
        <w:pStyle w:val="Default"/>
        <w:spacing w:line="360" w:lineRule="auto"/>
        <w:rPr>
          <w:sz w:val="30"/>
          <w:szCs w:val="30"/>
        </w:rPr>
      </w:pPr>
      <w:r>
        <w:rPr>
          <w:sz w:val="30"/>
          <w:szCs w:val="30"/>
        </w:rPr>
        <w:t>37</w:t>
      </w:r>
      <w:r w:rsidR="003E3CE1" w:rsidRPr="000D3C64">
        <w:rPr>
          <w:sz w:val="30"/>
          <w:szCs w:val="30"/>
        </w:rPr>
        <w:t xml:space="preserve">) Find the missing number: </w:t>
      </w:r>
    </w:p>
    <w:p w:rsidR="003E3CE1" w:rsidRPr="000D3C64" w:rsidRDefault="003E3CE1" w:rsidP="000D3C64">
      <w:pPr>
        <w:pStyle w:val="Default"/>
        <w:spacing w:line="360" w:lineRule="auto"/>
        <w:rPr>
          <w:sz w:val="30"/>
          <w:szCs w:val="30"/>
        </w:rPr>
      </w:pPr>
      <w:r w:rsidRPr="000D3C64">
        <w:rPr>
          <w:sz w:val="30"/>
          <w:szCs w:val="30"/>
        </w:rPr>
        <w:t xml:space="preserve">3, 4, 10, 33, 136, _. </w:t>
      </w:r>
    </w:p>
    <w:p w:rsidR="003E3CE1" w:rsidRPr="000D3C64" w:rsidRDefault="003E3CE1" w:rsidP="000D3C64">
      <w:pPr>
        <w:pStyle w:val="Default"/>
        <w:spacing w:line="360" w:lineRule="auto"/>
        <w:rPr>
          <w:sz w:val="30"/>
          <w:szCs w:val="30"/>
        </w:rPr>
      </w:pPr>
      <w:r w:rsidRPr="000D3C64">
        <w:rPr>
          <w:sz w:val="30"/>
          <w:szCs w:val="30"/>
        </w:rPr>
        <w:t>a. 680 b. 685 c. 132 d. 326</w:t>
      </w:r>
    </w:p>
    <w:p w:rsidR="003E3CE1" w:rsidRPr="000D3C64" w:rsidRDefault="003E3CE1" w:rsidP="000D3C64">
      <w:pPr>
        <w:spacing w:line="360" w:lineRule="auto"/>
        <w:rPr>
          <w:rFonts w:ascii="Times New Roman" w:hAnsi="Times New Roman" w:cs="Times New Roman"/>
          <w:sz w:val="30"/>
          <w:szCs w:val="30"/>
        </w:rPr>
      </w:pPr>
    </w:p>
    <w:p w:rsidR="003E3CE1" w:rsidRPr="000D3C64" w:rsidRDefault="000D3C64" w:rsidP="000D3C64">
      <w:pPr>
        <w:spacing w:after="0" w:line="360" w:lineRule="auto"/>
        <w:textAlignment w:val="baseline"/>
        <w:rPr>
          <w:rFonts w:ascii="Times New Roman" w:eastAsia="Times New Roman" w:hAnsi="Times New Roman" w:cs="Times New Roman"/>
          <w:color w:val="000000"/>
          <w:sz w:val="30"/>
          <w:szCs w:val="30"/>
        </w:rPr>
      </w:pPr>
      <w:r>
        <w:rPr>
          <w:rFonts w:ascii="Times New Roman" w:eastAsia="Times New Roman" w:hAnsi="Times New Roman" w:cs="Times New Roman"/>
          <w:color w:val="0A0A0A"/>
          <w:sz w:val="30"/>
          <w:szCs w:val="30"/>
          <w:shd w:val="clear" w:color="auto" w:fill="EEEEEE"/>
        </w:rPr>
        <w:t>38</w:t>
      </w:r>
      <w:r w:rsidR="003E3CE1" w:rsidRPr="000D3C64">
        <w:rPr>
          <w:rFonts w:ascii="Times New Roman" w:eastAsia="Times New Roman" w:hAnsi="Times New Roman" w:cs="Times New Roman"/>
          <w:color w:val="0A0A0A"/>
          <w:sz w:val="30"/>
          <w:szCs w:val="30"/>
          <w:shd w:val="clear" w:color="auto" w:fill="EEEEEE"/>
        </w:rPr>
        <w:t>)2,5,10,17,?,41</w:t>
      </w:r>
    </w:p>
    <w:p w:rsidR="003E3CE1" w:rsidRPr="000D3C64" w:rsidRDefault="003E3CE1" w:rsidP="000D3C64">
      <w:pPr>
        <w:numPr>
          <w:ilvl w:val="0"/>
          <w:numId w:val="256"/>
        </w:numPr>
        <w:spacing w:after="0" w:line="360" w:lineRule="auto"/>
        <w:textAlignment w:val="baseline"/>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44</w:t>
      </w:r>
    </w:p>
    <w:p w:rsidR="003E3CE1" w:rsidRPr="000D3C64" w:rsidRDefault="003E3CE1" w:rsidP="000D3C64">
      <w:pPr>
        <w:numPr>
          <w:ilvl w:val="0"/>
          <w:numId w:val="256"/>
        </w:numPr>
        <w:spacing w:after="0" w:line="360" w:lineRule="auto"/>
        <w:textAlignment w:val="baseline"/>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28</w:t>
      </w:r>
    </w:p>
    <w:p w:rsidR="003E3CE1" w:rsidRPr="000D3C64" w:rsidRDefault="003E3CE1" w:rsidP="000D3C64">
      <w:pPr>
        <w:numPr>
          <w:ilvl w:val="0"/>
          <w:numId w:val="256"/>
        </w:numPr>
        <w:spacing w:after="0" w:line="360" w:lineRule="auto"/>
        <w:textAlignment w:val="baseline"/>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31</w:t>
      </w:r>
    </w:p>
    <w:p w:rsidR="003E3CE1" w:rsidRPr="000D3C64" w:rsidRDefault="003E3CE1" w:rsidP="000D3C64">
      <w:pPr>
        <w:numPr>
          <w:ilvl w:val="0"/>
          <w:numId w:val="256"/>
        </w:numPr>
        <w:spacing w:after="0" w:line="360" w:lineRule="auto"/>
        <w:textAlignment w:val="baseline"/>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23</w:t>
      </w: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39</w:t>
      </w:r>
      <w:r w:rsidR="003E3CE1" w:rsidRPr="000D3C64">
        <w:rPr>
          <w:rFonts w:ascii="Times New Roman" w:eastAsia="Times New Roman" w:hAnsi="Times New Roman" w:cs="Times New Roman"/>
          <w:color w:val="0A0A0A"/>
          <w:sz w:val="30"/>
          <w:szCs w:val="30"/>
        </w:rPr>
        <w:t>)1, 1, 2, 3, 6, 7, 10, 11, ?</w:t>
      </w:r>
    </w:p>
    <w:p w:rsidR="003E3CE1" w:rsidRPr="000D3C64" w:rsidRDefault="003E3CE1" w:rsidP="000D3C64">
      <w:pPr>
        <w:numPr>
          <w:ilvl w:val="0"/>
          <w:numId w:val="25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12</w:t>
      </w:r>
    </w:p>
    <w:p w:rsidR="003E3CE1" w:rsidRPr="000D3C64" w:rsidRDefault="003E3CE1" w:rsidP="000D3C64">
      <w:pPr>
        <w:numPr>
          <w:ilvl w:val="0"/>
          <w:numId w:val="25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13</w:t>
      </w:r>
    </w:p>
    <w:p w:rsidR="003E3CE1" w:rsidRPr="000D3C64" w:rsidRDefault="003E3CE1" w:rsidP="000D3C64">
      <w:pPr>
        <w:numPr>
          <w:ilvl w:val="0"/>
          <w:numId w:val="25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14</w:t>
      </w:r>
    </w:p>
    <w:p w:rsidR="003E3CE1" w:rsidRPr="000D3C64" w:rsidRDefault="003E3CE1" w:rsidP="000D3C64">
      <w:pPr>
        <w:numPr>
          <w:ilvl w:val="0"/>
          <w:numId w:val="25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15</w:t>
      </w: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40</w:t>
      </w:r>
      <w:r w:rsidR="003E3CE1" w:rsidRPr="000D3C64">
        <w:rPr>
          <w:rFonts w:ascii="Times New Roman" w:eastAsia="Times New Roman" w:hAnsi="Times New Roman" w:cs="Times New Roman"/>
          <w:color w:val="0A0A0A"/>
          <w:sz w:val="30"/>
          <w:szCs w:val="30"/>
          <w:shd w:val="clear" w:color="auto" w:fill="EEEEEE"/>
        </w:rPr>
        <w:t>)What is the 8th term in the series 1, 4, 9, 18, 35, 68, . . .</w:t>
      </w:r>
    </w:p>
    <w:p w:rsidR="003E3CE1" w:rsidRPr="000D3C64" w:rsidRDefault="003E3CE1" w:rsidP="000D3C64">
      <w:pPr>
        <w:numPr>
          <w:ilvl w:val="0"/>
          <w:numId w:val="25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262</w:t>
      </w:r>
    </w:p>
    <w:p w:rsidR="003E3CE1" w:rsidRPr="000D3C64" w:rsidRDefault="003E3CE1" w:rsidP="000D3C64">
      <w:pPr>
        <w:numPr>
          <w:ilvl w:val="0"/>
          <w:numId w:val="25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148</w:t>
      </w:r>
    </w:p>
    <w:p w:rsidR="003E3CE1" w:rsidRPr="000D3C64" w:rsidRDefault="003E3CE1" w:rsidP="000D3C64">
      <w:pPr>
        <w:numPr>
          <w:ilvl w:val="0"/>
          <w:numId w:val="25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342</w:t>
      </w:r>
    </w:p>
    <w:p w:rsidR="003E3CE1" w:rsidRPr="000D3C64" w:rsidRDefault="003E3CE1" w:rsidP="000D3C64">
      <w:pPr>
        <w:numPr>
          <w:ilvl w:val="0"/>
          <w:numId w:val="25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112</w:t>
      </w: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41</w:t>
      </w:r>
      <w:r w:rsidR="003E3CE1" w:rsidRPr="000D3C64">
        <w:rPr>
          <w:rFonts w:ascii="Times New Roman" w:eastAsia="Times New Roman" w:hAnsi="Times New Roman" w:cs="Times New Roman"/>
          <w:color w:val="0A0A0A"/>
          <w:sz w:val="30"/>
          <w:szCs w:val="30"/>
        </w:rPr>
        <w:t>) 8 11 21 15 18 21 22</w:t>
      </w:r>
    </w:p>
    <w:p w:rsidR="003E3CE1" w:rsidRPr="000D3C64" w:rsidRDefault="003E3CE1" w:rsidP="000D3C64">
      <w:pPr>
        <w:numPr>
          <w:ilvl w:val="0"/>
          <w:numId w:val="25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25 18</w:t>
      </w:r>
    </w:p>
    <w:p w:rsidR="003E3CE1" w:rsidRPr="000D3C64" w:rsidRDefault="003E3CE1" w:rsidP="000D3C64">
      <w:pPr>
        <w:numPr>
          <w:ilvl w:val="0"/>
          <w:numId w:val="25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25 21</w:t>
      </w:r>
    </w:p>
    <w:p w:rsidR="003E3CE1" w:rsidRPr="000D3C64" w:rsidRDefault="003E3CE1" w:rsidP="000D3C64">
      <w:pPr>
        <w:numPr>
          <w:ilvl w:val="0"/>
          <w:numId w:val="25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25 29</w:t>
      </w:r>
    </w:p>
    <w:p w:rsidR="003E3CE1" w:rsidRPr="000D3C64" w:rsidRDefault="003E3CE1" w:rsidP="000D3C64">
      <w:pPr>
        <w:numPr>
          <w:ilvl w:val="0"/>
          <w:numId w:val="25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24 21</w:t>
      </w:r>
    </w:p>
    <w:p w:rsidR="003E3CE1" w:rsidRPr="000D3C64" w:rsidRDefault="003E3CE1" w:rsidP="000D3C64">
      <w:pPr>
        <w:numPr>
          <w:ilvl w:val="0"/>
          <w:numId w:val="25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22 26</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42</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Look at this series: 2, 6, 18, 54, ... What number should come next?</w:t>
      </w:r>
    </w:p>
    <w:p w:rsidR="003E3CE1" w:rsidRPr="000D3C64" w:rsidRDefault="003E3CE1" w:rsidP="000D3C64">
      <w:pPr>
        <w:numPr>
          <w:ilvl w:val="0"/>
          <w:numId w:val="26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108</w:t>
      </w:r>
    </w:p>
    <w:p w:rsidR="003E3CE1" w:rsidRPr="000D3C64" w:rsidRDefault="003E3CE1" w:rsidP="000D3C64">
      <w:pPr>
        <w:numPr>
          <w:ilvl w:val="0"/>
          <w:numId w:val="26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148</w:t>
      </w:r>
    </w:p>
    <w:p w:rsidR="003E3CE1" w:rsidRPr="000D3C64" w:rsidRDefault="003E3CE1" w:rsidP="000D3C64">
      <w:pPr>
        <w:numPr>
          <w:ilvl w:val="0"/>
          <w:numId w:val="26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162</w:t>
      </w:r>
    </w:p>
    <w:p w:rsidR="003E3CE1" w:rsidRPr="000D3C64" w:rsidRDefault="003E3CE1" w:rsidP="000D3C64">
      <w:pPr>
        <w:numPr>
          <w:ilvl w:val="0"/>
          <w:numId w:val="26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216</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43</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Look at this series: F2, __, D8, C16, B32, ... What number should</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fill the blank?</w:t>
      </w:r>
    </w:p>
    <w:p w:rsidR="003E3CE1" w:rsidRPr="000D3C64" w:rsidRDefault="003E3CE1" w:rsidP="000D3C64">
      <w:pPr>
        <w:numPr>
          <w:ilvl w:val="0"/>
          <w:numId w:val="261"/>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A16</w:t>
      </w:r>
    </w:p>
    <w:p w:rsidR="003E3CE1" w:rsidRPr="000D3C64" w:rsidRDefault="003E3CE1" w:rsidP="000D3C64">
      <w:pPr>
        <w:numPr>
          <w:ilvl w:val="0"/>
          <w:numId w:val="261"/>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G4</w:t>
      </w:r>
    </w:p>
    <w:p w:rsidR="003E3CE1" w:rsidRPr="000D3C64" w:rsidRDefault="003E3CE1" w:rsidP="000D3C64">
      <w:pPr>
        <w:numPr>
          <w:ilvl w:val="0"/>
          <w:numId w:val="261"/>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E4</w:t>
      </w:r>
    </w:p>
    <w:p w:rsidR="003E3CE1" w:rsidRPr="000D3C64" w:rsidRDefault="003E3CE1" w:rsidP="000D3C64">
      <w:pPr>
        <w:numPr>
          <w:ilvl w:val="0"/>
          <w:numId w:val="261"/>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E3</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44</w:t>
      </w:r>
      <w:r w:rsidR="003E3CE1" w:rsidRPr="000D3C64">
        <w:rPr>
          <w:rFonts w:ascii="Times New Roman" w:eastAsia="Times New Roman" w:hAnsi="Times New Roman" w:cs="Times New Roman"/>
          <w:color w:val="0A0A0A"/>
          <w:sz w:val="30"/>
          <w:szCs w:val="30"/>
          <w:shd w:val="clear" w:color="auto" w:fill="EEEEEE"/>
        </w:rPr>
        <w:t>)Look at this series: V, VIII, XI, XIV, __, XX, ...</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What number should fill the blank?</w:t>
      </w:r>
    </w:p>
    <w:p w:rsidR="003E3CE1" w:rsidRPr="000D3C64" w:rsidRDefault="003E3CE1" w:rsidP="000D3C64">
      <w:pPr>
        <w:numPr>
          <w:ilvl w:val="0"/>
          <w:numId w:val="262"/>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IX</w:t>
      </w:r>
    </w:p>
    <w:p w:rsidR="003E3CE1" w:rsidRPr="000D3C64" w:rsidRDefault="003E3CE1" w:rsidP="000D3C64">
      <w:pPr>
        <w:numPr>
          <w:ilvl w:val="0"/>
          <w:numId w:val="262"/>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3D3D3D"/>
          <w:sz w:val="30"/>
          <w:szCs w:val="30"/>
        </w:rPr>
        <w:t>XXIII</w:t>
      </w:r>
    </w:p>
    <w:p w:rsidR="003E3CE1" w:rsidRPr="000D3C64" w:rsidRDefault="003E3CE1" w:rsidP="000D3C64">
      <w:pPr>
        <w:numPr>
          <w:ilvl w:val="0"/>
          <w:numId w:val="26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XV</w:t>
      </w:r>
    </w:p>
    <w:p w:rsidR="003E3CE1" w:rsidRPr="000D3C64" w:rsidRDefault="003E3CE1" w:rsidP="000D3C64">
      <w:pPr>
        <w:numPr>
          <w:ilvl w:val="0"/>
          <w:numId w:val="26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XVII</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45</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Look at this series: 4, 7, 25, 10, __, 20, 16, 19, ...</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What number should fill the blank?</w:t>
      </w:r>
    </w:p>
    <w:p w:rsidR="003E3CE1" w:rsidRPr="000D3C64" w:rsidRDefault="003E3CE1" w:rsidP="000D3C64">
      <w:pPr>
        <w:numPr>
          <w:ilvl w:val="0"/>
          <w:numId w:val="26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p w:rsidR="003E3CE1" w:rsidRPr="000D3C64" w:rsidRDefault="003E3CE1" w:rsidP="000D3C64">
      <w:pPr>
        <w:numPr>
          <w:ilvl w:val="0"/>
          <w:numId w:val="26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p w:rsidR="003E3CE1" w:rsidRPr="000D3C64" w:rsidRDefault="003E3CE1" w:rsidP="000D3C64">
      <w:pPr>
        <w:numPr>
          <w:ilvl w:val="0"/>
          <w:numId w:val="26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p w:rsidR="003E3CE1" w:rsidRPr="000D3C64" w:rsidRDefault="003E3CE1" w:rsidP="000D3C64">
      <w:pPr>
        <w:numPr>
          <w:ilvl w:val="0"/>
          <w:numId w:val="26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46</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6 10 14 18 22 26 30</w:t>
      </w:r>
    </w:p>
    <w:p w:rsidR="003E3CE1" w:rsidRPr="000D3C64" w:rsidRDefault="003E3CE1" w:rsidP="000D3C64">
      <w:pPr>
        <w:numPr>
          <w:ilvl w:val="0"/>
          <w:numId w:val="26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36 40</w:t>
      </w:r>
    </w:p>
    <w:p w:rsidR="003E3CE1" w:rsidRPr="000D3C64" w:rsidRDefault="003E3CE1" w:rsidP="000D3C64">
      <w:pPr>
        <w:numPr>
          <w:ilvl w:val="0"/>
          <w:numId w:val="26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33 37</w:t>
      </w:r>
    </w:p>
    <w:p w:rsidR="003E3CE1" w:rsidRPr="000D3C64" w:rsidRDefault="003E3CE1" w:rsidP="000D3C64">
      <w:pPr>
        <w:numPr>
          <w:ilvl w:val="0"/>
          <w:numId w:val="26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38 42</w:t>
      </w:r>
    </w:p>
    <w:p w:rsidR="003E3CE1" w:rsidRPr="000D3C64" w:rsidRDefault="003E3CE1" w:rsidP="000D3C64">
      <w:pPr>
        <w:numPr>
          <w:ilvl w:val="0"/>
          <w:numId w:val="26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34 36</w:t>
      </w:r>
    </w:p>
    <w:p w:rsidR="003E3CE1" w:rsidRPr="000D3C64" w:rsidRDefault="003E3CE1" w:rsidP="000D3C64">
      <w:pPr>
        <w:numPr>
          <w:ilvl w:val="0"/>
          <w:numId w:val="26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34 38</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47</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1,3,5,9,15, ? ,41 ,?</w:t>
      </w:r>
    </w:p>
    <w:p w:rsidR="003E3CE1" w:rsidRPr="000D3C64" w:rsidRDefault="003E3CE1" w:rsidP="000D3C64">
      <w:pPr>
        <w:numPr>
          <w:ilvl w:val="0"/>
          <w:numId w:val="26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 &amp; 53</w:t>
      </w:r>
    </w:p>
    <w:p w:rsidR="003E3CE1" w:rsidRPr="000D3C64" w:rsidRDefault="003E3CE1" w:rsidP="000D3C64">
      <w:pPr>
        <w:numPr>
          <w:ilvl w:val="0"/>
          <w:numId w:val="26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 &amp; 21</w:t>
      </w:r>
    </w:p>
    <w:p w:rsidR="003E3CE1" w:rsidRPr="000D3C64" w:rsidRDefault="003E3CE1" w:rsidP="000D3C64">
      <w:pPr>
        <w:numPr>
          <w:ilvl w:val="0"/>
          <w:numId w:val="26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 &amp; 81</w:t>
      </w:r>
    </w:p>
    <w:p w:rsidR="003E3CE1" w:rsidRPr="000D3C64" w:rsidRDefault="003E3CE1" w:rsidP="000D3C64">
      <w:pPr>
        <w:numPr>
          <w:ilvl w:val="0"/>
          <w:numId w:val="26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 and 67</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48</w:t>
      </w:r>
      <w:r w:rsidR="003E3CE1" w:rsidRPr="000D3C64">
        <w:rPr>
          <w:rFonts w:ascii="Times New Roman" w:eastAsia="Times New Roman" w:hAnsi="Times New Roman" w:cs="Times New Roman"/>
          <w:color w:val="0A0A0A"/>
          <w:sz w:val="30"/>
          <w:szCs w:val="30"/>
          <w:shd w:val="clear" w:color="auto" w:fill="EEEEEE"/>
        </w:rPr>
        <w:t>)2 44 4 41 6 38 8</w:t>
      </w:r>
    </w:p>
    <w:p w:rsidR="003E3CE1" w:rsidRPr="000D3C64" w:rsidRDefault="003E3CE1" w:rsidP="000D3C64">
      <w:pPr>
        <w:numPr>
          <w:ilvl w:val="0"/>
          <w:numId w:val="26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10 12</w:t>
      </w:r>
    </w:p>
    <w:p w:rsidR="003E3CE1" w:rsidRPr="000D3C64" w:rsidRDefault="003E3CE1" w:rsidP="000D3C64">
      <w:pPr>
        <w:numPr>
          <w:ilvl w:val="0"/>
          <w:numId w:val="26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35 32</w:t>
      </w:r>
    </w:p>
    <w:p w:rsidR="003E3CE1" w:rsidRPr="000D3C64" w:rsidRDefault="003E3CE1" w:rsidP="000D3C64">
      <w:pPr>
        <w:numPr>
          <w:ilvl w:val="0"/>
          <w:numId w:val="26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34 9</w:t>
      </w:r>
    </w:p>
    <w:p w:rsidR="003E3CE1" w:rsidRPr="000D3C64" w:rsidRDefault="003E3CE1" w:rsidP="000D3C64">
      <w:pPr>
        <w:numPr>
          <w:ilvl w:val="0"/>
          <w:numId w:val="26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35 10</w:t>
      </w:r>
    </w:p>
    <w:p w:rsidR="003E3CE1" w:rsidRPr="000D3C64" w:rsidRDefault="003E3CE1" w:rsidP="000D3C64">
      <w:pPr>
        <w:numPr>
          <w:ilvl w:val="0"/>
          <w:numId w:val="26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10 52</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49</w:t>
      </w:r>
      <w:r w:rsidR="003E3CE1" w:rsidRPr="000D3C64">
        <w:rPr>
          <w:rFonts w:ascii="Times New Roman" w:eastAsia="Times New Roman" w:hAnsi="Times New Roman" w:cs="Times New Roman"/>
          <w:color w:val="0A0A0A"/>
          <w:sz w:val="30"/>
          <w:szCs w:val="30"/>
          <w:shd w:val="clear" w:color="auto" w:fill="EEEEEE"/>
        </w:rPr>
        <w:t>)122, 213, 340, 509, 726, ?</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3E3CE1" w:rsidP="000D3C64">
      <w:pPr>
        <w:numPr>
          <w:ilvl w:val="0"/>
          <w:numId w:val="26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942</w:t>
      </w:r>
    </w:p>
    <w:p w:rsidR="003E3CE1" w:rsidRPr="000D3C64" w:rsidRDefault="003E3CE1" w:rsidP="000D3C64">
      <w:pPr>
        <w:numPr>
          <w:ilvl w:val="0"/>
          <w:numId w:val="26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997</w:t>
      </w:r>
    </w:p>
    <w:p w:rsidR="003E3CE1" w:rsidRPr="000D3C64" w:rsidRDefault="003E3CE1" w:rsidP="000D3C64">
      <w:pPr>
        <w:numPr>
          <w:ilvl w:val="0"/>
          <w:numId w:val="26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919</w:t>
      </w:r>
    </w:p>
    <w:p w:rsidR="003E3CE1" w:rsidRPr="000D3C64" w:rsidRDefault="003E3CE1" w:rsidP="000D3C64">
      <w:pPr>
        <w:numPr>
          <w:ilvl w:val="0"/>
          <w:numId w:val="26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950</w:t>
      </w:r>
    </w:p>
    <w:p w:rsidR="003E3CE1" w:rsidRPr="000D3C64" w:rsidRDefault="000D3C64" w:rsidP="000D3C64">
      <w:pPr>
        <w:numPr>
          <w:ilvl w:val="0"/>
          <w:numId w:val="267"/>
        </w:numPr>
        <w:spacing w:after="0" w:line="360" w:lineRule="auto"/>
        <w:textAlignment w:val="baseline"/>
        <w:rPr>
          <w:rFonts w:ascii="Times New Roman" w:eastAsia="Times New Roman" w:hAnsi="Times New Roman" w:cs="Times New Roman"/>
          <w:color w:val="3D3D3D"/>
          <w:sz w:val="30"/>
          <w:szCs w:val="30"/>
        </w:rPr>
      </w:pPr>
      <w:r>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3D3D3D"/>
          <w:sz w:val="30"/>
          <w:szCs w:val="30"/>
        </w:rPr>
        <w:t>922</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50</w:t>
      </w:r>
      <w:r w:rsidR="003E3CE1" w:rsidRPr="000D3C64">
        <w:rPr>
          <w:rFonts w:ascii="Times New Roman" w:eastAsia="Times New Roman" w:hAnsi="Times New Roman" w:cs="Times New Roman"/>
          <w:color w:val="0A0A0A"/>
          <w:sz w:val="30"/>
          <w:szCs w:val="30"/>
          <w:shd w:val="clear" w:color="auto" w:fill="EEEEEE"/>
        </w:rPr>
        <w:t>)13860, 6930, ? , 462, 66, 6</w:t>
      </w:r>
    </w:p>
    <w:p w:rsidR="003E3CE1" w:rsidRPr="000D3C64" w:rsidRDefault="003E3CE1" w:rsidP="000D3C64">
      <w:pPr>
        <w:numPr>
          <w:ilvl w:val="0"/>
          <w:numId w:val="26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2272</w:t>
      </w:r>
    </w:p>
    <w:p w:rsidR="003E3CE1" w:rsidRPr="000D3C64" w:rsidRDefault="003E3CE1" w:rsidP="000D3C64">
      <w:pPr>
        <w:numPr>
          <w:ilvl w:val="0"/>
          <w:numId w:val="26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2414</w:t>
      </w:r>
    </w:p>
    <w:p w:rsidR="003E3CE1" w:rsidRPr="000D3C64" w:rsidRDefault="003E3CE1" w:rsidP="000D3C64">
      <w:pPr>
        <w:numPr>
          <w:ilvl w:val="0"/>
          <w:numId w:val="26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2310</w:t>
      </w:r>
    </w:p>
    <w:p w:rsidR="003E3CE1" w:rsidRPr="000D3C64" w:rsidRDefault="003E3CE1" w:rsidP="000D3C64">
      <w:pPr>
        <w:numPr>
          <w:ilvl w:val="0"/>
          <w:numId w:val="26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2388</w:t>
      </w:r>
    </w:p>
    <w:p w:rsidR="003E3CE1" w:rsidRPr="000D3C64" w:rsidRDefault="003E3CE1" w:rsidP="000D3C64">
      <w:pPr>
        <w:numPr>
          <w:ilvl w:val="0"/>
          <w:numId w:val="26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2339</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D3C64"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51</w:t>
      </w:r>
      <w:r w:rsidR="003E3CE1" w:rsidRPr="000D3C64">
        <w:rPr>
          <w:rFonts w:ascii="Times New Roman" w:eastAsia="Times New Roman" w:hAnsi="Times New Roman" w:cs="Times New Roman"/>
          <w:color w:val="0A0A0A"/>
          <w:sz w:val="30"/>
          <w:szCs w:val="30"/>
          <w:shd w:val="clear" w:color="auto" w:fill="EEEEEE"/>
        </w:rPr>
        <w:t>)2√3, 2√5, √30, √42, 2√14, ?</w:t>
      </w:r>
    </w:p>
    <w:p w:rsidR="003E3CE1" w:rsidRPr="000D3C64" w:rsidRDefault="003E3CE1" w:rsidP="000D3C64">
      <w:pPr>
        <w:numPr>
          <w:ilvl w:val="0"/>
          <w:numId w:val="26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6√2</w:t>
      </w:r>
    </w:p>
    <w:p w:rsidR="003E3CE1" w:rsidRPr="000D3C64" w:rsidRDefault="003E3CE1" w:rsidP="000D3C64">
      <w:pPr>
        <w:numPr>
          <w:ilvl w:val="0"/>
          <w:numId w:val="26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p w:rsidR="003E3CE1" w:rsidRPr="000D3C64" w:rsidRDefault="003E3CE1" w:rsidP="000D3C64">
      <w:pPr>
        <w:numPr>
          <w:ilvl w:val="0"/>
          <w:numId w:val="26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5√3</w:t>
      </w:r>
    </w:p>
    <w:p w:rsidR="003E3CE1" w:rsidRPr="000D3C64" w:rsidRDefault="003E3CE1" w:rsidP="000D3C64">
      <w:pPr>
        <w:numPr>
          <w:ilvl w:val="0"/>
          <w:numId w:val="26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p w:rsidR="003E3CE1" w:rsidRPr="000D3C64" w:rsidRDefault="003E3CE1" w:rsidP="000D3C64">
      <w:pPr>
        <w:numPr>
          <w:ilvl w:val="0"/>
          <w:numId w:val="26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52</w:t>
      </w:r>
      <w:r w:rsidR="003E3CE1" w:rsidRPr="000D3C64">
        <w:rPr>
          <w:rFonts w:ascii="Times New Roman" w:eastAsia="Times New Roman" w:hAnsi="Times New Roman" w:cs="Times New Roman"/>
          <w:color w:val="0A0A0A"/>
          <w:sz w:val="30"/>
          <w:szCs w:val="30"/>
          <w:shd w:val="clear" w:color="auto" w:fill="EEEEEE"/>
        </w:rPr>
        <w:t>)77, 28, 64, 39, 55, X</w:t>
      </w:r>
    </w:p>
    <w:p w:rsidR="003E3CE1" w:rsidRPr="000D3C64" w:rsidRDefault="003E3CE1" w:rsidP="000D3C64">
      <w:pPr>
        <w:numPr>
          <w:ilvl w:val="0"/>
          <w:numId w:val="27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p w:rsidR="003E3CE1" w:rsidRPr="000D3C64" w:rsidRDefault="003E3CE1" w:rsidP="000D3C64">
      <w:pPr>
        <w:numPr>
          <w:ilvl w:val="0"/>
          <w:numId w:val="27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w:t>
      </w:r>
    </w:p>
    <w:p w:rsidR="003E3CE1" w:rsidRPr="000D3C64" w:rsidRDefault="003E3CE1" w:rsidP="000D3C64">
      <w:pPr>
        <w:numPr>
          <w:ilvl w:val="0"/>
          <w:numId w:val="27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47</w:t>
      </w:r>
    </w:p>
    <w:p w:rsidR="003E3CE1" w:rsidRPr="000D3C64" w:rsidRDefault="003E3CE1" w:rsidP="000D3C64">
      <w:pPr>
        <w:numPr>
          <w:ilvl w:val="0"/>
          <w:numId w:val="27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44</w:t>
      </w:r>
    </w:p>
    <w:p w:rsidR="003E3CE1" w:rsidRPr="000D3C64" w:rsidRDefault="003E3CE1" w:rsidP="000D3C64">
      <w:pPr>
        <w:numPr>
          <w:ilvl w:val="0"/>
          <w:numId w:val="27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46</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53</w:t>
      </w:r>
      <w:r w:rsidR="003E3CE1" w:rsidRPr="000D3C64">
        <w:rPr>
          <w:rFonts w:ascii="Times New Roman" w:eastAsia="Times New Roman" w:hAnsi="Times New Roman" w:cs="Times New Roman"/>
          <w:color w:val="0A0A0A"/>
          <w:sz w:val="30"/>
          <w:szCs w:val="30"/>
          <w:shd w:val="clear" w:color="auto" w:fill="EEEEEE"/>
        </w:rPr>
        <w:t>)31, 29, 24, 22, 17, ... What number should come next?</w:t>
      </w:r>
    </w:p>
    <w:p w:rsidR="003E3CE1" w:rsidRPr="000D3C64" w:rsidRDefault="003E3CE1" w:rsidP="000D3C64">
      <w:pPr>
        <w:numPr>
          <w:ilvl w:val="0"/>
          <w:numId w:val="27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p w:rsidR="003E3CE1" w:rsidRPr="000D3C64" w:rsidRDefault="003E3CE1" w:rsidP="000D3C64">
      <w:pPr>
        <w:numPr>
          <w:ilvl w:val="0"/>
          <w:numId w:val="27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p w:rsidR="003E3CE1" w:rsidRPr="000D3C64" w:rsidRDefault="003E3CE1" w:rsidP="000D3C64">
      <w:pPr>
        <w:numPr>
          <w:ilvl w:val="0"/>
          <w:numId w:val="27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p w:rsidR="003E3CE1" w:rsidRPr="000D3C64" w:rsidRDefault="003E3CE1" w:rsidP="000D3C64">
      <w:pPr>
        <w:numPr>
          <w:ilvl w:val="0"/>
          <w:numId w:val="27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p w:rsidR="003E3CE1" w:rsidRPr="000D3C64" w:rsidRDefault="003E3CE1" w:rsidP="000D3C64">
      <w:pPr>
        <w:numPr>
          <w:ilvl w:val="0"/>
          <w:numId w:val="27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54</w:t>
      </w:r>
      <w:r w:rsidR="003E3CE1" w:rsidRPr="000D3C64">
        <w:rPr>
          <w:rFonts w:ascii="Times New Roman" w:eastAsia="Times New Roman" w:hAnsi="Times New Roman" w:cs="Times New Roman"/>
          <w:color w:val="0A0A0A"/>
          <w:sz w:val="30"/>
          <w:szCs w:val="30"/>
          <w:shd w:val="clear" w:color="auto" w:fill="EEEEEE"/>
        </w:rPr>
        <w:t>)36 31 29 24 22 17 15</w:t>
      </w:r>
    </w:p>
    <w:p w:rsidR="003E3CE1" w:rsidRPr="000D3C64" w:rsidRDefault="003E3CE1" w:rsidP="000D3C64">
      <w:pPr>
        <w:numPr>
          <w:ilvl w:val="0"/>
          <w:numId w:val="27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13 11</w:t>
      </w:r>
    </w:p>
    <w:p w:rsidR="003E3CE1" w:rsidRPr="000D3C64" w:rsidRDefault="003E3CE1" w:rsidP="000D3C64">
      <w:pPr>
        <w:numPr>
          <w:ilvl w:val="0"/>
          <w:numId w:val="27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10 5</w:t>
      </w:r>
    </w:p>
    <w:p w:rsidR="003E3CE1" w:rsidRPr="000D3C64" w:rsidRDefault="003E3CE1" w:rsidP="000D3C64">
      <w:pPr>
        <w:numPr>
          <w:ilvl w:val="0"/>
          <w:numId w:val="27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13 8</w:t>
      </w:r>
    </w:p>
    <w:p w:rsidR="003E3CE1" w:rsidRPr="000D3C64" w:rsidRDefault="003E3CE1" w:rsidP="000D3C64">
      <w:pPr>
        <w:numPr>
          <w:ilvl w:val="0"/>
          <w:numId w:val="27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12 7</w:t>
      </w:r>
    </w:p>
    <w:p w:rsidR="003E3CE1" w:rsidRPr="000D3C64" w:rsidRDefault="003E3CE1" w:rsidP="000D3C64">
      <w:pPr>
        <w:numPr>
          <w:ilvl w:val="0"/>
          <w:numId w:val="27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10 8</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55</w:t>
      </w:r>
      <w:r w:rsidR="003E3CE1" w:rsidRPr="000D3C64">
        <w:rPr>
          <w:rFonts w:ascii="Times New Roman" w:eastAsia="Times New Roman" w:hAnsi="Times New Roman" w:cs="Times New Roman"/>
          <w:color w:val="0A0A0A"/>
          <w:sz w:val="30"/>
          <w:szCs w:val="30"/>
          <w:shd w:val="clear" w:color="auto" w:fill="EEEEEE"/>
        </w:rPr>
        <w:t>)1448, 1446, 720, 236, ? , 5</w:t>
      </w:r>
    </w:p>
    <w:p w:rsidR="003E3CE1" w:rsidRPr="000D3C64" w:rsidRDefault="003E3CE1" w:rsidP="000D3C64">
      <w:pPr>
        <w:numPr>
          <w:ilvl w:val="0"/>
          <w:numId w:val="27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62</w:t>
      </w:r>
    </w:p>
    <w:p w:rsidR="003E3CE1" w:rsidRPr="000D3C64" w:rsidRDefault="003E3CE1" w:rsidP="000D3C64">
      <w:pPr>
        <w:numPr>
          <w:ilvl w:val="0"/>
          <w:numId w:val="27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p w:rsidR="003E3CE1" w:rsidRPr="000D3C64" w:rsidRDefault="003E3CE1" w:rsidP="000D3C64">
      <w:pPr>
        <w:numPr>
          <w:ilvl w:val="0"/>
          <w:numId w:val="27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55</w:t>
      </w:r>
    </w:p>
    <w:p w:rsidR="003E3CE1" w:rsidRPr="000D3C64" w:rsidRDefault="003E3CE1" w:rsidP="000D3C64">
      <w:pPr>
        <w:numPr>
          <w:ilvl w:val="0"/>
          <w:numId w:val="27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p w:rsidR="003E3CE1" w:rsidRPr="000D3C64" w:rsidRDefault="003E3CE1" w:rsidP="000D3C64">
      <w:pPr>
        <w:numPr>
          <w:ilvl w:val="0"/>
          <w:numId w:val="27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39</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56</w:t>
      </w:r>
      <w:r w:rsidR="003E3CE1" w:rsidRPr="000D3C64">
        <w:rPr>
          <w:rFonts w:ascii="Times New Roman" w:eastAsia="Times New Roman" w:hAnsi="Times New Roman" w:cs="Times New Roman"/>
          <w:color w:val="0A0A0A"/>
          <w:sz w:val="30"/>
          <w:szCs w:val="30"/>
          <w:shd w:val="clear" w:color="auto" w:fill="EEEEEE"/>
        </w:rPr>
        <w:t>)Look at this series: 201, 202, 204, 207, ... What number should come next?</w:t>
      </w:r>
    </w:p>
    <w:p w:rsidR="003E3CE1" w:rsidRPr="000D3C64" w:rsidRDefault="003E3CE1" w:rsidP="000D3C64">
      <w:pPr>
        <w:numPr>
          <w:ilvl w:val="0"/>
          <w:numId w:val="27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205</w:t>
      </w:r>
    </w:p>
    <w:p w:rsidR="003E3CE1" w:rsidRPr="000D3C64" w:rsidRDefault="003E3CE1" w:rsidP="000D3C64">
      <w:pPr>
        <w:numPr>
          <w:ilvl w:val="0"/>
          <w:numId w:val="27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208</w:t>
      </w:r>
    </w:p>
    <w:p w:rsidR="003E3CE1" w:rsidRPr="000D3C64" w:rsidRDefault="003E3CE1" w:rsidP="000D3C64">
      <w:pPr>
        <w:numPr>
          <w:ilvl w:val="0"/>
          <w:numId w:val="27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210</w:t>
      </w:r>
    </w:p>
    <w:p w:rsidR="003E3CE1" w:rsidRPr="000D3C64" w:rsidRDefault="003E3CE1" w:rsidP="000D3C64">
      <w:pPr>
        <w:numPr>
          <w:ilvl w:val="0"/>
          <w:numId w:val="27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211</w:t>
      </w:r>
    </w:p>
    <w:p w:rsidR="003E3CE1" w:rsidRPr="000D3C64" w:rsidRDefault="003E3CE1" w:rsidP="000D3C64">
      <w:pPr>
        <w:numPr>
          <w:ilvl w:val="0"/>
          <w:numId w:val="27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220</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57</w:t>
      </w:r>
      <w:r w:rsidR="003E3CE1" w:rsidRPr="000D3C64">
        <w:rPr>
          <w:rFonts w:ascii="Times New Roman" w:eastAsia="Times New Roman" w:hAnsi="Times New Roman" w:cs="Times New Roman"/>
          <w:color w:val="0A0A0A"/>
          <w:sz w:val="30"/>
          <w:szCs w:val="30"/>
          <w:shd w:val="clear" w:color="auto" w:fill="EEEEEE"/>
        </w:rPr>
        <w:t>)Look at this series: 80, 10, 70, 15, 60, ... What number should come next?</w:t>
      </w:r>
    </w:p>
    <w:p w:rsidR="003E3CE1" w:rsidRPr="000D3C64" w:rsidRDefault="003E3CE1" w:rsidP="000D3C64">
      <w:pPr>
        <w:numPr>
          <w:ilvl w:val="0"/>
          <w:numId w:val="27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p w:rsidR="003E3CE1" w:rsidRPr="000D3C64" w:rsidRDefault="003E3CE1" w:rsidP="000D3C64">
      <w:pPr>
        <w:numPr>
          <w:ilvl w:val="0"/>
          <w:numId w:val="27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p w:rsidR="003E3CE1" w:rsidRPr="000D3C64" w:rsidRDefault="003E3CE1" w:rsidP="000D3C64">
      <w:pPr>
        <w:numPr>
          <w:ilvl w:val="0"/>
          <w:numId w:val="27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p w:rsidR="003E3CE1" w:rsidRPr="000D3C64" w:rsidRDefault="003E3CE1" w:rsidP="000D3C64">
      <w:pPr>
        <w:numPr>
          <w:ilvl w:val="0"/>
          <w:numId w:val="27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w:t>
      </w:r>
    </w:p>
    <w:p w:rsidR="003E3CE1" w:rsidRPr="000D3C64" w:rsidRDefault="003E3CE1" w:rsidP="000D3C64">
      <w:pPr>
        <w:numPr>
          <w:ilvl w:val="0"/>
          <w:numId w:val="27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58</w:t>
      </w:r>
      <w:r w:rsidR="003E3CE1" w:rsidRPr="000D3C64">
        <w:rPr>
          <w:rFonts w:ascii="Times New Roman" w:eastAsia="Times New Roman" w:hAnsi="Times New Roman" w:cs="Times New Roman"/>
          <w:color w:val="0A0A0A"/>
          <w:sz w:val="30"/>
          <w:szCs w:val="30"/>
          <w:shd w:val="clear" w:color="auto" w:fill="EEEEEE"/>
        </w:rPr>
        <w:t>)Choose the correct alternative that will continue the</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same pattern and fill in the blank spaces:</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2, 3, 5, 7, 11, (....), 17</w:t>
      </w:r>
    </w:p>
    <w:p w:rsidR="003E3CE1" w:rsidRPr="000D3C64" w:rsidRDefault="003E3CE1" w:rsidP="000D3C64">
      <w:pPr>
        <w:numPr>
          <w:ilvl w:val="0"/>
          <w:numId w:val="27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p w:rsidR="003E3CE1" w:rsidRPr="000D3C64" w:rsidRDefault="003E3CE1" w:rsidP="000D3C64">
      <w:pPr>
        <w:numPr>
          <w:ilvl w:val="0"/>
          <w:numId w:val="27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p w:rsidR="003E3CE1" w:rsidRPr="000D3C64" w:rsidRDefault="003E3CE1" w:rsidP="000D3C64">
      <w:pPr>
        <w:numPr>
          <w:ilvl w:val="0"/>
          <w:numId w:val="27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p w:rsidR="003E3CE1" w:rsidRPr="000D3C64" w:rsidRDefault="003E3CE1" w:rsidP="000D3C64">
      <w:pPr>
        <w:numPr>
          <w:ilvl w:val="0"/>
          <w:numId w:val="27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59</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522 1235 2661 4800 7652 11217  ?</w:t>
      </w:r>
    </w:p>
    <w:p w:rsidR="003E3CE1" w:rsidRPr="000D3C64" w:rsidRDefault="003E3CE1" w:rsidP="000D3C64">
      <w:pPr>
        <w:numPr>
          <w:ilvl w:val="0"/>
          <w:numId w:val="27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15495</w:t>
      </w:r>
    </w:p>
    <w:p w:rsidR="003E3CE1" w:rsidRPr="000D3C64" w:rsidRDefault="003E3CE1" w:rsidP="000D3C64">
      <w:pPr>
        <w:numPr>
          <w:ilvl w:val="0"/>
          <w:numId w:val="27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16208</w:t>
      </w:r>
    </w:p>
    <w:p w:rsidR="003E3CE1" w:rsidRPr="000D3C64" w:rsidRDefault="003E3CE1" w:rsidP="000D3C64">
      <w:pPr>
        <w:numPr>
          <w:ilvl w:val="0"/>
          <w:numId w:val="27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14782</w:t>
      </w:r>
    </w:p>
    <w:p w:rsidR="003E3CE1" w:rsidRPr="000D3C64" w:rsidRDefault="003E3CE1" w:rsidP="000D3C64">
      <w:pPr>
        <w:numPr>
          <w:ilvl w:val="0"/>
          <w:numId w:val="27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16921</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60</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Complete the series: 5, 20, 24, 6, 2, 8, ?</w:t>
      </w:r>
    </w:p>
    <w:p w:rsidR="003E3CE1" w:rsidRPr="000D3C64" w:rsidRDefault="003E3CE1" w:rsidP="000D3C64">
      <w:pPr>
        <w:numPr>
          <w:ilvl w:val="0"/>
          <w:numId w:val="27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p w:rsidR="003E3CE1" w:rsidRPr="000D3C64" w:rsidRDefault="003E3CE1" w:rsidP="000D3C64">
      <w:pPr>
        <w:numPr>
          <w:ilvl w:val="0"/>
          <w:numId w:val="27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w:t>
      </w:r>
    </w:p>
    <w:p w:rsidR="003E3CE1" w:rsidRPr="000D3C64" w:rsidRDefault="003E3CE1" w:rsidP="000D3C64">
      <w:pPr>
        <w:numPr>
          <w:ilvl w:val="0"/>
          <w:numId w:val="27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w:t>
      </w:r>
    </w:p>
    <w:p w:rsidR="003E3CE1" w:rsidRPr="000D3C64" w:rsidRDefault="003E3CE1" w:rsidP="000D3C64">
      <w:pPr>
        <w:numPr>
          <w:ilvl w:val="0"/>
          <w:numId w:val="27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61</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3,6,13,26,33,66,_</w:t>
      </w:r>
    </w:p>
    <w:p w:rsidR="003E3CE1" w:rsidRPr="000D3C64" w:rsidRDefault="003E3CE1" w:rsidP="000D3C64">
      <w:pPr>
        <w:numPr>
          <w:ilvl w:val="0"/>
          <w:numId w:val="27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146</w:t>
      </w:r>
    </w:p>
    <w:p w:rsidR="003E3CE1" w:rsidRPr="000D3C64" w:rsidRDefault="003E3CE1" w:rsidP="000D3C64">
      <w:pPr>
        <w:numPr>
          <w:ilvl w:val="0"/>
          <w:numId w:val="27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73</w:t>
      </w:r>
    </w:p>
    <w:p w:rsidR="003E3CE1" w:rsidRPr="000D3C64" w:rsidRDefault="003E3CE1" w:rsidP="000D3C64">
      <w:pPr>
        <w:numPr>
          <w:ilvl w:val="0"/>
          <w:numId w:val="27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67</w:t>
      </w:r>
    </w:p>
    <w:p w:rsidR="003E3CE1" w:rsidRPr="000D3C64" w:rsidRDefault="003E3CE1" w:rsidP="000D3C64">
      <w:pPr>
        <w:numPr>
          <w:ilvl w:val="0"/>
          <w:numId w:val="27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81</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62</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Choose the correct alternative that will continue the same</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pattern and fill in the blank spaces:</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2, 3, 5, 7, 11, (....), 17</w:t>
      </w:r>
    </w:p>
    <w:p w:rsidR="003E3CE1" w:rsidRPr="000D3C64" w:rsidRDefault="003E3CE1" w:rsidP="000D3C64">
      <w:pPr>
        <w:numPr>
          <w:ilvl w:val="0"/>
          <w:numId w:val="28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w:t>
      </w:r>
    </w:p>
    <w:p w:rsidR="003E3CE1" w:rsidRPr="000D3C64" w:rsidRDefault="003E3CE1" w:rsidP="000D3C64">
      <w:pPr>
        <w:numPr>
          <w:ilvl w:val="0"/>
          <w:numId w:val="28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w:t>
      </w:r>
    </w:p>
    <w:p w:rsidR="003E3CE1" w:rsidRPr="000D3C64" w:rsidRDefault="003E3CE1" w:rsidP="000D3C64">
      <w:pPr>
        <w:numPr>
          <w:ilvl w:val="0"/>
          <w:numId w:val="28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w:t>
      </w:r>
    </w:p>
    <w:p w:rsidR="003E3CE1" w:rsidRPr="000D3C64" w:rsidRDefault="003E3CE1" w:rsidP="000D3C64">
      <w:pPr>
        <w:numPr>
          <w:ilvl w:val="0"/>
          <w:numId w:val="28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63</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2 4 16 512 _?</w:t>
      </w:r>
    </w:p>
    <w:p w:rsidR="003E3CE1" w:rsidRPr="000D3C64" w:rsidRDefault="003E3CE1" w:rsidP="000D3C64">
      <w:pPr>
        <w:numPr>
          <w:ilvl w:val="0"/>
          <w:numId w:val="28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524288</w:t>
      </w:r>
    </w:p>
    <w:p w:rsidR="003E3CE1" w:rsidRPr="000D3C64" w:rsidRDefault="003E3CE1" w:rsidP="000D3C64">
      <w:pPr>
        <w:numPr>
          <w:ilvl w:val="0"/>
          <w:numId w:val="28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52426547</w:t>
      </w:r>
    </w:p>
    <w:p w:rsidR="003E3CE1" w:rsidRPr="000D3C64" w:rsidRDefault="003E3CE1" w:rsidP="000D3C64">
      <w:pPr>
        <w:numPr>
          <w:ilvl w:val="0"/>
          <w:numId w:val="28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524587</w:t>
      </w:r>
    </w:p>
    <w:p w:rsidR="003E3CE1" w:rsidRPr="000D3C64" w:rsidRDefault="003E3CE1" w:rsidP="000D3C64">
      <w:pPr>
        <w:numPr>
          <w:ilvl w:val="0"/>
          <w:numId w:val="28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532478</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64</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What are the next three terms in the series 3, 6, 7, 12, 13, 18,</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19, 24, _ _ _?</w:t>
      </w:r>
    </w:p>
    <w:p w:rsidR="003E3CE1" w:rsidRPr="000D3C64" w:rsidRDefault="003E3CE1" w:rsidP="000D3C64">
      <w:pPr>
        <w:numPr>
          <w:ilvl w:val="0"/>
          <w:numId w:val="28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25,30,31</w:t>
      </w:r>
    </w:p>
    <w:p w:rsidR="003E3CE1" w:rsidRPr="000D3C64" w:rsidRDefault="003E3CE1" w:rsidP="000D3C64">
      <w:pPr>
        <w:numPr>
          <w:ilvl w:val="0"/>
          <w:numId w:val="28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30,31,14</w:t>
      </w:r>
    </w:p>
    <w:p w:rsidR="003E3CE1" w:rsidRPr="000D3C64" w:rsidRDefault="003E3CE1" w:rsidP="000D3C64">
      <w:pPr>
        <w:numPr>
          <w:ilvl w:val="0"/>
          <w:numId w:val="28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14,16,48</w:t>
      </w:r>
    </w:p>
    <w:p w:rsidR="003E3CE1" w:rsidRPr="000D3C64" w:rsidRDefault="003E3CE1" w:rsidP="000D3C64">
      <w:pPr>
        <w:numPr>
          <w:ilvl w:val="0"/>
          <w:numId w:val="28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36,41,65</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rPr>
        <w:t>65</w:t>
      </w:r>
      <w:r w:rsidR="003E3CE1" w:rsidRPr="000D3C64">
        <w:rPr>
          <w:rFonts w:ascii="Times New Roman" w:eastAsia="Times New Roman" w:hAnsi="Times New Roman" w:cs="Times New Roman"/>
          <w:color w:val="3D3D3D"/>
          <w:sz w:val="30"/>
          <w:szCs w:val="30"/>
        </w:rPr>
        <w:t xml:space="preserve">) </w:t>
      </w:r>
      <w:r w:rsidR="003E3CE1" w:rsidRPr="000D3C64">
        <w:rPr>
          <w:rFonts w:ascii="Times New Roman" w:eastAsia="Times New Roman" w:hAnsi="Times New Roman" w:cs="Times New Roman"/>
          <w:color w:val="0A0A0A"/>
          <w:sz w:val="30"/>
          <w:szCs w:val="30"/>
          <w:shd w:val="clear" w:color="auto" w:fill="EEEEEE"/>
        </w:rPr>
        <w:t>What is the next number in the series. a, b, d, h, _?</w:t>
      </w:r>
    </w:p>
    <w:p w:rsidR="003E3CE1" w:rsidRPr="000D3C64" w:rsidRDefault="003E3CE1" w:rsidP="000D3C64">
      <w:pPr>
        <w:numPr>
          <w:ilvl w:val="0"/>
          <w:numId w:val="28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q</w:t>
      </w:r>
    </w:p>
    <w:p w:rsidR="003E3CE1" w:rsidRPr="000D3C64" w:rsidRDefault="003E3CE1" w:rsidP="000D3C64">
      <w:pPr>
        <w:numPr>
          <w:ilvl w:val="0"/>
          <w:numId w:val="28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z</w:t>
      </w:r>
    </w:p>
    <w:p w:rsidR="003E3CE1" w:rsidRPr="000D3C64" w:rsidRDefault="003E3CE1" w:rsidP="000D3C64">
      <w:pPr>
        <w:numPr>
          <w:ilvl w:val="0"/>
          <w:numId w:val="28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p</w:t>
      </w:r>
    </w:p>
    <w:p w:rsidR="003E3CE1" w:rsidRPr="000D3C64" w:rsidRDefault="003E3CE1" w:rsidP="000D3C64">
      <w:pPr>
        <w:numPr>
          <w:ilvl w:val="0"/>
          <w:numId w:val="28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66</w:t>
      </w:r>
      <w:r w:rsidR="003E3CE1" w:rsidRPr="000D3C64">
        <w:rPr>
          <w:rFonts w:ascii="Times New Roman" w:eastAsia="Times New Roman" w:hAnsi="Times New Roman" w:cs="Times New Roman"/>
          <w:color w:val="0A0A0A"/>
          <w:sz w:val="30"/>
          <w:szCs w:val="30"/>
          <w:shd w:val="clear" w:color="auto" w:fill="EEEEEE"/>
        </w:rPr>
        <w:t>)2, 3, 5, 7, 11, (....), 17</w:t>
      </w:r>
    </w:p>
    <w:p w:rsidR="003E3CE1" w:rsidRPr="000D3C64" w:rsidRDefault="003E3CE1" w:rsidP="000D3C64">
      <w:pPr>
        <w:numPr>
          <w:ilvl w:val="0"/>
          <w:numId w:val="28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12</w:t>
      </w:r>
    </w:p>
    <w:p w:rsidR="003E3CE1" w:rsidRPr="000D3C64" w:rsidRDefault="003E3CE1" w:rsidP="000D3C64">
      <w:pPr>
        <w:numPr>
          <w:ilvl w:val="0"/>
          <w:numId w:val="28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13</w:t>
      </w:r>
    </w:p>
    <w:p w:rsidR="003E3CE1" w:rsidRPr="000D3C64" w:rsidRDefault="003E3CE1" w:rsidP="000D3C64">
      <w:pPr>
        <w:numPr>
          <w:ilvl w:val="0"/>
          <w:numId w:val="28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14</w:t>
      </w:r>
    </w:p>
    <w:p w:rsidR="003E3CE1" w:rsidRPr="000D3C64" w:rsidRDefault="003E3CE1" w:rsidP="000D3C64">
      <w:pPr>
        <w:numPr>
          <w:ilvl w:val="0"/>
          <w:numId w:val="28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15</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67</w:t>
      </w:r>
      <w:r w:rsidR="003E3CE1" w:rsidRPr="000D3C64">
        <w:rPr>
          <w:rFonts w:ascii="Times New Roman" w:eastAsia="Times New Roman" w:hAnsi="Times New Roman" w:cs="Times New Roman"/>
          <w:color w:val="0A0A0A"/>
          <w:sz w:val="30"/>
          <w:szCs w:val="30"/>
          <w:shd w:val="clear" w:color="auto" w:fill="EEEEEE"/>
        </w:rPr>
        <w:t>)522 1235 2661 4800 7652 11217 ?</w:t>
      </w:r>
    </w:p>
    <w:p w:rsidR="003E3CE1" w:rsidRPr="000D3C64" w:rsidRDefault="003E3CE1" w:rsidP="000D3C64">
      <w:pPr>
        <w:numPr>
          <w:ilvl w:val="0"/>
          <w:numId w:val="28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3D3D3D"/>
          <w:sz w:val="30"/>
          <w:szCs w:val="30"/>
        </w:rPr>
        <w:t>15495</w:t>
      </w:r>
    </w:p>
    <w:p w:rsidR="003E3CE1" w:rsidRPr="000D3C64" w:rsidRDefault="003E3CE1" w:rsidP="000D3C64">
      <w:pPr>
        <w:numPr>
          <w:ilvl w:val="0"/>
          <w:numId w:val="28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16208</w:t>
      </w:r>
    </w:p>
    <w:p w:rsidR="003E3CE1" w:rsidRPr="000D3C64" w:rsidRDefault="003E3CE1" w:rsidP="000D3C64">
      <w:pPr>
        <w:numPr>
          <w:ilvl w:val="0"/>
          <w:numId w:val="28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14782</w:t>
      </w:r>
    </w:p>
    <w:p w:rsidR="003E3CE1" w:rsidRPr="000D3C64" w:rsidRDefault="003E3CE1" w:rsidP="000D3C64">
      <w:pPr>
        <w:numPr>
          <w:ilvl w:val="0"/>
          <w:numId w:val="28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16921</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68</w:t>
      </w:r>
      <w:r w:rsidR="003E3CE1" w:rsidRPr="000D3C64">
        <w:rPr>
          <w:rFonts w:ascii="Times New Roman" w:eastAsia="Times New Roman" w:hAnsi="Times New Roman" w:cs="Times New Roman"/>
          <w:color w:val="0A0A0A"/>
          <w:sz w:val="30"/>
          <w:szCs w:val="30"/>
        </w:rPr>
        <w:t>)Complete the series: 5, 20, 24, 6, 2, 8, ?</w:t>
      </w:r>
    </w:p>
    <w:p w:rsidR="003E3CE1" w:rsidRPr="000D3C64" w:rsidRDefault="003E3CE1" w:rsidP="000D3C64">
      <w:pPr>
        <w:numPr>
          <w:ilvl w:val="0"/>
          <w:numId w:val="28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15</w:t>
      </w:r>
    </w:p>
    <w:p w:rsidR="003E3CE1" w:rsidRPr="000D3C64" w:rsidRDefault="003E3CE1" w:rsidP="000D3C64">
      <w:pPr>
        <w:numPr>
          <w:ilvl w:val="0"/>
          <w:numId w:val="28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16</w:t>
      </w:r>
    </w:p>
    <w:p w:rsidR="003E3CE1" w:rsidRPr="000D3C64" w:rsidRDefault="003E3CE1" w:rsidP="000D3C64">
      <w:pPr>
        <w:numPr>
          <w:ilvl w:val="0"/>
          <w:numId w:val="28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50</w:t>
      </w:r>
    </w:p>
    <w:p w:rsidR="003E3CE1" w:rsidRPr="000D3C64" w:rsidRDefault="003E3CE1" w:rsidP="000D3C64">
      <w:pPr>
        <w:numPr>
          <w:ilvl w:val="0"/>
          <w:numId w:val="28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12</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69</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3,6,13,26,33,66,_</w:t>
      </w:r>
    </w:p>
    <w:p w:rsidR="003E3CE1" w:rsidRPr="000D3C64" w:rsidRDefault="003E3CE1" w:rsidP="000D3C64">
      <w:pPr>
        <w:numPr>
          <w:ilvl w:val="0"/>
          <w:numId w:val="28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3D3D3D"/>
          <w:sz w:val="30"/>
          <w:szCs w:val="30"/>
        </w:rPr>
        <w:t>146</w:t>
      </w:r>
    </w:p>
    <w:p w:rsidR="003E3CE1" w:rsidRPr="000D3C64" w:rsidRDefault="003E3CE1" w:rsidP="000D3C64">
      <w:pPr>
        <w:numPr>
          <w:ilvl w:val="0"/>
          <w:numId w:val="28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73</w:t>
      </w:r>
    </w:p>
    <w:p w:rsidR="003E3CE1" w:rsidRPr="000D3C64" w:rsidRDefault="003E3CE1" w:rsidP="000D3C64">
      <w:pPr>
        <w:numPr>
          <w:ilvl w:val="0"/>
          <w:numId w:val="28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67</w:t>
      </w:r>
    </w:p>
    <w:p w:rsidR="003E3CE1" w:rsidRPr="00746C4E" w:rsidRDefault="003E3CE1" w:rsidP="000D3C64">
      <w:pPr>
        <w:numPr>
          <w:ilvl w:val="0"/>
          <w:numId w:val="28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81</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70</w:t>
      </w:r>
      <w:r w:rsidR="003E3CE1" w:rsidRPr="000D3C64">
        <w:rPr>
          <w:rFonts w:ascii="Times New Roman" w:eastAsia="Times New Roman" w:hAnsi="Times New Roman" w:cs="Times New Roman"/>
          <w:color w:val="0A0A0A"/>
          <w:sz w:val="30"/>
          <w:szCs w:val="30"/>
          <w:shd w:val="clear" w:color="auto" w:fill="EEEEEE"/>
        </w:rPr>
        <w:t>)2, 3, 5, 7, 11, (....), 17</w:t>
      </w:r>
    </w:p>
    <w:p w:rsidR="003E3CE1" w:rsidRPr="000D3C64" w:rsidRDefault="003E3CE1" w:rsidP="000D3C64">
      <w:pPr>
        <w:numPr>
          <w:ilvl w:val="0"/>
          <w:numId w:val="29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w:t>
      </w:r>
    </w:p>
    <w:p w:rsidR="003E3CE1" w:rsidRPr="000D3C64" w:rsidRDefault="003E3CE1" w:rsidP="000D3C64">
      <w:pPr>
        <w:numPr>
          <w:ilvl w:val="0"/>
          <w:numId w:val="29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w:t>
      </w:r>
    </w:p>
    <w:p w:rsidR="003E3CE1" w:rsidRPr="000D3C64" w:rsidRDefault="003E3CE1" w:rsidP="000D3C64">
      <w:pPr>
        <w:numPr>
          <w:ilvl w:val="0"/>
          <w:numId w:val="29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w:t>
      </w:r>
    </w:p>
    <w:p w:rsidR="003E3CE1" w:rsidRPr="000D3C64" w:rsidRDefault="003E3CE1" w:rsidP="000D3C64">
      <w:pPr>
        <w:numPr>
          <w:ilvl w:val="0"/>
          <w:numId w:val="29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71</w:t>
      </w:r>
      <w:r w:rsidR="003E3CE1" w:rsidRPr="000D3C64">
        <w:rPr>
          <w:rFonts w:ascii="Times New Roman" w:eastAsia="Times New Roman" w:hAnsi="Times New Roman" w:cs="Times New Roman"/>
          <w:color w:val="0A0A0A"/>
          <w:sz w:val="30"/>
          <w:szCs w:val="30"/>
          <w:shd w:val="clear" w:color="auto" w:fill="EEEEEE"/>
        </w:rPr>
        <w:t>)2 4 16 512 _?</w:t>
      </w:r>
    </w:p>
    <w:p w:rsidR="003E3CE1" w:rsidRPr="000D3C64" w:rsidRDefault="003E3CE1" w:rsidP="000D3C64">
      <w:pPr>
        <w:numPr>
          <w:ilvl w:val="0"/>
          <w:numId w:val="29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524288</w:t>
      </w:r>
    </w:p>
    <w:p w:rsidR="003E3CE1" w:rsidRPr="000D3C64" w:rsidRDefault="003E3CE1" w:rsidP="000D3C64">
      <w:pPr>
        <w:numPr>
          <w:ilvl w:val="0"/>
          <w:numId w:val="29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52426547</w:t>
      </w:r>
    </w:p>
    <w:p w:rsidR="003E3CE1" w:rsidRPr="000D3C64" w:rsidRDefault="003E3CE1" w:rsidP="000D3C64">
      <w:pPr>
        <w:numPr>
          <w:ilvl w:val="0"/>
          <w:numId w:val="29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524587</w:t>
      </w:r>
    </w:p>
    <w:p w:rsidR="003E3CE1" w:rsidRPr="000D3C64" w:rsidRDefault="003E3CE1" w:rsidP="000D3C64">
      <w:pPr>
        <w:numPr>
          <w:ilvl w:val="0"/>
          <w:numId w:val="29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532478</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72</w:t>
      </w:r>
      <w:r w:rsidR="003E3CE1" w:rsidRPr="000D3C64">
        <w:rPr>
          <w:rFonts w:ascii="Times New Roman" w:eastAsia="Times New Roman" w:hAnsi="Times New Roman" w:cs="Times New Roman"/>
          <w:color w:val="0A0A0A"/>
          <w:sz w:val="30"/>
          <w:szCs w:val="30"/>
          <w:shd w:val="clear" w:color="auto" w:fill="EEEEEE"/>
        </w:rPr>
        <w:t>)What are the next three terms in the series 3, 6, 7, 12, 13, 18,</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19, 24, _ _ _?</w:t>
      </w:r>
    </w:p>
    <w:p w:rsidR="003E3CE1" w:rsidRPr="000D3C64" w:rsidRDefault="003E3CE1" w:rsidP="000D3C64">
      <w:pPr>
        <w:numPr>
          <w:ilvl w:val="0"/>
          <w:numId w:val="29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25,30,31</w:t>
      </w:r>
    </w:p>
    <w:p w:rsidR="003E3CE1" w:rsidRPr="000D3C64" w:rsidRDefault="003E3CE1" w:rsidP="000D3C64">
      <w:pPr>
        <w:numPr>
          <w:ilvl w:val="0"/>
          <w:numId w:val="29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30,31,14</w:t>
      </w:r>
    </w:p>
    <w:p w:rsidR="003E3CE1" w:rsidRPr="000D3C64" w:rsidRDefault="003E3CE1" w:rsidP="000D3C64">
      <w:pPr>
        <w:numPr>
          <w:ilvl w:val="0"/>
          <w:numId w:val="29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14,16,48</w:t>
      </w:r>
    </w:p>
    <w:p w:rsidR="003E3CE1" w:rsidRPr="000D3C64" w:rsidRDefault="003E3CE1" w:rsidP="000D3C64">
      <w:pPr>
        <w:numPr>
          <w:ilvl w:val="0"/>
          <w:numId w:val="29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36,41,65</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73</w:t>
      </w:r>
      <w:r w:rsidR="003E3CE1" w:rsidRPr="000D3C64">
        <w:rPr>
          <w:rFonts w:ascii="Times New Roman" w:eastAsia="Times New Roman" w:hAnsi="Times New Roman" w:cs="Times New Roman"/>
          <w:color w:val="0A0A0A"/>
          <w:sz w:val="30"/>
          <w:szCs w:val="30"/>
          <w:shd w:val="clear" w:color="auto" w:fill="EEEEEE"/>
        </w:rPr>
        <w:t>)What is the next number in the series. a, b, d, h, _?</w:t>
      </w:r>
    </w:p>
    <w:p w:rsidR="003E3CE1" w:rsidRPr="000D3C64" w:rsidRDefault="003E3CE1" w:rsidP="000D3C64">
      <w:pPr>
        <w:numPr>
          <w:ilvl w:val="0"/>
          <w:numId w:val="29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q</w:t>
      </w:r>
    </w:p>
    <w:p w:rsidR="003E3CE1" w:rsidRPr="000D3C64" w:rsidRDefault="003E3CE1" w:rsidP="000D3C64">
      <w:pPr>
        <w:numPr>
          <w:ilvl w:val="0"/>
          <w:numId w:val="29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z</w:t>
      </w:r>
    </w:p>
    <w:p w:rsidR="003E3CE1" w:rsidRPr="000D3C64" w:rsidRDefault="003E3CE1" w:rsidP="000D3C64">
      <w:pPr>
        <w:numPr>
          <w:ilvl w:val="0"/>
          <w:numId w:val="29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p</w:t>
      </w:r>
    </w:p>
    <w:p w:rsidR="003E3CE1" w:rsidRPr="000D3C64" w:rsidRDefault="003E3CE1" w:rsidP="000D3C64">
      <w:pPr>
        <w:numPr>
          <w:ilvl w:val="0"/>
          <w:numId w:val="29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74</w:t>
      </w:r>
      <w:r w:rsidR="003E3CE1" w:rsidRPr="000D3C64">
        <w:rPr>
          <w:rFonts w:ascii="Times New Roman" w:eastAsia="Times New Roman" w:hAnsi="Times New Roman" w:cs="Times New Roman"/>
          <w:color w:val="0A0A0A"/>
          <w:sz w:val="30"/>
          <w:szCs w:val="30"/>
        </w:rPr>
        <w:t>)How many numbers are divisible by 4 between 1 to 100?</w:t>
      </w:r>
    </w:p>
    <w:p w:rsidR="003E3CE1" w:rsidRPr="000D3C64" w:rsidRDefault="003E3CE1" w:rsidP="000D3C64">
      <w:pPr>
        <w:numPr>
          <w:ilvl w:val="0"/>
          <w:numId w:val="29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36</w:t>
      </w:r>
    </w:p>
    <w:p w:rsidR="003E3CE1" w:rsidRPr="000D3C64" w:rsidRDefault="003E3CE1" w:rsidP="000D3C64">
      <w:pPr>
        <w:numPr>
          <w:ilvl w:val="0"/>
          <w:numId w:val="29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56</w:t>
      </w:r>
    </w:p>
    <w:p w:rsidR="003E3CE1" w:rsidRPr="000D3C64" w:rsidRDefault="003E3CE1" w:rsidP="000D3C64">
      <w:pPr>
        <w:numPr>
          <w:ilvl w:val="0"/>
          <w:numId w:val="29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24</w:t>
      </w:r>
    </w:p>
    <w:p w:rsidR="003E3CE1" w:rsidRPr="000D3C64" w:rsidRDefault="003E3CE1" w:rsidP="000D3C64">
      <w:pPr>
        <w:numPr>
          <w:ilvl w:val="0"/>
          <w:numId w:val="29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12</w:t>
      </w:r>
    </w:p>
    <w:p w:rsidR="003E3CE1" w:rsidRPr="000D3C64" w:rsidRDefault="00B5177C"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75</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Next term in series 3, 32, 405, _?</w:t>
      </w:r>
    </w:p>
    <w:p w:rsidR="003E3CE1" w:rsidRPr="000D3C64" w:rsidRDefault="003E3CE1" w:rsidP="000D3C64">
      <w:pPr>
        <w:numPr>
          <w:ilvl w:val="0"/>
          <w:numId w:val="30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6144</w:t>
      </w:r>
    </w:p>
    <w:p w:rsidR="003E3CE1" w:rsidRPr="000D3C64" w:rsidRDefault="003E3CE1" w:rsidP="000D3C64">
      <w:pPr>
        <w:numPr>
          <w:ilvl w:val="0"/>
          <w:numId w:val="30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5144</w:t>
      </w:r>
    </w:p>
    <w:p w:rsidR="003E3CE1" w:rsidRPr="000D3C64" w:rsidRDefault="003E3CE1" w:rsidP="000D3C64">
      <w:pPr>
        <w:numPr>
          <w:ilvl w:val="0"/>
          <w:numId w:val="30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2583</w:t>
      </w:r>
    </w:p>
    <w:p w:rsidR="003E3CE1" w:rsidRPr="000D3C64" w:rsidRDefault="003E3CE1" w:rsidP="000D3C64">
      <w:pPr>
        <w:numPr>
          <w:ilvl w:val="0"/>
          <w:numId w:val="300"/>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w:t>
      </w:r>
      <w:r w:rsidRPr="000D3C64">
        <w:rPr>
          <w:rFonts w:ascii="Times New Roman" w:eastAsia="Times New Roman" w:hAnsi="Times New Roman" w:cs="Times New Roman"/>
          <w:color w:val="3D3D3D"/>
          <w:sz w:val="30"/>
          <w:szCs w:val="30"/>
        </w:rPr>
        <w:t>698</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76</w:t>
      </w:r>
      <w:r w:rsidR="003E3CE1" w:rsidRPr="000D3C64">
        <w:rPr>
          <w:rFonts w:ascii="Times New Roman" w:eastAsia="Times New Roman" w:hAnsi="Times New Roman" w:cs="Times New Roman"/>
          <w:color w:val="0A0A0A"/>
          <w:sz w:val="30"/>
          <w:szCs w:val="30"/>
          <w:shd w:val="clear" w:color="auto" w:fill="EEEEEE"/>
        </w:rPr>
        <w:t>)3,5,11,29,83,245, _ ?</w:t>
      </w:r>
    </w:p>
    <w:p w:rsidR="003E3CE1" w:rsidRPr="000D3C64" w:rsidRDefault="003E3CE1" w:rsidP="000D3C64">
      <w:pPr>
        <w:numPr>
          <w:ilvl w:val="0"/>
          <w:numId w:val="30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125</w:t>
      </w:r>
    </w:p>
    <w:p w:rsidR="003E3CE1" w:rsidRPr="000D3C64" w:rsidRDefault="003E3CE1" w:rsidP="000D3C64">
      <w:pPr>
        <w:numPr>
          <w:ilvl w:val="0"/>
          <w:numId w:val="30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486</w:t>
      </w:r>
    </w:p>
    <w:p w:rsidR="003E3CE1" w:rsidRPr="000D3C64" w:rsidRDefault="003E3CE1" w:rsidP="000D3C64">
      <w:pPr>
        <w:numPr>
          <w:ilvl w:val="0"/>
          <w:numId w:val="30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963</w:t>
      </w:r>
    </w:p>
    <w:p w:rsidR="003E3CE1" w:rsidRPr="000D3C64" w:rsidRDefault="003E3CE1" w:rsidP="000D3C64">
      <w:pPr>
        <w:numPr>
          <w:ilvl w:val="0"/>
          <w:numId w:val="30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487</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shd w:val="clear" w:color="auto" w:fill="FFFFFF"/>
        </w:rPr>
        <w:t>77</w:t>
      </w:r>
      <w:r w:rsidR="003E3CE1" w:rsidRPr="000D3C64">
        <w:rPr>
          <w:rFonts w:ascii="Times New Roman" w:eastAsia="Times New Roman" w:hAnsi="Times New Roman" w:cs="Times New Roman"/>
          <w:color w:val="3D3D3D"/>
          <w:sz w:val="30"/>
          <w:szCs w:val="30"/>
          <w:shd w:val="clear" w:color="auto" w:fill="FFFFFF"/>
        </w:rPr>
        <w:t>)j10,q17, v22 …. find next in the series ?</w:t>
      </w:r>
    </w:p>
    <w:p w:rsidR="003E3CE1" w:rsidRPr="000D3C64" w:rsidRDefault="003E3CE1" w:rsidP="000D3C64">
      <w:pPr>
        <w:numPr>
          <w:ilvl w:val="0"/>
          <w:numId w:val="30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w27</w:t>
      </w:r>
    </w:p>
    <w:p w:rsidR="003E3CE1" w:rsidRPr="000D3C64" w:rsidRDefault="003E3CE1" w:rsidP="000D3C64">
      <w:pPr>
        <w:numPr>
          <w:ilvl w:val="0"/>
          <w:numId w:val="30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y25</w:t>
      </w:r>
    </w:p>
    <w:p w:rsidR="003E3CE1" w:rsidRPr="000D3C64" w:rsidRDefault="003E3CE1" w:rsidP="000D3C64">
      <w:pPr>
        <w:numPr>
          <w:ilvl w:val="0"/>
          <w:numId w:val="30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y1</w:t>
      </w:r>
    </w:p>
    <w:p w:rsidR="003E3CE1" w:rsidRPr="000D3C64" w:rsidRDefault="003E3CE1" w:rsidP="000D3C64">
      <w:pPr>
        <w:numPr>
          <w:ilvl w:val="0"/>
          <w:numId w:val="30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ab2</w:t>
      </w:r>
    </w:p>
    <w:p w:rsidR="003E3CE1" w:rsidRPr="000D3C64" w:rsidRDefault="003E3CE1" w:rsidP="000D3C64">
      <w:pPr>
        <w:spacing w:line="360" w:lineRule="auto"/>
        <w:rPr>
          <w:rFonts w:ascii="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78</w:t>
      </w:r>
      <w:r w:rsidR="003E3CE1" w:rsidRPr="000D3C64">
        <w:rPr>
          <w:rFonts w:ascii="Times New Roman" w:eastAsia="Times New Roman" w:hAnsi="Times New Roman" w:cs="Times New Roman"/>
          <w:color w:val="0A0A0A"/>
          <w:sz w:val="30"/>
          <w:szCs w:val="30"/>
          <w:shd w:val="clear" w:color="auto" w:fill="EEEEEE"/>
        </w:rPr>
        <w:t>)7, 10, 19, 14, 17, 19, 21, ?</w:t>
      </w:r>
    </w:p>
    <w:p w:rsidR="003E3CE1" w:rsidRPr="000D3C64" w:rsidRDefault="003E3CE1" w:rsidP="000D3C64">
      <w:pPr>
        <w:numPr>
          <w:ilvl w:val="0"/>
          <w:numId w:val="305"/>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22</w:t>
      </w:r>
    </w:p>
    <w:p w:rsidR="003E3CE1" w:rsidRPr="000D3C64" w:rsidRDefault="003E3CE1" w:rsidP="000D3C64">
      <w:pPr>
        <w:numPr>
          <w:ilvl w:val="0"/>
          <w:numId w:val="305"/>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24</w:t>
      </w:r>
    </w:p>
    <w:p w:rsidR="003E3CE1" w:rsidRPr="000D3C64" w:rsidRDefault="003E3CE1" w:rsidP="000D3C64">
      <w:pPr>
        <w:numPr>
          <w:ilvl w:val="0"/>
          <w:numId w:val="305"/>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23</w:t>
      </w:r>
    </w:p>
    <w:p w:rsidR="003E3CE1" w:rsidRPr="000D3C64" w:rsidRDefault="003E3CE1" w:rsidP="000D3C64">
      <w:pPr>
        <w:numPr>
          <w:ilvl w:val="0"/>
          <w:numId w:val="305"/>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35</w:t>
      </w:r>
    </w:p>
    <w:p w:rsidR="003E3CE1" w:rsidRPr="000D3C64" w:rsidRDefault="003E3CE1" w:rsidP="000D3C64">
      <w:pPr>
        <w:numPr>
          <w:ilvl w:val="0"/>
          <w:numId w:val="305"/>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21</w:t>
      </w: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79</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97, 86, 73, 58, 45, (? )</w:t>
      </w:r>
    </w:p>
    <w:p w:rsidR="003E3CE1" w:rsidRPr="000D3C64" w:rsidRDefault="003E3CE1" w:rsidP="000D3C64">
      <w:pPr>
        <w:numPr>
          <w:ilvl w:val="0"/>
          <w:numId w:val="30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34</w:t>
      </w:r>
    </w:p>
    <w:p w:rsidR="003E3CE1" w:rsidRPr="000D3C64" w:rsidRDefault="003E3CE1" w:rsidP="000D3C64">
      <w:pPr>
        <w:numPr>
          <w:ilvl w:val="0"/>
          <w:numId w:val="30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36</w:t>
      </w:r>
    </w:p>
    <w:p w:rsidR="003E3CE1" w:rsidRPr="000D3C64" w:rsidRDefault="003E3CE1" w:rsidP="000D3C64">
      <w:pPr>
        <w:numPr>
          <w:ilvl w:val="0"/>
          <w:numId w:val="30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38</w:t>
      </w:r>
    </w:p>
    <w:p w:rsidR="003E3CE1" w:rsidRPr="000D3C64" w:rsidRDefault="003E3CE1" w:rsidP="000D3C64">
      <w:pPr>
        <w:numPr>
          <w:ilvl w:val="0"/>
          <w:numId w:val="30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40</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80</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12, 32, 72, 152, ....</w:t>
      </w:r>
    </w:p>
    <w:p w:rsidR="003E3CE1" w:rsidRPr="000D3C64" w:rsidRDefault="003E3CE1" w:rsidP="000D3C64">
      <w:pPr>
        <w:numPr>
          <w:ilvl w:val="0"/>
          <w:numId w:val="30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312</w:t>
      </w:r>
    </w:p>
    <w:p w:rsidR="003E3CE1" w:rsidRPr="000D3C64" w:rsidRDefault="003E3CE1" w:rsidP="000D3C64">
      <w:pPr>
        <w:numPr>
          <w:ilvl w:val="0"/>
          <w:numId w:val="30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325</w:t>
      </w:r>
    </w:p>
    <w:p w:rsidR="003E3CE1" w:rsidRPr="000D3C64" w:rsidRDefault="003E3CE1" w:rsidP="000D3C64">
      <w:pPr>
        <w:numPr>
          <w:ilvl w:val="0"/>
          <w:numId w:val="30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515</w:t>
      </w:r>
    </w:p>
    <w:p w:rsidR="003E3CE1" w:rsidRPr="000D3C64" w:rsidRDefault="003E3CE1" w:rsidP="000D3C64">
      <w:pPr>
        <w:numPr>
          <w:ilvl w:val="0"/>
          <w:numId w:val="307"/>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613</w:t>
      </w:r>
    </w:p>
    <w:p w:rsidR="003E3CE1" w:rsidRPr="000D3C64" w:rsidRDefault="003E3CE1" w:rsidP="000D3C64">
      <w:pPr>
        <w:spacing w:line="360" w:lineRule="auto"/>
        <w:rPr>
          <w:rFonts w:ascii="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81</w:t>
      </w:r>
      <w:r w:rsidR="003E3CE1" w:rsidRPr="000D3C64">
        <w:rPr>
          <w:rFonts w:ascii="Times New Roman" w:eastAsia="Times New Roman" w:hAnsi="Times New Roman" w:cs="Times New Roman"/>
          <w:color w:val="0A0A0A"/>
          <w:sz w:val="30"/>
          <w:szCs w:val="30"/>
          <w:shd w:val="clear" w:color="auto" w:fill="EEEEEE"/>
        </w:rPr>
        <w:t>)5, 10, 17, 26, 37, 50, 65, ______</w:t>
      </w:r>
    </w:p>
    <w:p w:rsidR="003E3CE1" w:rsidRPr="000D3C64" w:rsidRDefault="003E3CE1" w:rsidP="000D3C64">
      <w:pPr>
        <w:numPr>
          <w:ilvl w:val="0"/>
          <w:numId w:val="30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122</w:t>
      </w:r>
    </w:p>
    <w:p w:rsidR="003E3CE1" w:rsidRPr="000D3C64" w:rsidRDefault="003E3CE1" w:rsidP="000D3C64">
      <w:pPr>
        <w:numPr>
          <w:ilvl w:val="0"/>
          <w:numId w:val="30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100</w:t>
      </w:r>
    </w:p>
    <w:p w:rsidR="003E3CE1" w:rsidRPr="000D3C64" w:rsidRDefault="003E3CE1" w:rsidP="000D3C64">
      <w:pPr>
        <w:numPr>
          <w:ilvl w:val="0"/>
          <w:numId w:val="30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145</w:t>
      </w:r>
    </w:p>
    <w:p w:rsidR="003E3CE1" w:rsidRPr="000D3C64" w:rsidRDefault="003E3CE1" w:rsidP="000D3C64">
      <w:pPr>
        <w:numPr>
          <w:ilvl w:val="0"/>
          <w:numId w:val="308"/>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147</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rPr>
        <w:t>82</w:t>
      </w:r>
      <w:r w:rsidR="003E3CE1" w:rsidRPr="000D3C64">
        <w:rPr>
          <w:rFonts w:ascii="Times New Roman" w:eastAsia="Times New Roman" w:hAnsi="Times New Roman" w:cs="Times New Roman"/>
          <w:color w:val="0A0A0A"/>
          <w:sz w:val="30"/>
          <w:szCs w:val="30"/>
        </w:rPr>
        <w:t xml:space="preserve">) </w:t>
      </w:r>
      <w:r w:rsidR="003E3CE1" w:rsidRPr="000D3C64">
        <w:rPr>
          <w:rFonts w:ascii="Times New Roman" w:eastAsia="Times New Roman" w:hAnsi="Times New Roman" w:cs="Times New Roman"/>
          <w:color w:val="0A0A0A"/>
          <w:sz w:val="30"/>
          <w:szCs w:val="30"/>
          <w:shd w:val="clear" w:color="auto" w:fill="EEEEEE"/>
        </w:rPr>
        <w:t>What is the next number of the following sequence 7, 14, 55, 110,</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rPr>
        <w:t>....?</w:t>
      </w:r>
    </w:p>
    <w:p w:rsidR="003E3CE1" w:rsidRPr="000D3C64" w:rsidRDefault="003E3CE1" w:rsidP="000D3C64">
      <w:pPr>
        <w:numPr>
          <w:ilvl w:val="0"/>
          <w:numId w:val="30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198</w:t>
      </w:r>
    </w:p>
    <w:p w:rsidR="003E3CE1" w:rsidRPr="000D3C64" w:rsidRDefault="003E3CE1" w:rsidP="000D3C64">
      <w:pPr>
        <w:numPr>
          <w:ilvl w:val="0"/>
          <w:numId w:val="30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121</w:t>
      </w:r>
    </w:p>
    <w:p w:rsidR="003E3CE1" w:rsidRPr="000D3C64" w:rsidRDefault="003E3CE1" w:rsidP="000D3C64">
      <w:pPr>
        <w:numPr>
          <w:ilvl w:val="0"/>
          <w:numId w:val="30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154</w:t>
      </w:r>
    </w:p>
    <w:p w:rsidR="003E3CE1" w:rsidRPr="000D3C64" w:rsidRDefault="003E3CE1" w:rsidP="000D3C64">
      <w:pPr>
        <w:numPr>
          <w:ilvl w:val="0"/>
          <w:numId w:val="309"/>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157</w:t>
      </w:r>
    </w:p>
    <w:p w:rsidR="003E3CE1" w:rsidRPr="000D3C64" w:rsidRDefault="003E3CE1" w:rsidP="000D3C64">
      <w:pPr>
        <w:spacing w:after="0" w:line="360" w:lineRule="auto"/>
        <w:textAlignment w:val="baseline"/>
        <w:rPr>
          <w:rFonts w:ascii="Times New Roman" w:eastAsia="Times New Roman" w:hAnsi="Times New Roman" w:cs="Times New Roman"/>
          <w:color w:val="0A0A0A"/>
          <w:sz w:val="30"/>
          <w:szCs w:val="30"/>
        </w:rPr>
      </w:pPr>
    </w:p>
    <w:p w:rsidR="003E3CE1" w:rsidRPr="000D3C64" w:rsidRDefault="00063B65" w:rsidP="000D3C64">
      <w:pPr>
        <w:shd w:val="clear" w:color="auto" w:fill="FFFFFF"/>
        <w:spacing w:after="0" w:line="360" w:lineRule="auto"/>
        <w:rPr>
          <w:rFonts w:ascii="Times New Roman" w:eastAsia="Times New Roman" w:hAnsi="Times New Roman" w:cs="Times New Roman"/>
          <w:color w:val="000000" w:themeColor="text1"/>
          <w:sz w:val="30"/>
          <w:szCs w:val="30"/>
        </w:rPr>
      </w:pPr>
      <w:r>
        <w:rPr>
          <w:rFonts w:ascii="Times New Roman" w:hAnsi="Times New Roman" w:cs="Times New Roman"/>
          <w:color w:val="000000" w:themeColor="text1"/>
          <w:sz w:val="30"/>
          <w:szCs w:val="30"/>
        </w:rPr>
        <w:t>83</w:t>
      </w:r>
      <w:r w:rsidR="003E3CE1" w:rsidRPr="000D3C64">
        <w:rPr>
          <w:rFonts w:ascii="Times New Roman" w:hAnsi="Times New Roman" w:cs="Times New Roman"/>
          <w:color w:val="000000" w:themeColor="text1"/>
          <w:sz w:val="30"/>
          <w:szCs w:val="30"/>
        </w:rPr>
        <w:t xml:space="preserve">) </w:t>
      </w:r>
      <w:r w:rsidR="003E3CE1" w:rsidRPr="000D3C64">
        <w:rPr>
          <w:rFonts w:ascii="Times New Roman" w:eastAsia="Times New Roman" w:hAnsi="Times New Roman" w:cs="Times New Roman"/>
          <w:color w:val="000000" w:themeColor="text1"/>
          <w:sz w:val="30"/>
          <w:szCs w:val="30"/>
        </w:rPr>
        <w:t xml:space="preserve">0,4,8,16,24,36,48,? Find ? </w:t>
      </w: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A. 100</w:t>
      </w: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B. 64</w:t>
      </w: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C. 82</w:t>
      </w: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D. 96</w:t>
      </w: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p>
    <w:p w:rsidR="003E3CE1" w:rsidRPr="000D3C64" w:rsidRDefault="00063B65" w:rsidP="000D3C64">
      <w:pPr>
        <w:shd w:val="clear" w:color="auto" w:fill="FFFFFF"/>
        <w:spacing w:after="0" w:line="360" w:lineRule="auto"/>
        <w:rPr>
          <w:rFonts w:ascii="Times New Roman" w:eastAsia="Times New Roman" w:hAnsi="Times New Roman" w:cs="Times New Roman"/>
          <w:color w:val="000000" w:themeColor="text1"/>
          <w:sz w:val="30"/>
          <w:szCs w:val="30"/>
        </w:rPr>
      </w:pPr>
      <w:r>
        <w:rPr>
          <w:rFonts w:ascii="Times New Roman" w:hAnsi="Times New Roman" w:cs="Times New Roman"/>
          <w:color w:val="000000" w:themeColor="text1"/>
          <w:sz w:val="30"/>
          <w:szCs w:val="30"/>
        </w:rPr>
        <w:t>84</w:t>
      </w:r>
      <w:r w:rsidR="003E3CE1" w:rsidRPr="000D3C64">
        <w:rPr>
          <w:rFonts w:ascii="Times New Roman" w:hAnsi="Times New Roman" w:cs="Times New Roman"/>
          <w:color w:val="000000" w:themeColor="text1"/>
          <w:sz w:val="30"/>
          <w:szCs w:val="30"/>
        </w:rPr>
        <w:t xml:space="preserve">) </w:t>
      </w:r>
      <w:r w:rsidR="003E3CE1" w:rsidRPr="000D3C64">
        <w:rPr>
          <w:rFonts w:ascii="Times New Roman" w:eastAsia="Times New Roman" w:hAnsi="Times New Roman" w:cs="Times New Roman"/>
          <w:color w:val="000000" w:themeColor="text1"/>
          <w:sz w:val="30"/>
          <w:szCs w:val="30"/>
        </w:rPr>
        <w:t xml:space="preserve">0 6 8 18 24 38 48 _ 80 find the missing term in the series </w:t>
      </w:r>
    </w:p>
    <w:p w:rsidR="003E3CE1" w:rsidRPr="000D3C64" w:rsidRDefault="003E3CE1" w:rsidP="000D3C64">
      <w:pPr>
        <w:numPr>
          <w:ilvl w:val="0"/>
          <w:numId w:val="313"/>
        </w:numPr>
        <w:shd w:val="clear" w:color="auto" w:fill="F2F2F2"/>
        <w:spacing w:after="0" w:line="360" w:lineRule="auto"/>
        <w:rPr>
          <w:rFonts w:ascii="Times New Roman" w:eastAsia="Times New Roman" w:hAnsi="Times New Roman" w:cs="Times New Roman"/>
          <w:bCs/>
          <w:color w:val="000000" w:themeColor="text1"/>
          <w:sz w:val="30"/>
          <w:szCs w:val="30"/>
        </w:rPr>
      </w:pPr>
      <w:r w:rsidRPr="000D3C64">
        <w:rPr>
          <w:rFonts w:ascii="Times New Roman" w:eastAsia="Times New Roman" w:hAnsi="Times New Roman" w:cs="Times New Roman"/>
          <w:bCs/>
          <w:color w:val="000000" w:themeColor="text1"/>
          <w:sz w:val="30"/>
          <w:szCs w:val="30"/>
        </w:rPr>
        <w:t>64</w:t>
      </w:r>
    </w:p>
    <w:p w:rsidR="003E3CE1" w:rsidRPr="000D3C64" w:rsidRDefault="003E3CE1" w:rsidP="000D3C64">
      <w:pPr>
        <w:numPr>
          <w:ilvl w:val="0"/>
          <w:numId w:val="313"/>
        </w:numPr>
        <w:shd w:val="clear" w:color="auto" w:fill="F2F2F2"/>
        <w:spacing w:after="0" w:line="360" w:lineRule="auto"/>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66</w:t>
      </w:r>
    </w:p>
    <w:p w:rsidR="003E3CE1" w:rsidRPr="000D3C64" w:rsidRDefault="003E3CE1" w:rsidP="000D3C64">
      <w:pPr>
        <w:numPr>
          <w:ilvl w:val="0"/>
          <w:numId w:val="313"/>
        </w:numPr>
        <w:shd w:val="clear" w:color="auto" w:fill="F2F2F2"/>
        <w:spacing w:after="0" w:line="360" w:lineRule="auto"/>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60</w:t>
      </w:r>
    </w:p>
    <w:p w:rsidR="00C24F37" w:rsidRPr="000D3C64" w:rsidRDefault="00C24F37" w:rsidP="000D3C64">
      <w:pPr>
        <w:spacing w:after="0" w:line="360" w:lineRule="auto"/>
        <w:rPr>
          <w:rFonts w:ascii="Times New Roman" w:eastAsia="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shd w:val="clear" w:color="auto" w:fill="EEEEEE"/>
        </w:rPr>
        <w:t>85</w:t>
      </w:r>
      <w:r w:rsidR="003E3CE1" w:rsidRPr="000D3C64">
        <w:rPr>
          <w:rFonts w:ascii="Times New Roman" w:eastAsia="Times New Roman" w:hAnsi="Times New Roman" w:cs="Times New Roman"/>
          <w:color w:val="3D3D3D"/>
          <w:sz w:val="30"/>
          <w:szCs w:val="30"/>
          <w:shd w:val="clear" w:color="auto" w:fill="EEEEEE"/>
        </w:rPr>
        <w:t xml:space="preserve">). </w:t>
      </w:r>
      <w:r w:rsidR="003E3CE1" w:rsidRPr="000D3C64">
        <w:rPr>
          <w:rFonts w:ascii="Times New Roman" w:eastAsia="Times New Roman" w:hAnsi="Times New Roman" w:cs="Times New Roman"/>
          <w:color w:val="0A0A0A"/>
          <w:sz w:val="30"/>
          <w:szCs w:val="30"/>
          <w:shd w:val="clear" w:color="auto" w:fill="EEEEEE"/>
        </w:rPr>
        <w:t>y, _? , q, m, i, 1. w?</w:t>
      </w:r>
    </w:p>
    <w:p w:rsidR="003E3CE1" w:rsidRPr="000D3C64" w:rsidRDefault="003E3CE1" w:rsidP="000D3C64">
      <w:pPr>
        <w:numPr>
          <w:ilvl w:val="0"/>
          <w:numId w:val="31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u</w:t>
      </w:r>
    </w:p>
    <w:p w:rsidR="003E3CE1" w:rsidRPr="000D3C64" w:rsidRDefault="003E3CE1" w:rsidP="000D3C64">
      <w:pPr>
        <w:numPr>
          <w:ilvl w:val="0"/>
          <w:numId w:val="31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v</w:t>
      </w:r>
    </w:p>
    <w:p w:rsidR="003E3CE1" w:rsidRPr="000D3C64" w:rsidRDefault="003E3CE1" w:rsidP="000D3C64">
      <w:pPr>
        <w:numPr>
          <w:ilvl w:val="0"/>
          <w:numId w:val="31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w</w:t>
      </w:r>
    </w:p>
    <w:p w:rsidR="003E3CE1" w:rsidRPr="000D3C64" w:rsidRDefault="003E3CE1" w:rsidP="000D3C64">
      <w:pPr>
        <w:numPr>
          <w:ilvl w:val="0"/>
          <w:numId w:val="31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x</w:t>
      </w:r>
    </w:p>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3D3D3D"/>
          <w:sz w:val="30"/>
          <w:szCs w:val="30"/>
        </w:rPr>
        <w:t xml:space="preserve"> </w:t>
      </w:r>
    </w:p>
    <w:p w:rsidR="003E3CE1" w:rsidRPr="000D3C64" w:rsidRDefault="00063B65" w:rsidP="000D3C64">
      <w:pPr>
        <w:spacing w:line="360" w:lineRule="auto"/>
        <w:jc w:val="both"/>
        <w:rPr>
          <w:rFonts w:ascii="Times New Roman" w:hAnsi="Times New Roman" w:cs="Times New Roman"/>
          <w:sz w:val="30"/>
          <w:szCs w:val="30"/>
        </w:rPr>
      </w:pPr>
      <w:r>
        <w:rPr>
          <w:rFonts w:ascii="Times New Roman" w:hAnsi="Times New Roman" w:cs="Times New Roman"/>
          <w:sz w:val="30"/>
          <w:szCs w:val="30"/>
        </w:rPr>
        <w:t>86</w:t>
      </w:r>
      <w:r w:rsidR="003E3CE1" w:rsidRPr="000D3C64">
        <w:rPr>
          <w:rFonts w:ascii="Times New Roman" w:hAnsi="Times New Roman" w:cs="Times New Roman"/>
          <w:sz w:val="30"/>
          <w:szCs w:val="30"/>
        </w:rPr>
        <w:t xml:space="preserve">).Find the missing number: 4, 5, 12, 39, 160, 805, ? </w:t>
      </w:r>
    </w:p>
    <w:p w:rsidR="003E3CE1" w:rsidRPr="000D3C64" w:rsidRDefault="003E3CE1"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4836             b.  3648          c.   4854           d.  4638  </w:t>
      </w:r>
    </w:p>
    <w:p w:rsidR="003E3CE1" w:rsidRPr="000D3C64" w:rsidRDefault="00063B65" w:rsidP="000D3C64">
      <w:pPr>
        <w:spacing w:line="360" w:lineRule="auto"/>
        <w:jc w:val="both"/>
        <w:rPr>
          <w:rFonts w:ascii="Times New Roman" w:hAnsi="Times New Roman" w:cs="Times New Roman"/>
          <w:sz w:val="30"/>
          <w:szCs w:val="30"/>
        </w:rPr>
      </w:pPr>
      <w:r>
        <w:rPr>
          <w:rFonts w:ascii="Times New Roman" w:hAnsi="Times New Roman" w:cs="Times New Roman"/>
          <w:sz w:val="30"/>
          <w:szCs w:val="30"/>
        </w:rPr>
        <w:t>87</w:t>
      </w:r>
      <w:r w:rsidR="003E3CE1" w:rsidRPr="000D3C64">
        <w:rPr>
          <w:rFonts w:ascii="Times New Roman" w:hAnsi="Times New Roman" w:cs="Times New Roman"/>
          <w:sz w:val="30"/>
          <w:szCs w:val="30"/>
        </w:rPr>
        <w:t xml:space="preserve">) Find the odd man out in the series. 2, 6, 30, 64, 630 </w:t>
      </w:r>
    </w:p>
    <w:p w:rsidR="003E3CE1" w:rsidRPr="000D3C64" w:rsidRDefault="003E3CE1"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  30                  b.  64               c.   630             d.  6</w:t>
      </w:r>
    </w:p>
    <w:p w:rsidR="003E3CE1" w:rsidRPr="000D3C64" w:rsidRDefault="00063B65" w:rsidP="000D3C64">
      <w:pPr>
        <w:autoSpaceDE w:val="0"/>
        <w:autoSpaceDN w:val="0"/>
        <w:adjustRightInd w:val="0"/>
        <w:spacing w:after="0" w:line="360" w:lineRule="auto"/>
        <w:ind w:right="1420"/>
        <w:jc w:val="both"/>
        <w:rPr>
          <w:rFonts w:ascii="Times New Roman" w:hAnsi="Times New Roman" w:cs="Times New Roman"/>
          <w:sz w:val="30"/>
          <w:szCs w:val="30"/>
        </w:rPr>
      </w:pPr>
      <w:r>
        <w:rPr>
          <w:rFonts w:ascii="Times New Roman" w:hAnsi="Times New Roman" w:cs="Times New Roman"/>
          <w:sz w:val="30"/>
          <w:szCs w:val="30"/>
        </w:rPr>
        <w:t>88</w:t>
      </w:r>
      <w:r w:rsidR="003E3CE1" w:rsidRPr="000D3C64">
        <w:rPr>
          <w:rFonts w:ascii="Times New Roman" w:hAnsi="Times New Roman" w:cs="Times New Roman"/>
          <w:sz w:val="30"/>
          <w:szCs w:val="30"/>
        </w:rPr>
        <w:t>)Find the next number in the series.</w:t>
      </w:r>
    </w:p>
    <w:p w:rsidR="003E3CE1" w:rsidRPr="000D3C64" w:rsidRDefault="003E3CE1" w:rsidP="000D3C64">
      <w:pPr>
        <w:autoSpaceDE w:val="0"/>
        <w:autoSpaceDN w:val="0"/>
        <w:adjustRightInd w:val="0"/>
        <w:spacing w:before="1"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 xml:space="preserve">8, 24, 76,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688, 2064</w:t>
      </w:r>
    </w:p>
    <w:p w:rsidR="003E3CE1" w:rsidRPr="000D3C64" w:rsidRDefault="003E3CE1" w:rsidP="000D3C64">
      <w:pPr>
        <w:autoSpaceDE w:val="0"/>
        <w:autoSpaceDN w:val="0"/>
        <w:adjustRightInd w:val="0"/>
        <w:spacing w:after="0" w:line="360" w:lineRule="auto"/>
        <w:ind w:right="661" w:firstLineChars="150" w:firstLine="450"/>
        <w:rPr>
          <w:rFonts w:ascii="Times New Roman" w:hAnsi="Times New Roman" w:cs="Times New Roman"/>
          <w:sz w:val="30"/>
          <w:szCs w:val="30"/>
        </w:rPr>
      </w:pPr>
      <w:r w:rsidRPr="000D3C64">
        <w:rPr>
          <w:rFonts w:ascii="Times New Roman" w:hAnsi="Times New Roman" w:cs="Times New Roman"/>
          <w:sz w:val="30"/>
          <w:szCs w:val="30"/>
        </w:rPr>
        <w:t>a.  225                     b.  228                   c.   485    d.  488</w:t>
      </w:r>
    </w:p>
    <w:p w:rsidR="003E3CE1" w:rsidRPr="000D3C64" w:rsidRDefault="003E3CE1" w:rsidP="000D3C64">
      <w:pPr>
        <w:spacing w:after="0" w:line="360" w:lineRule="auto"/>
        <w:rPr>
          <w:rFonts w:ascii="Times New Roman" w:eastAsia="Times New Roman" w:hAnsi="Times New Roman" w:cs="Times New Roman"/>
          <w:color w:val="3D3D3D"/>
          <w:sz w:val="30"/>
          <w:szCs w:val="30"/>
        </w:rPr>
      </w:pPr>
    </w:p>
    <w:p w:rsidR="003E3CE1" w:rsidRPr="000D3C64" w:rsidRDefault="003E3CE1" w:rsidP="000D3C64">
      <w:pPr>
        <w:spacing w:after="0" w:line="360" w:lineRule="auto"/>
        <w:rPr>
          <w:rFonts w:ascii="Times New Roman" w:eastAsia="Times New Roman" w:hAnsi="Times New Roman" w:cs="Times New Roman"/>
          <w:color w:val="3D3D3D"/>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89</w:t>
      </w:r>
      <w:r w:rsidR="003E3CE1" w:rsidRPr="000D3C64">
        <w:rPr>
          <w:rFonts w:ascii="Times New Roman" w:eastAsia="Times New Roman" w:hAnsi="Times New Roman" w:cs="Times New Roman"/>
          <w:color w:val="0A0A0A"/>
          <w:sz w:val="30"/>
          <w:szCs w:val="30"/>
          <w:shd w:val="clear" w:color="auto" w:fill="EEEEEE"/>
        </w:rPr>
        <w:t>)What is the next number in the series 3,7,13,19?</w:t>
      </w:r>
    </w:p>
    <w:p w:rsidR="003E3CE1" w:rsidRPr="000D3C64" w:rsidRDefault="003E3CE1" w:rsidP="000D3C64">
      <w:pPr>
        <w:numPr>
          <w:ilvl w:val="0"/>
          <w:numId w:val="3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w:t>
      </w:r>
    </w:p>
    <w:p w:rsidR="003E3CE1" w:rsidRPr="000D3C64" w:rsidRDefault="003E3CE1" w:rsidP="000D3C64">
      <w:pPr>
        <w:numPr>
          <w:ilvl w:val="0"/>
          <w:numId w:val="3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w:t>
      </w:r>
    </w:p>
    <w:p w:rsidR="003E3CE1" w:rsidRPr="000D3C64" w:rsidRDefault="003E3CE1" w:rsidP="000D3C64">
      <w:pPr>
        <w:numPr>
          <w:ilvl w:val="0"/>
          <w:numId w:val="3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w:t>
      </w:r>
    </w:p>
    <w:p w:rsidR="003E3CE1" w:rsidRPr="000D3C64" w:rsidRDefault="003E3CE1" w:rsidP="000D3C64">
      <w:pPr>
        <w:numPr>
          <w:ilvl w:val="0"/>
          <w:numId w:val="3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29</w:t>
      </w:r>
    </w:p>
    <w:p w:rsidR="003E3CE1" w:rsidRPr="000D3C64" w:rsidRDefault="003E3CE1" w:rsidP="000D3C64">
      <w:pPr>
        <w:spacing w:after="0" w:line="360" w:lineRule="auto"/>
        <w:rPr>
          <w:rFonts w:ascii="Times New Roman" w:eastAsia="Times New Roman" w:hAnsi="Times New Roman" w:cs="Times New Roman"/>
          <w:sz w:val="30"/>
          <w:szCs w:val="30"/>
        </w:rPr>
      </w:pPr>
    </w:p>
    <w:p w:rsidR="003E3CE1" w:rsidRPr="000D3C64" w:rsidRDefault="00063B65"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0A0A0A"/>
          <w:sz w:val="30"/>
          <w:szCs w:val="30"/>
          <w:shd w:val="clear" w:color="auto" w:fill="EEEEEE"/>
        </w:rPr>
        <w:t>90</w:t>
      </w:r>
      <w:r w:rsidR="003E3CE1" w:rsidRPr="000D3C64">
        <w:rPr>
          <w:rFonts w:ascii="Times New Roman" w:eastAsia="Times New Roman" w:hAnsi="Times New Roman" w:cs="Times New Roman"/>
          <w:color w:val="0A0A0A"/>
          <w:sz w:val="30"/>
          <w:szCs w:val="30"/>
          <w:shd w:val="clear" w:color="auto" w:fill="EEEEEE"/>
        </w:rPr>
        <w:t>)Complete the series.. 2 2 12 12 30 30?</w:t>
      </w:r>
    </w:p>
    <w:p w:rsidR="003E3CE1" w:rsidRPr="000D3C64" w:rsidRDefault="003E3CE1" w:rsidP="000D3C64">
      <w:pPr>
        <w:numPr>
          <w:ilvl w:val="0"/>
          <w:numId w:val="3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58</w:t>
      </w:r>
    </w:p>
    <w:p w:rsidR="003E3CE1" w:rsidRPr="000D3C64" w:rsidRDefault="003E3CE1" w:rsidP="000D3C64">
      <w:pPr>
        <w:numPr>
          <w:ilvl w:val="0"/>
          <w:numId w:val="3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w:t>
      </w:r>
    </w:p>
    <w:p w:rsidR="003E3CE1" w:rsidRPr="000D3C64" w:rsidRDefault="003E3CE1" w:rsidP="000D3C64">
      <w:pPr>
        <w:numPr>
          <w:ilvl w:val="0"/>
          <w:numId w:val="3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53</w:t>
      </w:r>
    </w:p>
    <w:p w:rsidR="003E3CE1" w:rsidRPr="000D3C64" w:rsidRDefault="003E3CE1" w:rsidP="000D3C64">
      <w:pPr>
        <w:numPr>
          <w:ilvl w:val="0"/>
          <w:numId w:val="3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51</w:t>
      </w:r>
    </w:p>
    <w:p w:rsidR="003E3CE1" w:rsidRPr="000D3C64" w:rsidRDefault="003E3CE1" w:rsidP="000D3C64">
      <w:pPr>
        <w:shd w:val="clear" w:color="auto" w:fill="FFFFFF"/>
        <w:spacing w:after="0" w:line="360" w:lineRule="auto"/>
        <w:rPr>
          <w:rFonts w:ascii="Times New Roman" w:eastAsia="Times New Roman" w:hAnsi="Times New Roman" w:cs="Times New Roman"/>
          <w:color w:val="000000" w:themeColor="text1"/>
          <w:sz w:val="30"/>
          <w:szCs w:val="30"/>
        </w:rPr>
      </w:pPr>
    </w:p>
    <w:p w:rsidR="003E3CE1" w:rsidRPr="000D3C64" w:rsidRDefault="00063B6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91</w:t>
      </w:r>
      <w:r w:rsidR="003E3CE1" w:rsidRPr="000D3C64">
        <w:rPr>
          <w:rFonts w:ascii="Times New Roman" w:eastAsia="Times New Roman" w:hAnsi="Times New Roman" w:cs="Times New Roman"/>
          <w:color w:val="0A0A0A"/>
          <w:sz w:val="30"/>
          <w:szCs w:val="30"/>
        </w:rPr>
        <w:t xml:space="preserve">)6, 10, 14, 22, 26, 34, 38, 46, _ ? what is next </w:t>
      </w:r>
    </w:p>
    <w:p w:rsidR="003E3CE1" w:rsidRPr="000D3C64" w:rsidRDefault="003E3CE1" w:rsidP="000D3C64">
      <w:pPr>
        <w:spacing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term in the series.</w:t>
      </w:r>
    </w:p>
    <w:p w:rsidR="003E3CE1" w:rsidRPr="000D3C64" w:rsidRDefault="003E3CE1" w:rsidP="000D3C64">
      <w:pPr>
        <w:pStyle w:val="ListParagraph"/>
        <w:numPr>
          <w:ilvl w:val="0"/>
          <w:numId w:val="318"/>
        </w:numPr>
        <w:spacing w:line="360" w:lineRule="auto"/>
        <w:rPr>
          <w:rFonts w:ascii="Times New Roman" w:hAnsi="Times New Roman" w:cs="Times New Roman"/>
          <w:sz w:val="30"/>
          <w:szCs w:val="30"/>
        </w:rPr>
      </w:pPr>
      <w:r w:rsidRPr="000D3C64">
        <w:rPr>
          <w:rFonts w:ascii="Times New Roman" w:hAnsi="Times New Roman" w:cs="Times New Roman"/>
          <w:sz w:val="30"/>
          <w:szCs w:val="30"/>
        </w:rPr>
        <w:t>56</w:t>
      </w:r>
    </w:p>
    <w:p w:rsidR="003E3CE1" w:rsidRPr="000D3C64" w:rsidRDefault="003E3CE1" w:rsidP="000D3C64">
      <w:pPr>
        <w:pStyle w:val="ListParagraph"/>
        <w:numPr>
          <w:ilvl w:val="0"/>
          <w:numId w:val="318"/>
        </w:numPr>
        <w:spacing w:line="360" w:lineRule="auto"/>
        <w:rPr>
          <w:rFonts w:ascii="Times New Roman" w:hAnsi="Times New Roman" w:cs="Times New Roman"/>
          <w:sz w:val="30"/>
          <w:szCs w:val="30"/>
        </w:rPr>
      </w:pPr>
      <w:r w:rsidRPr="000D3C64">
        <w:rPr>
          <w:rFonts w:ascii="Times New Roman" w:hAnsi="Times New Roman" w:cs="Times New Roman"/>
          <w:sz w:val="30"/>
          <w:szCs w:val="30"/>
        </w:rPr>
        <w:t>48</w:t>
      </w:r>
    </w:p>
    <w:p w:rsidR="003E3CE1" w:rsidRPr="000D3C64" w:rsidRDefault="003E3CE1" w:rsidP="000D3C64">
      <w:pPr>
        <w:pStyle w:val="ListParagraph"/>
        <w:numPr>
          <w:ilvl w:val="0"/>
          <w:numId w:val="318"/>
        </w:numPr>
        <w:spacing w:line="360" w:lineRule="auto"/>
        <w:rPr>
          <w:rFonts w:ascii="Times New Roman" w:hAnsi="Times New Roman" w:cs="Times New Roman"/>
          <w:sz w:val="30"/>
          <w:szCs w:val="30"/>
        </w:rPr>
      </w:pPr>
      <w:r w:rsidRPr="000D3C64">
        <w:rPr>
          <w:rFonts w:ascii="Times New Roman" w:hAnsi="Times New Roman" w:cs="Times New Roman"/>
          <w:sz w:val="30"/>
          <w:szCs w:val="30"/>
        </w:rPr>
        <w:t>49</w:t>
      </w:r>
    </w:p>
    <w:p w:rsidR="003E3CE1" w:rsidRPr="000D3C64" w:rsidRDefault="003E3CE1" w:rsidP="000D3C64">
      <w:pPr>
        <w:pStyle w:val="ListParagraph"/>
        <w:numPr>
          <w:ilvl w:val="0"/>
          <w:numId w:val="318"/>
        </w:numPr>
        <w:spacing w:line="360" w:lineRule="auto"/>
        <w:rPr>
          <w:rFonts w:ascii="Times New Roman" w:hAnsi="Times New Roman" w:cs="Times New Roman"/>
          <w:sz w:val="30"/>
          <w:szCs w:val="30"/>
        </w:rPr>
      </w:pPr>
      <w:r w:rsidRPr="000D3C64">
        <w:rPr>
          <w:rFonts w:ascii="Times New Roman" w:hAnsi="Times New Roman" w:cs="Times New Roman"/>
          <w:sz w:val="30"/>
          <w:szCs w:val="30"/>
        </w:rPr>
        <w:t>58</w:t>
      </w:r>
    </w:p>
    <w:p w:rsidR="00DB0F7E" w:rsidRPr="00063B65" w:rsidRDefault="00063B65" w:rsidP="00063B65">
      <w:pPr>
        <w:spacing w:after="160" w:line="360" w:lineRule="auto"/>
        <w:rPr>
          <w:rFonts w:ascii="Times New Roman" w:hAnsi="Times New Roman" w:cs="Times New Roman"/>
          <w:sz w:val="30"/>
          <w:szCs w:val="30"/>
        </w:rPr>
      </w:pPr>
      <w:r>
        <w:rPr>
          <w:rFonts w:ascii="Times New Roman" w:hAnsi="Times New Roman" w:cs="Times New Roman"/>
          <w:sz w:val="30"/>
          <w:szCs w:val="30"/>
        </w:rPr>
        <w:t xml:space="preserve">92) </w:t>
      </w:r>
      <w:r w:rsidR="00DB0F7E" w:rsidRPr="00063B65">
        <w:rPr>
          <w:rFonts w:ascii="Times New Roman" w:hAnsi="Times New Roman" w:cs="Times New Roman"/>
          <w:sz w:val="30"/>
          <w:szCs w:val="30"/>
        </w:rPr>
        <w:t xml:space="preserve">522 1235 2661 4800 7652 11217 ? </w:t>
      </w:r>
    </w:p>
    <w:p w:rsidR="00DB0F7E" w:rsidRPr="000D3C64" w:rsidRDefault="00DB0F7E" w:rsidP="000D3C64">
      <w:pPr>
        <w:pStyle w:val="ListParagraph"/>
        <w:numPr>
          <w:ilvl w:val="0"/>
          <w:numId w:val="687"/>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xml:space="preserve">15495  B. 16208  C. 14782  D. 16921  </w:t>
      </w:r>
    </w:p>
    <w:p w:rsidR="00DB0F7E" w:rsidRPr="000D3C64" w:rsidRDefault="00DB0F7E"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Answer: Option A</w:t>
      </w:r>
    </w:p>
    <w:p w:rsidR="00DB0F7E" w:rsidRPr="00063B65" w:rsidRDefault="00063B65" w:rsidP="00063B65">
      <w:pPr>
        <w:spacing w:after="160" w:line="360" w:lineRule="auto"/>
        <w:rPr>
          <w:rFonts w:ascii="Times New Roman" w:hAnsi="Times New Roman" w:cs="Times New Roman"/>
          <w:sz w:val="30"/>
          <w:szCs w:val="30"/>
        </w:rPr>
      </w:pPr>
      <w:r>
        <w:rPr>
          <w:rFonts w:ascii="Times New Roman" w:hAnsi="Times New Roman" w:cs="Times New Roman"/>
          <w:sz w:val="30"/>
          <w:szCs w:val="30"/>
        </w:rPr>
        <w:t xml:space="preserve">93) </w:t>
      </w:r>
      <w:r w:rsidR="00DB0F7E" w:rsidRPr="00063B65">
        <w:rPr>
          <w:rFonts w:ascii="Times New Roman" w:hAnsi="Times New Roman" w:cs="Times New Roman"/>
          <w:sz w:val="30"/>
          <w:szCs w:val="30"/>
        </w:rPr>
        <w:t xml:space="preserve">Choose the correct alternative that will continue the same pattern and fill in the blank spaces: </w:t>
      </w:r>
    </w:p>
    <w:p w:rsidR="00DB0F7E" w:rsidRPr="000D3C64" w:rsidRDefault="00DB0F7E"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2, 3, 5, 7, 11, (....), 17 </w:t>
      </w:r>
    </w:p>
    <w:p w:rsidR="00DB0F7E" w:rsidRPr="000D3C64" w:rsidRDefault="00DB0F7E"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 A. 12 B. 13 C. 14 D. 15 </w:t>
      </w:r>
    </w:p>
    <w:p w:rsidR="00DB0F7E" w:rsidRPr="000D3C64" w:rsidRDefault="00DB0F7E"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Answer: Option B </w:t>
      </w:r>
    </w:p>
    <w:p w:rsidR="00DB0F7E" w:rsidRPr="000D3C64" w:rsidRDefault="00DB0F7E"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 Solution: Clearly, the given series consists of prime numbers starting from 2. The prime number after 11 is 13. So, 13 is the missing number</w:t>
      </w:r>
    </w:p>
    <w:p w:rsidR="00DB0F7E" w:rsidRPr="000D3C64" w:rsidRDefault="00746C4E" w:rsidP="000D3C64">
      <w:pPr>
        <w:spacing w:line="360" w:lineRule="auto"/>
        <w:rPr>
          <w:rFonts w:ascii="Times New Roman" w:hAnsi="Times New Roman" w:cs="Times New Roman"/>
          <w:sz w:val="30"/>
          <w:szCs w:val="30"/>
        </w:rPr>
      </w:pPr>
      <w:r>
        <w:rPr>
          <w:rFonts w:ascii="Times New Roman" w:hAnsi="Times New Roman" w:cs="Times New Roman"/>
          <w:sz w:val="30"/>
          <w:szCs w:val="30"/>
        </w:rPr>
        <w:t>94</w:t>
      </w:r>
      <w:r w:rsidR="00063B65">
        <w:rPr>
          <w:rFonts w:ascii="Times New Roman" w:hAnsi="Times New Roman" w:cs="Times New Roman"/>
          <w:sz w:val="30"/>
          <w:szCs w:val="30"/>
        </w:rPr>
        <w:t>)</w:t>
      </w:r>
      <w:r w:rsidR="00DB0F7E" w:rsidRPr="000D3C64">
        <w:rPr>
          <w:rFonts w:ascii="Times New Roman" w:hAnsi="Times New Roman" w:cs="Times New Roman"/>
          <w:sz w:val="30"/>
          <w:szCs w:val="30"/>
        </w:rPr>
        <w:t xml:space="preserve">.  3,5,11,29,83,245, _ ?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Sol: We have to find the differences between the given numbers and then by applying that number with 3 we can get the result 5–3=2 See here the result is 2,then multiply it with 3 11 – 5 = 6 29 – 11 = 18 83 – 29 = 54 245 – 83 = 162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731– 245 = 486 5–3=2 11 – 5 = 6 (​2×3 ​)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29 – 11 = 18 (​6×3 ​) 83 – 29 = 54 (​18×3 ​)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245 – 83 = 162 (​54×3 ) 731 – 245 = 486 (​162×3 ​)</w:t>
      </w:r>
    </w:p>
    <w:p w:rsidR="00DB0F7E" w:rsidRPr="000D3C64" w:rsidRDefault="00746C4E" w:rsidP="000D3C64">
      <w:pPr>
        <w:spacing w:line="360" w:lineRule="auto"/>
        <w:rPr>
          <w:rFonts w:ascii="Times New Roman" w:hAnsi="Times New Roman" w:cs="Times New Roman"/>
          <w:sz w:val="30"/>
          <w:szCs w:val="30"/>
        </w:rPr>
      </w:pPr>
      <w:r>
        <w:rPr>
          <w:rFonts w:ascii="Times New Roman" w:hAnsi="Times New Roman" w:cs="Times New Roman"/>
          <w:sz w:val="30"/>
          <w:szCs w:val="30"/>
        </w:rPr>
        <w:t>95</w:t>
      </w:r>
      <w:r w:rsidR="00063B65">
        <w:rPr>
          <w:rFonts w:ascii="Times New Roman" w:hAnsi="Times New Roman" w:cs="Times New Roman"/>
          <w:sz w:val="30"/>
          <w:szCs w:val="30"/>
        </w:rPr>
        <w:t>)</w:t>
      </w:r>
      <w:r w:rsidR="00DB0F7E" w:rsidRPr="000D3C64">
        <w:rPr>
          <w:rFonts w:ascii="Times New Roman" w:hAnsi="Times New Roman" w:cs="Times New Roman"/>
          <w:sz w:val="30"/>
          <w:szCs w:val="30"/>
        </w:rPr>
        <w:t xml:space="preserve">.  What is the next number in the series 3,7,13,19....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Sol: Prime numbers from 3 on wards are 3, 5, 7, 11, 13, 17, 19, 23,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11. What is the next number in the series. a, b, d, h, _?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Sol: a=1 b=2 d=4 h=8 This is a ​2​n series starting with n = 0, 1, 2, ...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2​^4 = 16 which is p.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Ans = p </w:t>
      </w:r>
    </w:p>
    <w:p w:rsidR="00DB0F7E" w:rsidRPr="000D3C64" w:rsidRDefault="00063B65" w:rsidP="000D3C64">
      <w:pPr>
        <w:spacing w:after="40" w:line="360" w:lineRule="auto"/>
        <w:ind w:left="10"/>
        <w:rPr>
          <w:rFonts w:ascii="Times New Roman" w:hAnsi="Times New Roman" w:cs="Times New Roman"/>
          <w:sz w:val="30"/>
          <w:szCs w:val="30"/>
        </w:rPr>
      </w:pPr>
      <w:r>
        <w:rPr>
          <w:rFonts w:ascii="Times New Roman" w:hAnsi="Times New Roman" w:cs="Times New Roman"/>
          <w:sz w:val="30"/>
          <w:szCs w:val="30"/>
        </w:rPr>
        <w:t>9</w:t>
      </w:r>
      <w:r w:rsidR="00746C4E">
        <w:rPr>
          <w:rFonts w:ascii="Times New Roman" w:hAnsi="Times New Roman" w:cs="Times New Roman"/>
          <w:sz w:val="30"/>
          <w:szCs w:val="30"/>
        </w:rPr>
        <w:t>6</w:t>
      </w:r>
      <w:r>
        <w:rPr>
          <w:rFonts w:ascii="Times New Roman" w:hAnsi="Times New Roman" w:cs="Times New Roman"/>
          <w:sz w:val="30"/>
          <w:szCs w:val="30"/>
        </w:rPr>
        <w:t>)</w:t>
      </w:r>
      <w:r w:rsidR="00DB0F7E" w:rsidRPr="000D3C64">
        <w:rPr>
          <w:rFonts w:ascii="Times New Roman" w:hAnsi="Times New Roman" w:cs="Times New Roman"/>
          <w:sz w:val="30"/>
          <w:szCs w:val="30"/>
        </w:rPr>
        <w:t xml:space="preserve">. Choose the correct alternative that will continue the same pattern and fill in the blank spaces: </w:t>
      </w:r>
    </w:p>
    <w:p w:rsidR="00DB0F7E" w:rsidRPr="000D3C64" w:rsidRDefault="00DB0F7E" w:rsidP="000D3C64">
      <w:pPr>
        <w:spacing w:after="87" w:line="360" w:lineRule="auto"/>
        <w:ind w:right="642"/>
        <w:rPr>
          <w:rFonts w:ascii="Times New Roman" w:hAnsi="Times New Roman" w:cs="Times New Roman"/>
          <w:sz w:val="30"/>
          <w:szCs w:val="30"/>
        </w:rPr>
      </w:pPr>
      <w:r w:rsidRPr="000D3C64">
        <w:rPr>
          <w:rFonts w:ascii="Times New Roman" w:hAnsi="Times New Roman" w:cs="Times New Roman"/>
          <w:sz w:val="30"/>
          <w:szCs w:val="30"/>
        </w:rPr>
        <w:t xml:space="preserve">2, 3, 5, 7, 11, (....), 17  </w:t>
      </w:r>
    </w:p>
    <w:p w:rsidR="00DB0F7E" w:rsidRPr="000D3C64" w:rsidRDefault="00DB0F7E" w:rsidP="000D3C64">
      <w:pPr>
        <w:numPr>
          <w:ilvl w:val="0"/>
          <w:numId w:val="689"/>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12 </w:t>
      </w:r>
    </w:p>
    <w:p w:rsidR="00DB0F7E" w:rsidRPr="000D3C64" w:rsidRDefault="00DB0F7E" w:rsidP="000D3C64">
      <w:pPr>
        <w:numPr>
          <w:ilvl w:val="0"/>
          <w:numId w:val="689"/>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13 </w:t>
      </w:r>
    </w:p>
    <w:p w:rsidR="00DB0F7E" w:rsidRPr="000D3C64" w:rsidRDefault="00DB0F7E" w:rsidP="000D3C64">
      <w:pPr>
        <w:numPr>
          <w:ilvl w:val="0"/>
          <w:numId w:val="689"/>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14 </w:t>
      </w:r>
    </w:p>
    <w:p w:rsidR="00DB0F7E" w:rsidRPr="000D3C64" w:rsidRDefault="00DB0F7E" w:rsidP="000D3C64">
      <w:pPr>
        <w:numPr>
          <w:ilvl w:val="0"/>
          <w:numId w:val="689"/>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15 </w:t>
      </w:r>
    </w:p>
    <w:p w:rsidR="00DB0F7E" w:rsidRPr="000D3C64" w:rsidRDefault="00DB0F7E" w:rsidP="000D3C64">
      <w:pPr>
        <w:spacing w:after="0"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 Option B </w:t>
      </w:r>
    </w:p>
    <w:p w:rsidR="00DB0F7E" w:rsidRPr="000D3C64" w:rsidRDefault="00DB0F7E" w:rsidP="000D3C64">
      <w:pPr>
        <w:spacing w:after="87" w:line="360" w:lineRule="auto"/>
        <w:ind w:right="642"/>
        <w:rPr>
          <w:rFonts w:ascii="Times New Roman" w:hAnsi="Times New Roman" w:cs="Times New Roman"/>
          <w:sz w:val="30"/>
          <w:szCs w:val="30"/>
        </w:rPr>
      </w:pPr>
      <w:r w:rsidRPr="000D3C64">
        <w:rPr>
          <w:rFonts w:ascii="Times New Roman" w:hAnsi="Times New Roman" w:cs="Times New Roman"/>
          <w:sz w:val="30"/>
          <w:szCs w:val="30"/>
        </w:rPr>
        <w:t xml:space="preserve">Solution: </w:t>
      </w:r>
    </w:p>
    <w:p w:rsidR="00DB0F7E" w:rsidRPr="000D3C64" w:rsidRDefault="00DB0F7E" w:rsidP="000D3C64">
      <w:pPr>
        <w:spacing w:after="87" w:line="360" w:lineRule="auto"/>
        <w:ind w:right="642"/>
        <w:jc w:val="center"/>
        <w:rPr>
          <w:rFonts w:ascii="Times New Roman" w:hAnsi="Times New Roman" w:cs="Times New Roman"/>
          <w:sz w:val="30"/>
          <w:szCs w:val="30"/>
        </w:rPr>
      </w:pPr>
      <w:r w:rsidRPr="000D3C64">
        <w:rPr>
          <w:rFonts w:ascii="Times New Roman" w:hAnsi="Times New Roman" w:cs="Times New Roman"/>
          <w:sz w:val="30"/>
          <w:szCs w:val="30"/>
        </w:rPr>
        <w:t xml:space="preserve"> Clearly, the given series consists of prime numbers starting from 2. The prime number after 11 is 13. So, 13 is the missing number </w:t>
      </w:r>
    </w:p>
    <w:p w:rsidR="00DB0F7E" w:rsidRPr="000D3C64" w:rsidRDefault="00063B65" w:rsidP="00063B65">
      <w:pPr>
        <w:spacing w:after="87" w:line="360" w:lineRule="auto"/>
        <w:ind w:right="642"/>
        <w:rPr>
          <w:rFonts w:ascii="Times New Roman" w:hAnsi="Times New Roman" w:cs="Times New Roman"/>
          <w:sz w:val="30"/>
          <w:szCs w:val="30"/>
        </w:rPr>
      </w:pPr>
      <w:r>
        <w:rPr>
          <w:rFonts w:ascii="Times New Roman" w:hAnsi="Times New Roman" w:cs="Times New Roman"/>
          <w:sz w:val="30"/>
          <w:szCs w:val="30"/>
        </w:rPr>
        <w:t>9</w:t>
      </w:r>
      <w:r w:rsidR="00746C4E">
        <w:rPr>
          <w:rFonts w:ascii="Times New Roman" w:hAnsi="Times New Roman" w:cs="Times New Roman"/>
          <w:sz w:val="30"/>
          <w:szCs w:val="30"/>
        </w:rPr>
        <w:t>6</w:t>
      </w:r>
      <w:r>
        <w:rPr>
          <w:rFonts w:ascii="Times New Roman" w:hAnsi="Times New Roman" w:cs="Times New Roman"/>
          <w:sz w:val="30"/>
          <w:szCs w:val="30"/>
        </w:rPr>
        <w:t>)</w:t>
      </w:r>
      <w:r w:rsidR="00DB0F7E" w:rsidRPr="000D3C64">
        <w:rPr>
          <w:rFonts w:ascii="Times New Roman" w:hAnsi="Times New Roman" w:cs="Times New Roman"/>
          <w:sz w:val="30"/>
          <w:szCs w:val="30"/>
        </w:rPr>
        <w:t xml:space="preserve">. 522 1235 2661 4800 7652 11217 ?  </w:t>
      </w:r>
    </w:p>
    <w:p w:rsidR="00DB0F7E" w:rsidRPr="000D3C64" w:rsidRDefault="00DB0F7E" w:rsidP="000D3C64">
      <w:pPr>
        <w:numPr>
          <w:ilvl w:val="0"/>
          <w:numId w:val="69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15495  </w:t>
      </w:r>
    </w:p>
    <w:p w:rsidR="00DB0F7E" w:rsidRPr="000D3C64" w:rsidRDefault="00DB0F7E" w:rsidP="000D3C64">
      <w:pPr>
        <w:numPr>
          <w:ilvl w:val="0"/>
          <w:numId w:val="690"/>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16208 </w:t>
      </w:r>
    </w:p>
    <w:p w:rsidR="00DB0F7E" w:rsidRPr="000D3C64" w:rsidRDefault="00DB0F7E" w:rsidP="000D3C64">
      <w:pPr>
        <w:numPr>
          <w:ilvl w:val="0"/>
          <w:numId w:val="690"/>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14782 </w:t>
      </w:r>
    </w:p>
    <w:p w:rsidR="00DB0F7E" w:rsidRPr="000D3C64" w:rsidRDefault="00DB0F7E" w:rsidP="000D3C64">
      <w:pPr>
        <w:numPr>
          <w:ilvl w:val="0"/>
          <w:numId w:val="690"/>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16921 </w:t>
      </w:r>
    </w:p>
    <w:p w:rsidR="00DB0F7E" w:rsidRPr="000D3C64" w:rsidRDefault="00DB0F7E" w:rsidP="000D3C64">
      <w:pPr>
        <w:spacing w:after="0"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 Option A </w:t>
      </w:r>
    </w:p>
    <w:p w:rsidR="00DB0F7E" w:rsidRPr="000D3C64" w:rsidRDefault="00DB0F7E" w:rsidP="000D3C64">
      <w:pPr>
        <w:spacing w:after="87" w:line="360" w:lineRule="auto"/>
        <w:ind w:right="642"/>
        <w:rPr>
          <w:rFonts w:ascii="Times New Roman" w:hAnsi="Times New Roman" w:cs="Times New Roman"/>
          <w:sz w:val="30"/>
          <w:szCs w:val="30"/>
        </w:rPr>
      </w:pPr>
    </w:p>
    <w:p w:rsidR="00DB0F7E" w:rsidRPr="000D3C64" w:rsidRDefault="00746C4E" w:rsidP="000D3C64">
      <w:pPr>
        <w:spacing w:line="360" w:lineRule="auto"/>
        <w:ind w:left="10" w:right="12"/>
        <w:rPr>
          <w:rFonts w:ascii="Times New Roman" w:hAnsi="Times New Roman" w:cs="Times New Roman"/>
          <w:sz w:val="30"/>
          <w:szCs w:val="30"/>
        </w:rPr>
      </w:pPr>
      <w:r>
        <w:rPr>
          <w:rFonts w:ascii="Times New Roman" w:hAnsi="Times New Roman" w:cs="Times New Roman"/>
          <w:sz w:val="30"/>
          <w:szCs w:val="30"/>
        </w:rPr>
        <w:t>97</w:t>
      </w:r>
      <w:r w:rsidR="00DB0F7E" w:rsidRPr="000D3C64">
        <w:rPr>
          <w:rFonts w:ascii="Times New Roman" w:hAnsi="Times New Roman" w:cs="Times New Roman"/>
          <w:sz w:val="30"/>
          <w:szCs w:val="30"/>
        </w:rPr>
        <w:t>)</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 a) 10 1 9 2 8 3 7 4 6 5 5 6 4 7 3 8 2 _ _</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 b) 2 4 16 512 _ </w:t>
      </w:r>
    </w:p>
    <w:p w:rsidR="00DB0F7E" w:rsidRPr="000D3C64" w:rsidRDefault="00DB0F7E" w:rsidP="000D3C64">
      <w:pPr>
        <w:spacing w:after="42" w:line="360" w:lineRule="auto"/>
        <w:rPr>
          <w:rFonts w:ascii="Times New Roman" w:hAnsi="Times New Roman" w:cs="Times New Roman"/>
          <w:sz w:val="30"/>
          <w:szCs w:val="30"/>
        </w:rPr>
      </w:pPr>
      <w:r w:rsidRPr="000D3C64">
        <w:rPr>
          <w:rFonts w:ascii="Times New Roman" w:hAnsi="Times New Roman" w:cs="Times New Roman"/>
          <w:sz w:val="30"/>
          <w:szCs w:val="30"/>
        </w:rPr>
        <w:t>write the next elements in the series</w:t>
      </w:r>
    </w:p>
    <w:p w:rsidR="00DB0F7E" w:rsidRPr="000D3C64" w:rsidRDefault="00746C4E" w:rsidP="000D3C64">
      <w:pPr>
        <w:spacing w:line="360" w:lineRule="auto"/>
        <w:ind w:left="10" w:right="12"/>
        <w:rPr>
          <w:rFonts w:ascii="Times New Roman" w:hAnsi="Times New Roman" w:cs="Times New Roman"/>
          <w:sz w:val="30"/>
          <w:szCs w:val="30"/>
        </w:rPr>
      </w:pPr>
      <w:r>
        <w:rPr>
          <w:rFonts w:ascii="Times New Roman" w:hAnsi="Times New Roman" w:cs="Times New Roman"/>
          <w:sz w:val="30"/>
          <w:szCs w:val="30"/>
        </w:rPr>
        <w:t>98</w:t>
      </w:r>
      <w:r w:rsidR="00DB0F7E" w:rsidRPr="000D3C64">
        <w:rPr>
          <w:rFonts w:ascii="Times New Roman" w:hAnsi="Times New Roman" w:cs="Times New Roman"/>
          <w:sz w:val="30"/>
          <w:szCs w:val="30"/>
        </w:rPr>
        <w:t xml:space="preserve">).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a).3,6,13,26,33,66,_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b).0, 1,2,13 ,6,33 ,12, 63,20, 103,_ </w:t>
      </w:r>
    </w:p>
    <w:p w:rsidR="00DB0F7E" w:rsidRPr="00063B65" w:rsidRDefault="00746C4E" w:rsidP="00063B65">
      <w:pPr>
        <w:spacing w:after="18" w:line="360" w:lineRule="auto"/>
        <w:ind w:right="12"/>
        <w:rPr>
          <w:rFonts w:ascii="Times New Roman" w:hAnsi="Times New Roman" w:cs="Times New Roman"/>
          <w:sz w:val="30"/>
          <w:szCs w:val="30"/>
        </w:rPr>
      </w:pPr>
      <w:r>
        <w:rPr>
          <w:rFonts w:ascii="Times New Roman" w:hAnsi="Times New Roman" w:cs="Times New Roman"/>
          <w:sz w:val="30"/>
          <w:szCs w:val="30"/>
        </w:rPr>
        <w:t>99</w:t>
      </w:r>
      <w:r w:rsidR="00063B65">
        <w:rPr>
          <w:rFonts w:ascii="Times New Roman" w:hAnsi="Times New Roman" w:cs="Times New Roman"/>
          <w:sz w:val="30"/>
          <w:szCs w:val="30"/>
        </w:rPr>
        <w:t xml:space="preserve">) </w:t>
      </w:r>
      <w:r w:rsidR="00DB0F7E" w:rsidRPr="00063B65">
        <w:rPr>
          <w:rFonts w:ascii="Times New Roman" w:hAnsi="Times New Roman" w:cs="Times New Roman"/>
          <w:sz w:val="30"/>
          <w:szCs w:val="30"/>
        </w:rPr>
        <w:t xml:space="preserve">Given following sequence, find the next term in the series: </w:t>
      </w:r>
    </w:p>
    <w:p w:rsidR="00DB0F7E" w:rsidRPr="000D3C64" w:rsidRDefault="00DB0F7E" w:rsidP="000D3C64">
      <w:pPr>
        <w:spacing w:after="18"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(i) 0, 2, 4, 6, 8, 12, 12, 20, 16, ____ Ans: 12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(ii) 3</w:t>
      </w:r>
      <w:r w:rsidR="00891649" w:rsidRPr="000D3C64">
        <w:rPr>
          <w:rFonts w:ascii="Times New Roman" w:hAnsi="Times New Roman" w:cs="Times New Roman"/>
          <w:sz w:val="30"/>
          <w:szCs w:val="30"/>
        </w:rPr>
        <w:t>, 6, 13, 26, 33, 66, ___ Ans: 5</w:t>
      </w:r>
      <w:r w:rsidRPr="000D3C64">
        <w:rPr>
          <w:rFonts w:ascii="Times New Roman" w:hAnsi="Times New Roman" w:cs="Times New Roman"/>
          <w:sz w:val="30"/>
          <w:szCs w:val="30"/>
        </w:rPr>
        <w:t xml:space="preserve"> </w:t>
      </w:r>
    </w:p>
    <w:p w:rsidR="00DB0F7E" w:rsidRPr="000D3C64" w:rsidRDefault="00DB0F7E" w:rsidP="000D3C64">
      <w:pPr>
        <w:spacing w:after="42" w:line="360" w:lineRule="auto"/>
        <w:ind w:left="3615"/>
        <w:rPr>
          <w:rFonts w:ascii="Times New Roman" w:hAnsi="Times New Roman" w:cs="Times New Roman"/>
          <w:sz w:val="30"/>
          <w:szCs w:val="30"/>
        </w:rPr>
      </w:pPr>
    </w:p>
    <w:p w:rsidR="003E3CE1" w:rsidRPr="000D3C64" w:rsidRDefault="003E3CE1" w:rsidP="000D3C64">
      <w:pPr>
        <w:pStyle w:val="Heading1"/>
        <w:spacing w:line="360" w:lineRule="auto"/>
        <w:rPr>
          <w:rFonts w:ascii="Times New Roman" w:eastAsia="Trebuchet MS" w:hAnsi="Times New Roman" w:cs="Times New Roman"/>
          <w:b/>
          <w:color w:val="000000" w:themeColor="text1"/>
          <w:sz w:val="30"/>
          <w:szCs w:val="30"/>
        </w:rPr>
      </w:pPr>
      <w:bookmarkStart w:id="2" w:name="_Toc10562405"/>
      <w:r w:rsidRPr="000D3C64">
        <w:rPr>
          <w:rFonts w:ascii="Times New Roman" w:eastAsia="Trebuchet MS" w:hAnsi="Times New Roman" w:cs="Times New Roman"/>
          <w:b/>
          <w:color w:val="000000" w:themeColor="text1"/>
          <w:sz w:val="30"/>
          <w:szCs w:val="30"/>
        </w:rPr>
        <w:t>Number System</w:t>
      </w:r>
      <w:bookmarkEnd w:id="2"/>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1)The sum of series represented as 1/(1×5)+1/(5×9)+1/(9×13)+−−−−+1/(221×225) is?</w:t>
      </w:r>
    </w:p>
    <w:p w:rsidR="001668F2" w:rsidRPr="000D3C64" w:rsidRDefault="001668F2" w:rsidP="000D3C64">
      <w:pPr>
        <w:numPr>
          <w:ilvl w:val="0"/>
          <w:numId w:val="31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56226</w:t>
      </w:r>
    </w:p>
    <w:p w:rsidR="001668F2" w:rsidRPr="000D3C64" w:rsidRDefault="001668F2" w:rsidP="000D3C64">
      <w:pPr>
        <w:numPr>
          <w:ilvl w:val="0"/>
          <w:numId w:val="31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76225</w:t>
      </w:r>
    </w:p>
    <w:p w:rsidR="001668F2" w:rsidRPr="000D3C64" w:rsidRDefault="001668F2" w:rsidP="000D3C64">
      <w:pPr>
        <w:numPr>
          <w:ilvl w:val="0"/>
          <w:numId w:val="31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56225</w:t>
      </w:r>
    </w:p>
    <w:p w:rsidR="001668F2" w:rsidRPr="000D3C64" w:rsidRDefault="001668F2" w:rsidP="000D3C64">
      <w:pPr>
        <w:numPr>
          <w:ilvl w:val="0"/>
          <w:numId w:val="31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56236</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3D3D3D"/>
          <w:sz w:val="30"/>
          <w:szCs w:val="30"/>
        </w:rPr>
        <w:br/>
        <w:t>2)</w:t>
      </w:r>
      <w:r w:rsidRPr="000D3C64">
        <w:rPr>
          <w:rFonts w:ascii="Times New Roman" w:eastAsia="Times New Roman" w:hAnsi="Times New Roman" w:cs="Times New Roman"/>
          <w:color w:val="0A0A0A"/>
          <w:sz w:val="30"/>
          <w:szCs w:val="30"/>
          <w:shd w:val="clear" w:color="auto" w:fill="EEEEEE"/>
        </w:rPr>
        <w:t>The number of zeros at the end of the product of all prime numbers</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0A0A0A"/>
          <w:sz w:val="30"/>
          <w:szCs w:val="30"/>
          <w:shd w:val="clear" w:color="auto" w:fill="EEEEEE"/>
        </w:rPr>
        <w:t>between 1 and 1111 is?</w:t>
      </w:r>
    </w:p>
    <w:p w:rsidR="001668F2" w:rsidRPr="000D3C64" w:rsidRDefault="001668F2" w:rsidP="000D3C64">
      <w:pPr>
        <w:numPr>
          <w:ilvl w:val="0"/>
          <w:numId w:val="32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w:t>
      </w:r>
    </w:p>
    <w:p w:rsidR="001668F2" w:rsidRPr="000D3C64" w:rsidRDefault="001668F2" w:rsidP="000D3C64">
      <w:pPr>
        <w:numPr>
          <w:ilvl w:val="0"/>
          <w:numId w:val="32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p w:rsidR="001668F2" w:rsidRPr="000D3C64" w:rsidRDefault="001668F2" w:rsidP="000D3C64">
      <w:pPr>
        <w:numPr>
          <w:ilvl w:val="0"/>
          <w:numId w:val="32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w:t>
      </w:r>
    </w:p>
    <w:p w:rsidR="001668F2" w:rsidRPr="000D3C64" w:rsidRDefault="001668F2" w:rsidP="000D3C64">
      <w:pPr>
        <w:numPr>
          <w:ilvl w:val="0"/>
          <w:numId w:val="320"/>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w:t>
      </w:r>
    </w:p>
    <w:p w:rsidR="001668F2" w:rsidRPr="000D3C64" w:rsidRDefault="001668F2" w:rsidP="000D3C64">
      <w:pPr>
        <w:spacing w:line="360" w:lineRule="auto"/>
        <w:rPr>
          <w:rFonts w:ascii="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 xml:space="preserve">3)If ABC = </w:t>
      </w:r>
      <w:r w:rsidRPr="000D3C64">
        <w:rPr>
          <w:rFonts w:ascii="Times New Roman" w:eastAsia="Times New Roman" w:hAnsi="Times New Roman" w:cs="Times New Roman"/>
          <w:i/>
          <w:iCs/>
          <w:color w:val="0A0A0A"/>
          <w:sz w:val="30"/>
          <w:szCs w:val="30"/>
          <w:shd w:val="clear" w:color="auto" w:fill="EEEEEE"/>
        </w:rPr>
        <w:t xml:space="preserve">C </w:t>
      </w:r>
      <w:r w:rsidRPr="000D3C64">
        <w:rPr>
          <w:rFonts w:ascii="Times New Roman" w:eastAsia="Times New Roman" w:hAnsi="Times New Roman" w:cs="Times New Roman"/>
          <w:color w:val="0A0A0A"/>
          <w:sz w:val="30"/>
          <w:szCs w:val="30"/>
          <w:shd w:val="clear" w:color="auto" w:fill="EEEEEE"/>
        </w:rPr>
        <w:t xml:space="preserve">3 and CAB = </w:t>
      </w:r>
      <w:r w:rsidRPr="000D3C64">
        <w:rPr>
          <w:rFonts w:ascii="Times New Roman" w:eastAsia="Times New Roman" w:hAnsi="Times New Roman" w:cs="Times New Roman"/>
          <w:i/>
          <w:iCs/>
          <w:color w:val="0A0A0A"/>
          <w:sz w:val="30"/>
          <w:szCs w:val="30"/>
          <w:shd w:val="clear" w:color="auto" w:fill="EEEEEE"/>
        </w:rPr>
        <w:t xml:space="preserve">D </w:t>
      </w:r>
      <w:r w:rsidRPr="000D3C64">
        <w:rPr>
          <w:rFonts w:ascii="Times New Roman" w:eastAsia="Times New Roman" w:hAnsi="Times New Roman" w:cs="Times New Roman"/>
          <w:color w:val="0A0A0A"/>
          <w:sz w:val="30"/>
          <w:szCs w:val="30"/>
          <w:shd w:val="clear" w:color="auto" w:fill="EEEEEE"/>
        </w:rPr>
        <w:t xml:space="preserve">3, Then find </w:t>
      </w:r>
      <w:r w:rsidRPr="000D3C64">
        <w:rPr>
          <w:rFonts w:ascii="Times New Roman" w:eastAsia="Times New Roman" w:hAnsi="Times New Roman" w:cs="Times New Roman"/>
          <w:i/>
          <w:iCs/>
          <w:color w:val="0A0A0A"/>
          <w:sz w:val="30"/>
          <w:szCs w:val="30"/>
          <w:shd w:val="clear" w:color="auto" w:fill="EEEEEE"/>
        </w:rPr>
        <w:t xml:space="preserve">D </w:t>
      </w:r>
      <w:r w:rsidRPr="000D3C64">
        <w:rPr>
          <w:rFonts w:ascii="Times New Roman" w:eastAsia="Times New Roman" w:hAnsi="Times New Roman" w:cs="Times New Roman"/>
          <w:color w:val="0A0A0A"/>
          <w:sz w:val="30"/>
          <w:szCs w:val="30"/>
          <w:shd w:val="clear" w:color="auto" w:fill="EEEEEE"/>
        </w:rPr>
        <w:t xml:space="preserve">3 ÷ </w:t>
      </w:r>
      <w:r w:rsidRPr="000D3C64">
        <w:rPr>
          <w:rFonts w:ascii="Times New Roman" w:eastAsia="Times New Roman" w:hAnsi="Times New Roman" w:cs="Times New Roman"/>
          <w:i/>
          <w:iCs/>
          <w:color w:val="0A0A0A"/>
          <w:sz w:val="30"/>
          <w:szCs w:val="30"/>
          <w:shd w:val="clear" w:color="auto" w:fill="EEEEEE"/>
        </w:rPr>
        <w:t xml:space="preserve">B </w:t>
      </w:r>
      <w:r w:rsidRPr="000D3C64">
        <w:rPr>
          <w:rFonts w:ascii="Times New Roman" w:eastAsia="Times New Roman" w:hAnsi="Times New Roman" w:cs="Times New Roman"/>
          <w:color w:val="0A0A0A"/>
          <w:sz w:val="30"/>
          <w:szCs w:val="30"/>
          <w:shd w:val="clear" w:color="auto" w:fill="EEEEEE"/>
        </w:rPr>
        <w:t>3</w:t>
      </w:r>
    </w:p>
    <w:p w:rsidR="001668F2" w:rsidRPr="000D3C64" w:rsidRDefault="001668F2" w:rsidP="000D3C64">
      <w:pPr>
        <w:numPr>
          <w:ilvl w:val="0"/>
          <w:numId w:val="32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73</w:t>
      </w:r>
    </w:p>
    <w:p w:rsidR="001668F2" w:rsidRPr="000D3C64" w:rsidRDefault="001668F2" w:rsidP="000D3C64">
      <w:pPr>
        <w:numPr>
          <w:ilvl w:val="0"/>
          <w:numId w:val="32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64</w:t>
      </w:r>
    </w:p>
    <w:p w:rsidR="001668F2" w:rsidRPr="000D3C64" w:rsidRDefault="001668F2" w:rsidP="000D3C64">
      <w:pPr>
        <w:numPr>
          <w:ilvl w:val="0"/>
          <w:numId w:val="32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65</w:t>
      </w:r>
    </w:p>
    <w:p w:rsidR="001668F2" w:rsidRPr="000D3C64" w:rsidRDefault="001668F2" w:rsidP="000D3C64">
      <w:pPr>
        <w:numPr>
          <w:ilvl w:val="0"/>
          <w:numId w:val="321"/>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55</w:t>
      </w:r>
    </w:p>
    <w:p w:rsidR="001668F2" w:rsidRPr="000D3C64" w:rsidRDefault="001668F2" w:rsidP="000D3C64">
      <w:pPr>
        <w:spacing w:after="0" w:line="360" w:lineRule="auto"/>
        <w:rPr>
          <w:rFonts w:ascii="Times New Roman" w:eastAsia="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4)Find the unit digit of product of the prime number up to 50.</w:t>
      </w:r>
    </w:p>
    <w:p w:rsidR="001668F2" w:rsidRPr="000D3C64" w:rsidRDefault="001668F2" w:rsidP="000D3C64">
      <w:pPr>
        <w:numPr>
          <w:ilvl w:val="0"/>
          <w:numId w:val="32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-100</w:t>
      </w:r>
    </w:p>
    <w:p w:rsidR="001668F2" w:rsidRPr="000D3C64" w:rsidRDefault="001668F2" w:rsidP="000D3C64">
      <w:pPr>
        <w:numPr>
          <w:ilvl w:val="0"/>
          <w:numId w:val="32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p w:rsidR="001668F2" w:rsidRPr="000D3C64" w:rsidRDefault="001668F2" w:rsidP="000D3C64">
      <w:pPr>
        <w:numPr>
          <w:ilvl w:val="0"/>
          <w:numId w:val="32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w:t>
      </w:r>
    </w:p>
    <w:p w:rsidR="001668F2" w:rsidRPr="000D3C64" w:rsidRDefault="001668F2" w:rsidP="000D3C64">
      <w:pPr>
        <w:numPr>
          <w:ilvl w:val="0"/>
          <w:numId w:val="32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w:t>
      </w:r>
    </w:p>
    <w:p w:rsidR="001668F2" w:rsidRPr="000D3C64" w:rsidRDefault="001668F2" w:rsidP="000D3C64">
      <w:pPr>
        <w:numPr>
          <w:ilvl w:val="0"/>
          <w:numId w:val="322"/>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p w:rsidR="001668F2" w:rsidRPr="000D3C64" w:rsidRDefault="001668F2" w:rsidP="000D3C64">
      <w:pPr>
        <w:spacing w:after="0" w:line="360" w:lineRule="auto"/>
        <w:rPr>
          <w:rFonts w:ascii="Times New Roman" w:eastAsia="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5)X^(1/3) - X^(1/9) =60. Solve for X?</w:t>
      </w:r>
    </w:p>
    <w:p w:rsidR="001668F2" w:rsidRPr="000D3C64" w:rsidRDefault="001668F2" w:rsidP="000D3C64">
      <w:pPr>
        <w:numPr>
          <w:ilvl w:val="0"/>
          <w:numId w:val="32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5^9</w:t>
      </w:r>
    </w:p>
    <w:p w:rsidR="001668F2" w:rsidRPr="000D3C64" w:rsidRDefault="001668F2" w:rsidP="000D3C64">
      <w:pPr>
        <w:numPr>
          <w:ilvl w:val="0"/>
          <w:numId w:val="32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4^9</w:t>
      </w:r>
    </w:p>
    <w:p w:rsidR="001668F2" w:rsidRPr="000D3C64" w:rsidRDefault="001668F2" w:rsidP="000D3C64">
      <w:pPr>
        <w:numPr>
          <w:ilvl w:val="0"/>
          <w:numId w:val="32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6^9</w:t>
      </w:r>
    </w:p>
    <w:p w:rsidR="001668F2" w:rsidRPr="000D3C64" w:rsidRDefault="001668F2" w:rsidP="000D3C64">
      <w:pPr>
        <w:numPr>
          <w:ilvl w:val="0"/>
          <w:numId w:val="323"/>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10^9</w:t>
      </w:r>
    </w:p>
    <w:p w:rsidR="001668F2" w:rsidRPr="000D3C64" w:rsidRDefault="001668F2" w:rsidP="000D3C64">
      <w:pPr>
        <w:spacing w:after="0" w:line="360" w:lineRule="auto"/>
        <w:rPr>
          <w:rFonts w:ascii="Times New Roman" w:eastAsia="Times New Roman" w:hAnsi="Times New Roman" w:cs="Times New Roman"/>
          <w:color w:val="0A0A0A"/>
          <w:sz w:val="30"/>
          <w:szCs w:val="30"/>
          <w:shd w:val="clear" w:color="auto" w:fill="EEEEEE"/>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6)X Z Y+X Y Z = Y Z X. Find the three digits?</w:t>
      </w:r>
    </w:p>
    <w:p w:rsidR="001668F2" w:rsidRPr="000D3C64" w:rsidRDefault="001668F2" w:rsidP="000D3C64">
      <w:pPr>
        <w:numPr>
          <w:ilvl w:val="0"/>
          <w:numId w:val="32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960</w:t>
      </w:r>
    </w:p>
    <w:p w:rsidR="001668F2" w:rsidRPr="000D3C64" w:rsidRDefault="001668F2" w:rsidP="000D3C64">
      <w:pPr>
        <w:numPr>
          <w:ilvl w:val="0"/>
          <w:numId w:val="32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956</w:t>
      </w:r>
    </w:p>
    <w:p w:rsidR="001668F2" w:rsidRPr="000D3C64" w:rsidRDefault="001668F2" w:rsidP="000D3C64">
      <w:pPr>
        <w:numPr>
          <w:ilvl w:val="0"/>
          <w:numId w:val="32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954</w:t>
      </w:r>
    </w:p>
    <w:p w:rsidR="001668F2" w:rsidRPr="000D3C64" w:rsidRDefault="001668F2" w:rsidP="000D3C64">
      <w:pPr>
        <w:numPr>
          <w:ilvl w:val="0"/>
          <w:numId w:val="32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463</w:t>
      </w:r>
    </w:p>
    <w:p w:rsidR="001668F2" w:rsidRPr="000D3C64" w:rsidRDefault="001668F2" w:rsidP="000D3C64">
      <w:pPr>
        <w:spacing w:line="360" w:lineRule="auto"/>
        <w:rPr>
          <w:rFonts w:ascii="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7)What is the result of (x-a)*(x-b)*(x-c)*...........*(x-y)*(x-z) ?</w:t>
      </w:r>
    </w:p>
    <w:p w:rsidR="001668F2" w:rsidRPr="000D3C64" w:rsidRDefault="001668F2" w:rsidP="000D3C64">
      <w:pPr>
        <w:numPr>
          <w:ilvl w:val="0"/>
          <w:numId w:val="32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w:t>
      </w:r>
    </w:p>
    <w:p w:rsidR="001668F2" w:rsidRPr="000D3C64" w:rsidRDefault="001668F2" w:rsidP="000D3C64">
      <w:pPr>
        <w:numPr>
          <w:ilvl w:val="0"/>
          <w:numId w:val="32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 xml:space="preserve">2 </w:t>
      </w:r>
    </w:p>
    <w:p w:rsidR="001668F2" w:rsidRPr="000D3C64" w:rsidRDefault="001668F2" w:rsidP="000D3C64">
      <w:pPr>
        <w:numPr>
          <w:ilvl w:val="0"/>
          <w:numId w:val="32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p w:rsidR="001668F2" w:rsidRPr="000D3C64" w:rsidRDefault="001668F2" w:rsidP="000D3C64">
      <w:pPr>
        <w:numPr>
          <w:ilvl w:val="0"/>
          <w:numId w:val="32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p w:rsidR="001668F2" w:rsidRPr="000D3C64" w:rsidRDefault="001668F2" w:rsidP="000D3C64">
      <w:pPr>
        <w:spacing w:after="0" w:line="360" w:lineRule="auto"/>
        <w:rPr>
          <w:rFonts w:ascii="Times New Roman" w:eastAsia="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rPr>
        <w:t>8)Find the 9th term of the sequence. 1,2,4,6,10,12,16,...</w:t>
      </w:r>
    </w:p>
    <w:p w:rsidR="001668F2" w:rsidRPr="000D3C64" w:rsidRDefault="001668F2" w:rsidP="000D3C64">
      <w:pPr>
        <w:numPr>
          <w:ilvl w:val="0"/>
          <w:numId w:val="32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18</w:t>
      </w:r>
    </w:p>
    <w:p w:rsidR="001668F2" w:rsidRPr="000D3C64" w:rsidRDefault="001668F2" w:rsidP="000D3C64">
      <w:pPr>
        <w:numPr>
          <w:ilvl w:val="0"/>
          <w:numId w:val="32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19</w:t>
      </w:r>
    </w:p>
    <w:p w:rsidR="001668F2" w:rsidRPr="000D3C64" w:rsidRDefault="001668F2" w:rsidP="000D3C64">
      <w:pPr>
        <w:numPr>
          <w:ilvl w:val="0"/>
          <w:numId w:val="32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22</w:t>
      </w:r>
    </w:p>
    <w:p w:rsidR="001668F2" w:rsidRPr="000D3C64" w:rsidRDefault="001668F2" w:rsidP="000D3C64">
      <w:pPr>
        <w:numPr>
          <w:ilvl w:val="0"/>
          <w:numId w:val="326"/>
        </w:numPr>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23</w:t>
      </w:r>
    </w:p>
    <w:p w:rsidR="001668F2" w:rsidRPr="000D3C64" w:rsidRDefault="001668F2" w:rsidP="000D3C64">
      <w:p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9) How many 4 digit numbers contain number no.2?</w:t>
      </w:r>
    </w:p>
    <w:p w:rsidR="001668F2" w:rsidRPr="000D3C64" w:rsidRDefault="001668F2" w:rsidP="000D3C64">
      <w:pPr>
        <w:numPr>
          <w:ilvl w:val="0"/>
          <w:numId w:val="32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3170</w:t>
      </w:r>
    </w:p>
    <w:p w:rsidR="001668F2" w:rsidRPr="000D3C64" w:rsidRDefault="001668F2" w:rsidP="000D3C64">
      <w:pPr>
        <w:numPr>
          <w:ilvl w:val="0"/>
          <w:numId w:val="32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3172</w:t>
      </w:r>
    </w:p>
    <w:p w:rsidR="001668F2" w:rsidRPr="000D3C64" w:rsidRDefault="001668F2" w:rsidP="000D3C64">
      <w:pPr>
        <w:numPr>
          <w:ilvl w:val="0"/>
          <w:numId w:val="32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3174</w:t>
      </w:r>
    </w:p>
    <w:p w:rsidR="001668F2" w:rsidRPr="000D3C64" w:rsidRDefault="001668F2" w:rsidP="000D3C64">
      <w:pPr>
        <w:numPr>
          <w:ilvl w:val="0"/>
          <w:numId w:val="32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3168.</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10) How many three digit numbers abc are formed where at least two</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of the three digits are same?</w:t>
      </w:r>
    </w:p>
    <w:p w:rsidR="001668F2" w:rsidRPr="000D3C64" w:rsidRDefault="001668F2" w:rsidP="000D3C64">
      <w:pPr>
        <w:numPr>
          <w:ilvl w:val="0"/>
          <w:numId w:val="328"/>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221</w:t>
      </w:r>
    </w:p>
    <w:p w:rsidR="001668F2" w:rsidRPr="000D3C64" w:rsidRDefault="001668F2" w:rsidP="000D3C64">
      <w:pPr>
        <w:numPr>
          <w:ilvl w:val="0"/>
          <w:numId w:val="328"/>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331</w:t>
      </w:r>
    </w:p>
    <w:p w:rsidR="001668F2" w:rsidRPr="000D3C64" w:rsidRDefault="001668F2" w:rsidP="000D3C64">
      <w:pPr>
        <w:numPr>
          <w:ilvl w:val="0"/>
          <w:numId w:val="328"/>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320</w:t>
      </w:r>
    </w:p>
    <w:p w:rsidR="001668F2" w:rsidRPr="000D3C64" w:rsidRDefault="001668F2" w:rsidP="000D3C64">
      <w:pPr>
        <w:numPr>
          <w:ilvl w:val="0"/>
          <w:numId w:val="328"/>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252</w:t>
      </w:r>
    </w:p>
    <w:p w:rsidR="00746C4E" w:rsidRDefault="00746C4E" w:rsidP="000D3C64">
      <w:pPr>
        <w:spacing w:after="0" w:line="360" w:lineRule="auto"/>
        <w:rPr>
          <w:rFonts w:ascii="Times New Roman" w:eastAsia="Times New Roman" w:hAnsi="Times New Roman" w:cs="Times New Roman"/>
          <w:color w:val="0A0A0A"/>
          <w:sz w:val="30"/>
          <w:szCs w:val="30"/>
          <w:shd w:val="clear" w:color="auto" w:fill="EEEEEE"/>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11) 161?85?65?89 = 100, then use + or - in place of  ? and take + as m,</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 as n then find value of m-n?</w:t>
      </w:r>
    </w:p>
    <w:p w:rsidR="001668F2" w:rsidRPr="000D3C64" w:rsidRDefault="001668F2" w:rsidP="000D3C64">
      <w:pPr>
        <w:numPr>
          <w:ilvl w:val="0"/>
          <w:numId w:val="329"/>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-5</w:t>
      </w:r>
    </w:p>
    <w:p w:rsidR="001668F2" w:rsidRPr="000D3C64" w:rsidRDefault="001668F2" w:rsidP="000D3C64">
      <w:pPr>
        <w:numPr>
          <w:ilvl w:val="0"/>
          <w:numId w:val="329"/>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-3</w:t>
      </w:r>
    </w:p>
    <w:p w:rsidR="001668F2" w:rsidRPr="000D3C64" w:rsidRDefault="001668F2" w:rsidP="000D3C64">
      <w:pPr>
        <w:numPr>
          <w:ilvl w:val="0"/>
          <w:numId w:val="329"/>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-1</w:t>
      </w:r>
    </w:p>
    <w:p w:rsidR="001668F2" w:rsidRPr="000D3C64" w:rsidRDefault="001668F2" w:rsidP="000D3C64">
      <w:pPr>
        <w:numPr>
          <w:ilvl w:val="0"/>
          <w:numId w:val="329"/>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0</w:t>
      </w:r>
    </w:p>
    <w:p w:rsidR="001668F2" w:rsidRDefault="001668F2" w:rsidP="000D3C64">
      <w:pPr>
        <w:spacing w:after="0" w:line="360" w:lineRule="auto"/>
        <w:rPr>
          <w:rFonts w:ascii="Times New Roman" w:eastAsia="Times New Roman" w:hAnsi="Times New Roman" w:cs="Times New Roman"/>
          <w:sz w:val="30"/>
          <w:szCs w:val="30"/>
        </w:rPr>
      </w:pPr>
    </w:p>
    <w:p w:rsidR="00746C4E" w:rsidRPr="000D3C64" w:rsidRDefault="00746C4E" w:rsidP="00746C4E">
      <w:pPr>
        <w:spacing w:line="360" w:lineRule="auto"/>
        <w:rPr>
          <w:rFonts w:ascii="Times New Roman" w:hAnsi="Times New Roman" w:cs="Times New Roman"/>
          <w:sz w:val="30"/>
          <w:szCs w:val="30"/>
        </w:rPr>
      </w:pPr>
      <w:r>
        <w:rPr>
          <w:rFonts w:ascii="Times New Roman" w:hAnsi="Times New Roman" w:cs="Times New Roman"/>
          <w:sz w:val="30"/>
          <w:szCs w:val="30"/>
        </w:rPr>
        <w:t xml:space="preserve">12) </w:t>
      </w:r>
      <w:r w:rsidRPr="000D3C64">
        <w:rPr>
          <w:rFonts w:ascii="Times New Roman" w:hAnsi="Times New Roman" w:cs="Times New Roman"/>
          <w:sz w:val="30"/>
          <w:szCs w:val="30"/>
        </w:rPr>
        <w:t xml:space="preserve">.  How many 4 digit numbers contain number 2. </w:t>
      </w:r>
    </w:p>
    <w:p w:rsidR="00746C4E" w:rsidRPr="000D3C64" w:rsidRDefault="00746C4E" w:rsidP="00746C4E">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3170  </w:t>
      </w:r>
    </w:p>
    <w:p w:rsidR="00746C4E" w:rsidRPr="000D3C64" w:rsidRDefault="00746C4E" w:rsidP="00746C4E">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3172 </w:t>
      </w:r>
    </w:p>
    <w:p w:rsidR="00746C4E" w:rsidRPr="000D3C64" w:rsidRDefault="00746C4E" w:rsidP="00746C4E">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3174 </w:t>
      </w:r>
    </w:p>
    <w:p w:rsidR="00746C4E" w:rsidRPr="000D3C64" w:rsidRDefault="00746C4E" w:rsidP="00746C4E">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 3168 </w:t>
      </w:r>
    </w:p>
    <w:p w:rsidR="00746C4E" w:rsidRPr="000D3C64" w:rsidRDefault="00746C4E" w:rsidP="00746C4E">
      <w:pPr>
        <w:spacing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746C4E" w:rsidRPr="000D3C64" w:rsidRDefault="00746C4E" w:rsidP="00746C4E">
      <w:pPr>
        <w:spacing w:line="360" w:lineRule="auto"/>
        <w:rPr>
          <w:rFonts w:ascii="Times New Roman" w:hAnsi="Times New Roman" w:cs="Times New Roman"/>
          <w:sz w:val="30"/>
          <w:szCs w:val="30"/>
        </w:rPr>
      </w:pPr>
      <w:r w:rsidRPr="000D3C64">
        <w:rPr>
          <w:rFonts w:ascii="Times New Roman" w:hAnsi="Times New Roman" w:cs="Times New Roman"/>
          <w:sz w:val="30"/>
          <w:szCs w:val="30"/>
        </w:rPr>
        <w:t>Sol: Total number of 4 digit numbers are 9000 (between 1000 and 9999). We find the numbers without any two in them. So total numbers are 8 x 9 x 9 x 9 = 5832 So numbers with number two in them = 9000 - 5832 = 3168</w:t>
      </w:r>
    </w:p>
    <w:p w:rsidR="00746C4E" w:rsidRPr="000D3C64" w:rsidRDefault="00746C4E" w:rsidP="000D3C64">
      <w:pPr>
        <w:spacing w:after="0" w:line="360" w:lineRule="auto"/>
        <w:rPr>
          <w:rFonts w:ascii="Times New Roman" w:eastAsia="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13)If [x^(1/3)] - [x^(1/9)] = 60 then find the value of x?</w:t>
      </w:r>
    </w:p>
    <w:p w:rsidR="001668F2" w:rsidRPr="000D3C64" w:rsidRDefault="001668F2" w:rsidP="000D3C64">
      <w:pPr>
        <w:numPr>
          <w:ilvl w:val="0"/>
          <w:numId w:val="331"/>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49</w:t>
      </w:r>
    </w:p>
    <w:p w:rsidR="001668F2" w:rsidRPr="000D3C64" w:rsidRDefault="001668F2" w:rsidP="000D3C64">
      <w:pPr>
        <w:numPr>
          <w:ilvl w:val="0"/>
          <w:numId w:val="331"/>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51</w:t>
      </w:r>
    </w:p>
    <w:p w:rsidR="001668F2" w:rsidRPr="000D3C64" w:rsidRDefault="001668F2" w:rsidP="000D3C64">
      <w:pPr>
        <w:numPr>
          <w:ilvl w:val="0"/>
          <w:numId w:val="331"/>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23</w:t>
      </w:r>
    </w:p>
    <w:p w:rsidR="001668F2" w:rsidRPr="000D3C64" w:rsidRDefault="001668F2" w:rsidP="000D3C64">
      <w:pPr>
        <w:numPr>
          <w:ilvl w:val="0"/>
          <w:numId w:val="331"/>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59</w:t>
      </w:r>
    </w:p>
    <w:p w:rsidR="003E3CE1" w:rsidRPr="000D3C64" w:rsidRDefault="003E3CE1" w:rsidP="000D3C64">
      <w:pPr>
        <w:spacing w:line="360" w:lineRule="auto"/>
        <w:rPr>
          <w:rFonts w:ascii="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3D3D3D"/>
          <w:sz w:val="30"/>
          <w:szCs w:val="30"/>
          <w:shd w:val="clear" w:color="auto" w:fill="EEEEEE"/>
        </w:rPr>
        <w:t xml:space="preserve">14)  </w:t>
      </w:r>
      <w:r w:rsidRPr="000D3C64">
        <w:rPr>
          <w:rFonts w:ascii="Times New Roman" w:eastAsia="Times New Roman" w:hAnsi="Times New Roman" w:cs="Times New Roman"/>
          <w:i/>
          <w:iCs/>
          <w:color w:val="0A0A0A"/>
          <w:sz w:val="30"/>
          <w:szCs w:val="30"/>
          <w:shd w:val="clear" w:color="auto" w:fill="EEEEEE"/>
        </w:rPr>
        <w:t>x^</w:t>
      </w:r>
      <w:r w:rsidRPr="000D3C64">
        <w:rPr>
          <w:rFonts w:ascii="Times New Roman" w:eastAsia="Times New Roman" w:hAnsi="Times New Roman" w:cs="Times New Roman"/>
          <w:color w:val="0A0A0A"/>
          <w:sz w:val="30"/>
          <w:szCs w:val="30"/>
          <w:shd w:val="clear" w:color="auto" w:fill="EEEEEE"/>
        </w:rPr>
        <w:t xml:space="preserve">2 – </w:t>
      </w:r>
      <w:r w:rsidRPr="000D3C64">
        <w:rPr>
          <w:rFonts w:ascii="Times New Roman" w:eastAsia="Times New Roman" w:hAnsi="Times New Roman" w:cs="Times New Roman"/>
          <w:i/>
          <w:iCs/>
          <w:color w:val="0A0A0A"/>
          <w:sz w:val="30"/>
          <w:szCs w:val="30"/>
          <w:shd w:val="clear" w:color="auto" w:fill="EEEEEE"/>
        </w:rPr>
        <w:t>y^</w:t>
      </w:r>
      <w:r w:rsidRPr="000D3C64">
        <w:rPr>
          <w:rFonts w:ascii="Times New Roman" w:eastAsia="Times New Roman" w:hAnsi="Times New Roman" w:cs="Times New Roman"/>
          <w:color w:val="0A0A0A"/>
          <w:sz w:val="30"/>
          <w:szCs w:val="30"/>
          <w:shd w:val="clear" w:color="auto" w:fill="EEEEEE"/>
        </w:rPr>
        <w:t xml:space="preserve">2 =16 and </w:t>
      </w:r>
      <w:r w:rsidRPr="000D3C64">
        <w:rPr>
          <w:rFonts w:ascii="Times New Roman" w:eastAsia="Times New Roman" w:hAnsi="Times New Roman" w:cs="Times New Roman"/>
          <w:i/>
          <w:iCs/>
          <w:color w:val="0A0A0A"/>
          <w:sz w:val="30"/>
          <w:szCs w:val="30"/>
          <w:shd w:val="clear" w:color="auto" w:fill="EEEEEE"/>
        </w:rPr>
        <w:t xml:space="preserve">xy </w:t>
      </w:r>
      <w:r w:rsidRPr="000D3C64">
        <w:rPr>
          <w:rFonts w:ascii="Times New Roman" w:eastAsia="Times New Roman" w:hAnsi="Times New Roman" w:cs="Times New Roman"/>
          <w:color w:val="0A0A0A"/>
          <w:sz w:val="30"/>
          <w:szCs w:val="30"/>
          <w:shd w:val="clear" w:color="auto" w:fill="EEEEEE"/>
        </w:rPr>
        <w:t>= 15 so find out x + y?</w:t>
      </w:r>
    </w:p>
    <w:p w:rsidR="001668F2" w:rsidRPr="000D3C64" w:rsidRDefault="001668F2" w:rsidP="000D3C64">
      <w:pPr>
        <w:numPr>
          <w:ilvl w:val="0"/>
          <w:numId w:val="332"/>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16</w:t>
      </w:r>
    </w:p>
    <w:p w:rsidR="001668F2" w:rsidRPr="000D3C64" w:rsidRDefault="001668F2" w:rsidP="000D3C64">
      <w:pPr>
        <w:numPr>
          <w:ilvl w:val="0"/>
          <w:numId w:val="332"/>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22</w:t>
      </w:r>
    </w:p>
    <w:p w:rsidR="001668F2" w:rsidRPr="000D3C64" w:rsidRDefault="001668F2" w:rsidP="000D3C64">
      <w:pPr>
        <w:numPr>
          <w:ilvl w:val="0"/>
          <w:numId w:val="332"/>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28</w:t>
      </w:r>
    </w:p>
    <w:p w:rsidR="001668F2" w:rsidRPr="000D3C64" w:rsidRDefault="001668F2" w:rsidP="000D3C64">
      <w:pPr>
        <w:numPr>
          <w:ilvl w:val="0"/>
          <w:numId w:val="332"/>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30</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15) What is the sum of natural numbers between 20 and 100.</w:t>
      </w:r>
    </w:p>
    <w:p w:rsidR="001668F2" w:rsidRPr="000D3C64" w:rsidRDefault="001668F2" w:rsidP="000D3C64">
      <w:pPr>
        <w:numPr>
          <w:ilvl w:val="0"/>
          <w:numId w:val="333"/>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4860</w:t>
      </w:r>
    </w:p>
    <w:p w:rsidR="001668F2" w:rsidRPr="000D3C64" w:rsidRDefault="001668F2" w:rsidP="000D3C64">
      <w:pPr>
        <w:numPr>
          <w:ilvl w:val="0"/>
          <w:numId w:val="333"/>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4840</w:t>
      </w:r>
    </w:p>
    <w:p w:rsidR="001668F2" w:rsidRPr="000D3C64" w:rsidRDefault="001668F2" w:rsidP="000D3C64">
      <w:pPr>
        <w:numPr>
          <w:ilvl w:val="0"/>
          <w:numId w:val="333"/>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4880</w:t>
      </w:r>
    </w:p>
    <w:p w:rsidR="001668F2" w:rsidRPr="000D3C64" w:rsidRDefault="001668F2" w:rsidP="000D3C64">
      <w:pPr>
        <w:numPr>
          <w:ilvl w:val="0"/>
          <w:numId w:val="333"/>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None of these</w:t>
      </w:r>
    </w:p>
    <w:p w:rsidR="001668F2" w:rsidRPr="000D3C64" w:rsidRDefault="001668F2" w:rsidP="000D3C64">
      <w:pPr>
        <w:spacing w:after="0" w:line="360" w:lineRule="auto"/>
        <w:rPr>
          <w:rFonts w:ascii="Times New Roman" w:eastAsia="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16) a, b, b, c, c, c, d, d, d, d, . . . . . . Find the 288th</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letter of this series?</w:t>
      </w:r>
    </w:p>
    <w:p w:rsidR="001668F2" w:rsidRPr="000D3C64" w:rsidRDefault="001668F2" w:rsidP="000D3C64">
      <w:pPr>
        <w:numPr>
          <w:ilvl w:val="0"/>
          <w:numId w:val="33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y</w:t>
      </w:r>
    </w:p>
    <w:p w:rsidR="001668F2" w:rsidRPr="000D3C64" w:rsidRDefault="001668F2" w:rsidP="000D3C64">
      <w:pPr>
        <w:numPr>
          <w:ilvl w:val="0"/>
          <w:numId w:val="33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w:t>
      </w:r>
    </w:p>
    <w:p w:rsidR="001668F2" w:rsidRPr="000D3C64" w:rsidRDefault="001668F2" w:rsidP="000D3C64">
      <w:pPr>
        <w:numPr>
          <w:ilvl w:val="0"/>
          <w:numId w:val="33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x</w:t>
      </w:r>
    </w:p>
    <w:p w:rsidR="001668F2" w:rsidRPr="000D3C64" w:rsidRDefault="001668F2" w:rsidP="000D3C64">
      <w:pPr>
        <w:numPr>
          <w:ilvl w:val="0"/>
          <w:numId w:val="33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w:t>
      </w:r>
    </w:p>
    <w:p w:rsidR="00DB0F7E" w:rsidRPr="00746C4E" w:rsidRDefault="001668F2" w:rsidP="00746C4E">
      <w:pPr>
        <w:numPr>
          <w:ilvl w:val="0"/>
          <w:numId w:val="334"/>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z</w:t>
      </w:r>
    </w:p>
    <w:p w:rsidR="00DB0F7E" w:rsidRPr="000D3C64" w:rsidRDefault="00746C4E" w:rsidP="000D3C64">
      <w:pPr>
        <w:spacing w:line="360" w:lineRule="auto"/>
        <w:rPr>
          <w:rFonts w:ascii="Times New Roman" w:hAnsi="Times New Roman" w:cs="Times New Roman"/>
          <w:sz w:val="30"/>
          <w:szCs w:val="30"/>
        </w:rPr>
      </w:pPr>
      <w:r>
        <w:rPr>
          <w:rFonts w:ascii="Times New Roman" w:hAnsi="Times New Roman" w:cs="Times New Roman"/>
          <w:sz w:val="30"/>
          <w:szCs w:val="30"/>
        </w:rPr>
        <w:t>17)</w:t>
      </w:r>
      <w:r w:rsidR="00DB0F7E" w:rsidRPr="000D3C64">
        <w:rPr>
          <w:rFonts w:ascii="Times New Roman" w:hAnsi="Times New Roman" w:cs="Times New Roman"/>
          <w:sz w:val="30"/>
          <w:szCs w:val="30"/>
        </w:rPr>
        <w:t xml:space="preserve">.  How many three digit numbers abc are formed where at least two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Ans: 252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Sol: Total 3 digit numbers = 9 x 10 x 10 = 900 Total number of 3 digit numbers without repetition = 9 x 9 x 8 = 648 So number of three digit numbers with at least one digit repeats = 900 - 648=252</w:t>
      </w:r>
    </w:p>
    <w:p w:rsidR="00DB0F7E" w:rsidRPr="000D3C64" w:rsidRDefault="00746C4E" w:rsidP="000D3C64">
      <w:pPr>
        <w:spacing w:line="360" w:lineRule="auto"/>
        <w:rPr>
          <w:rFonts w:ascii="Times New Roman" w:hAnsi="Times New Roman" w:cs="Times New Roman"/>
          <w:sz w:val="30"/>
          <w:szCs w:val="30"/>
        </w:rPr>
      </w:pPr>
      <w:r>
        <w:rPr>
          <w:rFonts w:ascii="Times New Roman" w:hAnsi="Times New Roman" w:cs="Times New Roman"/>
          <w:sz w:val="30"/>
          <w:szCs w:val="30"/>
        </w:rPr>
        <w:t>18)</w:t>
      </w:r>
      <w:r w:rsidR="00DB0F7E" w:rsidRPr="000D3C64">
        <w:rPr>
          <w:rFonts w:ascii="Times New Roman" w:hAnsi="Times New Roman" w:cs="Times New Roman"/>
          <w:sz w:val="30"/>
          <w:szCs w:val="30"/>
        </w:rPr>
        <w:t xml:space="preserve">.  If [x^(1/3)] - [x^(1/9)] = 60 then find the value of x.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Ans: 49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Sol: Let t = x1/9 So, t3−t=60 Therefore, (t-1) x t x (t + 1) = 60 =3 x 4 x 5. theref</w:t>
      </w:r>
      <w:bookmarkStart w:id="3" w:name="_GoBack"/>
      <w:bookmarkEnd w:id="3"/>
      <w:r w:rsidRPr="000D3C64">
        <w:rPr>
          <w:rFonts w:ascii="Times New Roman" w:hAnsi="Times New Roman" w:cs="Times New Roman"/>
          <w:sz w:val="30"/>
          <w:szCs w:val="30"/>
        </w:rPr>
        <w:t xml:space="preserve">ore, t = x1/9 =4. hence, x = 49 </w:t>
      </w:r>
    </w:p>
    <w:p w:rsidR="00DB0F7E" w:rsidRPr="000D3C64" w:rsidRDefault="00B23C19" w:rsidP="000D3C64">
      <w:pPr>
        <w:spacing w:line="360" w:lineRule="auto"/>
        <w:rPr>
          <w:rFonts w:ascii="Times New Roman" w:hAnsi="Times New Roman" w:cs="Times New Roman"/>
          <w:sz w:val="30"/>
          <w:szCs w:val="30"/>
        </w:rPr>
      </w:pPr>
      <w:r>
        <w:rPr>
          <w:rFonts w:ascii="Times New Roman" w:hAnsi="Times New Roman" w:cs="Times New Roman"/>
          <w:sz w:val="30"/>
          <w:szCs w:val="30"/>
        </w:rPr>
        <w:t>19)</w:t>
      </w:r>
      <w:r w:rsidR="00DB0F7E" w:rsidRPr="000D3C64">
        <w:rPr>
          <w:rFonts w:ascii="Times New Roman" w:hAnsi="Times New Roman" w:cs="Times New Roman"/>
          <w:sz w:val="30"/>
          <w:szCs w:val="30"/>
        </w:rPr>
        <w:t xml:space="preserve">.  A family X went for a vacation. Unfortunately it rained for 13 days when they were there. But whenever it rained in the mornings, they had clear afternoons and vice versa. In all they enjoyed 11 mornings and 12 afternoons. How many days did they stay there totally?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Ans: 18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Sol: Total they enjoyed on 11 mornings and 12 afternoons = 23 half days It rained for 13 days. So 13 half days. So total days = (13 + 23) / 2 = 18 </w:t>
      </w:r>
    </w:p>
    <w:p w:rsidR="00DB0F7E" w:rsidRPr="000D3C64" w:rsidRDefault="00B23C19" w:rsidP="000D3C64">
      <w:pPr>
        <w:spacing w:line="360" w:lineRule="auto"/>
        <w:rPr>
          <w:rFonts w:ascii="Times New Roman" w:hAnsi="Times New Roman" w:cs="Times New Roman"/>
          <w:sz w:val="30"/>
          <w:szCs w:val="30"/>
        </w:rPr>
      </w:pPr>
      <w:r>
        <w:rPr>
          <w:rFonts w:ascii="Times New Roman" w:hAnsi="Times New Roman" w:cs="Times New Roman"/>
          <w:sz w:val="30"/>
          <w:szCs w:val="30"/>
        </w:rPr>
        <w:t>20)</w:t>
      </w:r>
      <w:r w:rsidR="00DB0F7E" w:rsidRPr="000D3C64">
        <w:rPr>
          <w:rFonts w:ascii="Times New Roman" w:hAnsi="Times New Roman" w:cs="Times New Roman"/>
          <w:sz w:val="30"/>
          <w:szCs w:val="30"/>
        </w:rPr>
        <w:t xml:space="preserve">.  How many 4 digit numbers contain number 2.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3170 b. 3172 c. 3174 d. 3168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Ans: D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Sol: Total number of 4 digit numbers are 9000 (between 1000 and 9999). We find the numbers without any two in them. So total numbers are 8 x 9 x 9 x 9 = 5832 So numbers with number two in them = 9000 - 5832 = 3168  </w:t>
      </w:r>
    </w:p>
    <w:p w:rsidR="00DB0F7E" w:rsidRPr="000D3C64" w:rsidRDefault="00B23C19" w:rsidP="000D3C64">
      <w:pPr>
        <w:spacing w:line="360" w:lineRule="auto"/>
        <w:rPr>
          <w:rFonts w:ascii="Times New Roman" w:hAnsi="Times New Roman" w:cs="Times New Roman"/>
          <w:sz w:val="30"/>
          <w:szCs w:val="30"/>
        </w:rPr>
      </w:pPr>
      <w:r>
        <w:rPr>
          <w:rFonts w:ascii="Times New Roman" w:hAnsi="Times New Roman" w:cs="Times New Roman"/>
          <w:sz w:val="30"/>
          <w:szCs w:val="30"/>
        </w:rPr>
        <w:t xml:space="preserve"> 21)</w:t>
      </w:r>
      <w:r w:rsidR="00DB0F7E" w:rsidRPr="000D3C64">
        <w:rPr>
          <w:rFonts w:ascii="Times New Roman" w:hAnsi="Times New Roman" w:cs="Times New Roman"/>
          <w:sz w:val="30"/>
          <w:szCs w:val="30"/>
        </w:rPr>
        <w:t xml:space="preserve">. ​(11111011)​2 = ​()​8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Ans: 373 Sol: ​11111011)​2​=(251)​10​=(373)​8 ​or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You can group 3 binary digits from right hand side and write their equivalent octal form. </w:t>
      </w:r>
    </w:p>
    <w:p w:rsidR="00DB0F7E" w:rsidRPr="000D3C64" w:rsidRDefault="00B23C19" w:rsidP="000D3C64">
      <w:pPr>
        <w:spacing w:line="360" w:lineRule="auto"/>
        <w:rPr>
          <w:rFonts w:ascii="Times New Roman" w:hAnsi="Times New Roman" w:cs="Times New Roman"/>
          <w:b/>
          <w:sz w:val="30"/>
          <w:szCs w:val="30"/>
        </w:rPr>
      </w:pPr>
      <w:r>
        <w:rPr>
          <w:rFonts w:ascii="Times New Roman" w:hAnsi="Times New Roman" w:cs="Times New Roman"/>
          <w:b/>
          <w:sz w:val="30"/>
          <w:szCs w:val="30"/>
        </w:rPr>
        <w:t>22)</w:t>
      </w:r>
      <w:r w:rsidR="00DB0F7E" w:rsidRPr="000D3C64">
        <w:rPr>
          <w:rFonts w:ascii="Times New Roman" w:hAnsi="Times New Roman" w:cs="Times New Roman"/>
          <w:b/>
          <w:sz w:val="30"/>
          <w:szCs w:val="30"/>
        </w:rPr>
        <w:t xml:space="preserve">. </w:t>
      </w:r>
      <w:r w:rsidR="00DB0F7E" w:rsidRPr="000D3C64">
        <w:rPr>
          <w:rFonts w:ascii="Times New Roman" w:hAnsi="Times New Roman" w:cs="Times New Roman"/>
          <w:sz w:val="30"/>
          <w:szCs w:val="30"/>
        </w:rPr>
        <w:t xml:space="preserve">In a class there are less than 500 students . when it is divided by 3 it gives a whole number. Similarly when it is divided by 4,5 or 7 gives a whole number. find the no. of students in the class ans: 420 </w:t>
      </w:r>
    </w:p>
    <w:p w:rsidR="00DB0F7E" w:rsidRPr="00B23C19" w:rsidRDefault="00DB0F7E" w:rsidP="00B23C19">
      <w:pPr>
        <w:pStyle w:val="ListParagraph"/>
        <w:numPr>
          <w:ilvl w:val="0"/>
          <w:numId w:val="710"/>
        </w:numPr>
        <w:spacing w:after="18" w:line="360" w:lineRule="auto"/>
        <w:ind w:right="12"/>
        <w:rPr>
          <w:rFonts w:ascii="Times New Roman" w:hAnsi="Times New Roman" w:cs="Times New Roman"/>
          <w:sz w:val="30"/>
          <w:szCs w:val="30"/>
        </w:rPr>
      </w:pPr>
      <w:r w:rsidRPr="00B23C19">
        <w:rPr>
          <w:rFonts w:ascii="Times New Roman" w:hAnsi="Times New Roman" w:cs="Times New Roman"/>
          <w:sz w:val="30"/>
          <w:szCs w:val="30"/>
        </w:rPr>
        <w:t xml:space="preserve">I take a taxi whose no is 3 digit no. it is not divisible by 2,3,5,7 but divisible by 11 it is the smallest no possible: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 121 </w:t>
      </w:r>
    </w:p>
    <w:p w:rsidR="00DB0F7E" w:rsidRPr="000D3C64" w:rsidRDefault="00DB0F7E" w:rsidP="00B23C19">
      <w:pPr>
        <w:pStyle w:val="ListParagraph"/>
        <w:numPr>
          <w:ilvl w:val="0"/>
          <w:numId w:val="710"/>
        </w:numPr>
        <w:spacing w:after="160"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In a 5 digit number, 3 pairs of sum is 11 each.last digit is 3 times first one,3rd digit is 3 less than 2nd, 4th digit is 4 more than the second one. Find the number. </w:t>
      </w:r>
    </w:p>
    <w:p w:rsidR="00DB0F7E" w:rsidRPr="000D3C64" w:rsidRDefault="00DB0F7E" w:rsidP="000D3C64">
      <w:pPr>
        <w:spacing w:line="360" w:lineRule="auto"/>
        <w:ind w:left="360" w:right="12"/>
        <w:rPr>
          <w:rFonts w:ascii="Times New Roman" w:hAnsi="Times New Roman" w:cs="Times New Roman"/>
          <w:sz w:val="30"/>
          <w:szCs w:val="30"/>
        </w:rPr>
      </w:pPr>
      <w:r w:rsidRPr="000D3C64">
        <w:rPr>
          <w:rFonts w:ascii="Times New Roman" w:hAnsi="Times New Roman" w:cs="Times New Roman"/>
          <w:sz w:val="30"/>
          <w:szCs w:val="30"/>
        </w:rPr>
        <w:t xml:space="preserve">Sol: 1st Digit </w:t>
      </w:r>
      <w:r w:rsidRPr="000D3C64">
        <w:rPr>
          <w:rFonts w:ascii="Cambria Math" w:eastAsia="MS Gothic" w:hAnsi="Cambria Math" w:cs="Cambria Math"/>
          <w:sz w:val="30"/>
          <w:szCs w:val="30"/>
          <w:vertAlign w:val="superscript"/>
        </w:rPr>
        <w:t>⇒</w:t>
      </w:r>
      <w:r w:rsidRPr="000D3C64">
        <w:rPr>
          <w:rFonts w:ascii="Times New Roman" w:hAnsi="Times New Roman" w:cs="Times New Roman"/>
          <w:sz w:val="30"/>
          <w:szCs w:val="30"/>
        </w:rPr>
        <w:t>​ a</w:t>
      </w:r>
    </w:p>
    <w:p w:rsidR="00DB0F7E" w:rsidRPr="000D3C64" w:rsidRDefault="00DB0F7E" w:rsidP="000D3C64">
      <w:pPr>
        <w:spacing w:line="360" w:lineRule="auto"/>
        <w:ind w:left="360" w:right="12"/>
        <w:rPr>
          <w:rFonts w:ascii="Times New Roman" w:hAnsi="Times New Roman" w:cs="Times New Roman"/>
          <w:sz w:val="30"/>
          <w:szCs w:val="30"/>
        </w:rPr>
      </w:pPr>
      <w:r w:rsidRPr="000D3C64">
        <w:rPr>
          <w:rFonts w:ascii="Times New Roman" w:hAnsi="Times New Roman" w:cs="Times New Roman"/>
          <w:sz w:val="30"/>
          <w:szCs w:val="30"/>
        </w:rPr>
        <w:t xml:space="preserve">2nd Digit </w:t>
      </w:r>
      <w:r w:rsidRPr="000D3C64">
        <w:rPr>
          <w:rFonts w:ascii="Cambria Math" w:eastAsia="MS Gothic" w:hAnsi="Cambria Math" w:cs="Cambria Math"/>
          <w:sz w:val="30"/>
          <w:szCs w:val="30"/>
          <w:vertAlign w:val="superscript"/>
        </w:rPr>
        <w:t>⇒</w:t>
      </w:r>
      <w:r w:rsidRPr="000D3C64">
        <w:rPr>
          <w:rFonts w:ascii="Times New Roman" w:hAnsi="Times New Roman" w:cs="Times New Roman"/>
          <w:sz w:val="30"/>
          <w:szCs w:val="30"/>
        </w:rPr>
        <w:t>​ b</w:t>
      </w:r>
    </w:p>
    <w:p w:rsidR="00DB0F7E" w:rsidRPr="000D3C64" w:rsidRDefault="00DB0F7E" w:rsidP="000D3C64">
      <w:pPr>
        <w:spacing w:line="360" w:lineRule="auto"/>
        <w:ind w:left="360" w:right="12"/>
        <w:rPr>
          <w:rFonts w:ascii="Times New Roman" w:hAnsi="Times New Roman" w:cs="Times New Roman"/>
          <w:sz w:val="30"/>
          <w:szCs w:val="30"/>
        </w:rPr>
      </w:pPr>
      <w:r w:rsidRPr="000D3C64">
        <w:rPr>
          <w:rFonts w:ascii="Times New Roman" w:hAnsi="Times New Roman" w:cs="Times New Roman"/>
          <w:sz w:val="30"/>
          <w:szCs w:val="30"/>
        </w:rPr>
        <w:t xml:space="preserve">3rd Digit </w:t>
      </w:r>
      <w:r w:rsidRPr="000D3C64">
        <w:rPr>
          <w:rFonts w:ascii="Cambria Math" w:eastAsia="MS Gothic" w:hAnsi="Cambria Math" w:cs="Cambria Math"/>
          <w:sz w:val="30"/>
          <w:szCs w:val="30"/>
          <w:vertAlign w:val="superscript"/>
        </w:rPr>
        <w:t>⇒</w:t>
      </w:r>
      <w:r w:rsidRPr="000D3C64">
        <w:rPr>
          <w:rFonts w:ascii="Times New Roman" w:hAnsi="Times New Roman" w:cs="Times New Roman"/>
          <w:sz w:val="30"/>
          <w:szCs w:val="30"/>
        </w:rPr>
        <w:t xml:space="preserve">​ (​ b – 3)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4th digit </w:t>
      </w:r>
      <w:r w:rsidRPr="000D3C64">
        <w:rPr>
          <w:rFonts w:ascii="Cambria Math" w:eastAsia="MS Gothic" w:hAnsi="Cambria Math" w:cs="Cambria Math"/>
          <w:sz w:val="30"/>
          <w:szCs w:val="30"/>
          <w:vertAlign w:val="superscript"/>
        </w:rPr>
        <w:t>⇒</w:t>
      </w:r>
      <w:r w:rsidRPr="000D3C64">
        <w:rPr>
          <w:rFonts w:ascii="Times New Roman" w:hAnsi="Times New Roman" w:cs="Times New Roman"/>
          <w:sz w:val="30"/>
          <w:szCs w:val="30"/>
        </w:rPr>
        <w:t xml:space="preserve">​ (​ b + 4) </w:t>
      </w:r>
    </w:p>
    <w:p w:rsidR="00DB0F7E" w:rsidRPr="000D3C64" w:rsidRDefault="00DB0F7E" w:rsidP="000D3C64">
      <w:pPr>
        <w:spacing w:after="27" w:line="360" w:lineRule="auto"/>
        <w:rPr>
          <w:rFonts w:ascii="Times New Roman" w:hAnsi="Times New Roman" w:cs="Times New Roman"/>
          <w:sz w:val="30"/>
          <w:szCs w:val="30"/>
        </w:rPr>
      </w:pPr>
      <w:r w:rsidRPr="000D3C64">
        <w:rPr>
          <w:rFonts w:ascii="Times New Roman" w:hAnsi="Times New Roman" w:cs="Times New Roman"/>
          <w:sz w:val="30"/>
          <w:szCs w:val="30"/>
        </w:rPr>
        <w:t xml:space="preserve">5th Digit </w:t>
      </w:r>
      <w:r w:rsidRPr="000D3C64">
        <w:rPr>
          <w:rFonts w:ascii="Cambria Math" w:eastAsia="MS Gothic" w:hAnsi="Cambria Math" w:cs="Cambria Math"/>
          <w:sz w:val="30"/>
          <w:szCs w:val="30"/>
          <w:vertAlign w:val="superscript"/>
        </w:rPr>
        <w:t>⇒</w:t>
      </w:r>
      <w:r w:rsidRPr="000D3C64">
        <w:rPr>
          <w:rFonts w:ascii="Times New Roman" w:hAnsi="Times New Roman" w:cs="Times New Roman"/>
          <w:sz w:val="30"/>
          <w:szCs w:val="30"/>
        </w:rPr>
        <w:t xml:space="preserve">​ 3a </w:t>
      </w:r>
    </w:p>
    <w:p w:rsidR="00DB0F7E" w:rsidRPr="000D3C64" w:rsidRDefault="00DB0F7E" w:rsidP="000D3C64">
      <w:pPr>
        <w:spacing w:line="360" w:lineRule="auto"/>
        <w:ind w:left="10" w:right="4323"/>
        <w:rPr>
          <w:rFonts w:ascii="Times New Roman" w:hAnsi="Times New Roman" w:cs="Times New Roman"/>
          <w:sz w:val="30"/>
          <w:szCs w:val="30"/>
        </w:rPr>
      </w:pPr>
      <w:r w:rsidRPr="000D3C64">
        <w:rPr>
          <w:rFonts w:ascii="Times New Roman" w:hAnsi="Times New Roman" w:cs="Times New Roman"/>
          <w:sz w:val="30"/>
          <w:szCs w:val="30"/>
        </w:rPr>
        <w:t xml:space="preserve">So the number is : (a)(b)(b – 3)(b +4)(3a) Now, Let's analyze 1st and the 5th digit : Possible combinations - 1-3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2-6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3-9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(Since 4 will yield 12 which is obviously more than 2 digits) Now Let's analyze 2nd,3rd and 4th Digits :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Possible Values of 2nd Digit i.e 'b' is :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5,4,3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As, (b – 3) &gt; 0 i.e 3rd Digit and (b + 4) 1 + 3 + 7 = 11 Similarly, 24186 for 4 – 1 – 8 and 6 + 4 + 1 = 11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3rd Combination 5 – 2 – 9 will get no possible match. Hence, 2 solutions : 13073 and 24186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If Repetitions not allowed then Ans should be 24186 </w:t>
      </w:r>
    </w:p>
    <w:p w:rsidR="00DB0F7E" w:rsidRPr="000D3C64" w:rsidRDefault="00DB0F7E" w:rsidP="000D3C64">
      <w:pPr>
        <w:spacing w:after="42" w:line="360" w:lineRule="auto"/>
        <w:rPr>
          <w:rFonts w:ascii="Times New Roman" w:hAnsi="Times New Roman" w:cs="Times New Roman"/>
          <w:sz w:val="30"/>
          <w:szCs w:val="30"/>
        </w:rPr>
      </w:pPr>
    </w:p>
    <w:p w:rsidR="00DB0F7E" w:rsidRPr="00B23C19" w:rsidRDefault="00DB0F7E" w:rsidP="00B23C19">
      <w:pPr>
        <w:pStyle w:val="ListParagraph"/>
        <w:numPr>
          <w:ilvl w:val="0"/>
          <w:numId w:val="710"/>
        </w:numPr>
        <w:spacing w:line="360" w:lineRule="auto"/>
        <w:ind w:right="12"/>
        <w:rPr>
          <w:rFonts w:ascii="Times New Roman" w:hAnsi="Times New Roman" w:cs="Times New Roman"/>
          <w:sz w:val="30"/>
          <w:szCs w:val="30"/>
        </w:rPr>
      </w:pPr>
      <w:r w:rsidRPr="00B23C19">
        <w:rPr>
          <w:rFonts w:ascii="Times New Roman" w:hAnsi="Times New Roman" w:cs="Times New Roman"/>
          <w:sz w:val="30"/>
          <w:szCs w:val="30"/>
        </w:rPr>
        <w:t xml:space="preserve"> . How many numbers are divisible by 4 between 1 to 100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Sol: Sequence of numbers that are divisible by 4 between 1 to 100 are as follows 4,8,12,16,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 - - - - - - - , 96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The series forms an Arithmetic Progression with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First number = a = 4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Common difference,d = 4 </w:t>
      </w:r>
    </w:p>
    <w:p w:rsidR="00DB0F7E" w:rsidRPr="000D3C64" w:rsidRDefault="00DB0F7E" w:rsidP="000D3C64">
      <w:pPr>
        <w:spacing w:after="63" w:line="360" w:lineRule="auto"/>
        <w:ind w:left="10" w:right="6237"/>
        <w:rPr>
          <w:rFonts w:ascii="Times New Roman" w:hAnsi="Times New Roman" w:cs="Times New Roman"/>
          <w:sz w:val="30"/>
          <w:szCs w:val="30"/>
        </w:rPr>
      </w:pPr>
      <w:r w:rsidRPr="000D3C64">
        <w:rPr>
          <w:rFonts w:ascii="Times New Roman" w:hAnsi="Times New Roman" w:cs="Times New Roman"/>
          <w:sz w:val="30"/>
          <w:szCs w:val="30"/>
        </w:rPr>
        <w:t xml:space="preserve">Last number = l = 96 Number of terms = n </w:t>
      </w:r>
    </w:p>
    <w:p w:rsidR="00DB0F7E" w:rsidRPr="000D3C64" w:rsidRDefault="00DB0F7E" w:rsidP="000D3C64">
      <w:pPr>
        <w:spacing w:line="360" w:lineRule="auto"/>
        <w:ind w:left="10" w:right="4186"/>
        <w:rPr>
          <w:rFonts w:ascii="Times New Roman" w:hAnsi="Times New Roman" w:cs="Times New Roman"/>
          <w:sz w:val="30"/>
          <w:szCs w:val="30"/>
        </w:rPr>
      </w:pPr>
      <w:r w:rsidRPr="000D3C64">
        <w:rPr>
          <w:rFonts w:ascii="Times New Roman" w:hAnsi="Times New Roman" w:cs="Times New Roman"/>
          <w:sz w:val="30"/>
          <w:szCs w:val="30"/>
        </w:rPr>
        <w:t xml:space="preserve">Formula for last number in A.P. l = [a+(n – 1)×​ d]  </w:t>
      </w:r>
    </w:p>
    <w:p w:rsidR="00DB0F7E" w:rsidRPr="000D3C64" w:rsidRDefault="00DB0F7E" w:rsidP="000D3C64">
      <w:pPr>
        <w:spacing w:line="360" w:lineRule="auto"/>
        <w:ind w:left="10" w:right="7160"/>
        <w:rPr>
          <w:rFonts w:ascii="Times New Roman" w:hAnsi="Times New Roman" w:cs="Times New Roman"/>
          <w:sz w:val="30"/>
          <w:szCs w:val="30"/>
        </w:rPr>
      </w:pPr>
      <w:r w:rsidRPr="000D3C64">
        <w:rPr>
          <w:rFonts w:ascii="Times New Roman" w:hAnsi="Times New Roman" w:cs="Times New Roman"/>
          <w:sz w:val="30"/>
          <w:szCs w:val="30"/>
        </w:rPr>
        <w:t xml:space="preserve">96 = 4 + (n –1) × ​ 4​ n = 24 </w:t>
      </w:r>
    </w:p>
    <w:p w:rsidR="00DB0F7E" w:rsidRPr="000D3C64" w:rsidRDefault="00DB0F7E" w:rsidP="000D3C64">
      <w:pPr>
        <w:spacing w:after="27" w:line="360" w:lineRule="auto"/>
        <w:ind w:left="2175"/>
        <w:rPr>
          <w:rFonts w:ascii="Times New Roman" w:hAnsi="Times New Roman" w:cs="Times New Roman"/>
          <w:sz w:val="30"/>
          <w:szCs w:val="30"/>
        </w:rPr>
      </w:pPr>
    </w:p>
    <w:p w:rsidR="00DB0F7E" w:rsidRPr="000D3C64" w:rsidRDefault="00DB0F7E" w:rsidP="000D3C64">
      <w:pPr>
        <w:spacing w:after="27" w:line="360" w:lineRule="auto"/>
        <w:ind w:left="3615"/>
        <w:rPr>
          <w:rFonts w:ascii="Times New Roman" w:hAnsi="Times New Roman" w:cs="Times New Roman"/>
          <w:sz w:val="30"/>
          <w:szCs w:val="30"/>
        </w:rPr>
      </w:pPr>
    </w:p>
    <w:p w:rsidR="00DB0F7E" w:rsidRPr="00B23C19" w:rsidRDefault="00B23C19" w:rsidP="00B23C19">
      <w:pPr>
        <w:pStyle w:val="ListParagraph"/>
        <w:numPr>
          <w:ilvl w:val="0"/>
          <w:numId w:val="710"/>
        </w:numPr>
        <w:spacing w:after="23" w:line="360" w:lineRule="auto"/>
        <w:ind w:right="8"/>
        <w:rPr>
          <w:rFonts w:ascii="Times New Roman" w:hAnsi="Times New Roman" w:cs="Times New Roman"/>
          <w:sz w:val="30"/>
          <w:szCs w:val="30"/>
        </w:rPr>
      </w:pPr>
      <w:r w:rsidRPr="00B23C19">
        <w:rPr>
          <w:rFonts w:ascii="Times New Roman" w:hAnsi="Times New Roman" w:cs="Times New Roman"/>
          <w:sz w:val="30"/>
          <w:szCs w:val="30"/>
        </w:rPr>
        <w:t xml:space="preserve">. </w:t>
      </w:r>
      <w:r w:rsidR="00DB0F7E" w:rsidRPr="00B23C19">
        <w:rPr>
          <w:rFonts w:ascii="Times New Roman" w:hAnsi="Times New Roman" w:cs="Times New Roman"/>
          <w:sz w:val="30"/>
          <w:szCs w:val="30"/>
        </w:rPr>
        <w:t xml:space="preserve">Find the unit digit of product of the prime number up to 50 . </w:t>
      </w:r>
    </w:p>
    <w:p w:rsidR="00DB0F7E" w:rsidRPr="000D3C64" w:rsidRDefault="00DB0F7E" w:rsidP="000D3C64">
      <w:pPr>
        <w:spacing w:after="27" w:line="360" w:lineRule="auto"/>
        <w:rPr>
          <w:rFonts w:ascii="Times New Roman" w:hAnsi="Times New Roman" w:cs="Times New Roman"/>
          <w:sz w:val="30"/>
          <w:szCs w:val="30"/>
        </w:rPr>
      </w:pPr>
      <w:r w:rsidRPr="000D3C64">
        <w:rPr>
          <w:rFonts w:ascii="Times New Roman" w:hAnsi="Times New Roman" w:cs="Times New Roman"/>
          <w:sz w:val="30"/>
          <w:szCs w:val="30"/>
        </w:rPr>
        <w:t xml:space="preserve">Sol: </w:t>
      </w:r>
    </w:p>
    <w:p w:rsidR="00DB0F7E" w:rsidRPr="000D3C64" w:rsidRDefault="00DB0F7E" w:rsidP="000D3C64">
      <w:pPr>
        <w:spacing w:after="23" w:line="360" w:lineRule="auto"/>
        <w:ind w:left="10" w:right="8"/>
        <w:rPr>
          <w:rFonts w:ascii="Times New Roman" w:hAnsi="Times New Roman" w:cs="Times New Roman"/>
          <w:sz w:val="30"/>
          <w:szCs w:val="30"/>
        </w:rPr>
      </w:pPr>
      <w:r w:rsidRPr="000D3C64">
        <w:rPr>
          <w:rFonts w:ascii="Times New Roman" w:hAnsi="Times New Roman" w:cs="Times New Roman"/>
          <w:sz w:val="30"/>
          <w:szCs w:val="30"/>
        </w:rPr>
        <w:t xml:space="preserve">Prime number up to 50 are 2,3,5,7,11,...,43,47 </w:t>
      </w:r>
    </w:p>
    <w:p w:rsidR="00DB0F7E" w:rsidRPr="000D3C64" w:rsidRDefault="00DB0F7E" w:rsidP="000D3C64">
      <w:pPr>
        <w:spacing w:after="106" w:line="360" w:lineRule="auto"/>
        <w:ind w:left="10" w:right="50"/>
        <w:rPr>
          <w:rFonts w:ascii="Times New Roman" w:hAnsi="Times New Roman" w:cs="Times New Roman"/>
          <w:sz w:val="30"/>
          <w:szCs w:val="30"/>
        </w:rPr>
      </w:pPr>
      <w:r w:rsidRPr="000D3C64">
        <w:rPr>
          <w:rFonts w:ascii="Times New Roman" w:hAnsi="Times New Roman" w:cs="Times New Roman"/>
          <w:sz w:val="30"/>
          <w:szCs w:val="30"/>
        </w:rPr>
        <w:t xml:space="preserve">Product = 2​ ×3×5×7×11×−−−×43×47 </w:t>
      </w:r>
    </w:p>
    <w:p w:rsidR="00DB0F7E" w:rsidRPr="000D3C64" w:rsidRDefault="00DB0F7E" w:rsidP="000D3C64">
      <w:pPr>
        <w:spacing w:after="106"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0" w:line="360" w:lineRule="auto"/>
        <w:ind w:left="10" w:right="8"/>
        <w:rPr>
          <w:rFonts w:ascii="Times New Roman" w:hAnsi="Times New Roman" w:cs="Times New Roman"/>
          <w:sz w:val="30"/>
          <w:szCs w:val="30"/>
        </w:rPr>
      </w:pPr>
      <w:r w:rsidRPr="000D3C64">
        <w:rPr>
          <w:rFonts w:ascii="Times New Roman" w:hAnsi="Times New Roman" w:cs="Times New Roman"/>
          <w:sz w:val="30"/>
          <w:szCs w:val="30"/>
        </w:rPr>
        <w:t xml:space="preserve">There's a term </w:t>
      </w:r>
      <w:r w:rsidRPr="000D3C64">
        <w:rPr>
          <w:rFonts w:ascii="Times New Roman" w:hAnsi="Times New Roman" w:cs="Times New Roman"/>
          <w:sz w:val="30"/>
          <w:szCs w:val="30"/>
          <w:vertAlign w:val="superscript"/>
        </w:rPr>
        <w:t>2</w:t>
      </w:r>
      <w:r w:rsidRPr="000D3C64">
        <w:rPr>
          <w:rFonts w:ascii="Times New Roman" w:hAnsi="Times New Roman" w:cs="Times New Roman"/>
          <w:sz w:val="30"/>
          <w:szCs w:val="30"/>
        </w:rPr>
        <w:t xml:space="preserve">​ ×5=10 So unit digit of product = 0​ </w:t>
      </w:r>
    </w:p>
    <w:p w:rsidR="00DB0F7E" w:rsidRPr="000D3C64" w:rsidRDefault="00DB0F7E" w:rsidP="000D3C64">
      <w:pPr>
        <w:spacing w:after="42" w:line="360" w:lineRule="auto"/>
        <w:ind w:left="3615"/>
        <w:rPr>
          <w:rFonts w:ascii="Times New Roman" w:hAnsi="Times New Roman" w:cs="Times New Roman"/>
          <w:sz w:val="30"/>
          <w:szCs w:val="30"/>
        </w:rPr>
      </w:pPr>
    </w:p>
    <w:p w:rsidR="00DB0F7E" w:rsidRPr="00B23C19" w:rsidRDefault="00B23C19" w:rsidP="00B23C19">
      <w:pPr>
        <w:spacing w:after="18" w:line="360" w:lineRule="auto"/>
        <w:ind w:left="267" w:right="12"/>
        <w:rPr>
          <w:rFonts w:ascii="Times New Roman" w:hAnsi="Times New Roman" w:cs="Times New Roman"/>
          <w:sz w:val="30"/>
          <w:szCs w:val="30"/>
        </w:rPr>
      </w:pPr>
      <w:r w:rsidRPr="00B23C19">
        <w:rPr>
          <w:rFonts w:ascii="Times New Roman" w:hAnsi="Times New Roman" w:cs="Times New Roman"/>
          <w:sz w:val="30"/>
          <w:szCs w:val="30"/>
        </w:rPr>
        <w:t xml:space="preserve">27). </w:t>
      </w:r>
      <w:r w:rsidR="00DB0F7E" w:rsidRPr="00B23C19">
        <w:rPr>
          <w:rFonts w:ascii="Times New Roman" w:hAnsi="Times New Roman" w:cs="Times New Roman"/>
          <w:sz w:val="30"/>
          <w:szCs w:val="30"/>
        </w:rPr>
        <w:t xml:space="preserve">Find a five digit number subject to following conditions:- a. It contains 2 prime no digits. </w:t>
      </w:r>
    </w:p>
    <w:p w:rsidR="00DB0F7E" w:rsidRPr="000D3C64" w:rsidRDefault="00DB0F7E" w:rsidP="000D3C64">
      <w:pPr>
        <w:numPr>
          <w:ilvl w:val="0"/>
          <w:numId w:val="682"/>
        </w:numPr>
        <w:spacing w:after="18" w:line="360" w:lineRule="auto"/>
        <w:ind w:right="12" w:hanging="267"/>
        <w:rPr>
          <w:rFonts w:ascii="Times New Roman" w:hAnsi="Times New Roman" w:cs="Times New Roman"/>
          <w:sz w:val="30"/>
          <w:szCs w:val="30"/>
        </w:rPr>
      </w:pPr>
      <w:r w:rsidRPr="000D3C64">
        <w:rPr>
          <w:rFonts w:ascii="Times New Roman" w:hAnsi="Times New Roman" w:cs="Times New Roman"/>
          <w:sz w:val="30"/>
          <w:szCs w:val="30"/>
        </w:rPr>
        <w:t xml:space="preserve">3rd digit is the lagest. </w:t>
      </w:r>
    </w:p>
    <w:p w:rsidR="00DB0F7E" w:rsidRPr="000D3C64" w:rsidRDefault="00DB0F7E" w:rsidP="000D3C64">
      <w:pPr>
        <w:numPr>
          <w:ilvl w:val="0"/>
          <w:numId w:val="682"/>
        </w:numPr>
        <w:spacing w:after="18" w:line="360" w:lineRule="auto"/>
        <w:ind w:right="12" w:hanging="267"/>
        <w:rPr>
          <w:rFonts w:ascii="Times New Roman" w:hAnsi="Times New Roman" w:cs="Times New Roman"/>
          <w:sz w:val="30"/>
          <w:szCs w:val="30"/>
        </w:rPr>
      </w:pPr>
      <w:r w:rsidRPr="000D3C64">
        <w:rPr>
          <w:rFonts w:ascii="Times New Roman" w:hAnsi="Times New Roman" w:cs="Times New Roman"/>
          <w:sz w:val="30"/>
          <w:szCs w:val="30"/>
        </w:rPr>
        <w:t xml:space="preserve">1st digit = (3 rd digit - 1). </w:t>
      </w:r>
    </w:p>
    <w:p w:rsidR="00DB0F7E" w:rsidRPr="000D3C64" w:rsidRDefault="00DB0F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0"/>
          <w:numId w:val="683"/>
        </w:numPr>
        <w:spacing w:after="18" w:line="360" w:lineRule="auto"/>
        <w:ind w:right="12" w:hanging="253"/>
        <w:rPr>
          <w:rFonts w:ascii="Times New Roman" w:hAnsi="Times New Roman" w:cs="Times New Roman"/>
          <w:sz w:val="30"/>
          <w:szCs w:val="30"/>
        </w:rPr>
      </w:pPr>
      <w:r w:rsidRPr="000D3C64">
        <w:rPr>
          <w:rFonts w:ascii="Times New Roman" w:hAnsi="Times New Roman" w:cs="Times New Roman"/>
          <w:sz w:val="30"/>
          <w:szCs w:val="30"/>
        </w:rPr>
        <w:t xml:space="preserve">Sum of 4th digit and 5th digit is less than 1st digit. </w:t>
      </w:r>
    </w:p>
    <w:p w:rsidR="00DB0F7E" w:rsidRPr="000D3C64" w:rsidRDefault="00DB0F7E" w:rsidP="000D3C64">
      <w:pPr>
        <w:numPr>
          <w:ilvl w:val="0"/>
          <w:numId w:val="683"/>
        </w:numPr>
        <w:spacing w:after="18" w:line="360" w:lineRule="auto"/>
        <w:ind w:right="12" w:hanging="253"/>
        <w:rPr>
          <w:rFonts w:ascii="Times New Roman" w:hAnsi="Times New Roman" w:cs="Times New Roman"/>
          <w:sz w:val="30"/>
          <w:szCs w:val="30"/>
        </w:rPr>
      </w:pPr>
      <w:r w:rsidRPr="000D3C64">
        <w:rPr>
          <w:rFonts w:ascii="Times New Roman" w:hAnsi="Times New Roman" w:cs="Times New Roman"/>
          <w:sz w:val="30"/>
          <w:szCs w:val="30"/>
        </w:rPr>
        <w:t xml:space="preserve">Value of the 5th digit lies between the value of 1st digit and 2nd digit, 5th digit is one half of the 4th digit.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71842 </w:t>
      </w:r>
    </w:p>
    <w:p w:rsidR="00DB0F7E" w:rsidRPr="000D3C64" w:rsidRDefault="00DB0F7E" w:rsidP="000D3C64">
      <w:pPr>
        <w:spacing w:after="0"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B23C19" w:rsidRDefault="00B23C19" w:rsidP="00B23C19">
      <w:pPr>
        <w:spacing w:after="18" w:line="360" w:lineRule="auto"/>
        <w:ind w:left="360" w:right="12"/>
        <w:rPr>
          <w:rFonts w:ascii="Times New Roman" w:hAnsi="Times New Roman" w:cs="Times New Roman"/>
          <w:sz w:val="30"/>
          <w:szCs w:val="30"/>
        </w:rPr>
      </w:pPr>
      <w:r>
        <w:rPr>
          <w:rFonts w:ascii="Times New Roman" w:hAnsi="Times New Roman" w:cs="Times New Roman"/>
          <w:sz w:val="30"/>
          <w:szCs w:val="30"/>
        </w:rPr>
        <w:t xml:space="preserve">28)  </w:t>
      </w:r>
      <w:r w:rsidR="00DB0F7E" w:rsidRPr="00B23C19">
        <w:rPr>
          <w:rFonts w:ascii="Times New Roman" w:hAnsi="Times New Roman" w:cs="Times New Roman"/>
          <w:sz w:val="30"/>
          <w:szCs w:val="30"/>
        </w:rPr>
        <w:t xml:space="preserve">1, 2 , 3, 4 digits are available. How many number of 4 digited numbers which are divisible by 4. (There should be no repetition of digits in the numbers) can be formed?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6 numbers. </w:t>
      </w:r>
    </w:p>
    <w:p w:rsidR="00DB0F7E" w:rsidRPr="000D3C64" w:rsidRDefault="00DB0F7E" w:rsidP="000D3C64">
      <w:pPr>
        <w:spacing w:after="42" w:line="360" w:lineRule="auto"/>
        <w:ind w:left="3615"/>
        <w:rPr>
          <w:rFonts w:ascii="Times New Roman" w:hAnsi="Times New Roman" w:cs="Times New Roman"/>
          <w:sz w:val="30"/>
          <w:szCs w:val="30"/>
        </w:rPr>
      </w:pPr>
    </w:p>
    <w:p w:rsidR="00DB0F7E" w:rsidRPr="000D3C64" w:rsidRDefault="00B23C19" w:rsidP="000D3C64">
      <w:pPr>
        <w:spacing w:line="360" w:lineRule="auto"/>
        <w:ind w:left="10" w:right="12"/>
        <w:rPr>
          <w:rFonts w:ascii="Times New Roman" w:hAnsi="Times New Roman" w:cs="Times New Roman"/>
          <w:sz w:val="30"/>
          <w:szCs w:val="30"/>
        </w:rPr>
      </w:pPr>
      <w:r>
        <w:rPr>
          <w:rFonts w:ascii="Times New Roman" w:hAnsi="Times New Roman" w:cs="Times New Roman"/>
          <w:sz w:val="30"/>
          <w:szCs w:val="30"/>
        </w:rPr>
        <w:t>29</w:t>
      </w:r>
      <w:r w:rsidR="00DB0F7E" w:rsidRPr="000D3C64">
        <w:rPr>
          <w:rFonts w:ascii="Times New Roman" w:hAnsi="Times New Roman" w:cs="Times New Roman"/>
          <w:sz w:val="30"/>
          <w:szCs w:val="30"/>
        </w:rPr>
        <w:t xml:space="preserve">) xxx)xxxxx(xxx </w:t>
      </w:r>
    </w:p>
    <w:p w:rsidR="00DB0F7E" w:rsidRPr="000D3C64" w:rsidRDefault="00DB0F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3xx ------- xxx x3x ------- </w:t>
      </w:r>
    </w:p>
    <w:p w:rsidR="00DB0F7E" w:rsidRPr="000D3C64" w:rsidRDefault="00DB0F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xxx </w:t>
      </w:r>
    </w:p>
    <w:p w:rsidR="00DB0F7E" w:rsidRPr="000D3C64" w:rsidRDefault="00DB0F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3xx ------- </w:t>
      </w:r>
    </w:p>
    <w:p w:rsidR="00DB0F7E" w:rsidRPr="00B23C19" w:rsidRDefault="00B23C19" w:rsidP="00B23C19">
      <w:pPr>
        <w:spacing w:after="18" w:line="360" w:lineRule="auto"/>
        <w:ind w:left="425" w:right="12"/>
        <w:rPr>
          <w:rFonts w:ascii="Times New Roman" w:hAnsi="Times New Roman" w:cs="Times New Roman"/>
          <w:sz w:val="30"/>
          <w:szCs w:val="30"/>
        </w:rPr>
      </w:pPr>
      <w:r>
        <w:rPr>
          <w:rFonts w:ascii="Times New Roman" w:hAnsi="Times New Roman" w:cs="Times New Roman"/>
          <w:sz w:val="30"/>
          <w:szCs w:val="30"/>
        </w:rPr>
        <w:t xml:space="preserve">30. </w:t>
      </w:r>
      <w:r w:rsidR="00DB0F7E" w:rsidRPr="00B23C19">
        <w:rPr>
          <w:rFonts w:ascii="Times New Roman" w:hAnsi="Times New Roman" w:cs="Times New Roman"/>
          <w:sz w:val="30"/>
          <w:szCs w:val="30"/>
        </w:rPr>
        <w:t xml:space="preserve">There is a safe with a 5 digit No. The 4th digit is 4 greater thansecond digit, while 3rd digit is 3 less than 2nd digit. The 1st digit is thrice the last digit. There are 3 pairs whose sum is 11. Find the number.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65292. </w:t>
      </w:r>
    </w:p>
    <w:p w:rsidR="00DB0F7E" w:rsidRPr="00B23C19" w:rsidRDefault="00B23C19" w:rsidP="00B23C19">
      <w:pPr>
        <w:spacing w:after="160" w:line="360" w:lineRule="auto"/>
        <w:ind w:right="12"/>
        <w:rPr>
          <w:rFonts w:ascii="Times New Roman" w:hAnsi="Times New Roman" w:cs="Times New Roman"/>
          <w:sz w:val="30"/>
          <w:szCs w:val="30"/>
        </w:rPr>
      </w:pPr>
      <w:r>
        <w:rPr>
          <w:rFonts w:ascii="Times New Roman" w:hAnsi="Times New Roman" w:cs="Times New Roman"/>
          <w:sz w:val="30"/>
          <w:szCs w:val="30"/>
        </w:rPr>
        <w:t xml:space="preserve">31. </w:t>
      </w:r>
      <w:r w:rsidR="00DB0F7E" w:rsidRPr="00B23C19">
        <w:rPr>
          <w:rFonts w:ascii="Times New Roman" w:hAnsi="Times New Roman" w:cs="Times New Roman"/>
          <w:sz w:val="30"/>
          <w:szCs w:val="30"/>
        </w:rPr>
        <w:t xml:space="preserve">The product of 5 different temperatures is 12.If all of then r integers then find all the temperatures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-2,-1,1,2,3 </w:t>
      </w:r>
    </w:p>
    <w:p w:rsidR="00DB0F7E" w:rsidRPr="000D3C64" w:rsidRDefault="00DB0F7E" w:rsidP="000D3C64">
      <w:pPr>
        <w:spacing w:line="360" w:lineRule="auto"/>
        <w:rPr>
          <w:rFonts w:ascii="Times New Roman" w:hAnsi="Times New Roman" w:cs="Times New Roman"/>
          <w:sz w:val="30"/>
          <w:szCs w:val="30"/>
        </w:rPr>
      </w:pPr>
    </w:p>
    <w:p w:rsidR="00DB0F7E" w:rsidRPr="000D3C64" w:rsidRDefault="00DB0F7E" w:rsidP="000D3C64">
      <w:pPr>
        <w:spacing w:line="360" w:lineRule="auto"/>
        <w:rPr>
          <w:rFonts w:ascii="Times New Roman" w:hAnsi="Times New Roman" w:cs="Times New Roman"/>
          <w:sz w:val="30"/>
          <w:szCs w:val="30"/>
        </w:rPr>
      </w:pPr>
    </w:p>
    <w:p w:rsidR="00DB0F7E" w:rsidRPr="000D3C64" w:rsidRDefault="00DB0F7E" w:rsidP="000D3C64">
      <w:pPr>
        <w:spacing w:line="360" w:lineRule="auto"/>
        <w:rPr>
          <w:rFonts w:ascii="Times New Roman" w:hAnsi="Times New Roman" w:cs="Times New Roman"/>
          <w:sz w:val="30"/>
          <w:szCs w:val="30"/>
        </w:rPr>
      </w:pPr>
    </w:p>
    <w:p w:rsidR="003E1568" w:rsidRPr="000D3C64" w:rsidRDefault="003E1568" w:rsidP="000D3C64">
      <w:pPr>
        <w:pStyle w:val="Heading1"/>
        <w:spacing w:line="360" w:lineRule="auto"/>
        <w:jc w:val="both"/>
        <w:rPr>
          <w:rFonts w:ascii="Times New Roman" w:eastAsia="Trebuchet MS" w:hAnsi="Times New Roman" w:cs="Times New Roman"/>
          <w:b/>
          <w:color w:val="000000" w:themeColor="text1"/>
          <w:sz w:val="30"/>
          <w:szCs w:val="30"/>
        </w:rPr>
      </w:pPr>
      <w:bookmarkStart w:id="4" w:name="_Toc10562406"/>
      <w:r w:rsidRPr="000D3C64">
        <w:rPr>
          <w:rFonts w:ascii="Times New Roman" w:eastAsia="Trebuchet MS" w:hAnsi="Times New Roman" w:cs="Times New Roman"/>
          <w:b/>
          <w:color w:val="000000" w:themeColor="text1"/>
          <w:sz w:val="30"/>
          <w:szCs w:val="30"/>
        </w:rPr>
        <w:t>Time and Distance</w:t>
      </w:r>
      <w:bookmarkEnd w:id="4"/>
    </w:p>
    <w:p w:rsidR="00EA2F52" w:rsidRPr="000D3C64" w:rsidRDefault="00EA2F52" w:rsidP="000D3C64">
      <w:pPr>
        <w:shd w:val="clear" w:color="auto" w:fill="FFFFFF"/>
        <w:spacing w:line="360" w:lineRule="auto"/>
        <w:jc w:val="both"/>
        <w:rPr>
          <w:rFonts w:ascii="Times New Roman" w:eastAsia="Trebuchet MS" w:hAnsi="Times New Roman" w:cs="Times New Roman"/>
          <w:color w:val="000000" w:themeColor="text1"/>
          <w:sz w:val="30"/>
          <w:szCs w:val="30"/>
        </w:rPr>
      </w:pPr>
      <w:r w:rsidRPr="000D3C64">
        <w:rPr>
          <w:rFonts w:ascii="Times New Roman" w:eastAsia="Trebuchet MS" w:hAnsi="Times New Roman" w:cs="Times New Roman"/>
          <w:color w:val="000000" w:themeColor="text1"/>
          <w:sz w:val="30"/>
          <w:szCs w:val="30"/>
        </w:rPr>
        <w:t>1.</w:t>
      </w:r>
      <w:r w:rsidR="000E26D7" w:rsidRPr="000D3C64">
        <w:rPr>
          <w:rFonts w:ascii="Times New Roman" w:eastAsia="Trebuchet MS" w:hAnsi="Times New Roman" w:cs="Times New Roman"/>
          <w:color w:val="000000" w:themeColor="text1"/>
          <w:sz w:val="30"/>
          <w:szCs w:val="30"/>
        </w:rPr>
        <w:t xml:space="preserve"> </w:t>
      </w:r>
      <w:r w:rsidRPr="000D3C64">
        <w:rPr>
          <w:rFonts w:ascii="Times New Roman" w:eastAsia="Trebuchet MS" w:hAnsi="Times New Roman" w:cs="Times New Roman"/>
          <w:color w:val="000000" w:themeColor="text1"/>
          <w:sz w:val="30"/>
          <w:szCs w:val="30"/>
        </w:rPr>
        <w:t>A cheetah runs at a speed of 126 kmph. It covers distance of 350 m in:</w:t>
      </w:r>
    </w:p>
    <w:p w:rsidR="000E26D7" w:rsidRPr="000D3C64" w:rsidRDefault="000E26D7" w:rsidP="000D3C64">
      <w:pPr>
        <w:shd w:val="clear" w:color="auto" w:fill="FFFFFF"/>
        <w:spacing w:after="167" w:line="360" w:lineRule="auto"/>
        <w:jc w:val="both"/>
        <w:rPr>
          <w:rFonts w:ascii="Times New Roman" w:eastAsia="Trebuchet MS" w:hAnsi="Times New Roman" w:cs="Times New Roman"/>
          <w:color w:val="000000" w:themeColor="text1"/>
          <w:sz w:val="30"/>
          <w:szCs w:val="30"/>
        </w:rPr>
      </w:pPr>
      <w:r w:rsidRPr="000D3C64">
        <w:rPr>
          <w:rFonts w:ascii="Times New Roman" w:eastAsia="Trebuchet MS" w:hAnsi="Times New Roman" w:cs="Times New Roman"/>
          <w:color w:val="000000" w:themeColor="text1"/>
          <w:sz w:val="30"/>
          <w:szCs w:val="30"/>
        </w:rPr>
        <w:t>a)</w:t>
      </w:r>
      <w:r w:rsidR="00EA2F52" w:rsidRPr="000D3C64">
        <w:rPr>
          <w:rFonts w:ascii="Times New Roman" w:eastAsia="Trebuchet MS" w:hAnsi="Times New Roman" w:cs="Times New Roman"/>
          <w:color w:val="000000" w:themeColor="text1"/>
          <w:sz w:val="30"/>
          <w:szCs w:val="30"/>
        </w:rPr>
        <w:t>5 seconds</w:t>
      </w:r>
      <w:r w:rsidRPr="000D3C64">
        <w:rPr>
          <w:rFonts w:ascii="Times New Roman" w:eastAsia="Trebuchet MS" w:hAnsi="Times New Roman" w:cs="Times New Roman"/>
          <w:color w:val="000000" w:themeColor="text1"/>
          <w:sz w:val="30"/>
          <w:szCs w:val="30"/>
        </w:rPr>
        <w:t xml:space="preserve"> b)</w:t>
      </w:r>
      <w:r w:rsidR="00EA2F52" w:rsidRPr="000D3C64">
        <w:rPr>
          <w:rFonts w:ascii="Times New Roman" w:eastAsia="Trebuchet MS" w:hAnsi="Times New Roman" w:cs="Times New Roman"/>
          <w:color w:val="000000" w:themeColor="text1"/>
          <w:sz w:val="30"/>
          <w:szCs w:val="30"/>
        </w:rPr>
        <w:t>20 seconds</w:t>
      </w:r>
      <w:r w:rsidRPr="000D3C64">
        <w:rPr>
          <w:rFonts w:ascii="Times New Roman" w:eastAsia="Trebuchet MS" w:hAnsi="Times New Roman" w:cs="Times New Roman"/>
          <w:color w:val="000000" w:themeColor="text1"/>
          <w:sz w:val="30"/>
          <w:szCs w:val="30"/>
        </w:rPr>
        <w:t xml:space="preserve"> c) </w:t>
      </w:r>
      <w:r w:rsidR="00EA2F52" w:rsidRPr="000D3C64">
        <w:rPr>
          <w:rFonts w:ascii="Times New Roman" w:eastAsia="Trebuchet MS" w:hAnsi="Times New Roman" w:cs="Times New Roman"/>
          <w:color w:val="000000" w:themeColor="text1"/>
          <w:sz w:val="30"/>
          <w:szCs w:val="30"/>
        </w:rPr>
        <w:t>Not Sure</w:t>
      </w:r>
      <w:r w:rsidRPr="000D3C64">
        <w:rPr>
          <w:rFonts w:ascii="Times New Roman" w:eastAsia="Trebuchet MS" w:hAnsi="Times New Roman" w:cs="Times New Roman"/>
          <w:color w:val="000000" w:themeColor="text1"/>
          <w:sz w:val="30"/>
          <w:szCs w:val="30"/>
        </w:rPr>
        <w:t xml:space="preserve"> d)</w:t>
      </w:r>
      <w:r w:rsidR="00EA2F52" w:rsidRPr="000D3C64">
        <w:rPr>
          <w:rFonts w:ascii="Times New Roman" w:eastAsia="Trebuchet MS" w:hAnsi="Times New Roman" w:cs="Times New Roman"/>
          <w:color w:val="000000" w:themeColor="text1"/>
          <w:sz w:val="30"/>
          <w:szCs w:val="30"/>
        </w:rPr>
        <w:t>10 seconds</w:t>
      </w:r>
    </w:p>
    <w:p w:rsidR="00EA2F52" w:rsidRPr="000D3C64" w:rsidRDefault="00EA2F52" w:rsidP="000D3C64">
      <w:pPr>
        <w:shd w:val="clear" w:color="auto" w:fill="FFFFFF"/>
        <w:spacing w:after="167" w:line="360" w:lineRule="auto"/>
        <w:jc w:val="both"/>
        <w:rPr>
          <w:rFonts w:ascii="Times New Roman" w:eastAsia="Trebuchet MS"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Correct Answer</w:t>
      </w:r>
      <w:r w:rsidRPr="000D3C64">
        <w:rPr>
          <w:rFonts w:ascii="Times New Roman" w:eastAsia="Trebuchet MS" w:hAnsi="Times New Roman" w:cs="Times New Roman"/>
          <w:color w:val="000000" w:themeColor="text1"/>
          <w:sz w:val="30"/>
          <w:szCs w:val="30"/>
        </w:rPr>
        <w:t>: 15 seconds</w:t>
      </w:r>
    </w:p>
    <w:p w:rsidR="0069313B" w:rsidRPr="000D3C64" w:rsidRDefault="000E26D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 </w:t>
      </w:r>
      <w:r w:rsidR="0069313B" w:rsidRPr="000D3C64">
        <w:rPr>
          <w:rFonts w:ascii="Times New Roman" w:eastAsia="Roboto" w:hAnsi="Times New Roman" w:cs="Times New Roman"/>
          <w:color w:val="000000" w:themeColor="text1"/>
          <w:sz w:val="30"/>
          <w:szCs w:val="30"/>
        </w:rPr>
        <w:t>Find the length of the bridge which a train 130 m long, travelling at 45 kmph, can cross in 30 seconds.</w:t>
      </w:r>
    </w:p>
    <w:p w:rsidR="0069313B" w:rsidRPr="000D3C64" w:rsidRDefault="000E26D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69313B" w:rsidRPr="000D3C64">
        <w:rPr>
          <w:rFonts w:ascii="Times New Roman" w:eastAsia="Roboto" w:hAnsi="Times New Roman" w:cs="Times New Roman"/>
          <w:color w:val="000000" w:themeColor="text1"/>
          <w:sz w:val="30"/>
          <w:szCs w:val="30"/>
        </w:rPr>
        <w:t>234 m</w:t>
      </w:r>
      <w:r w:rsidRPr="000D3C64">
        <w:rPr>
          <w:rFonts w:ascii="Times New Roman" w:eastAsia="Roboto" w:hAnsi="Times New Roman" w:cs="Times New Roman"/>
          <w:color w:val="000000" w:themeColor="text1"/>
          <w:sz w:val="30"/>
          <w:szCs w:val="30"/>
        </w:rPr>
        <w:t xml:space="preserve"> b)</w:t>
      </w:r>
      <w:r w:rsidR="0069313B" w:rsidRPr="000D3C64">
        <w:rPr>
          <w:rFonts w:ascii="Times New Roman" w:eastAsia="Roboto" w:hAnsi="Times New Roman" w:cs="Times New Roman"/>
          <w:color w:val="000000" w:themeColor="text1"/>
          <w:sz w:val="30"/>
          <w:szCs w:val="30"/>
        </w:rPr>
        <w:t>124 m</w:t>
      </w:r>
      <w:r w:rsidRPr="000D3C64">
        <w:rPr>
          <w:rFonts w:ascii="Times New Roman" w:eastAsia="Roboto" w:hAnsi="Times New Roman" w:cs="Times New Roman"/>
          <w:color w:val="000000" w:themeColor="text1"/>
          <w:sz w:val="30"/>
          <w:szCs w:val="30"/>
        </w:rPr>
        <w:t xml:space="preserve"> c)</w:t>
      </w:r>
      <w:r w:rsidR="0069313B" w:rsidRPr="000D3C64">
        <w:rPr>
          <w:rFonts w:ascii="Times New Roman" w:eastAsia="Roboto" w:hAnsi="Times New Roman" w:cs="Times New Roman"/>
          <w:color w:val="000000" w:themeColor="text1"/>
          <w:sz w:val="30"/>
          <w:szCs w:val="30"/>
        </w:rPr>
        <w:t>246 m</w:t>
      </w:r>
      <w:r w:rsidRPr="000D3C64">
        <w:rPr>
          <w:rFonts w:ascii="Times New Roman" w:eastAsia="Roboto" w:hAnsi="Times New Roman" w:cs="Times New Roman"/>
          <w:color w:val="000000" w:themeColor="text1"/>
          <w:sz w:val="30"/>
          <w:szCs w:val="30"/>
        </w:rPr>
        <w:t xml:space="preserve"> d)</w:t>
      </w:r>
      <w:r w:rsidR="0069313B" w:rsidRPr="000D3C64">
        <w:rPr>
          <w:rFonts w:ascii="Times New Roman" w:eastAsia="Roboto" w:hAnsi="Times New Roman" w:cs="Times New Roman"/>
          <w:color w:val="000000" w:themeColor="text1"/>
          <w:sz w:val="30"/>
          <w:szCs w:val="30"/>
        </w:rPr>
        <w:t>245 m</w:t>
      </w:r>
    </w:p>
    <w:p w:rsidR="00D33822" w:rsidRPr="000D3C64" w:rsidRDefault="000E26D7"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3. </w:t>
      </w:r>
      <w:r w:rsidR="00B14AE0" w:rsidRPr="000D3C64">
        <w:rPr>
          <w:rFonts w:ascii="Times New Roman" w:eastAsia="Roboto" w:hAnsi="Times New Roman" w:cs="Times New Roman"/>
          <w:color w:val="000000" w:themeColor="text1"/>
          <w:sz w:val="30"/>
          <w:szCs w:val="30"/>
        </w:rPr>
        <w:t>A car travels first 300 kms at an average rate of 20 kmph and further travels the same distance at an average rate of 60 kmph. Determine the average speed of the car over the whole journey.</w:t>
      </w:r>
    </w:p>
    <w:p w:rsidR="00B14AE0" w:rsidRPr="000D3C64" w:rsidRDefault="000E26D7"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B14AE0" w:rsidRPr="000D3C64">
        <w:rPr>
          <w:rFonts w:ascii="Times New Roman" w:eastAsia="Roboto" w:hAnsi="Times New Roman" w:cs="Times New Roman"/>
          <w:color w:val="000000" w:themeColor="text1"/>
          <w:sz w:val="30"/>
          <w:szCs w:val="30"/>
        </w:rPr>
        <w:t>40 kmph</w:t>
      </w:r>
      <w:r w:rsidRPr="000D3C64">
        <w:rPr>
          <w:rFonts w:ascii="Times New Roman" w:eastAsia="Roboto" w:hAnsi="Times New Roman" w:cs="Times New Roman"/>
          <w:color w:val="000000" w:themeColor="text1"/>
          <w:sz w:val="30"/>
          <w:szCs w:val="30"/>
        </w:rPr>
        <w:t xml:space="preserve"> b)</w:t>
      </w:r>
      <w:r w:rsidR="00B14AE0" w:rsidRPr="000D3C64">
        <w:rPr>
          <w:rFonts w:ascii="Times New Roman" w:eastAsia="Roboto" w:hAnsi="Times New Roman" w:cs="Times New Roman"/>
          <w:color w:val="000000" w:themeColor="text1"/>
          <w:sz w:val="30"/>
          <w:szCs w:val="30"/>
        </w:rPr>
        <w:t>30 kmph</w:t>
      </w:r>
      <w:r w:rsidRPr="000D3C64">
        <w:rPr>
          <w:rFonts w:ascii="Times New Roman" w:eastAsia="Roboto" w:hAnsi="Times New Roman" w:cs="Times New Roman"/>
          <w:color w:val="000000" w:themeColor="text1"/>
          <w:sz w:val="30"/>
          <w:szCs w:val="30"/>
        </w:rPr>
        <w:t xml:space="preserve"> c)</w:t>
      </w:r>
      <w:r w:rsidR="00B14AE0" w:rsidRPr="000D3C64">
        <w:rPr>
          <w:rFonts w:ascii="Times New Roman" w:eastAsia="Roboto" w:hAnsi="Times New Roman" w:cs="Times New Roman"/>
          <w:color w:val="000000" w:themeColor="text1"/>
          <w:sz w:val="30"/>
          <w:szCs w:val="30"/>
        </w:rPr>
        <w:t>45 kmph</w:t>
      </w:r>
      <w:r w:rsidRPr="000D3C64">
        <w:rPr>
          <w:rFonts w:ascii="Times New Roman" w:eastAsia="Roboto" w:hAnsi="Times New Roman" w:cs="Times New Roman"/>
          <w:color w:val="000000" w:themeColor="text1"/>
          <w:sz w:val="30"/>
          <w:szCs w:val="30"/>
        </w:rPr>
        <w:t xml:space="preserve"> d)</w:t>
      </w:r>
      <w:r w:rsidR="00B14AE0" w:rsidRPr="000D3C64">
        <w:rPr>
          <w:rFonts w:ascii="Times New Roman" w:eastAsia="Roboto" w:hAnsi="Times New Roman" w:cs="Times New Roman"/>
          <w:color w:val="000000" w:themeColor="text1"/>
          <w:sz w:val="30"/>
          <w:szCs w:val="30"/>
        </w:rPr>
        <w:t>35 kmph</w:t>
      </w:r>
    </w:p>
    <w:p w:rsidR="00B14AE0" w:rsidRPr="000D3C64" w:rsidRDefault="000E26D7"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4. </w:t>
      </w:r>
      <w:r w:rsidR="00B14AE0" w:rsidRPr="000D3C64">
        <w:rPr>
          <w:rFonts w:ascii="Times New Roman" w:eastAsia="Roboto" w:hAnsi="Times New Roman" w:cs="Times New Roman"/>
          <w:color w:val="000000" w:themeColor="text1"/>
          <w:sz w:val="30"/>
          <w:szCs w:val="30"/>
        </w:rPr>
        <w:t>Two trains are travelling towards each other at speed 36 kmph and 54 kmph, in 3 hours they together can cover:</w:t>
      </w:r>
    </w:p>
    <w:p w:rsidR="00B14AE0" w:rsidRPr="000D3C64" w:rsidRDefault="000E26D7" w:rsidP="000D3C64">
      <w:pPr>
        <w:spacing w:before="320" w:after="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B14AE0" w:rsidRPr="000D3C64">
        <w:rPr>
          <w:rFonts w:ascii="Times New Roman" w:eastAsia="Roboto" w:hAnsi="Times New Roman" w:cs="Times New Roman"/>
          <w:color w:val="000000" w:themeColor="text1"/>
          <w:sz w:val="30"/>
          <w:szCs w:val="30"/>
        </w:rPr>
        <w:t>100km</w:t>
      </w:r>
      <w:r w:rsidRPr="000D3C64">
        <w:rPr>
          <w:rFonts w:ascii="Times New Roman" w:eastAsia="Roboto" w:hAnsi="Times New Roman" w:cs="Times New Roman"/>
          <w:color w:val="000000" w:themeColor="text1"/>
          <w:sz w:val="30"/>
          <w:szCs w:val="30"/>
        </w:rPr>
        <w:t xml:space="preserve"> b)</w:t>
      </w:r>
      <w:r w:rsidR="00B14AE0" w:rsidRPr="000D3C64">
        <w:rPr>
          <w:rFonts w:ascii="Times New Roman" w:eastAsia="Roboto" w:hAnsi="Times New Roman" w:cs="Times New Roman"/>
          <w:color w:val="000000" w:themeColor="text1"/>
          <w:sz w:val="30"/>
          <w:szCs w:val="30"/>
        </w:rPr>
        <w:t>270km</w:t>
      </w:r>
      <w:r w:rsidRPr="000D3C64">
        <w:rPr>
          <w:rFonts w:ascii="Times New Roman" w:eastAsia="Roboto" w:hAnsi="Times New Roman" w:cs="Times New Roman"/>
          <w:color w:val="000000" w:themeColor="text1"/>
          <w:sz w:val="30"/>
          <w:szCs w:val="30"/>
        </w:rPr>
        <w:t xml:space="preserve"> c) </w:t>
      </w:r>
      <w:r w:rsidR="00B14AE0" w:rsidRPr="000D3C64">
        <w:rPr>
          <w:rFonts w:ascii="Times New Roman" w:eastAsia="Roboto" w:hAnsi="Times New Roman" w:cs="Times New Roman"/>
          <w:color w:val="000000" w:themeColor="text1"/>
          <w:sz w:val="30"/>
          <w:szCs w:val="30"/>
        </w:rPr>
        <w:t>Not Sure</w:t>
      </w:r>
      <w:r w:rsidRPr="000D3C64">
        <w:rPr>
          <w:rFonts w:ascii="Times New Roman" w:eastAsia="Roboto" w:hAnsi="Times New Roman" w:cs="Times New Roman"/>
          <w:color w:val="000000" w:themeColor="text1"/>
          <w:sz w:val="30"/>
          <w:szCs w:val="30"/>
        </w:rPr>
        <w:t xml:space="preserve"> d)</w:t>
      </w:r>
      <w:r w:rsidR="00B14AE0" w:rsidRPr="000D3C64">
        <w:rPr>
          <w:rFonts w:ascii="Times New Roman" w:eastAsia="Roboto" w:hAnsi="Times New Roman" w:cs="Times New Roman"/>
          <w:color w:val="000000" w:themeColor="text1"/>
          <w:sz w:val="30"/>
          <w:szCs w:val="30"/>
        </w:rPr>
        <w:t>360km</w:t>
      </w:r>
      <w:r w:rsidRPr="000D3C64">
        <w:rPr>
          <w:rFonts w:ascii="Times New Roman" w:eastAsia="Roboto" w:hAnsi="Times New Roman" w:cs="Times New Roman"/>
          <w:color w:val="000000" w:themeColor="text1"/>
          <w:sz w:val="30"/>
          <w:szCs w:val="30"/>
        </w:rPr>
        <w:t xml:space="preserve"> e)</w:t>
      </w:r>
      <w:r w:rsidR="00B14AE0" w:rsidRPr="000D3C64">
        <w:rPr>
          <w:rFonts w:ascii="Times New Roman" w:eastAsia="Roboto" w:hAnsi="Times New Roman" w:cs="Times New Roman"/>
          <w:color w:val="000000" w:themeColor="text1"/>
          <w:sz w:val="30"/>
          <w:szCs w:val="30"/>
        </w:rPr>
        <w:t>54km</w:t>
      </w:r>
    </w:p>
    <w:p w:rsidR="00B14AE0" w:rsidRPr="000D3C64" w:rsidRDefault="000E26D7" w:rsidP="000D3C64">
      <w:pPr>
        <w:spacing w:before="320" w:after="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5. </w:t>
      </w:r>
      <w:r w:rsidR="00B14AE0" w:rsidRPr="000D3C64">
        <w:rPr>
          <w:rFonts w:ascii="Times New Roman" w:eastAsia="Roboto" w:hAnsi="Times New Roman" w:cs="Times New Roman"/>
          <w:color w:val="000000" w:themeColor="text1"/>
          <w:sz w:val="30"/>
          <w:szCs w:val="30"/>
        </w:rPr>
        <w:t>Zankrut covers three successive 2 km laps at speed of 20 kmph, 30 kmph, 40 kmph respectively. His average speed over this distance is:</w:t>
      </w:r>
    </w:p>
    <w:p w:rsidR="00B14AE0" w:rsidRPr="000D3C64" w:rsidRDefault="000E26D7" w:rsidP="000D3C64">
      <w:pPr>
        <w:spacing w:before="320" w:after="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B14AE0" w:rsidRPr="000D3C64">
        <w:rPr>
          <w:rFonts w:ascii="Times New Roman" w:eastAsia="Roboto" w:hAnsi="Times New Roman" w:cs="Times New Roman"/>
          <w:color w:val="000000" w:themeColor="text1"/>
          <w:sz w:val="30"/>
          <w:szCs w:val="30"/>
        </w:rPr>
        <w:t>27.7 kmph</w:t>
      </w:r>
      <w:r w:rsidRPr="000D3C64">
        <w:rPr>
          <w:rFonts w:ascii="Times New Roman" w:eastAsia="Roboto" w:hAnsi="Times New Roman" w:cs="Times New Roman"/>
          <w:color w:val="000000" w:themeColor="text1"/>
          <w:sz w:val="30"/>
          <w:szCs w:val="30"/>
        </w:rPr>
        <w:t xml:space="preserve"> b)</w:t>
      </w:r>
      <w:r w:rsidR="00B14AE0" w:rsidRPr="000D3C64">
        <w:rPr>
          <w:rFonts w:ascii="Times New Roman" w:eastAsia="Roboto" w:hAnsi="Times New Roman" w:cs="Times New Roman"/>
          <w:color w:val="000000" w:themeColor="text1"/>
          <w:sz w:val="30"/>
          <w:szCs w:val="30"/>
        </w:rPr>
        <w:t>13.8 kmph</w:t>
      </w:r>
      <w:r w:rsidRPr="000D3C64">
        <w:rPr>
          <w:rFonts w:ascii="Times New Roman" w:eastAsia="Roboto" w:hAnsi="Times New Roman" w:cs="Times New Roman"/>
          <w:color w:val="000000" w:themeColor="text1"/>
          <w:sz w:val="30"/>
          <w:szCs w:val="30"/>
        </w:rPr>
        <w:t xml:space="preserve"> c)</w:t>
      </w:r>
      <w:r w:rsidR="00B14AE0" w:rsidRPr="000D3C64">
        <w:rPr>
          <w:rFonts w:ascii="Times New Roman" w:eastAsia="Roboto" w:hAnsi="Times New Roman" w:cs="Times New Roman"/>
          <w:color w:val="000000" w:themeColor="text1"/>
          <w:sz w:val="30"/>
          <w:szCs w:val="30"/>
        </w:rPr>
        <w:t>14.2 kmph</w:t>
      </w:r>
      <w:r w:rsidRPr="000D3C64">
        <w:rPr>
          <w:rFonts w:ascii="Times New Roman" w:eastAsia="Roboto" w:hAnsi="Times New Roman" w:cs="Times New Roman"/>
          <w:color w:val="000000" w:themeColor="text1"/>
          <w:sz w:val="30"/>
          <w:szCs w:val="30"/>
        </w:rPr>
        <w:t xml:space="preserve"> d) </w:t>
      </w:r>
      <w:r w:rsidR="00B14AE0" w:rsidRPr="000D3C64">
        <w:rPr>
          <w:rFonts w:ascii="Times New Roman" w:eastAsia="Roboto" w:hAnsi="Times New Roman" w:cs="Times New Roman"/>
          <w:color w:val="000000" w:themeColor="text1"/>
          <w:sz w:val="30"/>
          <w:szCs w:val="30"/>
        </w:rPr>
        <w:t>20 kmph</w:t>
      </w:r>
    </w:p>
    <w:p w:rsidR="0069313B" w:rsidRPr="000D3C64" w:rsidRDefault="000E26D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6. </w:t>
      </w:r>
      <w:r w:rsidR="0069313B" w:rsidRPr="000D3C64">
        <w:rPr>
          <w:rFonts w:ascii="Times New Roman" w:eastAsia="Roboto" w:hAnsi="Times New Roman" w:cs="Times New Roman"/>
          <w:color w:val="000000" w:themeColor="text1"/>
          <w:sz w:val="30"/>
          <w:szCs w:val="30"/>
        </w:rPr>
        <w:t>A man walks at a speed of 36 kmph. He covers a distance of 60 m in:</w:t>
      </w:r>
    </w:p>
    <w:p w:rsidR="0069313B" w:rsidRPr="000D3C64" w:rsidRDefault="000E26D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69313B" w:rsidRPr="000D3C64">
        <w:rPr>
          <w:rFonts w:ascii="Times New Roman" w:eastAsia="Roboto" w:hAnsi="Times New Roman" w:cs="Times New Roman"/>
          <w:color w:val="000000" w:themeColor="text1"/>
          <w:sz w:val="30"/>
          <w:szCs w:val="30"/>
        </w:rPr>
        <w:t>10 seconds</w:t>
      </w:r>
      <w:r w:rsidRPr="000D3C64">
        <w:rPr>
          <w:rFonts w:ascii="Times New Roman" w:eastAsia="Roboto" w:hAnsi="Times New Roman" w:cs="Times New Roman"/>
          <w:color w:val="000000" w:themeColor="text1"/>
          <w:sz w:val="30"/>
          <w:szCs w:val="30"/>
        </w:rPr>
        <w:t xml:space="preserve"> b)</w:t>
      </w:r>
      <w:r w:rsidR="0069313B" w:rsidRPr="000D3C64">
        <w:rPr>
          <w:rFonts w:ascii="Times New Roman" w:eastAsia="Roboto" w:hAnsi="Times New Roman" w:cs="Times New Roman"/>
          <w:color w:val="000000" w:themeColor="text1"/>
          <w:sz w:val="30"/>
          <w:szCs w:val="30"/>
        </w:rPr>
        <w:t>5 seconds</w:t>
      </w:r>
      <w:r w:rsidRPr="000D3C64">
        <w:rPr>
          <w:rFonts w:ascii="Times New Roman" w:eastAsia="Roboto" w:hAnsi="Times New Roman" w:cs="Times New Roman"/>
          <w:color w:val="000000" w:themeColor="text1"/>
          <w:sz w:val="30"/>
          <w:szCs w:val="30"/>
        </w:rPr>
        <w:t xml:space="preserve"> c)</w:t>
      </w:r>
      <w:r w:rsidR="0069313B" w:rsidRPr="000D3C64">
        <w:rPr>
          <w:rFonts w:ascii="Times New Roman" w:eastAsia="Roboto" w:hAnsi="Times New Roman" w:cs="Times New Roman"/>
          <w:color w:val="000000" w:themeColor="text1"/>
          <w:sz w:val="30"/>
          <w:szCs w:val="30"/>
        </w:rPr>
        <w:t>8 seconds</w:t>
      </w:r>
      <w:r w:rsidRPr="000D3C64">
        <w:rPr>
          <w:rFonts w:ascii="Times New Roman" w:eastAsia="Roboto" w:hAnsi="Times New Roman" w:cs="Times New Roman"/>
          <w:color w:val="000000" w:themeColor="text1"/>
          <w:sz w:val="30"/>
          <w:szCs w:val="30"/>
        </w:rPr>
        <w:t xml:space="preserve"> d)</w:t>
      </w:r>
      <w:r w:rsidR="0069313B" w:rsidRPr="000D3C64">
        <w:rPr>
          <w:rFonts w:ascii="Times New Roman" w:eastAsia="Roboto" w:hAnsi="Times New Roman" w:cs="Times New Roman"/>
          <w:color w:val="000000" w:themeColor="text1"/>
          <w:sz w:val="30"/>
          <w:szCs w:val="30"/>
        </w:rPr>
        <w:t>6 seconds</w:t>
      </w:r>
    </w:p>
    <w:p w:rsidR="0069313B" w:rsidRPr="000D3C64" w:rsidRDefault="0069313B" w:rsidP="000D3C64">
      <w:pPr>
        <w:shd w:val="clear" w:color="auto" w:fill="FFFFFF"/>
        <w:spacing w:after="0" w:line="360" w:lineRule="auto"/>
        <w:jc w:val="both"/>
        <w:rPr>
          <w:rFonts w:ascii="Times New Roman" w:eastAsia="Roboto" w:hAnsi="Times New Roman" w:cs="Times New Roman"/>
          <w:color w:val="000000" w:themeColor="text1"/>
          <w:sz w:val="30"/>
          <w:szCs w:val="30"/>
        </w:rPr>
      </w:pPr>
    </w:p>
    <w:p w:rsidR="000E26D7" w:rsidRPr="000D3C64" w:rsidRDefault="000E26D7" w:rsidP="000D3C64">
      <w:pPr>
        <w:shd w:val="clear" w:color="auto" w:fill="FFFFFF"/>
        <w:spacing w:after="0" w:line="360" w:lineRule="auto"/>
        <w:jc w:val="both"/>
        <w:rPr>
          <w:rFonts w:ascii="Times New Roman" w:eastAsia="Trebuchet MS" w:hAnsi="Times New Roman" w:cs="Times New Roman"/>
          <w:color w:val="000000" w:themeColor="text1"/>
          <w:sz w:val="30"/>
          <w:szCs w:val="30"/>
        </w:rPr>
      </w:pPr>
    </w:p>
    <w:p w:rsidR="0069313B" w:rsidRPr="000D3C64" w:rsidRDefault="00B23C19" w:rsidP="000D3C64">
      <w:pPr>
        <w:shd w:val="clear" w:color="auto" w:fill="FFFFFF"/>
        <w:spacing w:line="360" w:lineRule="auto"/>
        <w:jc w:val="both"/>
        <w:rPr>
          <w:rFonts w:ascii="Times New Roman" w:eastAsia="Roboto" w:hAnsi="Times New Roman" w:cs="Times New Roman"/>
          <w:color w:val="000000" w:themeColor="text1"/>
          <w:sz w:val="30"/>
          <w:szCs w:val="30"/>
        </w:rPr>
      </w:pPr>
      <w:r>
        <w:rPr>
          <w:rFonts w:ascii="Times New Roman" w:eastAsia="Roboto" w:hAnsi="Times New Roman" w:cs="Times New Roman"/>
          <w:color w:val="000000" w:themeColor="text1"/>
          <w:sz w:val="30"/>
          <w:szCs w:val="30"/>
        </w:rPr>
        <w:t>7</w:t>
      </w:r>
      <w:r w:rsidR="000E26D7" w:rsidRPr="000D3C64">
        <w:rPr>
          <w:rFonts w:ascii="Times New Roman" w:eastAsia="Roboto" w:hAnsi="Times New Roman" w:cs="Times New Roman"/>
          <w:color w:val="000000" w:themeColor="text1"/>
          <w:sz w:val="30"/>
          <w:szCs w:val="30"/>
        </w:rPr>
        <w:t xml:space="preserve">. </w:t>
      </w:r>
      <w:r w:rsidR="0069313B" w:rsidRPr="000D3C64">
        <w:rPr>
          <w:rFonts w:ascii="Times New Roman" w:eastAsia="Roboto" w:hAnsi="Times New Roman" w:cs="Times New Roman"/>
          <w:color w:val="000000" w:themeColor="text1"/>
          <w:sz w:val="30"/>
          <w:szCs w:val="30"/>
        </w:rPr>
        <w:t>A train travels first 800 kms at an average rate of 180 kmph and further travels the same distance at an average rate of 120 kmph. Determine the average speed of the train over the whole journey.</w:t>
      </w:r>
    </w:p>
    <w:p w:rsidR="0069313B" w:rsidRPr="000D3C64" w:rsidRDefault="000E26D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69313B" w:rsidRPr="000D3C64">
        <w:rPr>
          <w:rFonts w:ascii="Times New Roman" w:eastAsia="Roboto" w:hAnsi="Times New Roman" w:cs="Times New Roman"/>
          <w:color w:val="000000" w:themeColor="text1"/>
          <w:sz w:val="30"/>
          <w:szCs w:val="30"/>
        </w:rPr>
        <w:t>140 kmph</w:t>
      </w:r>
      <w:r w:rsidRPr="000D3C64">
        <w:rPr>
          <w:rFonts w:ascii="Times New Roman" w:eastAsia="Roboto" w:hAnsi="Times New Roman" w:cs="Times New Roman"/>
          <w:color w:val="000000" w:themeColor="text1"/>
          <w:sz w:val="30"/>
          <w:szCs w:val="30"/>
        </w:rPr>
        <w:t xml:space="preserve"> b)</w:t>
      </w:r>
      <w:r w:rsidR="0069313B" w:rsidRPr="000D3C64">
        <w:rPr>
          <w:rFonts w:ascii="Times New Roman" w:eastAsia="Roboto" w:hAnsi="Times New Roman" w:cs="Times New Roman"/>
          <w:color w:val="000000" w:themeColor="text1"/>
          <w:sz w:val="30"/>
          <w:szCs w:val="30"/>
        </w:rPr>
        <w:t>160 kmph</w:t>
      </w:r>
      <w:r w:rsidRPr="000D3C64">
        <w:rPr>
          <w:rFonts w:ascii="Times New Roman" w:eastAsia="Roboto" w:hAnsi="Times New Roman" w:cs="Times New Roman"/>
          <w:color w:val="000000" w:themeColor="text1"/>
          <w:sz w:val="30"/>
          <w:szCs w:val="30"/>
        </w:rPr>
        <w:t xml:space="preserve"> c)</w:t>
      </w:r>
      <w:r w:rsidR="0069313B" w:rsidRPr="000D3C64">
        <w:rPr>
          <w:rFonts w:ascii="Times New Roman" w:eastAsia="Roboto" w:hAnsi="Times New Roman" w:cs="Times New Roman"/>
          <w:color w:val="000000" w:themeColor="text1"/>
          <w:sz w:val="30"/>
          <w:szCs w:val="30"/>
        </w:rPr>
        <w:t>144 kmph</w:t>
      </w:r>
      <w:r w:rsidRPr="000D3C64">
        <w:rPr>
          <w:rFonts w:ascii="Times New Roman" w:eastAsia="Roboto" w:hAnsi="Times New Roman" w:cs="Times New Roman"/>
          <w:color w:val="000000" w:themeColor="text1"/>
          <w:sz w:val="30"/>
          <w:szCs w:val="30"/>
        </w:rPr>
        <w:t xml:space="preserve"> d)</w:t>
      </w:r>
      <w:r w:rsidR="0069313B" w:rsidRPr="000D3C64">
        <w:rPr>
          <w:rFonts w:ascii="Times New Roman" w:eastAsia="Roboto" w:hAnsi="Times New Roman" w:cs="Times New Roman"/>
          <w:color w:val="000000" w:themeColor="text1"/>
          <w:sz w:val="30"/>
          <w:szCs w:val="30"/>
        </w:rPr>
        <w:t>164 kmph</w:t>
      </w:r>
    </w:p>
    <w:p w:rsidR="000E26D7" w:rsidRPr="000D3C64" w:rsidRDefault="000E26D7" w:rsidP="000D3C64">
      <w:pPr>
        <w:shd w:val="clear" w:color="auto" w:fill="FFFFFF"/>
        <w:spacing w:after="0" w:line="360" w:lineRule="auto"/>
        <w:jc w:val="both"/>
        <w:rPr>
          <w:rFonts w:ascii="Times New Roman" w:eastAsia="Trebuchet MS" w:hAnsi="Times New Roman" w:cs="Times New Roman"/>
          <w:color w:val="000000" w:themeColor="text1"/>
          <w:sz w:val="30"/>
          <w:szCs w:val="30"/>
        </w:rPr>
      </w:pPr>
    </w:p>
    <w:p w:rsidR="006D1167" w:rsidRPr="000D3C64" w:rsidRDefault="00B23C19" w:rsidP="000D3C64">
      <w:pPr>
        <w:shd w:val="clear" w:color="auto" w:fill="FFFFFF"/>
        <w:spacing w:line="360" w:lineRule="auto"/>
        <w:jc w:val="both"/>
        <w:rPr>
          <w:rFonts w:ascii="Times New Roman" w:eastAsia="Roboto" w:hAnsi="Times New Roman" w:cs="Times New Roman"/>
          <w:color w:val="000000" w:themeColor="text1"/>
          <w:sz w:val="30"/>
          <w:szCs w:val="30"/>
        </w:rPr>
      </w:pPr>
      <w:r>
        <w:rPr>
          <w:rFonts w:ascii="Times New Roman" w:eastAsia="Roboto" w:hAnsi="Times New Roman" w:cs="Times New Roman"/>
          <w:color w:val="000000" w:themeColor="text1"/>
          <w:sz w:val="30"/>
          <w:szCs w:val="30"/>
        </w:rPr>
        <w:t>8</w:t>
      </w:r>
      <w:r w:rsidR="000E26D7" w:rsidRPr="000D3C64">
        <w:rPr>
          <w:rFonts w:ascii="Times New Roman" w:eastAsia="Roboto" w:hAnsi="Times New Roman" w:cs="Times New Roman"/>
          <w:color w:val="000000" w:themeColor="text1"/>
          <w:sz w:val="30"/>
          <w:szCs w:val="30"/>
        </w:rPr>
        <w:t xml:space="preserve">. </w:t>
      </w:r>
      <w:r w:rsidR="006D1167" w:rsidRPr="000D3C64">
        <w:rPr>
          <w:rFonts w:ascii="Times New Roman" w:eastAsia="Roboto" w:hAnsi="Times New Roman" w:cs="Times New Roman"/>
          <w:color w:val="000000" w:themeColor="text1"/>
          <w:sz w:val="30"/>
          <w:szCs w:val="30"/>
        </w:rPr>
        <w:t>Uchit, on his bike, completes a journey in 47 hours. If it is known that he travels at 25 kmph for half the distance and at 22 kmph for the other half, then find the distance traveled.</w:t>
      </w:r>
    </w:p>
    <w:p w:rsidR="006D1167" w:rsidRDefault="000E26D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6D1167" w:rsidRPr="000D3C64">
        <w:rPr>
          <w:rFonts w:ascii="Times New Roman" w:eastAsia="Roboto" w:hAnsi="Times New Roman" w:cs="Times New Roman"/>
          <w:color w:val="000000" w:themeColor="text1"/>
          <w:sz w:val="30"/>
          <w:szCs w:val="30"/>
        </w:rPr>
        <w:t>1100 km</w:t>
      </w:r>
      <w:r w:rsidRPr="000D3C64">
        <w:rPr>
          <w:rFonts w:ascii="Times New Roman" w:eastAsia="Roboto" w:hAnsi="Times New Roman" w:cs="Times New Roman"/>
          <w:color w:val="000000" w:themeColor="text1"/>
          <w:sz w:val="30"/>
          <w:szCs w:val="30"/>
        </w:rPr>
        <w:t xml:space="preserve"> b)</w:t>
      </w:r>
      <w:r w:rsidR="006D1167" w:rsidRPr="000D3C64">
        <w:rPr>
          <w:rFonts w:ascii="Times New Roman" w:eastAsia="Roboto" w:hAnsi="Times New Roman" w:cs="Times New Roman"/>
          <w:color w:val="000000" w:themeColor="text1"/>
          <w:sz w:val="30"/>
          <w:szCs w:val="30"/>
        </w:rPr>
        <w:t>1001 km</w:t>
      </w:r>
      <w:r w:rsidRPr="000D3C64">
        <w:rPr>
          <w:rFonts w:ascii="Times New Roman" w:eastAsia="Roboto" w:hAnsi="Times New Roman" w:cs="Times New Roman"/>
          <w:color w:val="000000" w:themeColor="text1"/>
          <w:sz w:val="30"/>
          <w:szCs w:val="30"/>
        </w:rPr>
        <w:t xml:space="preserve"> c)</w:t>
      </w:r>
      <w:r w:rsidR="006D1167" w:rsidRPr="000D3C64">
        <w:rPr>
          <w:rFonts w:ascii="Times New Roman" w:eastAsia="Roboto" w:hAnsi="Times New Roman" w:cs="Times New Roman"/>
          <w:color w:val="000000" w:themeColor="text1"/>
          <w:sz w:val="30"/>
          <w:szCs w:val="30"/>
        </w:rPr>
        <w:t>1101 km</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1000 km</w:t>
      </w:r>
    </w:p>
    <w:p w:rsidR="008A7039" w:rsidRPr="008A7039" w:rsidRDefault="008A7039" w:rsidP="008A7039">
      <w:pPr>
        <w:spacing w:after="17" w:line="360" w:lineRule="auto"/>
        <w:ind w:right="56"/>
        <w:rPr>
          <w:rFonts w:ascii="Times New Roman" w:hAnsi="Times New Roman" w:cs="Times New Roman"/>
          <w:sz w:val="30"/>
          <w:szCs w:val="30"/>
        </w:rPr>
      </w:pPr>
      <w:r>
        <w:rPr>
          <w:rFonts w:ascii="Times New Roman" w:hAnsi="Times New Roman" w:cs="Times New Roman"/>
          <w:sz w:val="30"/>
          <w:szCs w:val="30"/>
        </w:rPr>
        <w:t xml:space="preserve">9. </w:t>
      </w:r>
      <w:r w:rsidRPr="008A7039">
        <w:rPr>
          <w:rFonts w:ascii="Times New Roman" w:hAnsi="Times New Roman" w:cs="Times New Roman"/>
          <w:sz w:val="30"/>
          <w:szCs w:val="30"/>
        </w:rPr>
        <w:t xml:space="preserve">A, B and C start running around the circle from the same point, in the same direction and at the same time. The total distance is 1200 m. The speed is 9 kmph, 27 kmph, 45 kmph. How long does it take for them to meet for the first time? </w:t>
      </w:r>
    </w:p>
    <w:p w:rsidR="008A7039" w:rsidRPr="000D3C64" w:rsidRDefault="008A7039" w:rsidP="008A7039">
      <w:pPr>
        <w:spacing w:after="17" w:line="360" w:lineRule="auto"/>
        <w:ind w:right="56"/>
        <w:rPr>
          <w:rFonts w:ascii="Times New Roman" w:hAnsi="Times New Roman" w:cs="Times New Roman"/>
          <w:sz w:val="30"/>
          <w:szCs w:val="30"/>
        </w:rPr>
      </w:pPr>
      <w:r w:rsidRPr="000D3C64">
        <w:rPr>
          <w:rFonts w:ascii="Times New Roman" w:hAnsi="Times New Roman" w:cs="Times New Roman"/>
          <w:sz w:val="30"/>
          <w:szCs w:val="30"/>
        </w:rPr>
        <w:t xml:space="preserve">1. 360s </w:t>
      </w:r>
    </w:p>
    <w:p w:rsidR="008A7039" w:rsidRPr="000D3C64" w:rsidRDefault="008A7039" w:rsidP="008A7039">
      <w:pPr>
        <w:numPr>
          <w:ilvl w:val="0"/>
          <w:numId w:val="351"/>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480s </w:t>
      </w:r>
    </w:p>
    <w:p w:rsidR="008A7039" w:rsidRPr="000D3C64" w:rsidRDefault="008A7039" w:rsidP="008A7039">
      <w:pPr>
        <w:numPr>
          <w:ilvl w:val="0"/>
          <w:numId w:val="351"/>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150s </w:t>
      </w:r>
    </w:p>
    <w:p w:rsidR="008A7039" w:rsidRPr="000D3C64" w:rsidRDefault="008A7039" w:rsidP="008A7039">
      <w:pPr>
        <w:numPr>
          <w:ilvl w:val="0"/>
          <w:numId w:val="351"/>
        </w:numPr>
        <w:spacing w:after="7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240s </w:t>
      </w:r>
    </w:p>
    <w:p w:rsidR="008A7039" w:rsidRPr="008A7039" w:rsidRDefault="008A7039" w:rsidP="008A7039">
      <w:pPr>
        <w:spacing w:after="160" w:line="360" w:lineRule="auto"/>
        <w:rPr>
          <w:rFonts w:ascii="Times New Roman" w:hAnsi="Times New Roman" w:cs="Times New Roman"/>
          <w:sz w:val="30"/>
          <w:szCs w:val="30"/>
        </w:rPr>
      </w:pPr>
      <w:r>
        <w:rPr>
          <w:rFonts w:ascii="Times New Roman" w:hAnsi="Times New Roman" w:cs="Times New Roman"/>
          <w:sz w:val="30"/>
          <w:szCs w:val="30"/>
        </w:rPr>
        <w:t xml:space="preserve">10.  </w:t>
      </w:r>
      <w:r w:rsidRPr="008A7039">
        <w:rPr>
          <w:rFonts w:ascii="Times New Roman" w:hAnsi="Times New Roman" w:cs="Times New Roman"/>
          <w:sz w:val="30"/>
          <w:szCs w:val="30"/>
        </w:rPr>
        <w:t xml:space="preserve">An escalator is descending at constant speed. A walks down and takes 50 steps to reach the bottom. B runs down and takes 90 steps in the same time as A takes 10 steps. How many steps are visible when the escalator is not operating? </w:t>
      </w:r>
    </w:p>
    <w:p w:rsidR="008A7039" w:rsidRPr="000D3C64" w:rsidRDefault="008A7039" w:rsidP="008A7039">
      <w:pPr>
        <w:numPr>
          <w:ilvl w:val="0"/>
          <w:numId w:val="353"/>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200 </w:t>
      </w:r>
    </w:p>
    <w:p w:rsidR="008A7039" w:rsidRPr="000D3C64" w:rsidRDefault="008A7039" w:rsidP="008A7039">
      <w:pPr>
        <w:numPr>
          <w:ilvl w:val="0"/>
          <w:numId w:val="353"/>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300  </w:t>
      </w:r>
    </w:p>
    <w:p w:rsidR="008A7039" w:rsidRPr="000D3C64" w:rsidRDefault="008A7039" w:rsidP="008A7039">
      <w:pPr>
        <w:numPr>
          <w:ilvl w:val="0"/>
          <w:numId w:val="353"/>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100 </w:t>
      </w:r>
    </w:p>
    <w:p w:rsidR="008A7039" w:rsidRPr="000D3C64" w:rsidRDefault="008A7039" w:rsidP="008A7039">
      <w:pPr>
        <w:numPr>
          <w:ilvl w:val="0"/>
          <w:numId w:val="353"/>
        </w:numPr>
        <w:spacing w:after="75"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400 </w:t>
      </w:r>
    </w:p>
    <w:p w:rsidR="008A7039" w:rsidRPr="000D3C64" w:rsidRDefault="008A7039" w:rsidP="000D3C64">
      <w:pPr>
        <w:shd w:val="clear" w:color="auto" w:fill="FFFFFF"/>
        <w:spacing w:after="167" w:line="360" w:lineRule="auto"/>
        <w:jc w:val="both"/>
        <w:rPr>
          <w:rFonts w:ascii="Times New Roman" w:eastAsia="Roboto" w:hAnsi="Times New Roman" w:cs="Times New Roman"/>
          <w:color w:val="000000" w:themeColor="text1"/>
          <w:sz w:val="30"/>
          <w:szCs w:val="30"/>
        </w:rPr>
      </w:pPr>
    </w:p>
    <w:p w:rsidR="000E26D7" w:rsidRPr="000D3C64" w:rsidRDefault="000E26D7" w:rsidP="000D3C64">
      <w:pPr>
        <w:shd w:val="clear" w:color="auto" w:fill="FFFFFF"/>
        <w:spacing w:after="0" w:line="360" w:lineRule="auto"/>
        <w:jc w:val="both"/>
        <w:rPr>
          <w:rFonts w:ascii="Times New Roman" w:eastAsia="Trebuchet MS" w:hAnsi="Times New Roman" w:cs="Times New Roman"/>
          <w:color w:val="000000" w:themeColor="text1"/>
          <w:sz w:val="30"/>
          <w:szCs w:val="30"/>
        </w:rPr>
      </w:pPr>
    </w:p>
    <w:p w:rsidR="006D1167" w:rsidRPr="000D3C64" w:rsidRDefault="000E26D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11. </w:t>
      </w:r>
      <w:r w:rsidR="006D1167" w:rsidRPr="000D3C64">
        <w:rPr>
          <w:rFonts w:ascii="Times New Roman" w:eastAsia="Roboto" w:hAnsi="Times New Roman" w:cs="Times New Roman"/>
          <w:color w:val="000000" w:themeColor="text1"/>
          <w:sz w:val="30"/>
          <w:szCs w:val="30"/>
        </w:rPr>
        <w:t>The Cotton Express runs at a speed of 90 kmph. Its length is 240 m and it passes a man, walking at 10 kmph in the same direction, in "a" seconds. Determine the value of "a".</w:t>
      </w:r>
    </w:p>
    <w:p w:rsidR="006D1167" w:rsidRPr="000D3C64" w:rsidRDefault="000E26D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6D1167" w:rsidRPr="000D3C64">
        <w:rPr>
          <w:rFonts w:ascii="Times New Roman" w:eastAsia="Roboto" w:hAnsi="Times New Roman" w:cs="Times New Roman"/>
          <w:color w:val="000000" w:themeColor="text1"/>
          <w:sz w:val="30"/>
          <w:szCs w:val="30"/>
        </w:rPr>
        <w:t>10.8 seconds</w:t>
      </w:r>
      <w:r w:rsidRPr="000D3C64">
        <w:rPr>
          <w:rFonts w:ascii="Times New Roman" w:eastAsia="Roboto" w:hAnsi="Times New Roman" w:cs="Times New Roman"/>
          <w:color w:val="000000" w:themeColor="text1"/>
          <w:sz w:val="30"/>
          <w:szCs w:val="30"/>
        </w:rPr>
        <w:t xml:space="preserve"> b)</w:t>
      </w:r>
      <w:r w:rsidR="006D1167" w:rsidRPr="000D3C64">
        <w:rPr>
          <w:rFonts w:ascii="Times New Roman" w:eastAsia="Roboto" w:hAnsi="Times New Roman" w:cs="Times New Roman"/>
          <w:color w:val="000000" w:themeColor="text1"/>
          <w:sz w:val="30"/>
          <w:szCs w:val="30"/>
        </w:rPr>
        <w:t>7.33 seconds</w:t>
      </w:r>
      <w:r w:rsidRPr="000D3C64">
        <w:rPr>
          <w:rFonts w:ascii="Times New Roman" w:eastAsia="Roboto" w:hAnsi="Times New Roman" w:cs="Times New Roman"/>
          <w:color w:val="000000" w:themeColor="text1"/>
          <w:sz w:val="30"/>
          <w:szCs w:val="30"/>
        </w:rPr>
        <w:t xml:space="preserve"> c)</w:t>
      </w:r>
      <w:r w:rsidR="006D1167" w:rsidRPr="000D3C64">
        <w:rPr>
          <w:rFonts w:ascii="Times New Roman" w:eastAsia="Roboto" w:hAnsi="Times New Roman" w:cs="Times New Roman"/>
          <w:color w:val="000000" w:themeColor="text1"/>
          <w:sz w:val="30"/>
          <w:szCs w:val="30"/>
        </w:rPr>
        <w:t>10.2 seconds</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7.5 seconds</w:t>
      </w:r>
    </w:p>
    <w:p w:rsidR="006D1167" w:rsidRPr="000D3C64" w:rsidRDefault="000E26D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12. </w:t>
      </w:r>
      <w:r w:rsidR="006D1167" w:rsidRPr="000D3C64">
        <w:rPr>
          <w:rFonts w:ascii="Times New Roman" w:eastAsia="Roboto" w:hAnsi="Times New Roman" w:cs="Times New Roman"/>
          <w:color w:val="000000" w:themeColor="text1"/>
          <w:sz w:val="30"/>
          <w:szCs w:val="30"/>
        </w:rPr>
        <w:t>International Express running at (8/9) Th of its usual speed reached its destination Yarker in 54 hours. How much time could be saved if the train would have run at its original speed?</w:t>
      </w:r>
    </w:p>
    <w:p w:rsidR="006D1167" w:rsidRPr="000D3C64" w:rsidRDefault="000E26D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D1167" w:rsidRPr="000D3C64">
        <w:rPr>
          <w:rFonts w:ascii="Times New Roman" w:eastAsia="Roboto" w:hAnsi="Times New Roman" w:cs="Times New Roman"/>
          <w:color w:val="000000" w:themeColor="text1"/>
          <w:sz w:val="30"/>
          <w:szCs w:val="30"/>
        </w:rPr>
        <w:t>4</w:t>
      </w:r>
      <w:r w:rsidRPr="000D3C64">
        <w:rPr>
          <w:rFonts w:ascii="Times New Roman" w:eastAsia="Roboto" w:hAnsi="Times New Roman" w:cs="Times New Roman"/>
          <w:color w:val="000000" w:themeColor="text1"/>
          <w:sz w:val="30"/>
          <w:szCs w:val="30"/>
        </w:rPr>
        <w:t xml:space="preserve"> </w:t>
      </w:r>
      <w:r w:rsidR="006D1167" w:rsidRPr="000D3C64">
        <w:rPr>
          <w:rFonts w:ascii="Times New Roman" w:eastAsia="Roboto" w:hAnsi="Times New Roman" w:cs="Times New Roman"/>
          <w:color w:val="000000" w:themeColor="text1"/>
          <w:sz w:val="30"/>
          <w:szCs w:val="30"/>
        </w:rPr>
        <w:t>hours</w:t>
      </w:r>
      <w:r w:rsidRPr="000D3C64">
        <w:rPr>
          <w:rFonts w:ascii="Times New Roman" w:eastAsia="Roboto" w:hAnsi="Times New Roman" w:cs="Times New Roman"/>
          <w:color w:val="000000" w:themeColor="text1"/>
          <w:sz w:val="30"/>
          <w:szCs w:val="30"/>
        </w:rPr>
        <w:t xml:space="preserve"> b)</w:t>
      </w:r>
      <w:r w:rsidR="006D1167" w:rsidRPr="000D3C64">
        <w:rPr>
          <w:rFonts w:ascii="Times New Roman" w:eastAsia="Roboto" w:hAnsi="Times New Roman" w:cs="Times New Roman"/>
          <w:color w:val="000000" w:themeColor="text1"/>
          <w:sz w:val="30"/>
          <w:szCs w:val="30"/>
        </w:rPr>
        <w:t>8 hours</w:t>
      </w:r>
      <w:r w:rsidRPr="000D3C64">
        <w:rPr>
          <w:rFonts w:ascii="Times New Roman" w:eastAsia="Roboto" w:hAnsi="Times New Roman" w:cs="Times New Roman"/>
          <w:color w:val="000000" w:themeColor="text1"/>
          <w:sz w:val="30"/>
          <w:szCs w:val="30"/>
        </w:rPr>
        <w:t xml:space="preserve"> c)</w:t>
      </w:r>
      <w:r w:rsidR="006D1167" w:rsidRPr="000D3C64">
        <w:rPr>
          <w:rFonts w:ascii="Times New Roman" w:eastAsia="Roboto" w:hAnsi="Times New Roman" w:cs="Times New Roman"/>
          <w:color w:val="000000" w:themeColor="text1"/>
          <w:sz w:val="30"/>
          <w:szCs w:val="30"/>
        </w:rPr>
        <w:t>7 hours</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6 hours</w:t>
      </w:r>
    </w:p>
    <w:p w:rsidR="006D1167"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13. </w:t>
      </w:r>
      <w:r w:rsidR="006D1167" w:rsidRPr="000D3C64">
        <w:rPr>
          <w:rFonts w:ascii="Times New Roman" w:eastAsia="Roboto" w:hAnsi="Times New Roman" w:cs="Times New Roman"/>
          <w:color w:val="000000" w:themeColor="text1"/>
          <w:sz w:val="30"/>
          <w:szCs w:val="30"/>
        </w:rPr>
        <w:t>A car travels first 300 kms at an average rate of 20 kmph and further travels the same distance at an average rate of 60 kmph. Determine the average speed of the car over the whole Journey</w:t>
      </w:r>
    </w:p>
    <w:p w:rsidR="006D1167"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D1167" w:rsidRPr="000D3C64">
        <w:rPr>
          <w:rFonts w:ascii="Times New Roman" w:eastAsia="Roboto" w:hAnsi="Times New Roman" w:cs="Times New Roman"/>
          <w:color w:val="000000" w:themeColor="text1"/>
          <w:sz w:val="30"/>
          <w:szCs w:val="30"/>
        </w:rPr>
        <w:t>45 kmph</w:t>
      </w:r>
      <w:r w:rsidRPr="000D3C64">
        <w:rPr>
          <w:rFonts w:ascii="Times New Roman" w:eastAsia="Roboto" w:hAnsi="Times New Roman" w:cs="Times New Roman"/>
          <w:color w:val="000000" w:themeColor="text1"/>
          <w:sz w:val="30"/>
          <w:szCs w:val="30"/>
        </w:rPr>
        <w:t xml:space="preserve"> b)</w:t>
      </w:r>
      <w:r w:rsidR="006D1167" w:rsidRPr="000D3C64">
        <w:rPr>
          <w:rFonts w:ascii="Times New Roman" w:eastAsia="Roboto" w:hAnsi="Times New Roman" w:cs="Times New Roman"/>
          <w:color w:val="000000" w:themeColor="text1"/>
          <w:sz w:val="30"/>
          <w:szCs w:val="30"/>
        </w:rPr>
        <w:t>35 kmph</w:t>
      </w:r>
      <w:r w:rsidRPr="000D3C64">
        <w:rPr>
          <w:rFonts w:ascii="Times New Roman" w:eastAsia="Roboto" w:hAnsi="Times New Roman" w:cs="Times New Roman"/>
          <w:color w:val="000000" w:themeColor="text1"/>
          <w:sz w:val="30"/>
          <w:szCs w:val="30"/>
        </w:rPr>
        <w:t xml:space="preserve"> c)</w:t>
      </w:r>
      <w:r w:rsidR="006D1167" w:rsidRPr="000D3C64">
        <w:rPr>
          <w:rFonts w:ascii="Times New Roman" w:eastAsia="Roboto" w:hAnsi="Times New Roman" w:cs="Times New Roman"/>
          <w:color w:val="000000" w:themeColor="text1"/>
          <w:sz w:val="30"/>
          <w:szCs w:val="30"/>
        </w:rPr>
        <w:t>40</w:t>
      </w:r>
      <w:r w:rsidRPr="000D3C64">
        <w:rPr>
          <w:rFonts w:ascii="Times New Roman" w:eastAsia="Roboto" w:hAnsi="Times New Roman" w:cs="Times New Roman"/>
          <w:color w:val="000000" w:themeColor="text1"/>
          <w:sz w:val="30"/>
          <w:szCs w:val="30"/>
        </w:rPr>
        <w:t xml:space="preserve"> </w:t>
      </w:r>
      <w:r w:rsidR="006D1167" w:rsidRPr="000D3C64">
        <w:rPr>
          <w:rFonts w:ascii="Times New Roman" w:eastAsia="Roboto" w:hAnsi="Times New Roman" w:cs="Times New Roman"/>
          <w:color w:val="000000" w:themeColor="text1"/>
          <w:sz w:val="30"/>
          <w:szCs w:val="30"/>
        </w:rPr>
        <w:t>kmph</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30</w:t>
      </w:r>
      <w:r w:rsidRPr="000D3C64">
        <w:rPr>
          <w:rFonts w:ascii="Times New Roman" w:eastAsia="Roboto" w:hAnsi="Times New Roman" w:cs="Times New Roman"/>
          <w:color w:val="000000" w:themeColor="text1"/>
          <w:sz w:val="30"/>
          <w:szCs w:val="30"/>
        </w:rPr>
        <w:t xml:space="preserve"> </w:t>
      </w:r>
      <w:r w:rsidR="006D1167" w:rsidRPr="000D3C64">
        <w:rPr>
          <w:rFonts w:ascii="Times New Roman" w:eastAsia="Roboto" w:hAnsi="Times New Roman" w:cs="Times New Roman"/>
          <w:color w:val="000000" w:themeColor="text1"/>
          <w:sz w:val="30"/>
          <w:szCs w:val="30"/>
        </w:rPr>
        <w:t>kmph</w:t>
      </w:r>
    </w:p>
    <w:p w:rsidR="003C4501" w:rsidRPr="000D3C64" w:rsidRDefault="003C4501" w:rsidP="000D3C64">
      <w:pPr>
        <w:shd w:val="clear" w:color="auto" w:fill="FFFFFF"/>
        <w:spacing w:after="0" w:line="360" w:lineRule="auto"/>
        <w:jc w:val="both"/>
        <w:rPr>
          <w:rFonts w:ascii="Times New Roman" w:eastAsia="Trebuchet MS" w:hAnsi="Times New Roman" w:cs="Times New Roman"/>
          <w:color w:val="000000" w:themeColor="text1"/>
          <w:sz w:val="30"/>
          <w:szCs w:val="30"/>
        </w:rPr>
      </w:pPr>
    </w:p>
    <w:p w:rsidR="006D1167"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14. </w:t>
      </w:r>
      <w:r w:rsidR="006D1167" w:rsidRPr="000D3C64">
        <w:rPr>
          <w:rFonts w:ascii="Times New Roman" w:eastAsia="Roboto" w:hAnsi="Times New Roman" w:cs="Times New Roman"/>
          <w:color w:val="000000" w:themeColor="text1"/>
          <w:sz w:val="30"/>
          <w:szCs w:val="30"/>
        </w:rPr>
        <w:t>A car travels first 300 kms at an average rate of 30 kmph and further travels the same distance at an average rate of 50 kmph. Determine the average speed of the car over the whole journey.</w:t>
      </w:r>
    </w:p>
    <w:p w:rsidR="006D1167"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D1167" w:rsidRPr="000D3C64">
        <w:rPr>
          <w:rFonts w:ascii="Times New Roman" w:eastAsia="Roboto" w:hAnsi="Times New Roman" w:cs="Times New Roman"/>
          <w:color w:val="000000" w:themeColor="text1"/>
          <w:sz w:val="30"/>
          <w:szCs w:val="30"/>
        </w:rPr>
        <w:t>40 kmph</w:t>
      </w:r>
      <w:r w:rsidRPr="000D3C64">
        <w:rPr>
          <w:rFonts w:ascii="Times New Roman" w:eastAsia="Roboto" w:hAnsi="Times New Roman" w:cs="Times New Roman"/>
          <w:color w:val="000000" w:themeColor="text1"/>
          <w:sz w:val="30"/>
          <w:szCs w:val="30"/>
        </w:rPr>
        <w:t xml:space="preserve"> b)</w:t>
      </w:r>
      <w:r w:rsidR="006D1167" w:rsidRPr="000D3C64">
        <w:rPr>
          <w:rFonts w:ascii="Times New Roman" w:eastAsia="Roboto" w:hAnsi="Times New Roman" w:cs="Times New Roman"/>
          <w:color w:val="000000" w:themeColor="text1"/>
          <w:sz w:val="30"/>
          <w:szCs w:val="30"/>
        </w:rPr>
        <w:t>45kmph</w:t>
      </w:r>
      <w:r w:rsidRPr="000D3C64">
        <w:rPr>
          <w:rFonts w:ascii="Times New Roman" w:eastAsia="Roboto" w:hAnsi="Times New Roman" w:cs="Times New Roman"/>
          <w:color w:val="000000" w:themeColor="text1"/>
          <w:sz w:val="30"/>
          <w:szCs w:val="30"/>
        </w:rPr>
        <w:t xml:space="preserve"> c)</w:t>
      </w:r>
      <w:r w:rsidR="006D1167" w:rsidRPr="000D3C64">
        <w:rPr>
          <w:rFonts w:ascii="Times New Roman" w:eastAsia="Roboto" w:hAnsi="Times New Roman" w:cs="Times New Roman"/>
          <w:color w:val="000000" w:themeColor="text1"/>
          <w:sz w:val="30"/>
          <w:szCs w:val="30"/>
        </w:rPr>
        <w:t>42.5 kmph</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37.5 kmph</w:t>
      </w:r>
    </w:p>
    <w:p w:rsidR="003C4501" w:rsidRPr="000D3C64" w:rsidRDefault="003C4501" w:rsidP="000D3C64">
      <w:pPr>
        <w:shd w:val="clear" w:color="auto" w:fill="FFFFFF"/>
        <w:spacing w:after="0" w:line="360" w:lineRule="auto"/>
        <w:jc w:val="both"/>
        <w:rPr>
          <w:rFonts w:ascii="Times New Roman" w:eastAsia="Trebuchet MS" w:hAnsi="Times New Roman" w:cs="Times New Roman"/>
          <w:color w:val="000000" w:themeColor="text1"/>
          <w:sz w:val="30"/>
          <w:szCs w:val="30"/>
        </w:rPr>
      </w:pPr>
    </w:p>
    <w:p w:rsidR="00F4066C"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15. </w:t>
      </w:r>
      <w:r w:rsidR="00F4066C" w:rsidRPr="000D3C64">
        <w:rPr>
          <w:rFonts w:ascii="Times New Roman" w:eastAsia="Roboto" w:hAnsi="Times New Roman" w:cs="Times New Roman"/>
          <w:color w:val="000000" w:themeColor="text1"/>
          <w:sz w:val="30"/>
          <w:szCs w:val="30"/>
        </w:rPr>
        <w:t>A cheetah runs at a speed of 144kmph. It covers a distance of 360 m in:</w:t>
      </w:r>
    </w:p>
    <w:p w:rsidR="00F4066C"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F4066C" w:rsidRPr="000D3C64">
        <w:rPr>
          <w:rFonts w:ascii="Times New Roman" w:eastAsia="Roboto" w:hAnsi="Times New Roman" w:cs="Times New Roman"/>
          <w:color w:val="000000" w:themeColor="text1"/>
          <w:sz w:val="30"/>
          <w:szCs w:val="30"/>
        </w:rPr>
        <w:t>9 secs</w:t>
      </w:r>
      <w:r w:rsidRPr="000D3C64">
        <w:rPr>
          <w:rFonts w:ascii="Times New Roman" w:eastAsia="Roboto" w:hAnsi="Times New Roman" w:cs="Times New Roman"/>
          <w:color w:val="000000" w:themeColor="text1"/>
          <w:sz w:val="30"/>
          <w:szCs w:val="30"/>
        </w:rPr>
        <w:t xml:space="preserve"> b)</w:t>
      </w:r>
      <w:r w:rsidR="00F4066C" w:rsidRPr="000D3C64">
        <w:rPr>
          <w:rFonts w:ascii="Times New Roman" w:eastAsia="Roboto" w:hAnsi="Times New Roman" w:cs="Times New Roman"/>
          <w:color w:val="000000" w:themeColor="text1"/>
          <w:sz w:val="30"/>
          <w:szCs w:val="30"/>
        </w:rPr>
        <w:t>10 secs</w:t>
      </w:r>
      <w:r w:rsidRPr="000D3C64">
        <w:rPr>
          <w:rFonts w:ascii="Times New Roman" w:eastAsia="Roboto" w:hAnsi="Times New Roman" w:cs="Times New Roman"/>
          <w:color w:val="000000" w:themeColor="text1"/>
          <w:sz w:val="30"/>
          <w:szCs w:val="30"/>
        </w:rPr>
        <w:t xml:space="preserve"> c)</w:t>
      </w:r>
      <w:r w:rsidR="00F4066C" w:rsidRPr="000D3C64">
        <w:rPr>
          <w:rFonts w:ascii="Times New Roman" w:eastAsia="Roboto" w:hAnsi="Times New Roman" w:cs="Times New Roman"/>
          <w:color w:val="000000" w:themeColor="text1"/>
          <w:sz w:val="30"/>
          <w:szCs w:val="30"/>
        </w:rPr>
        <w:t>7 secs</w:t>
      </w:r>
      <w:r w:rsidRPr="000D3C64">
        <w:rPr>
          <w:rFonts w:ascii="Times New Roman" w:eastAsia="Roboto" w:hAnsi="Times New Roman" w:cs="Times New Roman"/>
          <w:color w:val="000000" w:themeColor="text1"/>
          <w:sz w:val="30"/>
          <w:szCs w:val="30"/>
        </w:rPr>
        <w:t xml:space="preserve"> d)</w:t>
      </w:r>
      <w:r w:rsidR="00F4066C" w:rsidRPr="000D3C64">
        <w:rPr>
          <w:rFonts w:ascii="Times New Roman" w:eastAsia="Roboto" w:hAnsi="Times New Roman" w:cs="Times New Roman"/>
          <w:color w:val="000000" w:themeColor="text1"/>
          <w:sz w:val="30"/>
          <w:szCs w:val="30"/>
        </w:rPr>
        <w:t>8 secs</w:t>
      </w:r>
    </w:p>
    <w:p w:rsidR="00C3197B"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16. </w:t>
      </w:r>
      <w:r w:rsidR="00C3197B" w:rsidRPr="000D3C64">
        <w:rPr>
          <w:rFonts w:ascii="Times New Roman" w:eastAsia="Roboto" w:hAnsi="Times New Roman" w:cs="Times New Roman"/>
          <w:color w:val="000000" w:themeColor="text1"/>
          <w:sz w:val="30"/>
          <w:szCs w:val="30"/>
        </w:rPr>
        <w:t>A man walks at a speed of 72 kmph. He covers a distance of 80 m in:</w:t>
      </w:r>
    </w:p>
    <w:p w:rsidR="00C3197B"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C3197B" w:rsidRPr="000D3C64">
        <w:rPr>
          <w:rFonts w:ascii="Times New Roman" w:eastAsia="Roboto" w:hAnsi="Times New Roman" w:cs="Times New Roman"/>
          <w:color w:val="000000" w:themeColor="text1"/>
          <w:sz w:val="30"/>
          <w:szCs w:val="30"/>
        </w:rPr>
        <w:t>6 seconds</w:t>
      </w:r>
      <w:r w:rsidRPr="000D3C64">
        <w:rPr>
          <w:rFonts w:ascii="Times New Roman" w:eastAsia="Roboto" w:hAnsi="Times New Roman" w:cs="Times New Roman"/>
          <w:color w:val="000000" w:themeColor="text1"/>
          <w:sz w:val="30"/>
          <w:szCs w:val="30"/>
        </w:rPr>
        <w:t xml:space="preserve"> b)</w:t>
      </w:r>
      <w:r w:rsidR="00C3197B" w:rsidRPr="000D3C64">
        <w:rPr>
          <w:rFonts w:ascii="Times New Roman" w:eastAsia="Roboto" w:hAnsi="Times New Roman" w:cs="Times New Roman"/>
          <w:color w:val="000000" w:themeColor="text1"/>
          <w:sz w:val="30"/>
          <w:szCs w:val="30"/>
        </w:rPr>
        <w:t>8 seconds</w:t>
      </w:r>
      <w:r w:rsidRPr="000D3C64">
        <w:rPr>
          <w:rFonts w:ascii="Times New Roman" w:eastAsia="Roboto" w:hAnsi="Times New Roman" w:cs="Times New Roman"/>
          <w:color w:val="000000" w:themeColor="text1"/>
          <w:sz w:val="30"/>
          <w:szCs w:val="30"/>
        </w:rPr>
        <w:t xml:space="preserve"> c)</w:t>
      </w:r>
      <w:r w:rsidR="00C3197B" w:rsidRPr="000D3C64">
        <w:rPr>
          <w:rFonts w:ascii="Times New Roman" w:eastAsia="Roboto" w:hAnsi="Times New Roman" w:cs="Times New Roman"/>
          <w:color w:val="000000" w:themeColor="text1"/>
          <w:sz w:val="30"/>
          <w:szCs w:val="30"/>
        </w:rPr>
        <w:t>5 seconds</w:t>
      </w:r>
      <w:r w:rsidRPr="000D3C64">
        <w:rPr>
          <w:rFonts w:ascii="Times New Roman" w:eastAsia="Roboto" w:hAnsi="Times New Roman" w:cs="Times New Roman"/>
          <w:color w:val="000000" w:themeColor="text1"/>
          <w:sz w:val="30"/>
          <w:szCs w:val="30"/>
        </w:rPr>
        <w:t xml:space="preserve"> d)</w:t>
      </w:r>
      <w:r w:rsidR="00C3197B" w:rsidRPr="000D3C64">
        <w:rPr>
          <w:rFonts w:ascii="Times New Roman" w:eastAsia="Roboto" w:hAnsi="Times New Roman" w:cs="Times New Roman"/>
          <w:color w:val="000000" w:themeColor="text1"/>
          <w:sz w:val="30"/>
          <w:szCs w:val="30"/>
        </w:rPr>
        <w:t>4 seconds</w:t>
      </w:r>
    </w:p>
    <w:p w:rsidR="003C4501" w:rsidRPr="000D3C64" w:rsidRDefault="003C4501" w:rsidP="000D3C64">
      <w:pPr>
        <w:shd w:val="clear" w:color="auto" w:fill="FFFFFF"/>
        <w:spacing w:after="0" w:line="360" w:lineRule="auto"/>
        <w:jc w:val="both"/>
        <w:rPr>
          <w:rFonts w:ascii="Times New Roman" w:eastAsia="Roboto" w:hAnsi="Times New Roman" w:cs="Times New Roman"/>
          <w:color w:val="000000" w:themeColor="text1"/>
          <w:sz w:val="30"/>
          <w:szCs w:val="30"/>
        </w:rPr>
      </w:pPr>
    </w:p>
    <w:p w:rsidR="00F4066C"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17. </w:t>
      </w:r>
      <w:r w:rsidR="00F4066C" w:rsidRPr="000D3C64">
        <w:rPr>
          <w:rFonts w:ascii="Times New Roman" w:eastAsia="Roboto" w:hAnsi="Times New Roman" w:cs="Times New Roman"/>
          <w:color w:val="000000" w:themeColor="text1"/>
          <w:sz w:val="30"/>
          <w:szCs w:val="30"/>
        </w:rPr>
        <w:t>Zankrut covers three successive 2 km laps at speeds of 20 kmph, 30 kmph and 40 kmph respectively. His average speed over this distance is:</w:t>
      </w:r>
    </w:p>
    <w:p w:rsidR="00F4066C"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F4066C" w:rsidRPr="000D3C64">
        <w:rPr>
          <w:rFonts w:ascii="Times New Roman" w:eastAsia="Roboto" w:hAnsi="Times New Roman" w:cs="Times New Roman"/>
          <w:color w:val="000000" w:themeColor="text1"/>
          <w:sz w:val="30"/>
          <w:szCs w:val="30"/>
        </w:rPr>
        <w:t>14.2 kmph</w:t>
      </w:r>
      <w:r w:rsidRPr="000D3C64">
        <w:rPr>
          <w:rFonts w:ascii="Times New Roman" w:eastAsia="Roboto" w:hAnsi="Times New Roman" w:cs="Times New Roman"/>
          <w:color w:val="000000" w:themeColor="text1"/>
          <w:sz w:val="30"/>
          <w:szCs w:val="30"/>
        </w:rPr>
        <w:t xml:space="preserve"> b)</w:t>
      </w:r>
      <w:r w:rsidR="00F4066C" w:rsidRPr="000D3C64">
        <w:rPr>
          <w:rFonts w:ascii="Times New Roman" w:eastAsia="Roboto" w:hAnsi="Times New Roman" w:cs="Times New Roman"/>
          <w:color w:val="000000" w:themeColor="text1"/>
          <w:sz w:val="30"/>
          <w:szCs w:val="30"/>
        </w:rPr>
        <w:t>20 kmph</w:t>
      </w:r>
      <w:r w:rsidRPr="000D3C64">
        <w:rPr>
          <w:rFonts w:ascii="Times New Roman" w:eastAsia="Roboto" w:hAnsi="Times New Roman" w:cs="Times New Roman"/>
          <w:color w:val="000000" w:themeColor="text1"/>
          <w:sz w:val="30"/>
          <w:szCs w:val="30"/>
        </w:rPr>
        <w:t xml:space="preserve"> c)</w:t>
      </w:r>
      <w:r w:rsidR="00F4066C" w:rsidRPr="000D3C64">
        <w:rPr>
          <w:rFonts w:ascii="Times New Roman" w:eastAsia="Roboto" w:hAnsi="Times New Roman" w:cs="Times New Roman"/>
          <w:color w:val="000000" w:themeColor="text1"/>
          <w:sz w:val="30"/>
          <w:szCs w:val="30"/>
        </w:rPr>
        <w:t>27.7 kmph</w:t>
      </w:r>
      <w:r w:rsidRPr="000D3C64">
        <w:rPr>
          <w:rFonts w:ascii="Times New Roman" w:eastAsia="Roboto" w:hAnsi="Times New Roman" w:cs="Times New Roman"/>
          <w:color w:val="000000" w:themeColor="text1"/>
          <w:sz w:val="30"/>
          <w:szCs w:val="30"/>
        </w:rPr>
        <w:t xml:space="preserve"> d)</w:t>
      </w:r>
      <w:r w:rsidR="00F4066C" w:rsidRPr="000D3C64">
        <w:rPr>
          <w:rFonts w:ascii="Times New Roman" w:eastAsia="Roboto" w:hAnsi="Times New Roman" w:cs="Times New Roman"/>
          <w:color w:val="000000" w:themeColor="text1"/>
          <w:sz w:val="30"/>
          <w:szCs w:val="30"/>
        </w:rPr>
        <w:t>13.8 kmph</w:t>
      </w:r>
    </w:p>
    <w:p w:rsidR="00F4066C"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18. </w:t>
      </w:r>
      <w:r w:rsidR="00F4066C" w:rsidRPr="000D3C64">
        <w:rPr>
          <w:rFonts w:ascii="Times New Roman" w:eastAsia="Roboto" w:hAnsi="Times New Roman" w:cs="Times New Roman"/>
          <w:color w:val="000000" w:themeColor="text1"/>
          <w:sz w:val="30"/>
          <w:szCs w:val="30"/>
        </w:rPr>
        <w:t>A car travels first 300 kms at an average rate of 80kmph and further travels the same distance at an average rate of 60 kmph. Determine the average speed of the car over the whole journey</w:t>
      </w:r>
    </w:p>
    <w:p w:rsidR="00F4066C"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F4066C" w:rsidRPr="000D3C64">
        <w:rPr>
          <w:rFonts w:ascii="Times New Roman" w:eastAsia="Roboto" w:hAnsi="Times New Roman" w:cs="Times New Roman"/>
          <w:color w:val="000000" w:themeColor="text1"/>
          <w:sz w:val="30"/>
          <w:szCs w:val="30"/>
        </w:rPr>
        <w:t>70 kmph</w:t>
      </w:r>
      <w:r w:rsidRPr="000D3C64">
        <w:rPr>
          <w:rFonts w:ascii="Times New Roman" w:eastAsia="Roboto" w:hAnsi="Times New Roman" w:cs="Times New Roman"/>
          <w:color w:val="000000" w:themeColor="text1"/>
          <w:sz w:val="30"/>
          <w:szCs w:val="30"/>
        </w:rPr>
        <w:t xml:space="preserve"> b)</w:t>
      </w:r>
      <w:r w:rsidR="00F4066C" w:rsidRPr="000D3C64">
        <w:rPr>
          <w:rFonts w:ascii="Times New Roman" w:eastAsia="Roboto" w:hAnsi="Times New Roman" w:cs="Times New Roman"/>
          <w:color w:val="000000" w:themeColor="text1"/>
          <w:sz w:val="30"/>
          <w:szCs w:val="30"/>
        </w:rPr>
        <w:t>45 kmph</w:t>
      </w:r>
      <w:r w:rsidRPr="000D3C64">
        <w:rPr>
          <w:rFonts w:ascii="Times New Roman" w:eastAsia="Roboto" w:hAnsi="Times New Roman" w:cs="Times New Roman"/>
          <w:color w:val="000000" w:themeColor="text1"/>
          <w:sz w:val="30"/>
          <w:szCs w:val="30"/>
        </w:rPr>
        <w:t xml:space="preserve"> c)</w:t>
      </w:r>
      <w:r w:rsidR="00F4066C" w:rsidRPr="000D3C64">
        <w:rPr>
          <w:rFonts w:ascii="Times New Roman" w:eastAsia="Roboto" w:hAnsi="Times New Roman" w:cs="Times New Roman"/>
          <w:color w:val="000000" w:themeColor="text1"/>
          <w:sz w:val="30"/>
          <w:szCs w:val="30"/>
        </w:rPr>
        <w:t>68.57 kmph</w:t>
      </w:r>
      <w:r w:rsidRPr="000D3C64">
        <w:rPr>
          <w:rFonts w:ascii="Times New Roman" w:eastAsia="Roboto" w:hAnsi="Times New Roman" w:cs="Times New Roman"/>
          <w:color w:val="000000" w:themeColor="text1"/>
          <w:sz w:val="30"/>
          <w:szCs w:val="30"/>
        </w:rPr>
        <w:t xml:space="preserve"> d)</w:t>
      </w:r>
      <w:r w:rsidR="00F4066C" w:rsidRPr="000D3C64">
        <w:rPr>
          <w:rFonts w:ascii="Times New Roman" w:eastAsia="Roboto" w:hAnsi="Times New Roman" w:cs="Times New Roman"/>
          <w:color w:val="000000" w:themeColor="text1"/>
          <w:sz w:val="30"/>
          <w:szCs w:val="30"/>
        </w:rPr>
        <w:t>52.95 kmph</w:t>
      </w:r>
    </w:p>
    <w:p w:rsidR="00F4066C"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19. </w:t>
      </w:r>
      <w:r w:rsidR="00F4066C" w:rsidRPr="000D3C64">
        <w:rPr>
          <w:rFonts w:ascii="Times New Roman" w:eastAsia="Roboto" w:hAnsi="Times New Roman" w:cs="Times New Roman"/>
          <w:color w:val="000000" w:themeColor="text1"/>
          <w:sz w:val="30"/>
          <w:szCs w:val="30"/>
        </w:rPr>
        <w:t>Mike has a truck with wheels having the circumference of 14.28m and they make 4 revolutions in 7 seconds. The approximate speed of Mike's truck is:</w:t>
      </w:r>
    </w:p>
    <w:p w:rsidR="00F4066C"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F4066C" w:rsidRPr="000D3C64">
        <w:rPr>
          <w:rFonts w:ascii="Times New Roman" w:eastAsia="Roboto" w:hAnsi="Times New Roman" w:cs="Times New Roman"/>
          <w:color w:val="000000" w:themeColor="text1"/>
          <w:sz w:val="30"/>
          <w:szCs w:val="30"/>
        </w:rPr>
        <w:t>25</w:t>
      </w:r>
      <w:r w:rsidRPr="000D3C64">
        <w:rPr>
          <w:rFonts w:ascii="Times New Roman" w:eastAsia="Roboto" w:hAnsi="Times New Roman" w:cs="Times New Roman"/>
          <w:color w:val="000000" w:themeColor="text1"/>
          <w:sz w:val="30"/>
          <w:szCs w:val="30"/>
        </w:rPr>
        <w:t xml:space="preserve"> </w:t>
      </w:r>
      <w:r w:rsidR="00F4066C" w:rsidRPr="000D3C64">
        <w:rPr>
          <w:rFonts w:ascii="Times New Roman" w:eastAsia="Roboto" w:hAnsi="Times New Roman" w:cs="Times New Roman"/>
          <w:color w:val="000000" w:themeColor="text1"/>
          <w:sz w:val="30"/>
          <w:szCs w:val="30"/>
        </w:rPr>
        <w:t>kmph</w:t>
      </w:r>
      <w:r w:rsidRPr="000D3C64">
        <w:rPr>
          <w:rFonts w:ascii="Times New Roman" w:eastAsia="Roboto" w:hAnsi="Times New Roman" w:cs="Times New Roman"/>
          <w:color w:val="000000" w:themeColor="text1"/>
          <w:sz w:val="30"/>
          <w:szCs w:val="30"/>
        </w:rPr>
        <w:t xml:space="preserve"> b)</w:t>
      </w:r>
      <w:r w:rsidR="00F4066C" w:rsidRPr="000D3C64">
        <w:rPr>
          <w:rFonts w:ascii="Times New Roman" w:eastAsia="Roboto" w:hAnsi="Times New Roman" w:cs="Times New Roman"/>
          <w:color w:val="000000" w:themeColor="text1"/>
          <w:sz w:val="30"/>
          <w:szCs w:val="30"/>
        </w:rPr>
        <w:t>29</w:t>
      </w:r>
      <w:r w:rsidRPr="000D3C64">
        <w:rPr>
          <w:rFonts w:ascii="Times New Roman" w:eastAsia="Roboto" w:hAnsi="Times New Roman" w:cs="Times New Roman"/>
          <w:color w:val="000000" w:themeColor="text1"/>
          <w:sz w:val="30"/>
          <w:szCs w:val="30"/>
        </w:rPr>
        <w:t xml:space="preserve"> </w:t>
      </w:r>
      <w:r w:rsidR="00F4066C" w:rsidRPr="000D3C64">
        <w:rPr>
          <w:rFonts w:ascii="Times New Roman" w:eastAsia="Roboto" w:hAnsi="Times New Roman" w:cs="Times New Roman"/>
          <w:color w:val="000000" w:themeColor="text1"/>
          <w:sz w:val="30"/>
          <w:szCs w:val="30"/>
        </w:rPr>
        <w:t>kmph</w:t>
      </w:r>
      <w:r w:rsidRPr="000D3C64">
        <w:rPr>
          <w:rFonts w:ascii="Times New Roman" w:eastAsia="Roboto" w:hAnsi="Times New Roman" w:cs="Times New Roman"/>
          <w:color w:val="000000" w:themeColor="text1"/>
          <w:sz w:val="30"/>
          <w:szCs w:val="30"/>
        </w:rPr>
        <w:t xml:space="preserve"> c)</w:t>
      </w:r>
      <w:r w:rsidR="00F4066C" w:rsidRPr="000D3C64">
        <w:rPr>
          <w:rFonts w:ascii="Times New Roman" w:eastAsia="Roboto" w:hAnsi="Times New Roman" w:cs="Times New Roman"/>
          <w:color w:val="000000" w:themeColor="text1"/>
          <w:sz w:val="30"/>
          <w:szCs w:val="30"/>
        </w:rPr>
        <w:t>20 kmph</w:t>
      </w:r>
      <w:r w:rsidRPr="000D3C64">
        <w:rPr>
          <w:rFonts w:ascii="Times New Roman" w:eastAsia="Roboto" w:hAnsi="Times New Roman" w:cs="Times New Roman"/>
          <w:color w:val="000000" w:themeColor="text1"/>
          <w:sz w:val="30"/>
          <w:szCs w:val="30"/>
        </w:rPr>
        <w:t xml:space="preserve"> d)</w:t>
      </w:r>
      <w:r w:rsidR="00F4066C" w:rsidRPr="000D3C64">
        <w:rPr>
          <w:rFonts w:ascii="Times New Roman" w:eastAsia="Roboto" w:hAnsi="Times New Roman" w:cs="Times New Roman"/>
          <w:color w:val="000000" w:themeColor="text1"/>
          <w:sz w:val="30"/>
          <w:szCs w:val="30"/>
        </w:rPr>
        <w:t>15</w:t>
      </w:r>
      <w:r w:rsidRPr="000D3C64">
        <w:rPr>
          <w:rFonts w:ascii="Times New Roman" w:eastAsia="Roboto" w:hAnsi="Times New Roman" w:cs="Times New Roman"/>
          <w:color w:val="000000" w:themeColor="text1"/>
          <w:sz w:val="30"/>
          <w:szCs w:val="30"/>
        </w:rPr>
        <w:t xml:space="preserve"> </w:t>
      </w:r>
      <w:r w:rsidR="00F4066C" w:rsidRPr="000D3C64">
        <w:rPr>
          <w:rFonts w:ascii="Times New Roman" w:eastAsia="Roboto" w:hAnsi="Times New Roman" w:cs="Times New Roman"/>
          <w:color w:val="000000" w:themeColor="text1"/>
          <w:sz w:val="30"/>
          <w:szCs w:val="30"/>
        </w:rPr>
        <w:t>kmph</w:t>
      </w:r>
    </w:p>
    <w:p w:rsidR="00F4066C"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20. </w:t>
      </w:r>
      <w:r w:rsidR="00F4066C" w:rsidRPr="000D3C64">
        <w:rPr>
          <w:rFonts w:ascii="Times New Roman" w:eastAsia="Roboto" w:hAnsi="Times New Roman" w:cs="Times New Roman"/>
          <w:color w:val="000000" w:themeColor="text1"/>
          <w:sz w:val="30"/>
          <w:szCs w:val="30"/>
        </w:rPr>
        <w:t>A car travels first 300 kms at an average rate of 60 kmph and further travels the same distance at an average rate of 40 kmph. Determine the average speed of the car over the whole journey.</w:t>
      </w:r>
    </w:p>
    <w:p w:rsidR="00F4066C"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F4066C" w:rsidRPr="000D3C64">
        <w:rPr>
          <w:rFonts w:ascii="Times New Roman" w:eastAsia="Roboto" w:hAnsi="Times New Roman" w:cs="Times New Roman"/>
          <w:color w:val="000000" w:themeColor="text1"/>
          <w:sz w:val="30"/>
          <w:szCs w:val="30"/>
        </w:rPr>
        <w:t>35 kmph</w:t>
      </w:r>
      <w:r w:rsidRPr="000D3C64">
        <w:rPr>
          <w:rFonts w:ascii="Times New Roman" w:eastAsia="Roboto" w:hAnsi="Times New Roman" w:cs="Times New Roman"/>
          <w:color w:val="000000" w:themeColor="text1"/>
          <w:sz w:val="30"/>
          <w:szCs w:val="30"/>
        </w:rPr>
        <w:t xml:space="preserve"> b)</w:t>
      </w:r>
      <w:r w:rsidR="00F4066C" w:rsidRPr="000D3C64">
        <w:rPr>
          <w:rFonts w:ascii="Times New Roman" w:eastAsia="Roboto" w:hAnsi="Times New Roman" w:cs="Times New Roman"/>
          <w:color w:val="000000" w:themeColor="text1"/>
          <w:sz w:val="30"/>
          <w:szCs w:val="30"/>
        </w:rPr>
        <w:t>50 kmph</w:t>
      </w:r>
      <w:r w:rsidRPr="000D3C64">
        <w:rPr>
          <w:rFonts w:ascii="Times New Roman" w:eastAsia="Roboto" w:hAnsi="Times New Roman" w:cs="Times New Roman"/>
          <w:color w:val="000000" w:themeColor="text1"/>
          <w:sz w:val="30"/>
          <w:szCs w:val="30"/>
        </w:rPr>
        <w:t xml:space="preserve"> c)</w:t>
      </w:r>
      <w:r w:rsidR="00F4066C" w:rsidRPr="000D3C64">
        <w:rPr>
          <w:rFonts w:ascii="Times New Roman" w:eastAsia="Roboto" w:hAnsi="Times New Roman" w:cs="Times New Roman"/>
          <w:color w:val="000000" w:themeColor="text1"/>
          <w:sz w:val="30"/>
          <w:szCs w:val="30"/>
        </w:rPr>
        <w:t>48 kmph</w:t>
      </w:r>
      <w:r w:rsidRPr="000D3C64">
        <w:rPr>
          <w:rFonts w:ascii="Times New Roman" w:eastAsia="Roboto" w:hAnsi="Times New Roman" w:cs="Times New Roman"/>
          <w:color w:val="000000" w:themeColor="text1"/>
          <w:sz w:val="30"/>
          <w:szCs w:val="30"/>
        </w:rPr>
        <w:t xml:space="preserve"> d)</w:t>
      </w:r>
      <w:r w:rsidR="00F4066C" w:rsidRPr="000D3C64">
        <w:rPr>
          <w:rFonts w:ascii="Times New Roman" w:eastAsia="Roboto" w:hAnsi="Times New Roman" w:cs="Times New Roman"/>
          <w:color w:val="000000" w:themeColor="text1"/>
          <w:sz w:val="30"/>
          <w:szCs w:val="30"/>
        </w:rPr>
        <w:t>42 kmph</w:t>
      </w:r>
    </w:p>
    <w:p w:rsidR="003C4501" w:rsidRPr="000D3C64" w:rsidRDefault="003C4501" w:rsidP="000D3C64">
      <w:pPr>
        <w:shd w:val="clear" w:color="auto" w:fill="FFFFFF"/>
        <w:spacing w:after="0" w:line="360" w:lineRule="auto"/>
        <w:jc w:val="both"/>
        <w:rPr>
          <w:rFonts w:ascii="Times New Roman" w:eastAsia="Trebuchet MS" w:hAnsi="Times New Roman" w:cs="Times New Roman"/>
          <w:color w:val="000000" w:themeColor="text1"/>
          <w:sz w:val="30"/>
          <w:szCs w:val="30"/>
        </w:rPr>
      </w:pPr>
    </w:p>
    <w:p w:rsidR="00F4066C"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21. </w:t>
      </w:r>
      <w:r w:rsidR="00F4066C" w:rsidRPr="000D3C64">
        <w:rPr>
          <w:rFonts w:ascii="Times New Roman" w:eastAsia="Roboto" w:hAnsi="Times New Roman" w:cs="Times New Roman"/>
          <w:color w:val="000000" w:themeColor="text1"/>
          <w:sz w:val="30"/>
          <w:szCs w:val="30"/>
        </w:rPr>
        <w:t>Mike has a truck with wheels having the circumference of 14.28 m and they make 4 revolutions in 7 seconds. The approximate speed of Mike's truck is:</w:t>
      </w:r>
    </w:p>
    <w:p w:rsidR="00F4066C"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F4066C" w:rsidRPr="000D3C64">
        <w:rPr>
          <w:rFonts w:ascii="Times New Roman" w:eastAsia="Roboto" w:hAnsi="Times New Roman" w:cs="Times New Roman"/>
          <w:color w:val="000000" w:themeColor="text1"/>
          <w:sz w:val="30"/>
          <w:szCs w:val="30"/>
        </w:rPr>
        <w:t>29 kmph</w:t>
      </w:r>
      <w:r w:rsidRPr="000D3C64">
        <w:rPr>
          <w:rFonts w:ascii="Times New Roman" w:eastAsia="Roboto" w:hAnsi="Times New Roman" w:cs="Times New Roman"/>
          <w:color w:val="000000" w:themeColor="text1"/>
          <w:sz w:val="30"/>
          <w:szCs w:val="30"/>
        </w:rPr>
        <w:t xml:space="preserve"> b)</w:t>
      </w:r>
      <w:r w:rsidR="00F4066C" w:rsidRPr="000D3C64">
        <w:rPr>
          <w:rFonts w:ascii="Times New Roman" w:eastAsia="Roboto" w:hAnsi="Times New Roman" w:cs="Times New Roman"/>
          <w:color w:val="000000" w:themeColor="text1"/>
          <w:sz w:val="30"/>
          <w:szCs w:val="30"/>
        </w:rPr>
        <w:t>25 kmph</w:t>
      </w:r>
      <w:r w:rsidRPr="000D3C64">
        <w:rPr>
          <w:rFonts w:ascii="Times New Roman" w:eastAsia="Roboto" w:hAnsi="Times New Roman" w:cs="Times New Roman"/>
          <w:color w:val="000000" w:themeColor="text1"/>
          <w:sz w:val="30"/>
          <w:szCs w:val="30"/>
        </w:rPr>
        <w:t xml:space="preserve"> c)</w:t>
      </w:r>
      <w:r w:rsidR="00F4066C" w:rsidRPr="000D3C64">
        <w:rPr>
          <w:rFonts w:ascii="Times New Roman" w:eastAsia="Roboto" w:hAnsi="Times New Roman" w:cs="Times New Roman"/>
          <w:color w:val="000000" w:themeColor="text1"/>
          <w:sz w:val="30"/>
          <w:szCs w:val="30"/>
        </w:rPr>
        <w:t>15 kmph</w:t>
      </w:r>
      <w:r w:rsidRPr="000D3C64">
        <w:rPr>
          <w:rFonts w:ascii="Times New Roman" w:eastAsia="Roboto" w:hAnsi="Times New Roman" w:cs="Times New Roman"/>
          <w:color w:val="000000" w:themeColor="text1"/>
          <w:sz w:val="30"/>
          <w:szCs w:val="30"/>
        </w:rPr>
        <w:t xml:space="preserve"> d)</w:t>
      </w:r>
      <w:r w:rsidR="00F4066C" w:rsidRPr="000D3C64">
        <w:rPr>
          <w:rFonts w:ascii="Times New Roman" w:eastAsia="Roboto" w:hAnsi="Times New Roman" w:cs="Times New Roman"/>
          <w:color w:val="000000" w:themeColor="text1"/>
          <w:sz w:val="30"/>
          <w:szCs w:val="30"/>
        </w:rPr>
        <w:t>20 kmph</w:t>
      </w:r>
    </w:p>
    <w:p w:rsidR="00553817" w:rsidRPr="000D3C64" w:rsidRDefault="003C4501" w:rsidP="000D3C64">
      <w:p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 xml:space="preserve">22. </w:t>
      </w:r>
      <w:r w:rsidR="00553817" w:rsidRPr="000D3C64">
        <w:rPr>
          <w:rFonts w:ascii="Times New Roman" w:eastAsia="Times New Roman" w:hAnsi="Times New Roman" w:cs="Times New Roman"/>
          <w:color w:val="000000" w:themeColor="text1"/>
          <w:sz w:val="30"/>
          <w:szCs w:val="30"/>
        </w:rPr>
        <w:t>A man walks at a speed of 72 kmph. He covers a distance of 80 m in:</w:t>
      </w:r>
    </w:p>
    <w:p w:rsidR="00553817" w:rsidRPr="000D3C64" w:rsidRDefault="003C4501" w:rsidP="000D3C64">
      <w:p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553817" w:rsidRPr="000D3C64">
        <w:rPr>
          <w:rFonts w:ascii="Times New Roman" w:eastAsia="Times New Roman" w:hAnsi="Times New Roman" w:cs="Times New Roman"/>
          <w:color w:val="000000" w:themeColor="text1"/>
          <w:sz w:val="30"/>
          <w:szCs w:val="30"/>
        </w:rPr>
        <w:t>6 seconds</w:t>
      </w:r>
      <w:r w:rsidRPr="000D3C64">
        <w:rPr>
          <w:rFonts w:ascii="Times New Roman" w:eastAsia="Times New Roman" w:hAnsi="Times New Roman" w:cs="Times New Roman"/>
          <w:color w:val="000000" w:themeColor="text1"/>
          <w:sz w:val="30"/>
          <w:szCs w:val="30"/>
        </w:rPr>
        <w:t xml:space="preserve"> b)</w:t>
      </w:r>
      <w:r w:rsidR="00553817" w:rsidRPr="000D3C64">
        <w:rPr>
          <w:rFonts w:ascii="Times New Roman" w:eastAsia="Times New Roman" w:hAnsi="Times New Roman" w:cs="Times New Roman"/>
          <w:color w:val="000000" w:themeColor="text1"/>
          <w:sz w:val="30"/>
          <w:szCs w:val="30"/>
        </w:rPr>
        <w:t>5 seconds</w:t>
      </w:r>
      <w:r w:rsidRPr="000D3C64">
        <w:rPr>
          <w:rFonts w:ascii="Times New Roman" w:eastAsia="Times New Roman" w:hAnsi="Times New Roman" w:cs="Times New Roman"/>
          <w:color w:val="000000" w:themeColor="text1"/>
          <w:sz w:val="30"/>
          <w:szCs w:val="30"/>
        </w:rPr>
        <w:t xml:space="preserve"> c)</w:t>
      </w:r>
      <w:r w:rsidR="00553817" w:rsidRPr="000D3C64">
        <w:rPr>
          <w:rFonts w:ascii="Times New Roman" w:eastAsia="Times New Roman" w:hAnsi="Times New Roman" w:cs="Times New Roman"/>
          <w:color w:val="000000" w:themeColor="text1"/>
          <w:sz w:val="30"/>
          <w:szCs w:val="30"/>
        </w:rPr>
        <w:t>8 seconds</w:t>
      </w:r>
      <w:r w:rsidRPr="000D3C64">
        <w:rPr>
          <w:rFonts w:ascii="Times New Roman" w:eastAsia="Times New Roman" w:hAnsi="Times New Roman" w:cs="Times New Roman"/>
          <w:color w:val="000000" w:themeColor="text1"/>
          <w:sz w:val="30"/>
          <w:szCs w:val="30"/>
        </w:rPr>
        <w:t xml:space="preserve"> d)</w:t>
      </w:r>
      <w:r w:rsidR="00553817" w:rsidRPr="000D3C64">
        <w:rPr>
          <w:rFonts w:ascii="Times New Roman" w:eastAsia="Times New Roman" w:hAnsi="Times New Roman" w:cs="Times New Roman"/>
          <w:color w:val="000000" w:themeColor="text1"/>
          <w:sz w:val="30"/>
          <w:szCs w:val="30"/>
        </w:rPr>
        <w:t>4 seconds</w:t>
      </w:r>
    </w:p>
    <w:p w:rsidR="003C4501" w:rsidRPr="000D3C64" w:rsidRDefault="003C4501" w:rsidP="000D3C64">
      <w:pPr>
        <w:spacing w:after="0" w:line="360" w:lineRule="auto"/>
        <w:jc w:val="both"/>
        <w:rPr>
          <w:rFonts w:ascii="Times New Roman" w:eastAsia="Times New Roman" w:hAnsi="Times New Roman" w:cs="Times New Roman"/>
          <w:color w:val="000000" w:themeColor="text1"/>
          <w:sz w:val="30"/>
          <w:szCs w:val="30"/>
        </w:rPr>
      </w:pPr>
    </w:p>
    <w:p w:rsidR="00553817" w:rsidRPr="000D3C64" w:rsidRDefault="003C4501"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23. </w:t>
      </w:r>
      <w:r w:rsidR="00553817" w:rsidRPr="000D3C64">
        <w:rPr>
          <w:rFonts w:ascii="Times New Roman" w:eastAsia="Roboto" w:hAnsi="Times New Roman" w:cs="Times New Roman"/>
          <w:color w:val="000000" w:themeColor="text1"/>
          <w:sz w:val="30"/>
          <w:szCs w:val="30"/>
        </w:rPr>
        <w:t>The distance between two cities is 30 miles on the motorway or 25 miles on the other roads. At the peak hours, the average speed on the motorway is 36 mph and the average speed on the other roads is 37.5 mph. which is the quicker journey?</w:t>
      </w:r>
    </w:p>
    <w:p w:rsidR="00553817"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553817" w:rsidRPr="000D3C64">
        <w:rPr>
          <w:rFonts w:ascii="Times New Roman" w:eastAsia="Roboto" w:hAnsi="Times New Roman" w:cs="Times New Roman"/>
          <w:color w:val="000000" w:themeColor="text1"/>
          <w:sz w:val="30"/>
          <w:szCs w:val="30"/>
        </w:rPr>
        <w:t>Both the journeys, motorway and other roads, will take same time.</w:t>
      </w:r>
    </w:p>
    <w:p w:rsidR="00553817"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b) </w:t>
      </w:r>
      <w:r w:rsidR="00553817" w:rsidRPr="000D3C64">
        <w:rPr>
          <w:rFonts w:ascii="Times New Roman" w:eastAsia="Roboto" w:hAnsi="Times New Roman" w:cs="Times New Roman"/>
          <w:color w:val="000000" w:themeColor="text1"/>
          <w:sz w:val="30"/>
          <w:szCs w:val="30"/>
        </w:rPr>
        <w:t>Motorway</w:t>
      </w:r>
      <w:r w:rsidRPr="000D3C64">
        <w:rPr>
          <w:rFonts w:ascii="Times New Roman" w:eastAsia="Roboto" w:hAnsi="Times New Roman" w:cs="Times New Roman"/>
          <w:color w:val="000000" w:themeColor="text1"/>
          <w:sz w:val="30"/>
          <w:szCs w:val="30"/>
        </w:rPr>
        <w:t xml:space="preserve"> c)</w:t>
      </w:r>
      <w:r w:rsidR="00553817" w:rsidRPr="000D3C64">
        <w:rPr>
          <w:rFonts w:ascii="Times New Roman" w:eastAsia="Roboto" w:hAnsi="Times New Roman" w:cs="Times New Roman"/>
          <w:color w:val="000000" w:themeColor="text1"/>
          <w:sz w:val="30"/>
          <w:szCs w:val="30"/>
        </w:rPr>
        <w:t>Data inadequate</w:t>
      </w:r>
      <w:r w:rsidRPr="000D3C64">
        <w:rPr>
          <w:rFonts w:ascii="Times New Roman" w:eastAsia="Roboto" w:hAnsi="Times New Roman" w:cs="Times New Roman"/>
          <w:color w:val="000000" w:themeColor="text1"/>
          <w:sz w:val="30"/>
          <w:szCs w:val="30"/>
        </w:rPr>
        <w:t xml:space="preserve"> d)</w:t>
      </w:r>
      <w:r w:rsidR="00553817" w:rsidRPr="000D3C64">
        <w:rPr>
          <w:rFonts w:ascii="Times New Roman" w:eastAsia="Roboto" w:hAnsi="Times New Roman" w:cs="Times New Roman"/>
          <w:color w:val="000000" w:themeColor="text1"/>
          <w:sz w:val="30"/>
          <w:szCs w:val="30"/>
        </w:rPr>
        <w:t>Other roads</w:t>
      </w:r>
    </w:p>
    <w:p w:rsidR="00553817" w:rsidRPr="000D3C64" w:rsidRDefault="003C4501" w:rsidP="000D3C64">
      <w:p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 xml:space="preserve">24. </w:t>
      </w:r>
      <w:r w:rsidR="00553817" w:rsidRPr="000D3C64">
        <w:rPr>
          <w:rFonts w:ascii="Times New Roman" w:eastAsia="Times New Roman" w:hAnsi="Times New Roman" w:cs="Times New Roman"/>
          <w:color w:val="000000" w:themeColor="text1"/>
          <w:sz w:val="30"/>
          <w:szCs w:val="30"/>
        </w:rPr>
        <w:t>A boat takes 60 minutes less to travel 40 km downstream than to travel the same distance upstream. If the speed of the boat in still water is 15 kmph, find the speed of the stream.</w:t>
      </w:r>
    </w:p>
    <w:p w:rsidR="00553817" w:rsidRPr="000D3C64" w:rsidRDefault="003C4501" w:rsidP="000D3C64">
      <w:p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553817" w:rsidRPr="000D3C64">
        <w:rPr>
          <w:rFonts w:ascii="Times New Roman" w:eastAsia="Times New Roman" w:hAnsi="Times New Roman" w:cs="Times New Roman"/>
          <w:color w:val="000000" w:themeColor="text1"/>
          <w:sz w:val="30"/>
          <w:szCs w:val="30"/>
        </w:rPr>
        <w:t>4 kmph</w:t>
      </w:r>
      <w:r w:rsidRPr="000D3C64">
        <w:rPr>
          <w:rFonts w:ascii="Times New Roman" w:eastAsia="Times New Roman" w:hAnsi="Times New Roman" w:cs="Times New Roman"/>
          <w:color w:val="000000" w:themeColor="text1"/>
          <w:sz w:val="30"/>
          <w:szCs w:val="30"/>
        </w:rPr>
        <w:t xml:space="preserve"> b) </w:t>
      </w:r>
      <w:r w:rsidR="00553817" w:rsidRPr="000D3C64">
        <w:rPr>
          <w:rFonts w:ascii="Times New Roman" w:eastAsia="Times New Roman" w:hAnsi="Times New Roman" w:cs="Times New Roman"/>
          <w:color w:val="000000" w:themeColor="text1"/>
          <w:sz w:val="30"/>
          <w:szCs w:val="30"/>
        </w:rPr>
        <w:t>2.1 kmph</w:t>
      </w:r>
      <w:r w:rsidRPr="000D3C64">
        <w:rPr>
          <w:rFonts w:ascii="Times New Roman" w:eastAsia="Times New Roman" w:hAnsi="Times New Roman" w:cs="Times New Roman"/>
          <w:color w:val="000000" w:themeColor="text1"/>
          <w:sz w:val="30"/>
          <w:szCs w:val="30"/>
        </w:rPr>
        <w:t xml:space="preserve"> c)</w:t>
      </w:r>
      <w:r w:rsidR="00553817" w:rsidRPr="000D3C64">
        <w:rPr>
          <w:rFonts w:ascii="Times New Roman" w:eastAsia="Times New Roman" w:hAnsi="Times New Roman" w:cs="Times New Roman"/>
          <w:color w:val="000000" w:themeColor="text1"/>
          <w:sz w:val="30"/>
          <w:szCs w:val="30"/>
        </w:rPr>
        <w:t>2.7 kmph</w:t>
      </w:r>
      <w:r w:rsidRPr="000D3C64">
        <w:rPr>
          <w:rFonts w:ascii="Times New Roman" w:eastAsia="Times New Roman" w:hAnsi="Times New Roman" w:cs="Times New Roman"/>
          <w:color w:val="000000" w:themeColor="text1"/>
          <w:sz w:val="30"/>
          <w:szCs w:val="30"/>
        </w:rPr>
        <w:t xml:space="preserve"> d)</w:t>
      </w:r>
      <w:r w:rsidR="00553817" w:rsidRPr="000D3C64">
        <w:rPr>
          <w:rFonts w:ascii="Times New Roman" w:eastAsia="Times New Roman" w:hAnsi="Times New Roman" w:cs="Times New Roman"/>
          <w:color w:val="000000" w:themeColor="text1"/>
          <w:sz w:val="30"/>
          <w:szCs w:val="30"/>
        </w:rPr>
        <w:t>3.7 kmph</w:t>
      </w:r>
    </w:p>
    <w:p w:rsidR="00553817" w:rsidRPr="000D3C64" w:rsidRDefault="00EA2F52"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hAnsi="Times New Roman" w:cs="Times New Roman"/>
          <w:color w:val="000000" w:themeColor="text1"/>
          <w:sz w:val="30"/>
          <w:szCs w:val="30"/>
        </w:rPr>
        <w:t>2</w:t>
      </w:r>
      <w:r w:rsidR="008A7039">
        <w:rPr>
          <w:rFonts w:ascii="Times New Roman" w:hAnsi="Times New Roman" w:cs="Times New Roman"/>
          <w:color w:val="000000" w:themeColor="text1"/>
          <w:sz w:val="30"/>
          <w:szCs w:val="30"/>
        </w:rPr>
        <w:t>5</w:t>
      </w:r>
      <w:r w:rsidRPr="000D3C64">
        <w:rPr>
          <w:rFonts w:ascii="Times New Roman" w:hAnsi="Times New Roman" w:cs="Times New Roman"/>
          <w:color w:val="000000" w:themeColor="text1"/>
          <w:sz w:val="30"/>
          <w:szCs w:val="30"/>
        </w:rPr>
        <w:t>.</w:t>
      </w:r>
      <w:r w:rsidR="00553817" w:rsidRPr="000D3C64">
        <w:rPr>
          <w:rFonts w:ascii="Times New Roman" w:eastAsia="Roboto" w:hAnsi="Times New Roman" w:cs="Times New Roman"/>
          <w:color w:val="000000" w:themeColor="text1"/>
          <w:sz w:val="30"/>
          <w:szCs w:val="30"/>
        </w:rPr>
        <w:t xml:space="preserve"> A person is standing on a railway bridge which is 200m long. He observes that a train crosses the bridge in 30 seconds but it crosses him in 10 seconds. Find the length of train and its speed.</w:t>
      </w:r>
    </w:p>
    <w:p w:rsidR="00553817" w:rsidRPr="000D3C64" w:rsidRDefault="003C4501"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553817" w:rsidRPr="000D3C64">
        <w:rPr>
          <w:rFonts w:ascii="Times New Roman" w:eastAsia="Roboto" w:hAnsi="Times New Roman" w:cs="Times New Roman"/>
          <w:color w:val="000000" w:themeColor="text1"/>
          <w:sz w:val="30"/>
          <w:szCs w:val="30"/>
        </w:rPr>
        <w:t>75m, 8m/s</w:t>
      </w:r>
      <w:r w:rsidRPr="000D3C64">
        <w:rPr>
          <w:rFonts w:ascii="Times New Roman" w:eastAsia="Roboto" w:hAnsi="Times New Roman" w:cs="Times New Roman"/>
          <w:color w:val="000000" w:themeColor="text1"/>
          <w:sz w:val="30"/>
          <w:szCs w:val="30"/>
        </w:rPr>
        <w:t xml:space="preserve"> b)</w:t>
      </w:r>
      <w:r w:rsidR="00553817" w:rsidRPr="000D3C64">
        <w:rPr>
          <w:rFonts w:ascii="Times New Roman" w:eastAsia="Roboto" w:hAnsi="Times New Roman" w:cs="Times New Roman"/>
          <w:color w:val="000000" w:themeColor="text1"/>
          <w:sz w:val="30"/>
          <w:szCs w:val="30"/>
        </w:rPr>
        <w:t>100m, 10m/s</w:t>
      </w:r>
      <w:r w:rsidRPr="000D3C64">
        <w:rPr>
          <w:rFonts w:ascii="Times New Roman" w:eastAsia="Roboto" w:hAnsi="Times New Roman" w:cs="Times New Roman"/>
          <w:color w:val="000000" w:themeColor="text1"/>
          <w:sz w:val="30"/>
          <w:szCs w:val="30"/>
        </w:rPr>
        <w:t xml:space="preserve"> c)</w:t>
      </w:r>
      <w:r w:rsidR="00553817" w:rsidRPr="000D3C64">
        <w:rPr>
          <w:rFonts w:ascii="Times New Roman" w:eastAsia="Roboto" w:hAnsi="Times New Roman" w:cs="Times New Roman"/>
          <w:color w:val="000000" w:themeColor="text1"/>
          <w:sz w:val="30"/>
          <w:szCs w:val="30"/>
        </w:rPr>
        <w:t>300m, 30m/s</w:t>
      </w:r>
      <w:r w:rsidRPr="000D3C64">
        <w:rPr>
          <w:rFonts w:ascii="Times New Roman" w:eastAsia="Roboto" w:hAnsi="Times New Roman" w:cs="Times New Roman"/>
          <w:color w:val="000000" w:themeColor="text1"/>
          <w:sz w:val="30"/>
          <w:szCs w:val="30"/>
        </w:rPr>
        <w:t xml:space="preserve"> d)</w:t>
      </w:r>
      <w:r w:rsidR="00553817" w:rsidRPr="000D3C64">
        <w:rPr>
          <w:rFonts w:ascii="Times New Roman" w:eastAsia="Roboto" w:hAnsi="Times New Roman" w:cs="Times New Roman"/>
          <w:color w:val="000000" w:themeColor="text1"/>
          <w:sz w:val="30"/>
          <w:szCs w:val="30"/>
        </w:rPr>
        <w:t>200m, 20m/s</w:t>
      </w:r>
    </w:p>
    <w:p w:rsidR="003C4501" w:rsidRPr="000D3C64" w:rsidRDefault="003C4501" w:rsidP="000D3C64">
      <w:pPr>
        <w:shd w:val="clear" w:color="auto" w:fill="FFFFFF"/>
        <w:spacing w:after="60" w:line="360" w:lineRule="auto"/>
        <w:jc w:val="both"/>
        <w:rPr>
          <w:rFonts w:ascii="Times New Roman" w:eastAsia="Roboto" w:hAnsi="Times New Roman" w:cs="Times New Roman"/>
          <w:color w:val="000000" w:themeColor="text1"/>
          <w:sz w:val="30"/>
          <w:szCs w:val="30"/>
          <w:highlight w:val="white"/>
        </w:rPr>
      </w:pPr>
    </w:p>
    <w:p w:rsidR="00C55597" w:rsidRPr="000D3C64" w:rsidRDefault="00C555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26. If i walk with 30 miles/hr i reach 1 hour before and if i walk with 20 miles/hr i reach 1 hour late.Find the distance between 2 points and the exact time of reaching destination is 11 am then find the speed with which it walks. ans. 120miles and 24 miles/hr</w:t>
      </w:r>
    </w:p>
    <w:p w:rsidR="00C55597" w:rsidRPr="000D3C64" w:rsidRDefault="00C555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27. Two trains starting at same time, one from Bangalore to Mysore and other in opposite direction arrive at their destination 1 hr and 4 hours respectively after passing each other. How nuch faster is one train from other? Ans: Twice</w:t>
      </w:r>
    </w:p>
    <w:p w:rsidR="00C55597" w:rsidRPr="000D3C64" w:rsidRDefault="00C555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28. there are 2 guards Bal and Pal walking on the side of a wall of a warehouse(12m X 11m) in opposite directions. They meet at a point and Bal says to Pal "See you again in the other side". After a few moments of walking Bal decides to go back for a smoke but he changes his direction again to his previous one after 10 minutes of walking in the other(opposite) direction remembering that Pal will be waiting for to meet. If Bal and Pal walk 8 and 11 feet respectively, how much distance they would have travelled before meeting again.</w:t>
      </w:r>
    </w:p>
    <w:p w:rsidR="00C55597" w:rsidRPr="000D3C64" w:rsidRDefault="00C555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29. ) A person has his own coach&amp;. Whenever he goes to railway station he takes his coach. One day he was supposed to reach the railway station at 5 O'clock. But he finished his work early and reached at 3 O'clock. Then he rung up his residence and asked to send the coach immediately. He came to know that the coach has left just now to the railway station. He thought that the coach has left just now to the railway station</w:t>
      </w:r>
      <w:r w:rsidR="00A20F97" w:rsidRPr="000D3C64">
        <w:rPr>
          <w:rFonts w:ascii="Times New Roman" w:eastAsia="Roboto" w:hAnsi="Times New Roman" w:cs="Times New Roman"/>
          <w:color w:val="000000" w:themeColor="text1"/>
          <w:sz w:val="30"/>
          <w:szCs w:val="30"/>
        </w:rPr>
        <w:t>.</w:t>
      </w:r>
      <w:r w:rsidRPr="000D3C64">
        <w:rPr>
          <w:rFonts w:ascii="Times New Roman" w:eastAsia="Roboto" w:hAnsi="Times New Roman" w:cs="Times New Roman"/>
          <w:color w:val="000000" w:themeColor="text1"/>
          <w:sz w:val="30"/>
          <w:szCs w:val="30"/>
        </w:rPr>
        <w:t xml:space="preserve">  He thought that he should not waste his time and started moving towards his residence at the speed of 3 miles/hr. On the way, he gets the coach and reaches home at 6 o'clock. How far is his residence from railway station.</w:t>
      </w:r>
    </w:p>
    <w:p w:rsidR="00A20F97" w:rsidRPr="000D3C64" w:rsidRDefault="00A20F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30. here is 66x33m rectangular area. Ram is 11/8 times faster than Krishna. Both of them started walking at opposite ends and they met at some point then, Ram said "See you in the other end" Then they continued walking. After some time Ram thought he will </w:t>
      </w:r>
    </w:p>
    <w:p w:rsidR="00A20F97" w:rsidRPr="000D3C64" w:rsidRDefault="00A20F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have tea so he turned back walked back 15 meters then he changed his mind again andcontinued walking. How much Krishna has traveled by the time they meet?</w:t>
      </w:r>
    </w:p>
    <w:p w:rsidR="00A20F97" w:rsidRPr="000D3C64" w:rsidRDefault="00A20F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31. A person was going through train from Bombay to Pune. After every five minutes he finds a train coming from opposite direction. Velocity of trains are equal of either direction. If the person reached Pune in one hour then how many trains he saw in the journey?</w:t>
      </w:r>
    </w:p>
    <w:p w:rsidR="00A20F97" w:rsidRDefault="00A20F9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32. Food grains are to be sent to city from godown. Owner wants to reach the food grains at 11 O' Clock in the city. If a truck travels at a speed of 30km/hr then he will reach the city one hour earlier. If the truck travels at a speed of 20km/h then he will reach the city one hour late. Find the distance between the godown to city. Also with which speed the truck should travel in order to reach at exactly 11 'O clock.</w:t>
      </w:r>
    </w:p>
    <w:p w:rsidR="008A7039" w:rsidRPr="000D3C64" w:rsidRDefault="008A7039" w:rsidP="000D3C64">
      <w:pPr>
        <w:shd w:val="clear" w:color="auto" w:fill="FFFFFF"/>
        <w:spacing w:after="60" w:line="360" w:lineRule="auto"/>
        <w:jc w:val="both"/>
        <w:rPr>
          <w:rFonts w:ascii="Times New Roman" w:eastAsia="Roboto" w:hAnsi="Times New Roman" w:cs="Times New Roman"/>
          <w:color w:val="000000" w:themeColor="text1"/>
          <w:sz w:val="30"/>
          <w:szCs w:val="30"/>
        </w:rPr>
      </w:pPr>
    </w:p>
    <w:p w:rsidR="00993784" w:rsidRPr="000D3C64" w:rsidRDefault="00993784"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33. Two boats start from opposite banks of river perpendicular to the shore. One is faster then the other. They meet at 720 yards from one of the ends. After reaching opposite ends they rest for 10mins each. After that they start back. This time on the return journey they meet at 400yards from the other end of the river. Calculate the width of the river.</w:t>
      </w:r>
    </w:p>
    <w:p w:rsidR="00993784" w:rsidRPr="000D3C64" w:rsidRDefault="00993784"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34. Motorboat A leaves shore P as B leaves Q; they move across the lake at a constant speed. They meet first time 600 yards from P. Each returns from the opposite shore without halting, and they meet 200 yards from. How long is the lake?</w:t>
      </w:r>
    </w:p>
    <w:p w:rsidR="00DD3CB3" w:rsidRPr="000D3C64" w:rsidRDefault="00DD3CB3"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35. ) H starts running after T reaches 1/5th they must when H reach 1/6th, if H wants win at what speed H should be run?</w:t>
      </w:r>
    </w:p>
    <w:p w:rsidR="00DD3CB3" w:rsidRPr="000D3C64" w:rsidRDefault="00DD3CB3"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36. Every day a cyclist meets a train at a particular crossing. The road is straignt before the crossing and both are travelling in the same direction. Cyclist travels with a speed of 10 Kmph. One day the cyclist comes late by 25 min. and meets the train 5km before the crossing. What is the speed of the train.       60 kmph</w:t>
      </w:r>
    </w:p>
    <w:p w:rsidR="002E2EB0" w:rsidRPr="000D3C64" w:rsidRDefault="002E2EB0"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37. Joe started from bombay towards pune and her friend julie in opposite direction.they meet at a point .distance travelled by joe was 1.8 miles more than that of julie.after spending some both started there way. joe reaches in 2 hours while julie in 3.5 hours.Assuming both were travelling with constant speed.Wath is the distance between the two cities</w:t>
      </w:r>
    </w:p>
    <w:p w:rsidR="002E2EB0" w:rsidRPr="000D3C64" w:rsidRDefault="002E2EB0"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38. .Two people X &amp; Y walk on the wall of a godown in opposite direction. They meet at a point on one side and then go ahead. X after walking for some time, walks in opposite direction for 15 mtrs.Then again he turns back and walks in the original direction. What distance did Y walk before they met again, if X walks 11 mtrs by the time Y walks 8 mtrs.</w:t>
      </w:r>
    </w:p>
    <w:p w:rsidR="008557AC" w:rsidRPr="000D3C64" w:rsidRDefault="008557AC"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39. A hill of 440 yards is there. Two competitors JACK and JILL go up the hill, first JACK reaches the topmost and immediatly starts back and meet JILL 20 yards from the topmost point. Finally JACK reaches the starting point 0.5 minutes earler than JILL. Speed while coming down is 1.5 times the speed of going up. Find the time taken by JACK for whole journey (880 yards)?       Ans: 6.3 minutes.</w:t>
      </w:r>
    </w:p>
    <w:p w:rsidR="001B3D6F" w:rsidRPr="000D3C64" w:rsidRDefault="001B3D6F"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 A train covered a distance at a uniform speed .if the train had been 6 km/hr faster it would have been 4 hour less than schedule time and if the train were slower by 6 km/hr it would have been 6 hrs more.find the distance. Sol: Let t be the usual time taken by the train to cover the distance Let d be the distance, s be the usual speed Usual time taken→ d/s = t =&gt; d =t×s   ds+6 = t – 4 t×ss+6 = t – 4 ts = ts + 6t – 4s – 24  6t – 4s – 24 = 0 →  (1) d/(s – 6) = t + 6 ts = ts – 6t + 6s – 36 – 6t + 6s – 36=0 → (2) Solving (1) and (2), v get s = 30 km/h t = 24 hrs d = t×s d = 30×24 = 720 km Ans : 720 km</w:t>
      </w:r>
    </w:p>
    <w:p w:rsidR="001B3D6F" w:rsidRPr="000D3C64" w:rsidRDefault="001B3D6F"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41. A train leaves Meerut at 5 a.m. and reaches Delhi at 9 a.m. Another train leaves Delhi at 7 a.m. and reaches Meerut at 10.30 a.m. At what time do the two trains travel in order to cross each other ? Sol: Let the total distance be x So the speed of 1st train is x/4 and 2nd train x/3.5 In 2 hours 1st train covers half of the total distance . So remaining is only half of the total distance(ie x/2). Let t be the time taken t×x4+t×x3.5=x2 t = 1415 i.e. 56 min i.e. Total time taken= 2 hrs + 56 min Time they cross each other is 7:56 am (5+2.56) Answer 7:56 am</w:t>
      </w:r>
    </w:p>
    <w:p w:rsidR="00563CAE" w:rsidRPr="000D3C64" w:rsidRDefault="00563CAE"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42. A train goes from stations A to B. One day there is a technical problem at the very beginning of the journey &amp; hence the train travels at 3/5 of it's original speed and so it arrives 2 hours late. Had the problem occurred after 50 miles had been covered, the train would have arrived 40 min earlier(i.e., only 120-40 = 80 min late). What is the distance between the 2 stations? Sol: For 1 mile the train is late by 40 / 50 min or 4/5 minutes.  Or it is late by 1 minute for every 5/4 miles. For 120 minutes late it has to travel 120 x 5/4 = 150 miles.</w:t>
      </w:r>
    </w:p>
    <w:p w:rsidR="00D37856" w:rsidRDefault="00D37856"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43. The hour hand lies between 3 and 4.  Tthe difference between hour and minute hand is 50 degree.What are the two possible timings? Sol: The angle between the hour hand and minute hand at a given time H:MM is given by θ = 30×H – 211×MM The time after H hours, hour hand and minute hand are at MM = | 211×((30×H)±θ) | given H = 3, MM = 50 Substituting the above values in the formula θ = 8011, 28011. t = 12.6min</w:t>
      </w:r>
    </w:p>
    <w:p w:rsidR="008A7039" w:rsidRPr="008A7039" w:rsidRDefault="008A7039" w:rsidP="008A7039">
      <w:pPr>
        <w:spacing w:after="17" w:line="360" w:lineRule="auto"/>
        <w:ind w:right="56"/>
        <w:rPr>
          <w:rFonts w:ascii="Times New Roman" w:hAnsi="Times New Roman" w:cs="Times New Roman"/>
          <w:sz w:val="30"/>
          <w:szCs w:val="30"/>
        </w:rPr>
      </w:pPr>
      <w:r>
        <w:rPr>
          <w:rFonts w:ascii="Times New Roman" w:hAnsi="Times New Roman" w:cs="Times New Roman"/>
          <w:sz w:val="30"/>
          <w:szCs w:val="30"/>
        </w:rPr>
        <w:t xml:space="preserve">44. </w:t>
      </w:r>
      <w:r w:rsidRPr="008A7039">
        <w:rPr>
          <w:rFonts w:ascii="Times New Roman" w:hAnsi="Times New Roman" w:cs="Times New Roman"/>
          <w:sz w:val="30"/>
          <w:szCs w:val="30"/>
        </w:rPr>
        <w:t xml:space="preserve">A, B and C start running around the circle from the same point, in the same direction and at the same time. The total distance is 1200 m. The speed is 9 kmph, 27 kmph, 15 kmph. How long does it take for them to meet for the first time? </w:t>
      </w:r>
    </w:p>
    <w:p w:rsidR="008A7039" w:rsidRPr="000D3C64" w:rsidRDefault="008A7039" w:rsidP="008A7039">
      <w:pPr>
        <w:spacing w:after="17" w:line="360" w:lineRule="auto"/>
        <w:ind w:right="56"/>
        <w:rPr>
          <w:rFonts w:ascii="Times New Roman" w:hAnsi="Times New Roman" w:cs="Times New Roman"/>
          <w:sz w:val="30"/>
          <w:szCs w:val="30"/>
        </w:rPr>
      </w:pPr>
      <w:r w:rsidRPr="000D3C64">
        <w:rPr>
          <w:rFonts w:ascii="Times New Roman" w:hAnsi="Times New Roman" w:cs="Times New Roman"/>
          <w:sz w:val="30"/>
          <w:szCs w:val="30"/>
        </w:rPr>
        <w:t xml:space="preserve">1. 360s </w:t>
      </w:r>
    </w:p>
    <w:p w:rsidR="008A7039" w:rsidRPr="000D3C64" w:rsidRDefault="008A7039" w:rsidP="008A7039">
      <w:pPr>
        <w:numPr>
          <w:ilvl w:val="0"/>
          <w:numId w:val="35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1440s </w:t>
      </w:r>
    </w:p>
    <w:p w:rsidR="008A7039" w:rsidRPr="000D3C64" w:rsidRDefault="008A7039" w:rsidP="008A7039">
      <w:pPr>
        <w:numPr>
          <w:ilvl w:val="0"/>
          <w:numId w:val="35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720s </w:t>
      </w:r>
    </w:p>
    <w:p w:rsidR="008A7039" w:rsidRPr="000D3C64" w:rsidRDefault="008A7039" w:rsidP="008A7039">
      <w:pPr>
        <w:numPr>
          <w:ilvl w:val="0"/>
          <w:numId w:val="350"/>
        </w:numPr>
        <w:spacing w:after="74"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240s </w:t>
      </w:r>
    </w:p>
    <w:p w:rsidR="008A7039" w:rsidRPr="000D3C64" w:rsidRDefault="008A7039" w:rsidP="000D3C64">
      <w:pPr>
        <w:shd w:val="clear" w:color="auto" w:fill="FFFFFF"/>
        <w:spacing w:after="60" w:line="360" w:lineRule="auto"/>
        <w:jc w:val="both"/>
        <w:rPr>
          <w:rFonts w:ascii="Times New Roman" w:eastAsia="Roboto" w:hAnsi="Times New Roman" w:cs="Times New Roman"/>
          <w:color w:val="000000" w:themeColor="text1"/>
          <w:sz w:val="30"/>
          <w:szCs w:val="30"/>
        </w:rPr>
      </w:pPr>
    </w:p>
    <w:p w:rsidR="006209F1" w:rsidRPr="000D3C64" w:rsidRDefault="006209F1"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45. A ship went on a voyage after 180 miles a plane started with 10 times speed that of the ship. Find the distance when they meet from starting point.</w:t>
      </w:r>
    </w:p>
    <w:p w:rsidR="006209F1" w:rsidRPr="000D3C64" w:rsidRDefault="006209F1"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46. If I walk with 30 miles/hr i reach 1 hour before and if i walk with 20 miles/hr i reach 1 hour late. Find the distance between 2 points and the exact time of reaching destination is 11 am then find the speed with which it walks. </w:t>
      </w:r>
    </w:p>
    <w:p w:rsidR="006209F1" w:rsidRPr="000D3C64" w:rsidRDefault="006209F1"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Ans. 120miles and 24 miles/hr</w:t>
      </w:r>
    </w:p>
    <w:p w:rsidR="006E4241" w:rsidRPr="000D3C64" w:rsidRDefault="006E4241"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47. An escalator is descending at constant speed. A walks down and takes 50 steps to reach the bottom. B runs down and takes 90 steps in the same time as A takes 10 steps. How many steps are visible when the escalator is not operating?</w:t>
      </w:r>
      <w:r w:rsidRPr="000D3C64">
        <w:rPr>
          <w:rFonts w:ascii="Times New Roman" w:hAnsi="Times New Roman" w:cs="Times New Roman"/>
          <w:sz w:val="30"/>
          <w:szCs w:val="30"/>
        </w:rPr>
        <w:t xml:space="preserve"> </w:t>
      </w:r>
      <w:r w:rsidRPr="000D3C64">
        <w:rPr>
          <w:rFonts w:ascii="Times New Roman" w:eastAsia="Roboto" w:hAnsi="Times New Roman" w:cs="Times New Roman"/>
          <w:color w:val="000000" w:themeColor="text1"/>
          <w:sz w:val="30"/>
          <w:szCs w:val="30"/>
        </w:rPr>
        <w:t>Hence total number of steps on escalator is 100.</w:t>
      </w:r>
    </w:p>
    <w:p w:rsidR="006E4241" w:rsidRPr="000D3C64" w:rsidRDefault="006E4241"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48. Albert and Fernandes have two leg swimming race. Both start from opposite ends of the pool. On the first leg, the boys pass each other at 18 m from the deep end of the pool. During the second leg they pass at 10 m from the shallow end of the pool. Both go at constant speed but one of them is faster. Each boy rests for 4 seconds at the end of the first leg. What is the length of the pool? D = 44 m answer.</w:t>
      </w:r>
    </w:p>
    <w:p w:rsidR="0049437A" w:rsidRPr="000D3C64" w:rsidRDefault="0049437A"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49. A  Man is sitting in the last coach of train could not find a seat, so he starts walking to the front coach ,he walks for 5 min and reaches front coach. Not finding a seat he walks back to last coach and when he reaches there, train had completed 5 miles. What is the speed of the train.</w:t>
      </w:r>
    </w:p>
    <w:p w:rsidR="00E14A24" w:rsidRPr="000D3C64" w:rsidRDefault="00E14A24"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 A lorry starts from Banglore to Mysore at 6.00 A.M, 7.00 A.M, 8.00 am.....10 pm. Similarly one another starts from Mysore to Banglore at 6.00 am,7.00 am, 8.00 am.....10.00pm. A lorry takes 9 hours to travel from Banglore to Mysore and vice versa. (i) A lorry which has started at 6.00 am will cross how many lorries. Ans: 10.       (ii) A lorry which had started at 6.00pm will cross how many lorries. Ans: 14</w:t>
      </w:r>
    </w:p>
    <w:p w:rsidR="00E14A24" w:rsidRDefault="00E14A24"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 A person meets a train at a railway station coming daily at a particular time . One day he is late by 25 minutes, and he meets the train 5 k.m. before the station. If his speed is 12 kmph, what is the speed of the train. Ans: 60 kmph</w:t>
      </w:r>
    </w:p>
    <w:p w:rsidR="008A7039" w:rsidRPr="008A7039" w:rsidRDefault="008A7039" w:rsidP="008A7039">
      <w:pPr>
        <w:spacing w:after="72" w:line="360" w:lineRule="auto"/>
        <w:rPr>
          <w:rFonts w:ascii="Times New Roman" w:hAnsi="Times New Roman" w:cs="Times New Roman"/>
          <w:sz w:val="30"/>
          <w:szCs w:val="30"/>
        </w:rPr>
      </w:pPr>
      <w:r>
        <w:rPr>
          <w:rFonts w:ascii="Times New Roman" w:hAnsi="Times New Roman" w:cs="Times New Roman"/>
          <w:sz w:val="30"/>
          <w:szCs w:val="30"/>
        </w:rPr>
        <w:t xml:space="preserve">52. </w:t>
      </w:r>
      <w:r w:rsidRPr="008A7039">
        <w:rPr>
          <w:rFonts w:ascii="Times New Roman" w:hAnsi="Times New Roman" w:cs="Times New Roman"/>
          <w:sz w:val="30"/>
          <w:szCs w:val="30"/>
        </w:rPr>
        <w:t xml:space="preserve">A train leaves Meerut at 5 a.m. and reaches Delhi at 9 a.m. Another train leaves Delhi at 7 a.m. and reaches Meerut at 10.30 a.m. At what time do the two trains travel in order to cross each other? </w:t>
      </w:r>
    </w:p>
    <w:p w:rsidR="008A7039" w:rsidRPr="000D3C64" w:rsidRDefault="008A7039" w:rsidP="008A7039">
      <w:pPr>
        <w:numPr>
          <w:ilvl w:val="0"/>
          <w:numId w:val="348"/>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7:56 am </w:t>
      </w:r>
    </w:p>
    <w:p w:rsidR="008A7039" w:rsidRPr="000D3C64" w:rsidRDefault="008A7039" w:rsidP="008A7039">
      <w:pPr>
        <w:numPr>
          <w:ilvl w:val="0"/>
          <w:numId w:val="348"/>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7:50 am </w:t>
      </w:r>
    </w:p>
    <w:p w:rsidR="008A7039" w:rsidRPr="000D3C64" w:rsidRDefault="008A7039" w:rsidP="008A7039">
      <w:pPr>
        <w:numPr>
          <w:ilvl w:val="0"/>
          <w:numId w:val="348"/>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7:30 am </w:t>
      </w:r>
    </w:p>
    <w:p w:rsidR="008A7039" w:rsidRPr="000D3C64" w:rsidRDefault="008A7039" w:rsidP="008A7039">
      <w:pPr>
        <w:numPr>
          <w:ilvl w:val="0"/>
          <w:numId w:val="348"/>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7:36 am </w:t>
      </w:r>
    </w:p>
    <w:p w:rsidR="008A7039" w:rsidRPr="000D3C64" w:rsidRDefault="008A7039" w:rsidP="000D3C64">
      <w:pPr>
        <w:shd w:val="clear" w:color="auto" w:fill="FFFFFF"/>
        <w:spacing w:after="60" w:line="360" w:lineRule="auto"/>
        <w:jc w:val="both"/>
        <w:rPr>
          <w:rFonts w:ascii="Times New Roman" w:eastAsia="Roboto" w:hAnsi="Times New Roman" w:cs="Times New Roman"/>
          <w:color w:val="000000" w:themeColor="text1"/>
          <w:sz w:val="30"/>
          <w:szCs w:val="30"/>
        </w:rPr>
      </w:pP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53. A train blows a siren one hour after starting from the station. After that it travels at 3/5th of its speed it reaches the next station 2 hours behind schedule. If it had a problem 50 miles farther from the previous case,it would have reached 40 minutes sooner. Find the distance between the two stations.</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 . An army 50 miles long marches at a constant rate. A courier standing at the rear moves forward and delivers the message to the first person and then turns back and reaches the rear of the army as the army completes 50 miles. Find the distance travelled by the courier</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55. A &amp; B two places. C &amp; D are two people. C started from A and D started from B. When they meet each other in the way C traveled 18 m more than D. Then C takes 13 and half a minute and D takes 24 minutes to reach the other end. What was the distance between A &amp; B.       Ans: 126</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56. A tourist wants to go from A to B. There are four ways to do this:- 1. To take a wagon. The wagon stops for half an hour at a station in between a &amp; b and then goes to b. 2. To walk to B. If he leavs A at the same time the wagon leaves, he will be between by the wagon by 1 mile to reach B. 3. To walk from A at the same time the wagon leaves from A. He will arrive at the mid station at the time when the wagon is prepared to leave. He can take the wagon from there. This will take shortest time. 4. To go on upto the mid station &amp; to walk from there. He will reach at B 15 minutes before the wagon. What is the distance between A &amp; B?</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57. A software engineer starts from home at 3 pm for evening walk. He walks at a speed of 4 kmph on level ground and then at a speed of 3 kmph on the uphill and then down the hill at a speed of 6 kmph to the level ground and then at a speed of 4 kmph to the home at 9 pm. What is the distance on one way?</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58. A software engineer just returned from US, has eaten too much fat &amp; put a lot of weight. Every sunday he starts walking 4 km/hr on level ground, then up at 3 km\hr, </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then back down hill at 6km\hr, then again on level ground at 4km\hr till he reaches his destination. If he returned home at 9 p.m., what distance did he covered?       Ans: 24 km.</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59. Two men are going along a track of rail in the opposite direction. One goods train crossed the first person in 20 sec. After 10 min the train crossed the other person who is comming in opposite direction in 18 sec. After the train has passed, when the two persons will meet? Ans: Approx. 72 min</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60. A ship is away from the shore by 180 miles. A plane is travelling at 10 times speed of the ship. How long from the shore will they meet?</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61. A clock showing 6 o'clock takes 30 secs to strike 6 times. How long will it take to strike 12 at midnight? Ans: 66 seconds.</w:t>
      </w:r>
    </w:p>
    <w:p w:rsidR="006117F8" w:rsidRPr="000D3C64" w:rsidRDefault="006117F8"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62. A man covered 28 steps in 30 seconds but he decided to move fast and covered 34 steps in 18 seconds. How many steps are there on the escalator when stationary?</w:t>
      </w:r>
    </w:p>
    <w:p w:rsidR="00603957" w:rsidRPr="000D3C64" w:rsidRDefault="0060395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63. The time taken to travel in train from Town A to Town B is 5 hours. There are trains starting from both towns at an interval of 1 hour. How many trains meet in 1 trip? Ans : 10 trains check it as trains come from both sides every hour</w:t>
      </w:r>
    </w:p>
    <w:p w:rsidR="00603957" w:rsidRDefault="00603957"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64. Two trains start from stations A and B spaced 50 kms apart at the same time and speed.       As the trains start, a bird flies from one train towards the other and on reaching the second train, it flies back to the       first train.This is repeated till the trains collide. If the speed of the trains is 25 km/h and that of the bird is 100km/h. How much did the bird travel till the collision.       Ans: 100 kms.</w:t>
      </w:r>
    </w:p>
    <w:p w:rsidR="008A7039" w:rsidRPr="008A7039" w:rsidRDefault="008A7039" w:rsidP="008A7039">
      <w:pPr>
        <w:spacing w:after="71" w:line="360" w:lineRule="auto"/>
        <w:rPr>
          <w:rFonts w:ascii="Times New Roman" w:hAnsi="Times New Roman" w:cs="Times New Roman"/>
          <w:sz w:val="30"/>
          <w:szCs w:val="30"/>
        </w:rPr>
      </w:pPr>
      <w:r>
        <w:rPr>
          <w:rFonts w:ascii="Times New Roman" w:hAnsi="Times New Roman" w:cs="Times New Roman"/>
          <w:sz w:val="30"/>
          <w:szCs w:val="30"/>
        </w:rPr>
        <w:t xml:space="preserve">65. </w:t>
      </w:r>
      <w:r w:rsidRPr="008A7039">
        <w:rPr>
          <w:rFonts w:ascii="Times New Roman" w:hAnsi="Times New Roman" w:cs="Times New Roman"/>
          <w:sz w:val="30"/>
          <w:szCs w:val="30"/>
        </w:rPr>
        <w:t xml:space="preserve">A train goes from stations A to B. One day there is a technical problem at the very beginning of the journey &amp; hence the train travels at 3/5 of it's original speed and so it arrives 2 hours late. Had the problem occurred after 50 miles had been covered, the train would have arrived 40 min earlier(i.e., only 120-40 = 80 min late). What is the distance between the 2 stations? </w:t>
      </w:r>
    </w:p>
    <w:p w:rsidR="008A7039" w:rsidRPr="000D3C64" w:rsidRDefault="008A7039" w:rsidP="008A7039">
      <w:pPr>
        <w:numPr>
          <w:ilvl w:val="0"/>
          <w:numId w:val="347"/>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150 miles </w:t>
      </w:r>
    </w:p>
    <w:p w:rsidR="008A7039" w:rsidRPr="000D3C64" w:rsidRDefault="008A7039" w:rsidP="008A7039">
      <w:pPr>
        <w:numPr>
          <w:ilvl w:val="0"/>
          <w:numId w:val="347"/>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160 miles </w:t>
      </w:r>
    </w:p>
    <w:p w:rsidR="008A7039" w:rsidRPr="000D3C64" w:rsidRDefault="008A7039" w:rsidP="008A7039">
      <w:pPr>
        <w:numPr>
          <w:ilvl w:val="0"/>
          <w:numId w:val="347"/>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170 miles </w:t>
      </w:r>
    </w:p>
    <w:p w:rsidR="008A7039" w:rsidRPr="000D3C64" w:rsidRDefault="008A7039" w:rsidP="008A7039">
      <w:pPr>
        <w:numPr>
          <w:ilvl w:val="0"/>
          <w:numId w:val="347"/>
        </w:numPr>
        <w:spacing w:after="7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180 miles </w:t>
      </w:r>
    </w:p>
    <w:p w:rsidR="008A7039" w:rsidRPr="000D3C64" w:rsidRDefault="008A7039" w:rsidP="000D3C64">
      <w:pPr>
        <w:shd w:val="clear" w:color="auto" w:fill="FFFFFF"/>
        <w:spacing w:after="60" w:line="360" w:lineRule="auto"/>
        <w:jc w:val="both"/>
        <w:rPr>
          <w:rFonts w:ascii="Times New Roman" w:eastAsia="Roboto" w:hAnsi="Times New Roman" w:cs="Times New Roman"/>
          <w:color w:val="000000" w:themeColor="text1"/>
          <w:sz w:val="30"/>
          <w:szCs w:val="30"/>
        </w:rPr>
      </w:pPr>
    </w:p>
    <w:p w:rsidR="008A7039" w:rsidRDefault="002F61F2"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66. Trains leave from New York to Washington every hour on the hour(1:00,2:00....).Trains leave from Washington to New York every hour on the hour and half hour(1:00,1:30,2:0,2:30....).It takes a train 5 hrs to complete its journey from Washington to New York as well as from new york to washington.A train leaves from new york to washington. Find out how many trains it will meet before it reaches washington.       </w:t>
      </w:r>
    </w:p>
    <w:p w:rsidR="002F61F2" w:rsidRPr="000D3C64" w:rsidRDefault="002F61F2"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Ans:19 or 21</w:t>
      </w:r>
    </w:p>
    <w:p w:rsidR="002F61F2" w:rsidRPr="000D3C64" w:rsidRDefault="003A5ECE"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67. </w:t>
      </w:r>
      <w:r w:rsidR="002F61F2" w:rsidRPr="000D3C64">
        <w:rPr>
          <w:rFonts w:ascii="Times New Roman" w:eastAsia="Roboto" w:hAnsi="Times New Roman" w:cs="Times New Roman"/>
          <w:color w:val="000000" w:themeColor="text1"/>
          <w:sz w:val="30"/>
          <w:szCs w:val="30"/>
        </w:rPr>
        <w:t>A man walks at 4 km/hr on plain, then at 3 km/hr uphill and then returns through the same road at 6 km/hr downhill and at 4 km/hr on the plain. It takes altogether 6 hours. So what distance he covered in one way? Ans: 12 km</w:t>
      </w:r>
    </w:p>
    <w:p w:rsidR="003A5ECE" w:rsidRPr="000D3C64" w:rsidRDefault="003A5ECE"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68. .A man was going by cycle. After going 2/3rd of total distance the cycle broke down and he had to complete the journey on foot. At the end he found that he walked twice as long as he was on cycle. How many times the speed of the cycle is as the speed of walking?       Ans: 4 times.</w:t>
      </w:r>
    </w:p>
    <w:p w:rsidR="003A5ECE" w:rsidRPr="000D3C64" w:rsidRDefault="003A5ECE"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69. There are 20 poles with a constant distance between each pole. A car takes 24 second to reach the 12th pole.How much will it take to reach the last pole. Ans: 41.45 seconds</w:t>
      </w:r>
    </w:p>
    <w:p w:rsidR="00171FC2" w:rsidRPr="000D3C64" w:rsidRDefault="00171FC2"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70. village and town. in between a hill. a person travels on cycle 8 km uphill and 24 downhill to reach town continuously in 2hrs 50 min. then he comes to village in 4 hrs and 30 min. find his speed uphill and downhill.       ans. uphill 6 downhill 16</w:t>
      </w:r>
    </w:p>
    <w:p w:rsidR="00171FC2" w:rsidRPr="000D3C64" w:rsidRDefault="00171FC2"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71. It is a typical Tap problem. There are two taps, which are used to fill the tank and one tap to empty the tank. First tap fill the tank in 10 min., while the second takes quarter of an hour to fill the tank if both are operated independently. Third tap is capable of emptying the tank in seven and a half minutes. If all the taps are opened simultaneously (when the tank is empty) how long (if ever) will it take for the tank to get filled completely?</w:t>
      </w:r>
    </w:p>
    <w:p w:rsidR="0094745D" w:rsidRPr="000D3C64" w:rsidRDefault="0094745D"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72. Tom wants to catch a hare. He is standing 250 yards south from the hare. The hare starts moving due east. Tom, instead of moving in the northeast direction,moves in such a way that at every instant, </w:t>
      </w:r>
    </w:p>
    <w:p w:rsidR="0094745D" w:rsidRPr="000D3C64" w:rsidRDefault="0094745D"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he is goingtowards the hare. If speed of tom is one and one-third times that of the hare, find the distance each traveled before he caught the hare</w:t>
      </w:r>
    </w:p>
    <w:p w:rsidR="0094745D" w:rsidRPr="000D3C64" w:rsidRDefault="0094745D"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73. Mr. ANYMAN left ANYTOWN by car to attend a wedding at ANYCITY. He had been driving for exactly two hours when the car got punctured. It took his driver exactly ten minutes to change the wheel. In order to play safe       they covered the remaining distance at a speed of 30 mph. consequently, Mr. ANYMAN was at wedding half an- hour behind schedule. Had the car got the puncture only 30 miles later , I would have been only FIFTEEN       minutes late he told the driver . How Far is ANYCITY from ANYTOWN. Ans: 120 miles</w:t>
      </w:r>
    </w:p>
    <w:p w:rsidR="0094745D" w:rsidRPr="000D3C64" w:rsidRDefault="0094745D"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74. A motor cyclist participant of a race says "We drove with the speed of 10 miles an hour one way, but while returning because of less traffic we drove on the same route with 15 miles per hour." What was their average speed in the whole journey?       Ans: 12 miles per hour</w:t>
      </w:r>
    </w:p>
    <w:p w:rsidR="00354776" w:rsidRPr="000D3C64" w:rsidRDefault="00354776"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75. A Couple decided to travel a north country side .so they decide to travel a minimum amount on car the first day and the second and subsequent day a distance of 20 miles .If they travel a total amount of 1080 miles. Find he distance traveled on the 4th day and the 9 day.</w:t>
      </w:r>
    </w:p>
    <w:p w:rsidR="00354776" w:rsidRPr="000D3C64" w:rsidRDefault="00354776"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76. A car traveling with uniform speed. There r 15 poles. A car travel from 1 to 10th pole in 10 seconds. the poles are equally spaced. then how many seconds it takes to reach the 15th pole?</w:t>
      </w:r>
    </w:p>
    <w:p w:rsidR="008C68C5" w:rsidRPr="000D3C64" w:rsidRDefault="00354776"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77. A boy jump to the river from the bridge. He swim opposite direction of the stream. After 1000 yards he noted that his hat was fallen at the bridge. The he goes to take the hat. He didn’t change his speed.What is the velocity of stream?</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hAnsi="Times New Roman" w:cs="Times New Roman"/>
          <w:color w:val="000000" w:themeColor="text1"/>
          <w:sz w:val="30"/>
          <w:szCs w:val="30"/>
        </w:rPr>
        <w:t>78. Two trains leaving from two station 50 miles away from each other with costant speed of 60 miles per hour, approaches towards each other on diffrent tracks. if lenght of each train is 1/6 mile. when they meet How much time they need to pass each other totally? ANS : 10 sec</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79. A boy goes to school from his house.on one fourth oh his way to school, he crosses a machinery station. And on one third of his way to school, he crosses a Railway station. He crossed the machinery station at 7:30 and he crosses the Railway station at 7:35. When does he leave the house &amp; when does he reach the school ? </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80. .A drives a car four times a lap 10,20 30,60 kmph what is the average speed.</w:t>
      </w:r>
    </w:p>
    <w:p w:rsidR="008C68C5" w:rsidRPr="000D3C64" w:rsidRDefault="008C68C5" w:rsidP="000D3C64">
      <w:pPr>
        <w:shd w:val="clear" w:color="auto" w:fill="FFFFFF"/>
        <w:spacing w:after="60" w:line="360" w:lineRule="auto"/>
        <w:jc w:val="both"/>
        <w:rPr>
          <w:rFonts w:ascii="Times New Roman" w:hAnsi="Times New Roman" w:cs="Times New Roman"/>
          <w:sz w:val="30"/>
          <w:szCs w:val="30"/>
        </w:rPr>
      </w:pPr>
      <w:r w:rsidRPr="000D3C64">
        <w:rPr>
          <w:rFonts w:ascii="Times New Roman" w:eastAsia="Roboto" w:hAnsi="Times New Roman" w:cs="Times New Roman"/>
          <w:color w:val="000000" w:themeColor="text1"/>
          <w:sz w:val="30"/>
          <w:szCs w:val="30"/>
        </w:rPr>
        <w:t>81. .speed of boat in still water 10 km,if speed up stream is 24 km and speed down stream is 16 what is speed of the river</w:t>
      </w:r>
      <w:r w:rsidRPr="000D3C64">
        <w:rPr>
          <w:rFonts w:ascii="Times New Roman" w:hAnsi="Times New Roman" w:cs="Times New Roman"/>
          <w:sz w:val="30"/>
          <w:szCs w:val="30"/>
        </w:rPr>
        <w:t xml:space="preserve"> </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82. A man was travelling to a place 30 miles away from starting point. he was speeding at 60 miles/hr. but when he came back, his car got breakdown and half an hour was wasted in reparing that. altogether he took 1 hr for return journey. Find the avg. speed of the whole journey.</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83. A cow was standing on a bridge, 5feet away from the middle of the bridge. suddenly a lightning express with 90 miles/hr was coming towards the bridge from nearest end of the cow.seeeing this the cow ran towards the express and managed to escape when the train is one feet away from the bridge. if it would have ran to opposite </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direction(ie away from train) it would have been hit the train one ft away from the end of the bridge. Calculate the length of bridge.</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84. "The boy says if it was 6 hours later, the waiting time would be 1/5th of the time if the plane had come 2 hours earlier instead. the plane is supposed to come at midnight Ans 11.00 a.m</w:t>
      </w:r>
    </w:p>
    <w:p w:rsidR="008C68C5" w:rsidRPr="000D3C64" w:rsidRDefault="008C68C5" w:rsidP="000D3C64">
      <w:p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85. there i</w:t>
      </w:r>
      <w:r w:rsidR="00106E26" w:rsidRPr="000D3C64">
        <w:rPr>
          <w:rFonts w:ascii="Times New Roman" w:eastAsia="Roboto" w:hAnsi="Times New Roman" w:cs="Times New Roman"/>
          <w:color w:val="000000" w:themeColor="text1"/>
          <w:sz w:val="30"/>
          <w:szCs w:val="30"/>
        </w:rPr>
        <w:t xml:space="preserve">s </w:t>
      </w:r>
      <w:r w:rsidRPr="000D3C64">
        <w:rPr>
          <w:rFonts w:ascii="Times New Roman" w:eastAsia="Roboto" w:hAnsi="Times New Roman" w:cs="Times New Roman"/>
          <w:color w:val="000000" w:themeColor="text1"/>
          <w:sz w:val="30"/>
          <w:szCs w:val="30"/>
        </w:rPr>
        <w:t>a truck which should reach some place at 11`o clock , if it travels with 30 mph it reaches i hour before , if it travles with 20 mph it reaches 1 hour late. what is the distance it must be travlled       and what is the speed it must maintain to rech at exact time? ans: 120 miles and 24 mph</w:t>
      </w:r>
    </w:p>
    <w:p w:rsidR="001668F2" w:rsidRPr="000D3C64" w:rsidRDefault="001668F2" w:rsidP="000D3C64">
      <w:pPr>
        <w:pStyle w:val="ListParagraph"/>
        <w:numPr>
          <w:ilvl w:val="0"/>
          <w:numId w:val="35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train with 90 km/h crosses a bridge in 36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seconds. Another train 100 metres shorter crosses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same bridge at 45 km/h. What is the time taken by the second train to cross the bridge?</w:t>
      </w:r>
    </w:p>
    <w:tbl>
      <w:tblPr>
        <w:tblW w:w="8310" w:type="dxa"/>
        <w:tblCellMar>
          <w:top w:w="15" w:type="dxa"/>
          <w:left w:w="15" w:type="dxa"/>
          <w:bottom w:w="15" w:type="dxa"/>
          <w:right w:w="240" w:type="dxa"/>
        </w:tblCellMar>
        <w:tblLook w:val="04A0"/>
      </w:tblPr>
      <w:tblGrid>
        <w:gridCol w:w="450"/>
        <w:gridCol w:w="7860"/>
      </w:tblGrid>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61 seconds</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63 seconds</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62 seconds</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pStyle w:val="ListParagraph"/>
              <w:numPr>
                <w:ilvl w:val="0"/>
                <w:numId w:val="355"/>
              </w:numPr>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econds</w:t>
            </w:r>
          </w:p>
        </w:tc>
      </w:tr>
      <w:tr w:rsidR="001668F2" w:rsidRPr="000D3C64" w:rsidTr="00604E71">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rPr>
                <w:rFonts w:ascii="Times New Roman" w:eastAsia="Times New Roman" w:hAnsi="Times New Roman" w:cs="Times New Roman"/>
                <w:b/>
                <w:bCs/>
                <w:color w:val="3D3D3D"/>
                <w:sz w:val="30"/>
                <w:szCs w:val="30"/>
              </w:rPr>
            </w:pPr>
          </w:p>
          <w:p w:rsidR="001668F2" w:rsidRPr="000D3C64" w:rsidRDefault="001668F2" w:rsidP="000D3C64">
            <w:pPr>
              <w:spacing w:after="0" w:line="360" w:lineRule="auto"/>
              <w:rPr>
                <w:rFonts w:ascii="Times New Roman" w:eastAsia="Times New Roman" w:hAnsi="Times New Roman" w:cs="Times New Roman"/>
                <w:b/>
                <w:bCs/>
                <w:color w:val="3D3D3D"/>
                <w:sz w:val="30"/>
                <w:szCs w:val="30"/>
              </w:rPr>
            </w:pPr>
          </w:p>
        </w:tc>
      </w:tr>
    </w:tbl>
    <w:p w:rsidR="001668F2" w:rsidRPr="000D3C64" w:rsidRDefault="001668F2" w:rsidP="000D3C64">
      <w:pPr>
        <w:pStyle w:val="ListParagraph"/>
        <w:numPr>
          <w:ilvl w:val="0"/>
          <w:numId w:val="35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Ramesh travels 760 km to his home, partly by train and partly by car He takes 8 hours, if he travels 160 km by train and the rest by car. He takes 12 minutes more, if he travels 240 km by train and the rest by car. What are the speeds of the train and of the car?</w:t>
      </w:r>
    </w:p>
    <w:tbl>
      <w:tblPr>
        <w:tblW w:w="8310" w:type="dxa"/>
        <w:tblCellMar>
          <w:top w:w="15" w:type="dxa"/>
          <w:left w:w="15" w:type="dxa"/>
          <w:bottom w:w="15" w:type="dxa"/>
          <w:right w:w="240" w:type="dxa"/>
        </w:tblCellMar>
        <w:tblLook w:val="04A0"/>
      </w:tblPr>
      <w:tblGrid>
        <w:gridCol w:w="450"/>
        <w:gridCol w:w="7860"/>
      </w:tblGrid>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Speed of car = 90 km/h, speed of train = 60 km/h</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Speed of car = 100 km/h, speed of train = 80 km/h</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Speed of car = 80 km/h, speed of train = 70 km/h</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Speed of car = 100 km/h, speed of train = 90 km/h</w:t>
            </w:r>
          </w:p>
        </w:tc>
      </w:tr>
    </w:tbl>
    <w:p w:rsidR="001668F2" w:rsidRPr="000D3C64" w:rsidRDefault="001668F2" w:rsidP="000D3C64">
      <w:pPr>
        <w:pStyle w:val="Default"/>
        <w:spacing w:line="360" w:lineRule="auto"/>
        <w:ind w:left="360"/>
        <w:rPr>
          <w:sz w:val="30"/>
          <w:szCs w:val="30"/>
        </w:rPr>
      </w:pPr>
    </w:p>
    <w:p w:rsidR="001668F2" w:rsidRPr="000D3C64" w:rsidRDefault="001668F2" w:rsidP="000D3C64">
      <w:pPr>
        <w:pStyle w:val="Default"/>
        <w:numPr>
          <w:ilvl w:val="0"/>
          <w:numId w:val="354"/>
        </w:numPr>
        <w:spacing w:line="360" w:lineRule="auto"/>
        <w:rPr>
          <w:sz w:val="30"/>
          <w:szCs w:val="30"/>
        </w:rPr>
      </w:pPr>
      <w:r w:rsidRPr="000D3C64">
        <w:rPr>
          <w:sz w:val="30"/>
          <w:szCs w:val="30"/>
        </w:rPr>
        <w:t xml:space="preserve">In 100 m race, Ram beats Rajesh by 25 m, Rajesh beats Rohan by 4 m, Ram beats Rohan by how many metres? </w:t>
      </w:r>
    </w:p>
    <w:p w:rsidR="001668F2" w:rsidRPr="000D3C64" w:rsidRDefault="001668F2" w:rsidP="000D3C64">
      <w:pPr>
        <w:pStyle w:val="Default"/>
        <w:spacing w:line="360" w:lineRule="auto"/>
        <w:ind w:left="360"/>
        <w:rPr>
          <w:sz w:val="30"/>
          <w:szCs w:val="30"/>
        </w:rPr>
      </w:pPr>
    </w:p>
    <w:p w:rsidR="001668F2" w:rsidRPr="000D3C64" w:rsidRDefault="001668F2" w:rsidP="000D3C64">
      <w:pPr>
        <w:shd w:val="clear" w:color="auto" w:fill="FFFFFF"/>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25 b. 28 c. 30 d. 22 e. None of these</w:t>
      </w:r>
    </w:p>
    <w:p w:rsidR="001668F2" w:rsidRPr="000D3C64" w:rsidRDefault="001668F2" w:rsidP="000D3C64">
      <w:pPr>
        <w:shd w:val="clear" w:color="auto" w:fill="FFFFFF"/>
        <w:spacing w:after="0" w:line="360" w:lineRule="auto"/>
        <w:rPr>
          <w:rFonts w:ascii="Times New Roman" w:hAnsi="Times New Roman" w:cs="Times New Roman"/>
          <w:sz w:val="30"/>
          <w:szCs w:val="30"/>
        </w:rPr>
      </w:pPr>
    </w:p>
    <w:p w:rsidR="001668F2" w:rsidRPr="000D3C64" w:rsidRDefault="001668F2" w:rsidP="000D3C64">
      <w:pPr>
        <w:pStyle w:val="ListParagraph"/>
        <w:numPr>
          <w:ilvl w:val="0"/>
          <w:numId w:val="354"/>
        </w:numPr>
        <w:shd w:val="clear" w:color="auto" w:fill="FFFFFF"/>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passenger  train  covers  the  distance  between stations X and Y, 50 minutes faster than a goods train. The distance between X  and Y is 25  km. If the   average   speed   of   the   passenger   train   is 60kmph,  find  the  average  speed  of  the  goods train?</w:t>
      </w:r>
    </w:p>
    <w:p w:rsidR="001668F2" w:rsidRPr="000D3C64" w:rsidRDefault="001668F2" w:rsidP="000D3C64">
      <w:pPr>
        <w:autoSpaceDE w:val="0"/>
        <w:autoSpaceDN w:val="0"/>
        <w:adjustRightInd w:val="0"/>
        <w:spacing w:after="0" w:line="360" w:lineRule="auto"/>
        <w:ind w:left="283" w:right="3434"/>
        <w:rPr>
          <w:rFonts w:ascii="Times New Roman" w:hAnsi="Times New Roman" w:cs="Times New Roman"/>
          <w:sz w:val="30"/>
          <w:szCs w:val="30"/>
        </w:rPr>
      </w:pPr>
    </w:p>
    <w:p w:rsidR="001668F2" w:rsidRPr="000D3C64" w:rsidRDefault="001668F2" w:rsidP="000D3C64">
      <w:pPr>
        <w:autoSpaceDE w:val="0"/>
        <w:autoSpaceDN w:val="0"/>
        <w:adjustRightInd w:val="0"/>
        <w:spacing w:after="0" w:line="360" w:lineRule="auto"/>
        <w:ind w:left="283" w:right="3434"/>
        <w:rPr>
          <w:rFonts w:ascii="Times New Roman" w:hAnsi="Times New Roman" w:cs="Times New Roman"/>
          <w:sz w:val="30"/>
          <w:szCs w:val="30"/>
        </w:rPr>
      </w:pPr>
      <w:r w:rsidRPr="000D3C64">
        <w:rPr>
          <w:rFonts w:ascii="Times New Roman" w:hAnsi="Times New Roman" w:cs="Times New Roman"/>
          <w:sz w:val="30"/>
          <w:szCs w:val="30"/>
        </w:rPr>
        <w:t>a.  50/3 m/s    b.  40/3 m/s    c.   50/9 m/s     d.  20 m/s</w:t>
      </w:r>
    </w:p>
    <w:p w:rsidR="001668F2" w:rsidRPr="000D3C64" w:rsidRDefault="001668F2" w:rsidP="000D3C64">
      <w:pPr>
        <w:shd w:val="clear" w:color="auto" w:fill="FFFFFF"/>
        <w:spacing w:after="0" w:line="360" w:lineRule="auto"/>
        <w:rPr>
          <w:rFonts w:ascii="Times New Roman" w:eastAsia="Times New Roman" w:hAnsi="Times New Roman" w:cs="Times New Roman"/>
          <w:color w:val="3D3D3D"/>
          <w:sz w:val="30"/>
          <w:szCs w:val="30"/>
        </w:rPr>
      </w:pPr>
    </w:p>
    <w:p w:rsidR="001668F2" w:rsidRPr="000D3C64" w:rsidRDefault="001668F2" w:rsidP="000D3C64">
      <w:pPr>
        <w:pStyle w:val="ListParagraph"/>
        <w:numPr>
          <w:ilvl w:val="0"/>
          <w:numId w:val="354"/>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If speed is 10 km/hr , he reaches 8 mins late and if speed is 12 km/hr, he reaches 4mins early . Then what is the speed take to reach time.</w:t>
      </w:r>
    </w:p>
    <w:p w:rsidR="001668F2" w:rsidRPr="000D3C64" w:rsidRDefault="001668F2" w:rsidP="000D3C64">
      <w:pPr>
        <w:pStyle w:val="ListParagraph"/>
        <w:spacing w:line="360" w:lineRule="auto"/>
        <w:rPr>
          <w:rFonts w:ascii="Times New Roman" w:hAnsi="Times New Roman" w:cs="Times New Roman"/>
          <w:sz w:val="30"/>
          <w:szCs w:val="30"/>
        </w:rPr>
      </w:pPr>
    </w:p>
    <w:p w:rsidR="001668F2" w:rsidRPr="000D3C64" w:rsidRDefault="001668F2" w:rsidP="000D3C64">
      <w:pPr>
        <w:pStyle w:val="ListParagraph"/>
        <w:numPr>
          <w:ilvl w:val="0"/>
          <w:numId w:val="354"/>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If a man goes at a speed of 6 km/hr he reaches the destination 5 mins earlier and if he goes 5 km/hr he reaches the same place 7 mins late. Find the speed at which the travels to reach the destination at correct time.</w:t>
      </w:r>
    </w:p>
    <w:p w:rsidR="001668F2" w:rsidRPr="000D3C64" w:rsidRDefault="001668F2" w:rsidP="000D3C64">
      <w:pPr>
        <w:pStyle w:val="ListParagraph"/>
        <w:spacing w:line="360" w:lineRule="auto"/>
        <w:rPr>
          <w:rFonts w:ascii="Times New Roman" w:hAnsi="Times New Roman" w:cs="Times New Roman"/>
          <w:sz w:val="30"/>
          <w:szCs w:val="30"/>
        </w:rPr>
      </w:pPr>
    </w:p>
    <w:p w:rsidR="001668F2" w:rsidRPr="000D3C64" w:rsidRDefault="001668F2" w:rsidP="000D3C64">
      <w:pPr>
        <w:pStyle w:val="ListParagraph"/>
        <w:spacing w:line="360" w:lineRule="auto"/>
        <w:ind w:left="360"/>
        <w:rPr>
          <w:rFonts w:ascii="Times New Roman" w:hAnsi="Times New Roman" w:cs="Times New Roman"/>
          <w:sz w:val="30"/>
          <w:szCs w:val="30"/>
        </w:rPr>
      </w:pPr>
    </w:p>
    <w:p w:rsidR="001668F2" w:rsidRPr="000D3C64" w:rsidRDefault="001668F2" w:rsidP="000D3C64">
      <w:pPr>
        <w:pStyle w:val="ListParagraph"/>
        <w:numPr>
          <w:ilvl w:val="0"/>
          <w:numId w:val="354"/>
        </w:numPr>
        <w:spacing w:after="0" w:line="360" w:lineRule="auto"/>
        <w:rPr>
          <w:rFonts w:ascii="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Jack and Jill went up and down a hill. They started from the bottom and Jack met Jill again 20 miles from the top while returning. Jack completed the race 1 min a head of Jill. If the hill is 440 miles high and their speed while down journey is 1.5 times the up journey. How long it took for the Jack to complete the race?</w:t>
      </w:r>
    </w:p>
    <w:p w:rsidR="001668F2" w:rsidRPr="000D3C64" w:rsidRDefault="001668F2" w:rsidP="000D3C64">
      <w:pPr>
        <w:numPr>
          <w:ilvl w:val="0"/>
          <w:numId w:val="33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12.6mins</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12.4mins</w:t>
      </w:r>
    </w:p>
    <w:p w:rsidR="001668F2" w:rsidRPr="000D3C64" w:rsidRDefault="001668F2" w:rsidP="000D3C64">
      <w:pPr>
        <w:numPr>
          <w:ilvl w:val="0"/>
          <w:numId w:val="336"/>
        </w:numPr>
        <w:spacing w:after="0" w:line="360" w:lineRule="auto"/>
        <w:rPr>
          <w:rFonts w:ascii="Times New Roman" w:hAnsi="Times New Roman" w:cs="Times New Roman"/>
          <w:sz w:val="30"/>
          <w:szCs w:val="30"/>
          <w:shd w:val="clear" w:color="auto" w:fill="FFFFFF"/>
        </w:rPr>
      </w:pPr>
      <w:r w:rsidRPr="000D3C64">
        <w:rPr>
          <w:rFonts w:ascii="Times New Roman" w:hAnsi="Times New Roman" w:cs="Times New Roman"/>
          <w:sz w:val="30"/>
          <w:szCs w:val="30"/>
        </w:rPr>
        <w:t>12.8mins</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d. 12.2mins  </w:t>
      </w:r>
    </w:p>
    <w:p w:rsidR="001668F2" w:rsidRPr="000D3C64" w:rsidRDefault="001668F2" w:rsidP="000D3C64">
      <w:pPr>
        <w:spacing w:after="0" w:line="360" w:lineRule="auto"/>
        <w:rPr>
          <w:rFonts w:ascii="Times New Roman" w:eastAsia="Times New Roman" w:hAnsi="Times New Roman" w:cs="Times New Roman"/>
          <w:sz w:val="30"/>
          <w:szCs w:val="30"/>
          <w:shd w:val="clear" w:color="auto" w:fill="FFFFFF"/>
        </w:rPr>
      </w:pPr>
    </w:p>
    <w:p w:rsidR="001668F2" w:rsidRPr="000D3C64" w:rsidRDefault="001668F2" w:rsidP="000D3C64">
      <w:pPr>
        <w:pStyle w:val="ListParagraph"/>
        <w:numPr>
          <w:ilvl w:val="0"/>
          <w:numId w:val="354"/>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Jake left point A for point B. 2 hours and 15 minutes later, Paul left A for B and arrived at B at the same time as Jake. Had both of them started simultaneously from A and B travelling towards each other, they would have met in 120 minutes.  How much time (hours) did it take for the slower one to travel from A to B if the ratio of speeds of the faster to slower is 3:1?</w:t>
      </w:r>
    </w:p>
    <w:p w:rsidR="001668F2" w:rsidRPr="000D3C64" w:rsidRDefault="001668F2" w:rsidP="000D3C64">
      <w:pPr>
        <w:numPr>
          <w:ilvl w:val="0"/>
          <w:numId w:val="337"/>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4 hours 15 minutes</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4 hours</w:t>
      </w:r>
    </w:p>
    <w:p w:rsidR="001668F2" w:rsidRPr="000D3C64" w:rsidRDefault="001668F2" w:rsidP="000D3C64">
      <w:pPr>
        <w:numPr>
          <w:ilvl w:val="0"/>
          <w:numId w:val="337"/>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3 hours 20 minutes</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3 hours</w:t>
      </w:r>
    </w:p>
    <w:p w:rsidR="001668F2" w:rsidRPr="000D3C64" w:rsidRDefault="001668F2" w:rsidP="000D3C64">
      <w:pPr>
        <w:spacing w:after="0" w:line="360" w:lineRule="auto"/>
        <w:ind w:left="720"/>
        <w:rPr>
          <w:rFonts w:ascii="Times New Roman" w:eastAsia="Times New Roman" w:hAnsi="Times New Roman" w:cs="Times New Roman"/>
          <w:sz w:val="30"/>
          <w:szCs w:val="30"/>
          <w:shd w:val="clear" w:color="auto" w:fill="FFFFFF"/>
        </w:rPr>
      </w:pPr>
    </w:p>
    <w:p w:rsidR="001668F2" w:rsidRPr="000D3C64" w:rsidRDefault="001668F2" w:rsidP="000D3C64">
      <w:pPr>
        <w:shd w:val="clear" w:color="auto" w:fill="FFFFFF"/>
        <w:spacing w:after="0" w:line="360" w:lineRule="auto"/>
        <w:rPr>
          <w:rFonts w:ascii="Times New Roman" w:eastAsia="Times New Roman" w:hAnsi="Times New Roman" w:cs="Times New Roman"/>
          <w:sz w:val="30"/>
          <w:szCs w:val="30"/>
        </w:rPr>
      </w:pPr>
    </w:p>
    <w:p w:rsidR="001668F2" w:rsidRPr="000D3C64" w:rsidRDefault="001668F2" w:rsidP="000D3C64">
      <w:pPr>
        <w:pStyle w:val="ListParagraph"/>
        <w:numPr>
          <w:ilvl w:val="0"/>
          <w:numId w:val="354"/>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train covered a distance at a uniform speed .if the train had been 6 km/hr faster it would have been 4 hour less than schedule time and if the train were slower by 6 km/hr it would have been 6 hours more. Find the distance.</w:t>
      </w:r>
    </w:p>
    <w:p w:rsidR="001668F2" w:rsidRPr="000D3C64" w:rsidRDefault="001668F2" w:rsidP="000D3C64">
      <w:pPr>
        <w:numPr>
          <w:ilvl w:val="0"/>
          <w:numId w:val="34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720 km</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600 km</w:t>
      </w:r>
    </w:p>
    <w:p w:rsidR="001668F2" w:rsidRPr="000D3C64" w:rsidRDefault="001668F2" w:rsidP="000D3C64">
      <w:pPr>
        <w:numPr>
          <w:ilvl w:val="0"/>
          <w:numId w:val="34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700 km</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590 km</w:t>
      </w:r>
    </w:p>
    <w:p w:rsidR="001668F2" w:rsidRPr="000D3C64" w:rsidRDefault="001668F2" w:rsidP="000D3C64">
      <w:pPr>
        <w:shd w:val="clear" w:color="auto" w:fill="FFFFFF"/>
        <w:spacing w:after="0" w:line="360" w:lineRule="auto"/>
        <w:rPr>
          <w:rFonts w:ascii="Times New Roman" w:eastAsia="Times New Roman" w:hAnsi="Times New Roman" w:cs="Times New Roman"/>
          <w:sz w:val="30"/>
          <w:szCs w:val="30"/>
        </w:rPr>
      </w:pPr>
    </w:p>
    <w:p w:rsidR="001668F2" w:rsidRPr="000D3C64" w:rsidRDefault="001668F2" w:rsidP="000D3C64">
      <w:pPr>
        <w:numPr>
          <w:ilvl w:val="0"/>
          <w:numId w:val="354"/>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train leaves Meerut at 5 a.m. and reaches Delhi at 9 a.m. Another train leaves Delhi at 7 a.m. and reaches Meerut at 10.30 a.m. At what time do the two trains travel in order to cross each other?</w:t>
      </w:r>
    </w:p>
    <w:p w:rsidR="001668F2" w:rsidRPr="000D3C64" w:rsidRDefault="001668F2" w:rsidP="000D3C64">
      <w:pPr>
        <w:numPr>
          <w:ilvl w:val="0"/>
          <w:numId w:val="34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7:56 am</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7:30 am</w:t>
      </w:r>
    </w:p>
    <w:p w:rsidR="001668F2" w:rsidRPr="000D3C64" w:rsidRDefault="001668F2" w:rsidP="000D3C64">
      <w:pPr>
        <w:numPr>
          <w:ilvl w:val="0"/>
          <w:numId w:val="34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7:50 am</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7:36 am</w:t>
      </w:r>
    </w:p>
    <w:p w:rsidR="001668F2" w:rsidRPr="000D3C64" w:rsidRDefault="001668F2" w:rsidP="000D3C64">
      <w:pPr>
        <w:shd w:val="clear" w:color="auto" w:fill="FFFFFF"/>
        <w:spacing w:after="0" w:line="360" w:lineRule="auto"/>
        <w:rPr>
          <w:rFonts w:ascii="Times New Roman" w:eastAsia="Times New Roman" w:hAnsi="Times New Roman" w:cs="Times New Roman"/>
          <w:sz w:val="30"/>
          <w:szCs w:val="30"/>
        </w:rPr>
      </w:pPr>
    </w:p>
    <w:p w:rsidR="001668F2" w:rsidRPr="000D3C64" w:rsidRDefault="001668F2" w:rsidP="000D3C64">
      <w:pPr>
        <w:numPr>
          <w:ilvl w:val="0"/>
          <w:numId w:val="354"/>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train goes from stations A to B. One day there is a technical problem at the very beginning of the journey &amp; hence the train travels at 3/5 of it's original speed and so it arrives 2 hours late. Had the problem occurred after 50 miles had been covered, the train would have arrived 40 min earlier(i.e., only 120-40 = 80 min late). What is the distance between the 2 stations?</w:t>
      </w:r>
    </w:p>
    <w:p w:rsidR="001668F2" w:rsidRPr="000D3C64" w:rsidRDefault="001668F2" w:rsidP="000D3C64">
      <w:pPr>
        <w:numPr>
          <w:ilvl w:val="0"/>
          <w:numId w:val="34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150 miles</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170 miles</w:t>
      </w:r>
    </w:p>
    <w:p w:rsidR="001668F2" w:rsidRPr="000D3C64" w:rsidRDefault="001668F2" w:rsidP="000D3C64">
      <w:pPr>
        <w:numPr>
          <w:ilvl w:val="0"/>
          <w:numId w:val="34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160 miles</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180 miles</w:t>
      </w:r>
    </w:p>
    <w:p w:rsidR="001668F2" w:rsidRPr="000D3C64" w:rsidRDefault="001668F2" w:rsidP="000D3C64">
      <w:pPr>
        <w:shd w:val="clear" w:color="auto" w:fill="FFFFFF"/>
        <w:spacing w:after="0" w:line="360" w:lineRule="auto"/>
        <w:ind w:left="720"/>
        <w:rPr>
          <w:rFonts w:ascii="Times New Roman" w:eastAsia="Times New Roman" w:hAnsi="Times New Roman" w:cs="Times New Roman"/>
          <w:sz w:val="30"/>
          <w:szCs w:val="30"/>
        </w:rPr>
      </w:pPr>
    </w:p>
    <w:p w:rsidR="001668F2" w:rsidRPr="000D3C64" w:rsidRDefault="001668F2" w:rsidP="000D3C64">
      <w:pPr>
        <w:pStyle w:val="ListParagraph"/>
        <w:numPr>
          <w:ilvl w:val="0"/>
          <w:numId w:val="35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A, B and C start running around the circle from the same point, in the same direction and at the same time. The total distance is 1200 m. The speed is 3 kmph, 9 kmph, 27kmph. How long does it take for them to meet for the first time?</w:t>
      </w:r>
    </w:p>
    <w:p w:rsidR="001668F2" w:rsidRPr="000D3C64" w:rsidRDefault="001668F2" w:rsidP="000D3C64">
      <w:pPr>
        <w:pStyle w:val="ListParagraph"/>
        <w:numPr>
          <w:ilvl w:val="0"/>
          <w:numId w:val="343"/>
        </w:numPr>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1440s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720s</w:t>
      </w:r>
    </w:p>
    <w:p w:rsidR="001668F2" w:rsidRPr="000D3C64" w:rsidRDefault="001668F2" w:rsidP="000D3C64">
      <w:pPr>
        <w:pStyle w:val="ListParagraph"/>
        <w:numPr>
          <w:ilvl w:val="0"/>
          <w:numId w:val="343"/>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180s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240s</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p>
    <w:p w:rsidR="001668F2" w:rsidRPr="000D3C64" w:rsidRDefault="001668F2" w:rsidP="000D3C64">
      <w:pPr>
        <w:pStyle w:val="ListParagraph"/>
        <w:numPr>
          <w:ilvl w:val="0"/>
          <w:numId w:val="35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A, B and C start running around the circle from the same point, in the same direction and at the same time. The total distance is 1200 m. The speed is 9 kmph, 27 kmph, 45 kmph. How long does it take for them to meet for the first time?</w:t>
      </w:r>
    </w:p>
    <w:p w:rsidR="001668F2" w:rsidRPr="000D3C64" w:rsidRDefault="001668F2" w:rsidP="000D3C64">
      <w:pPr>
        <w:pStyle w:val="ListParagraph"/>
        <w:numPr>
          <w:ilvl w:val="0"/>
          <w:numId w:val="344"/>
        </w:numPr>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360s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150s</w:t>
      </w:r>
    </w:p>
    <w:p w:rsidR="001668F2" w:rsidRPr="000D3C64" w:rsidRDefault="001668F2" w:rsidP="000D3C64">
      <w:pPr>
        <w:pStyle w:val="ListParagraph"/>
        <w:numPr>
          <w:ilvl w:val="0"/>
          <w:numId w:val="34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480s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240s</w:t>
      </w: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p>
    <w:p w:rsidR="001668F2" w:rsidRPr="000D3C64" w:rsidRDefault="001668F2" w:rsidP="000D3C64">
      <w:pPr>
        <w:pStyle w:val="ListParagraph"/>
        <w:numPr>
          <w:ilvl w:val="0"/>
          <w:numId w:val="35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A, B and C start running around the circle from the same point, in the same direction and at the same time. The total distance is 1200 m. The speed is 9 kmph, 27 kmph, 15 kmph. How long does it take for them to meet for the first time?</w:t>
      </w:r>
    </w:p>
    <w:p w:rsidR="001668F2" w:rsidRPr="000D3C64" w:rsidRDefault="001668F2" w:rsidP="000D3C64">
      <w:pPr>
        <w:pStyle w:val="ListParagraph"/>
        <w:numPr>
          <w:ilvl w:val="0"/>
          <w:numId w:val="345"/>
        </w:numPr>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360s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720s</w:t>
      </w:r>
    </w:p>
    <w:p w:rsidR="001668F2" w:rsidRPr="000D3C64" w:rsidRDefault="001668F2" w:rsidP="000D3C64">
      <w:pPr>
        <w:pStyle w:val="ListParagraph"/>
        <w:numPr>
          <w:ilvl w:val="0"/>
          <w:numId w:val="345"/>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1440s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240s</w:t>
      </w:r>
    </w:p>
    <w:p w:rsidR="001668F2" w:rsidRPr="000D3C64" w:rsidRDefault="001668F2" w:rsidP="000D3C64">
      <w:p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p>
    <w:p w:rsidR="001668F2" w:rsidRPr="000D3C64" w:rsidRDefault="001668F2" w:rsidP="000D3C64">
      <w:pPr>
        <w:pStyle w:val="ListParagraph"/>
        <w:numPr>
          <w:ilvl w:val="0"/>
          <w:numId w:val="35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train covered a distance at a uniform speed .if the train had been 6 km/hr faster it would have been 4 hour less than schedule time and if the train were slower by 6 km/hr it would have been 6 hrs more.find the distance.</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a.720 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b.820 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c.750 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d.760 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 a</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Let t be the usual time taken by the train to cover the distance Let d be the distance, s be the usual speed</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Usual time taken →</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 = t =&gt; d = t × 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 +6 =t–4 t × ss +6 =t–4</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ts = ts + 6t – 4s – 24 6t – 4s – 24 = 0 →</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 – 6) = t + 6</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ts = ts – 6t + 6s – 36</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6t + 6s – 36=0 →</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Solving (1) and (2), v get s = 30 km/h t = 24 hrs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 t × 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 30×24</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720 km</w:t>
      </w:r>
    </w:p>
    <w:p w:rsidR="001668F2" w:rsidRPr="000D3C64" w:rsidRDefault="001668F2" w:rsidP="000D3C64">
      <w:pPr>
        <w:spacing w:after="0" w:line="360" w:lineRule="auto"/>
        <w:rPr>
          <w:rFonts w:ascii="Times New Roman" w:hAnsi="Times New Roman" w:cs="Times New Roman"/>
          <w:sz w:val="30"/>
          <w:szCs w:val="30"/>
        </w:rPr>
      </w:pPr>
    </w:p>
    <w:p w:rsidR="001668F2" w:rsidRPr="000D3C64" w:rsidRDefault="001668F2" w:rsidP="000D3C64">
      <w:pPr>
        <w:pStyle w:val="ListParagraph"/>
        <w:numPr>
          <w:ilvl w:val="0"/>
          <w:numId w:val="35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train leaves Meerut at 5 a.m. and reaches Delhi at 9 a.m. Another train leaves Delhi at 7 a.m. and reaches Meerut at 10.30 a.m. At what time do the two trains travel in order to cross each other ?</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a.7:56 am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b.8:56 am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c.7:26 am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d.9:56 am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Let the total distance be x</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 the speed of 1st train is x/4 and 2nd train x/3.5</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In 2 hours 1st train covers half of the total distance . So remaining is only half of the total distance(ie x/2). Let t be the time taken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 × x 4+ t × x 3.5= x 2</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 = 1415</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i.e. 56 min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i.e. Total time taken= 2 hrs + 56 min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Time they cross each other is 7:56 am (5+2.56) Answer 7:56 am</w:t>
      </w:r>
    </w:p>
    <w:p w:rsidR="001668F2" w:rsidRPr="000D3C64" w:rsidRDefault="001668F2" w:rsidP="000D3C64">
      <w:pPr>
        <w:spacing w:after="0" w:line="360" w:lineRule="auto"/>
        <w:rPr>
          <w:rFonts w:ascii="Times New Roman" w:hAnsi="Times New Roman" w:cs="Times New Roman"/>
          <w:sz w:val="30"/>
          <w:szCs w:val="30"/>
        </w:rPr>
      </w:pPr>
    </w:p>
    <w:p w:rsidR="001668F2" w:rsidRPr="000D3C64" w:rsidRDefault="001668F2" w:rsidP="000D3C64">
      <w:pPr>
        <w:pStyle w:val="ListParagraph"/>
        <w:numPr>
          <w:ilvl w:val="0"/>
          <w:numId w:val="35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train goes from stations A to B. One day there is a technical problem at the very beginning of the journey &amp; hence the train travels at 3/5 of it’s original speed and so it arrives 2 hours late. Had the problem occurred after 50 miles had been covered, the train would have arrived 40 min earlier(i.e., only 120-40 = 80 min late). What is the distance between the 2 stations?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a.150 miles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b.170 miles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c.140 miles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d.160 miles</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For 1 mile the train is late by 40 / 50 min or 4/5 minutes. Or it is late by 1 minute for every 5/4 miles. For 120 minutes late it has to travel 120 x 5/4 = 150 miles.</w:t>
      </w:r>
    </w:p>
    <w:p w:rsidR="001668F2" w:rsidRPr="000D3C64" w:rsidRDefault="001668F2" w:rsidP="000D3C64">
      <w:pPr>
        <w:shd w:val="clear" w:color="auto" w:fill="FFFFFF"/>
        <w:spacing w:after="0" w:line="360" w:lineRule="auto"/>
        <w:rPr>
          <w:rFonts w:ascii="Times New Roman" w:eastAsia="Times New Roman" w:hAnsi="Times New Roman" w:cs="Times New Roman"/>
          <w:color w:val="3D3D3D"/>
          <w:sz w:val="30"/>
          <w:szCs w:val="30"/>
        </w:rPr>
      </w:pPr>
    </w:p>
    <w:p w:rsidR="001668F2" w:rsidRPr="000D3C64" w:rsidRDefault="001668F2" w:rsidP="000D3C64">
      <w:pPr>
        <w:pStyle w:val="ListParagraph"/>
        <w:numPr>
          <w:ilvl w:val="0"/>
          <w:numId w:val="35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When a train travels at a speed of 60kmph,it reaches the destination on time.when the same train travels at a speed of 50kmph,it reaches its destination 15min late.what is the length of journey?</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A.75km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B.50km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C.60km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D.85km</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x be the time reached with the speed 60km/h 50km/h —-&gt; x+15 Distance is equal so 60(km/h)× xhr = 50(km/h) × (x+15) hr So 60 x = 50x + 750 So the would be in km And x = 75 So 75km</w:t>
      </w:r>
    </w:p>
    <w:p w:rsidR="001668F2" w:rsidRPr="000D3C64" w:rsidRDefault="001668F2" w:rsidP="000D3C64">
      <w:pPr>
        <w:spacing w:after="0" w:line="360" w:lineRule="auto"/>
        <w:rPr>
          <w:rFonts w:ascii="Times New Roman" w:hAnsi="Times New Roman" w:cs="Times New Roman"/>
          <w:sz w:val="30"/>
          <w:szCs w:val="30"/>
        </w:rPr>
      </w:pPr>
    </w:p>
    <w:p w:rsidR="001668F2" w:rsidRPr="000D3C64" w:rsidRDefault="001668F2" w:rsidP="000D3C64">
      <w:pPr>
        <w:pStyle w:val="ListParagraph"/>
        <w:numPr>
          <w:ilvl w:val="0"/>
          <w:numId w:val="35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girl goes to her office for work which is 50 miles. She goes to her office few distance by bicycle and remaining by train. The speed of bicycle is 15 mph and that of train is twice of the bicycle. If she spend 20 min. more on bicycle, then total time taken by her from going to office from her home?</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 hr 30 min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 hr 30 min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 hr 20 min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 hr 50 min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1668F2" w:rsidRPr="000D3C64" w:rsidRDefault="001668F2"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time travelled in train is x min then in cycle (x+20) min. (30/60)x + (15/60)(x + 20) = 50 or x = 60 Total time taken 60 + (60 + 20) = 2 hr 20 min</w:t>
      </w:r>
    </w:p>
    <w:p w:rsidR="001668F2" w:rsidRPr="000D3C64" w:rsidRDefault="001668F2" w:rsidP="000D3C64">
      <w:pPr>
        <w:shd w:val="clear" w:color="auto" w:fill="FFFFFF"/>
        <w:spacing w:after="0" w:line="360" w:lineRule="auto"/>
        <w:rPr>
          <w:rFonts w:ascii="Times New Roman" w:eastAsia="Times New Roman" w:hAnsi="Times New Roman" w:cs="Times New Roman"/>
          <w:color w:val="3D3D3D"/>
          <w:sz w:val="30"/>
          <w:szCs w:val="30"/>
        </w:rPr>
      </w:pPr>
    </w:p>
    <w:p w:rsidR="001668F2" w:rsidRPr="000D3C64" w:rsidRDefault="001668F2" w:rsidP="000D3C64">
      <w:pPr>
        <w:pStyle w:val="ListParagraph"/>
        <w:numPr>
          <w:ilvl w:val="0"/>
          <w:numId w:val="354"/>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car crosses a man walking at 6 km/h. The man can see the things upto 450m only in one direction due to fog. He sees the car which was going in the same direction for 4.5 minutes. What is the speed of the car?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1.9 km/h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2.12.5 km/h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3.12 km/h </w:t>
      </w:r>
    </w:p>
    <w:p w:rsidR="001668F2" w:rsidRPr="000D3C64" w:rsidRDefault="001668F2" w:rsidP="000D3C64">
      <w:pPr>
        <w:spacing w:after="74"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4.15 km/h </w:t>
      </w:r>
    </w:p>
    <w:p w:rsidR="001668F2" w:rsidRPr="000D3C64" w:rsidRDefault="001668F2" w:rsidP="000D3C64">
      <w:pPr>
        <w:pStyle w:val="ListParagraph"/>
        <w:numPr>
          <w:ilvl w:val="0"/>
          <w:numId w:val="354"/>
        </w:numPr>
        <w:spacing w:after="74" w:line="360" w:lineRule="auto"/>
        <w:rPr>
          <w:rFonts w:ascii="Times New Roman" w:hAnsi="Times New Roman" w:cs="Times New Roman"/>
          <w:sz w:val="30"/>
          <w:szCs w:val="30"/>
        </w:rPr>
      </w:pPr>
      <w:r w:rsidRPr="000D3C64">
        <w:rPr>
          <w:rFonts w:ascii="Times New Roman" w:hAnsi="Times New Roman" w:cs="Times New Roman"/>
          <w:sz w:val="30"/>
          <w:szCs w:val="30"/>
        </w:rPr>
        <w:t>A passenger train covers the distance between stations X and Y, 50 minutes faster than a goods train. The distance between X and Y is 25 km. If the average speed of the passenger is 60 kmph, find the average speed of the goods train? 1.</w:t>
      </w:r>
      <w:r w:rsidRPr="000D3C64">
        <w:rPr>
          <w:rFonts w:ascii="Times New Roman" w:hAnsi="Times New Roman" w:cs="Times New Roman"/>
          <w:color w:val="000000"/>
          <w:sz w:val="30"/>
          <w:szCs w:val="30"/>
        </w:rPr>
        <w:t xml:space="preserve">50/3 m/s </w:t>
      </w:r>
    </w:p>
    <w:p w:rsidR="001668F2" w:rsidRPr="000D3C64" w:rsidRDefault="001668F2"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color w:val="000000"/>
          <w:sz w:val="30"/>
          <w:szCs w:val="30"/>
        </w:rPr>
        <w:t xml:space="preserve">40/3 m/s </w:t>
      </w:r>
    </w:p>
    <w:p w:rsidR="001668F2" w:rsidRPr="000D3C64" w:rsidRDefault="001668F2"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color w:val="000000"/>
          <w:sz w:val="30"/>
          <w:szCs w:val="30"/>
        </w:rPr>
        <w:t xml:space="preserve">50/9 m/s </w:t>
      </w:r>
    </w:p>
    <w:p w:rsidR="001668F2" w:rsidRPr="000D3C64" w:rsidRDefault="001668F2" w:rsidP="000D3C64">
      <w:pPr>
        <w:spacing w:after="62" w:line="360" w:lineRule="auto"/>
        <w:ind w:left="-5"/>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color w:val="000000"/>
          <w:sz w:val="30"/>
          <w:szCs w:val="30"/>
        </w:rPr>
        <w:t xml:space="preserve">20 m/s </w:t>
      </w:r>
    </w:p>
    <w:p w:rsidR="001668F2" w:rsidRPr="000D3C64" w:rsidRDefault="001668F2" w:rsidP="000D3C64">
      <w:pPr>
        <w:pStyle w:val="ListParagraph"/>
        <w:numPr>
          <w:ilvl w:val="0"/>
          <w:numId w:val="354"/>
        </w:numPr>
        <w:spacing w:after="62"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college schedules lectures of 9 professors. 3 professors every day, till all possible combinations are exhausted. If no combination of professors is ever repeated on any day, then how many days will each professor have to come?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1.504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2.252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3.168 </w:t>
      </w:r>
    </w:p>
    <w:p w:rsidR="001668F2" w:rsidRPr="000D3C64" w:rsidRDefault="001668F2" w:rsidP="000D3C64">
      <w:pPr>
        <w:spacing w:after="76"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4.140 </w:t>
      </w:r>
    </w:p>
    <w:p w:rsidR="001668F2" w:rsidRPr="000D3C64" w:rsidRDefault="001668F2" w:rsidP="000D3C64">
      <w:pPr>
        <w:pStyle w:val="ListParagraph"/>
        <w:numPr>
          <w:ilvl w:val="0"/>
          <w:numId w:val="354"/>
        </w:numPr>
        <w:spacing w:after="76"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company has a job to prepare certain number cans and there are three machines A, B and C for this job. A can complete the job in 3 days, B can complete the job in 4 days and C can complete the job in 6 days. How many days the company will take to complete the job if all the machines are used simultaneously?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1.4 days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2.5 days </w:t>
      </w:r>
    </w:p>
    <w:p w:rsidR="001668F2" w:rsidRPr="000D3C64" w:rsidRDefault="001668F2"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3.4/3 days </w:t>
      </w:r>
    </w:p>
    <w:p w:rsidR="001668F2" w:rsidRPr="000D3C64" w:rsidRDefault="001668F2" w:rsidP="000D3C64">
      <w:pPr>
        <w:spacing w:after="74"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4.Cannot be determined </w:t>
      </w:r>
    </w:p>
    <w:p w:rsidR="001668F2" w:rsidRPr="000D3C64" w:rsidRDefault="001668F2" w:rsidP="000D3C64">
      <w:pPr>
        <w:pStyle w:val="ListParagraph"/>
        <w:numPr>
          <w:ilvl w:val="0"/>
          <w:numId w:val="354"/>
        </w:numPr>
        <w:spacing w:after="74"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train covered a distance at a uniform speed .if the train had been 6 km/hr faster it would have been 4 hour less than schedule time and if the train were slower by 6 km/hr it would have been 6 hours more. Find the distance. </w:t>
      </w:r>
    </w:p>
    <w:p w:rsidR="001668F2" w:rsidRPr="000D3C64" w:rsidRDefault="001668F2" w:rsidP="000D3C64">
      <w:pPr>
        <w:numPr>
          <w:ilvl w:val="0"/>
          <w:numId w:val="346"/>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720 km </w:t>
      </w:r>
    </w:p>
    <w:p w:rsidR="001668F2" w:rsidRPr="000D3C64" w:rsidRDefault="001668F2" w:rsidP="000D3C64">
      <w:pPr>
        <w:numPr>
          <w:ilvl w:val="0"/>
          <w:numId w:val="346"/>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700 km </w:t>
      </w:r>
    </w:p>
    <w:p w:rsidR="001668F2" w:rsidRPr="000D3C64" w:rsidRDefault="001668F2" w:rsidP="000D3C64">
      <w:pPr>
        <w:numPr>
          <w:ilvl w:val="0"/>
          <w:numId w:val="346"/>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600 km </w:t>
      </w:r>
    </w:p>
    <w:p w:rsidR="001668F2" w:rsidRPr="000D3C64" w:rsidRDefault="001668F2" w:rsidP="000D3C64">
      <w:pPr>
        <w:numPr>
          <w:ilvl w:val="0"/>
          <w:numId w:val="346"/>
        </w:numPr>
        <w:spacing w:after="71"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590 km </w:t>
      </w:r>
    </w:p>
    <w:p w:rsidR="001668F2" w:rsidRPr="000D3C64" w:rsidRDefault="001668F2" w:rsidP="000D3C64">
      <w:pPr>
        <w:spacing w:after="71" w:line="360" w:lineRule="auto"/>
        <w:rPr>
          <w:rFonts w:ascii="Times New Roman" w:hAnsi="Times New Roman" w:cs="Times New Roman"/>
          <w:sz w:val="30"/>
          <w:szCs w:val="30"/>
        </w:rPr>
      </w:pPr>
    </w:p>
    <w:p w:rsidR="001668F2" w:rsidRPr="008A7039" w:rsidRDefault="001668F2" w:rsidP="008A7039">
      <w:pPr>
        <w:spacing w:after="72" w:line="360" w:lineRule="auto"/>
        <w:rPr>
          <w:rFonts w:ascii="Times New Roman" w:eastAsia="Roboto" w:hAnsi="Times New Roman" w:cs="Times New Roman"/>
          <w:color w:val="000000" w:themeColor="text1"/>
          <w:sz w:val="30"/>
          <w:szCs w:val="30"/>
        </w:rPr>
      </w:pPr>
    </w:p>
    <w:p w:rsidR="003E1568" w:rsidRPr="000D3C64" w:rsidRDefault="003E1568" w:rsidP="000D3C64">
      <w:pPr>
        <w:pStyle w:val="Heading1"/>
        <w:spacing w:line="360" w:lineRule="auto"/>
        <w:jc w:val="both"/>
        <w:rPr>
          <w:rFonts w:ascii="Times New Roman" w:hAnsi="Times New Roman" w:cs="Times New Roman"/>
          <w:b/>
          <w:color w:val="000000" w:themeColor="text1"/>
          <w:sz w:val="30"/>
          <w:szCs w:val="30"/>
        </w:rPr>
      </w:pPr>
      <w:bookmarkStart w:id="5" w:name="_Toc10562407"/>
      <w:r w:rsidRPr="000D3C64">
        <w:rPr>
          <w:rFonts w:ascii="Times New Roman" w:hAnsi="Times New Roman" w:cs="Times New Roman"/>
          <w:b/>
          <w:color w:val="000000" w:themeColor="text1"/>
          <w:sz w:val="30"/>
          <w:szCs w:val="30"/>
        </w:rPr>
        <w:t>Measurement</w:t>
      </w:r>
      <w:bookmarkEnd w:id="5"/>
    </w:p>
    <w:p w:rsidR="003E1568" w:rsidRPr="000D3C64" w:rsidRDefault="003E1568"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hAnsi="Times New Roman" w:cs="Times New Roman"/>
          <w:color w:val="000000" w:themeColor="text1"/>
          <w:sz w:val="30"/>
          <w:szCs w:val="30"/>
        </w:rPr>
        <w:t>1.</w:t>
      </w:r>
      <w:r w:rsidRPr="000D3C64">
        <w:rPr>
          <w:rFonts w:ascii="Times New Roman" w:eastAsia="Roboto" w:hAnsi="Times New Roman" w:cs="Times New Roman"/>
          <w:color w:val="000000" w:themeColor="text1"/>
          <w:sz w:val="30"/>
          <w:szCs w:val="30"/>
        </w:rPr>
        <w:t xml:space="preserve"> The cost of 15 packets of biscuits, each weighting 750 grams, is Rs. 300. What will be the approximate cost of 25 packets, if each packet weighs 1 kg? (Note: it is known that cost of each packet depends on its weight)</w:t>
      </w:r>
    </w:p>
    <w:p w:rsidR="003E1568" w:rsidRPr="000D3C64" w:rsidRDefault="00D33822"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3E1568" w:rsidRPr="000D3C64">
        <w:rPr>
          <w:rFonts w:ascii="Times New Roman" w:eastAsia="Roboto" w:hAnsi="Times New Roman" w:cs="Times New Roman"/>
          <w:color w:val="000000" w:themeColor="text1"/>
          <w:sz w:val="30"/>
          <w:szCs w:val="30"/>
        </w:rPr>
        <w:t>Rs.549</w:t>
      </w:r>
      <w:r w:rsidRPr="000D3C64">
        <w:rPr>
          <w:rFonts w:ascii="Times New Roman" w:eastAsia="Roboto" w:hAnsi="Times New Roman" w:cs="Times New Roman"/>
          <w:color w:val="000000" w:themeColor="text1"/>
          <w:sz w:val="30"/>
          <w:szCs w:val="30"/>
        </w:rPr>
        <w:t xml:space="preserve"> b) </w:t>
      </w:r>
      <w:r w:rsidR="003E1568" w:rsidRPr="000D3C64">
        <w:rPr>
          <w:rFonts w:ascii="Times New Roman" w:eastAsia="Roboto" w:hAnsi="Times New Roman" w:cs="Times New Roman"/>
          <w:color w:val="000000" w:themeColor="text1"/>
          <w:sz w:val="30"/>
          <w:szCs w:val="30"/>
        </w:rPr>
        <w:t>Rs.700</w:t>
      </w:r>
      <w:r w:rsidRPr="000D3C64">
        <w:rPr>
          <w:rFonts w:ascii="Times New Roman" w:eastAsia="Roboto" w:hAnsi="Times New Roman" w:cs="Times New Roman"/>
          <w:color w:val="000000" w:themeColor="text1"/>
          <w:sz w:val="30"/>
          <w:szCs w:val="30"/>
        </w:rPr>
        <w:t xml:space="preserve"> c)</w:t>
      </w:r>
      <w:r w:rsidR="00024305" w:rsidRPr="000D3C64">
        <w:rPr>
          <w:rFonts w:ascii="Times New Roman" w:eastAsia="Roboto" w:hAnsi="Times New Roman" w:cs="Times New Roman"/>
          <w:color w:val="000000" w:themeColor="text1"/>
          <w:sz w:val="30"/>
          <w:szCs w:val="30"/>
        </w:rPr>
        <w:t xml:space="preserve"> </w:t>
      </w:r>
      <w:r w:rsidR="003E1568" w:rsidRPr="000D3C64">
        <w:rPr>
          <w:rFonts w:ascii="Times New Roman" w:eastAsia="Roboto" w:hAnsi="Times New Roman" w:cs="Times New Roman"/>
          <w:color w:val="000000" w:themeColor="text1"/>
          <w:sz w:val="30"/>
          <w:szCs w:val="30"/>
        </w:rPr>
        <w:t>Rs.333</w:t>
      </w:r>
      <w:r w:rsidRPr="000D3C64">
        <w:rPr>
          <w:rFonts w:ascii="Times New Roman" w:eastAsia="Roboto" w:hAnsi="Times New Roman" w:cs="Times New Roman"/>
          <w:color w:val="000000" w:themeColor="text1"/>
          <w:sz w:val="30"/>
          <w:szCs w:val="30"/>
        </w:rPr>
        <w:t xml:space="preserve"> d)</w:t>
      </w:r>
      <w:r w:rsidR="00024305" w:rsidRPr="000D3C64">
        <w:rPr>
          <w:rFonts w:ascii="Times New Roman" w:eastAsia="Roboto" w:hAnsi="Times New Roman" w:cs="Times New Roman"/>
          <w:color w:val="000000" w:themeColor="text1"/>
          <w:sz w:val="30"/>
          <w:szCs w:val="30"/>
        </w:rPr>
        <w:t xml:space="preserve"> </w:t>
      </w:r>
      <w:r w:rsidR="003E1568" w:rsidRPr="000D3C64">
        <w:rPr>
          <w:rFonts w:ascii="Times New Roman" w:eastAsia="Roboto" w:hAnsi="Times New Roman" w:cs="Times New Roman"/>
          <w:color w:val="000000" w:themeColor="text1"/>
          <w:sz w:val="30"/>
          <w:szCs w:val="30"/>
        </w:rPr>
        <w:t>Rs.667</w:t>
      </w:r>
    </w:p>
    <w:p w:rsidR="003E1568" w:rsidRPr="000D3C64" w:rsidRDefault="003E1568"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Correct Answer</w:t>
      </w:r>
      <w:r w:rsidR="00D33822" w:rsidRPr="000D3C64">
        <w:rPr>
          <w:rFonts w:ascii="Times New Roman" w:eastAsia="Roboto" w:hAnsi="Times New Roman" w:cs="Times New Roman"/>
          <w:color w:val="000000" w:themeColor="text1"/>
          <w:sz w:val="30"/>
          <w:szCs w:val="30"/>
        </w:rPr>
        <w:t>:</w:t>
      </w:r>
    </w:p>
    <w:p w:rsidR="00B14AE0" w:rsidRPr="000D3C64" w:rsidRDefault="00D33822"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 </w:t>
      </w:r>
      <w:r w:rsidR="00B14AE0" w:rsidRPr="000D3C64">
        <w:rPr>
          <w:rFonts w:ascii="Times New Roman" w:eastAsia="Roboto" w:hAnsi="Times New Roman" w:cs="Times New Roman"/>
          <w:color w:val="000000" w:themeColor="text1"/>
          <w:sz w:val="30"/>
          <w:szCs w:val="30"/>
        </w:rPr>
        <w:t xml:space="preserve">Assume that a pathway is being created through two circular figures represented by the equations below: </w:t>
      </w:r>
    </w:p>
    <w:p w:rsidR="00B14AE0" w:rsidRPr="000D3C64" w:rsidRDefault="00B14AE0" w:rsidP="000D3C64">
      <w:pPr>
        <w:spacing w:before="200" w:after="0" w:line="360" w:lineRule="auto"/>
        <w:ind w:left="20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(x + 2)</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xml:space="preserve"> + (y - 6)</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xml:space="preserve"> = 16</w:t>
      </w:r>
    </w:p>
    <w:p w:rsidR="00B14AE0" w:rsidRPr="000D3C64" w:rsidRDefault="00B14AE0" w:rsidP="000D3C64">
      <w:pPr>
        <w:spacing w:before="200" w:after="0" w:line="360" w:lineRule="auto"/>
        <w:ind w:left="20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(x + 2)</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xml:space="preserve"> + (y - 6)</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xml:space="preserve"> = 81 </w:t>
      </w:r>
    </w:p>
    <w:p w:rsidR="00B14AE0" w:rsidRPr="000D3C64" w:rsidRDefault="00B14AE0"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What is the area of the pathway, in sq. units, thus created?</w:t>
      </w:r>
    </w:p>
    <w:p w:rsidR="00B14AE0" w:rsidRPr="000D3C64" w:rsidRDefault="00B14AE0" w:rsidP="000D3C64">
      <w:pPr>
        <w:pStyle w:val="ListParagraph"/>
        <w:numPr>
          <w:ilvl w:val="0"/>
          <w:numId w:val="1"/>
        </w:numPr>
        <w:spacing w:before="320" w:after="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30 PI</w:t>
      </w:r>
      <w:r w:rsidR="00D33822" w:rsidRPr="000D3C64">
        <w:rPr>
          <w:rFonts w:ascii="Times New Roman" w:eastAsia="Roboto" w:hAnsi="Times New Roman" w:cs="Times New Roman"/>
          <w:color w:val="000000" w:themeColor="text1"/>
          <w:sz w:val="30"/>
          <w:szCs w:val="30"/>
        </w:rPr>
        <w:t xml:space="preserve"> b)</w:t>
      </w:r>
      <w:r w:rsidRPr="000D3C64">
        <w:rPr>
          <w:rFonts w:ascii="Times New Roman" w:eastAsia="Roboto" w:hAnsi="Times New Roman" w:cs="Times New Roman"/>
          <w:color w:val="000000" w:themeColor="text1"/>
          <w:sz w:val="30"/>
          <w:szCs w:val="30"/>
        </w:rPr>
        <w:t>20 PI</w:t>
      </w:r>
      <w:r w:rsidR="00D33822" w:rsidRPr="000D3C64">
        <w:rPr>
          <w:rFonts w:ascii="Times New Roman" w:eastAsia="Roboto" w:hAnsi="Times New Roman" w:cs="Times New Roman"/>
          <w:color w:val="000000" w:themeColor="text1"/>
          <w:sz w:val="30"/>
          <w:szCs w:val="30"/>
        </w:rPr>
        <w:t xml:space="preserve"> c)</w:t>
      </w:r>
      <w:r w:rsidRPr="000D3C64">
        <w:rPr>
          <w:rFonts w:ascii="Times New Roman" w:eastAsia="Roboto" w:hAnsi="Times New Roman" w:cs="Times New Roman"/>
          <w:color w:val="000000" w:themeColor="text1"/>
          <w:sz w:val="30"/>
          <w:szCs w:val="30"/>
        </w:rPr>
        <w:t>65 PI</w:t>
      </w:r>
      <w:r w:rsidR="00D33822" w:rsidRPr="000D3C64">
        <w:rPr>
          <w:rFonts w:ascii="Times New Roman" w:eastAsia="Roboto" w:hAnsi="Times New Roman" w:cs="Times New Roman"/>
          <w:color w:val="000000" w:themeColor="text1"/>
          <w:sz w:val="30"/>
          <w:szCs w:val="30"/>
        </w:rPr>
        <w:t xml:space="preserve"> d)</w:t>
      </w:r>
      <w:r w:rsidRPr="000D3C64">
        <w:rPr>
          <w:rFonts w:ascii="Times New Roman" w:eastAsia="Roboto" w:hAnsi="Times New Roman" w:cs="Times New Roman"/>
          <w:color w:val="000000" w:themeColor="text1"/>
          <w:sz w:val="30"/>
          <w:szCs w:val="30"/>
        </w:rPr>
        <w:t>40 PI</w:t>
      </w:r>
    </w:p>
    <w:p w:rsidR="00D33822" w:rsidRPr="000D3C64" w:rsidRDefault="00D33822" w:rsidP="000D3C64">
      <w:pPr>
        <w:pStyle w:val="ListParagraph"/>
        <w:spacing w:before="320" w:after="0" w:line="360" w:lineRule="auto"/>
        <w:ind w:left="360" w:right="180"/>
        <w:jc w:val="both"/>
        <w:rPr>
          <w:rFonts w:ascii="Times New Roman" w:eastAsia="Roboto" w:hAnsi="Times New Roman" w:cs="Times New Roman"/>
          <w:color w:val="000000" w:themeColor="text1"/>
          <w:sz w:val="30"/>
          <w:szCs w:val="30"/>
        </w:rPr>
      </w:pPr>
    </w:p>
    <w:p w:rsidR="00B14AE0" w:rsidRPr="000D3C64" w:rsidRDefault="00D33822"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Correct Answer:</w:t>
      </w:r>
    </w:p>
    <w:p w:rsidR="00D33822" w:rsidRPr="000D3C64" w:rsidRDefault="00D33822" w:rsidP="000D3C64">
      <w:pPr>
        <w:shd w:val="clear" w:color="auto" w:fill="FFFFFF"/>
        <w:spacing w:after="0" w:line="360" w:lineRule="auto"/>
        <w:jc w:val="both"/>
        <w:rPr>
          <w:rFonts w:ascii="Times New Roman" w:eastAsia="Roboto" w:hAnsi="Times New Roman" w:cs="Times New Roman"/>
          <w:color w:val="000000" w:themeColor="text1"/>
          <w:sz w:val="30"/>
          <w:szCs w:val="30"/>
        </w:rPr>
      </w:pPr>
    </w:p>
    <w:p w:rsidR="006D1167" w:rsidRPr="000D3C64" w:rsidRDefault="00D33822"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3. </w:t>
      </w:r>
      <w:r w:rsidR="006D1167" w:rsidRPr="000D3C64">
        <w:rPr>
          <w:rFonts w:ascii="Times New Roman" w:eastAsia="Roboto" w:hAnsi="Times New Roman" w:cs="Times New Roman"/>
          <w:color w:val="000000" w:themeColor="text1"/>
          <w:sz w:val="30"/>
          <w:szCs w:val="30"/>
        </w:rPr>
        <w:t xml:space="preserve">The perimeter of a square equals perimeter of an equilateral triangle which in turn equals circumference of a circle. Which of the following options holds true if the areas covered by circle, triangle and square are "c", "t" and "s" </w:t>
      </w:r>
      <w:r w:rsidR="00024305" w:rsidRPr="000D3C64">
        <w:rPr>
          <w:rFonts w:ascii="Times New Roman" w:eastAsia="Roboto" w:hAnsi="Times New Roman" w:cs="Times New Roman"/>
          <w:color w:val="000000" w:themeColor="text1"/>
          <w:sz w:val="30"/>
          <w:szCs w:val="30"/>
        </w:rPr>
        <w:t>respectively?</w:t>
      </w:r>
    </w:p>
    <w:p w:rsidR="006D1167" w:rsidRPr="000D3C64" w:rsidRDefault="00D33822"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D1167" w:rsidRPr="000D3C64">
        <w:rPr>
          <w:rFonts w:ascii="Times New Roman" w:eastAsia="Roboto" w:hAnsi="Times New Roman" w:cs="Times New Roman"/>
          <w:color w:val="000000" w:themeColor="text1"/>
          <w:sz w:val="30"/>
          <w:szCs w:val="30"/>
        </w:rPr>
        <w:t>C &gt; t &gt; s</w:t>
      </w:r>
      <w:r w:rsidRPr="000D3C64">
        <w:rPr>
          <w:rFonts w:ascii="Times New Roman" w:eastAsia="Roboto" w:hAnsi="Times New Roman" w:cs="Times New Roman"/>
          <w:color w:val="000000" w:themeColor="text1"/>
          <w:sz w:val="30"/>
          <w:szCs w:val="30"/>
        </w:rPr>
        <w:t xml:space="preserve"> b) </w:t>
      </w:r>
      <w:r w:rsidR="006D1167" w:rsidRPr="000D3C64">
        <w:rPr>
          <w:rFonts w:ascii="Times New Roman" w:eastAsia="Roboto" w:hAnsi="Times New Roman" w:cs="Times New Roman"/>
          <w:color w:val="000000" w:themeColor="text1"/>
          <w:sz w:val="30"/>
          <w:szCs w:val="30"/>
        </w:rPr>
        <w:t>S &gt; c &gt; t</w:t>
      </w:r>
      <w:r w:rsidRPr="000D3C64">
        <w:rPr>
          <w:rFonts w:ascii="Times New Roman" w:eastAsia="Roboto" w:hAnsi="Times New Roman" w:cs="Times New Roman"/>
          <w:color w:val="000000" w:themeColor="text1"/>
          <w:sz w:val="30"/>
          <w:szCs w:val="30"/>
        </w:rPr>
        <w:t xml:space="preserve"> c) </w:t>
      </w:r>
      <w:r w:rsidR="006D1167" w:rsidRPr="000D3C64">
        <w:rPr>
          <w:rFonts w:ascii="Times New Roman" w:eastAsia="Roboto" w:hAnsi="Times New Roman" w:cs="Times New Roman"/>
          <w:color w:val="000000" w:themeColor="text1"/>
          <w:sz w:val="30"/>
          <w:szCs w:val="30"/>
        </w:rPr>
        <w:t>S &gt; t &gt; c</w:t>
      </w:r>
      <w:r w:rsidRPr="000D3C64">
        <w:rPr>
          <w:rFonts w:ascii="Times New Roman" w:eastAsia="Roboto" w:hAnsi="Times New Roman" w:cs="Times New Roman"/>
          <w:color w:val="000000" w:themeColor="text1"/>
          <w:sz w:val="30"/>
          <w:szCs w:val="30"/>
        </w:rPr>
        <w:t xml:space="preserve"> d) </w:t>
      </w:r>
      <w:r w:rsidR="006D1167" w:rsidRPr="000D3C64">
        <w:rPr>
          <w:rFonts w:ascii="Times New Roman" w:eastAsia="Roboto" w:hAnsi="Times New Roman" w:cs="Times New Roman"/>
          <w:color w:val="000000" w:themeColor="text1"/>
          <w:sz w:val="30"/>
          <w:szCs w:val="30"/>
        </w:rPr>
        <w:t>C &gt; s &gt; t</w:t>
      </w:r>
    </w:p>
    <w:p w:rsidR="00F4066C" w:rsidRPr="000D3C64" w:rsidRDefault="006D1167"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Correct Answer</w:t>
      </w:r>
      <w:r w:rsidR="00D33822" w:rsidRPr="000D3C64">
        <w:rPr>
          <w:rFonts w:ascii="Times New Roman" w:eastAsia="Roboto" w:hAnsi="Times New Roman" w:cs="Times New Roman"/>
          <w:color w:val="000000" w:themeColor="text1"/>
          <w:sz w:val="30"/>
          <w:szCs w:val="30"/>
        </w:rPr>
        <w:t>:</w:t>
      </w:r>
    </w:p>
    <w:p w:rsidR="002E2EB0" w:rsidRPr="000D3C64" w:rsidRDefault="002E2EB0"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 Imagine a rectangle. Its length = 2*width. A square of 1 inch is cut on all corners so that the remaining portion forms a box when folded. The volume of the box is _____ cubic inches. Find the original dimensions of the box.</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5. 125 small but identical cubes are put together to form a large cube. This large cube is now painted on all six faces. (i) How many of the smaller cubes have no face painted at all. (a) 27  (b) 64 (c) 8  (d) 36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(ii) How many of the smaller cubes have exactly three faces painted? (a) 98  (b) 100  (c) 96  (d) 95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(iii) How many of the smaller cubes have atleast one side painted? (a) 4  (b) 8  (c) 9  (d) 27 Sol: Side of larger cube is 125−−−√3 = 5 I) No face painted will be in the interior part of the cube. Interior part will be a cube of side (5 – 2) = 3. Hence no. of cubes with no face painted ll be 33 = 27 Ans : (a) 27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II) Cubes with 3 faces painted will be the vertices of the cube. There will be 8 such cubes Ans : 8 [Wrong options... 3rd options should come here]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III) Atleast 1 face painted </w:t>
      </w:r>
      <w:r w:rsidRPr="000D3C64">
        <w:rPr>
          <w:rFonts w:ascii="Cambria Math" w:eastAsia="Roboto" w:hAnsi="Cambria Math" w:cs="Cambria Math"/>
          <w:color w:val="000000" w:themeColor="text1"/>
          <w:sz w:val="30"/>
          <w:szCs w:val="30"/>
        </w:rPr>
        <w:t>⇒</w:t>
      </w:r>
      <w:r w:rsidRPr="000D3C64">
        <w:rPr>
          <w:rFonts w:ascii="Times New Roman" w:eastAsia="Roboto" w:hAnsi="Times New Roman" w:cs="Times New Roman"/>
          <w:color w:val="000000" w:themeColor="text1"/>
          <w:sz w:val="30"/>
          <w:szCs w:val="30"/>
        </w:rPr>
        <w:t xml:space="preserve"> greater than or equal to 1 Cube with 1 face painted + cube with 2 side painted + cube with 3 side painted Cube with 1 face painted will be the outermost layer of larger cube but not on the edges. i.e. (5–2)2 = 9 cubes on 1 side So totally 6 × 9 = 54 cubes Cube with 2 face painted ll be edges of the larger cube but (5 – 2) = 3. Since a cube has 12 edges, totally 12× 3 = 36 cubes Cube with 3 sides painted = 8 cubes Totally 54 + 36 + 8 = 98 cubes </w:t>
      </w:r>
    </w:p>
    <w:p w:rsidR="001B3D6F" w:rsidRPr="000D3C64" w:rsidRDefault="001B3D6F"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Ans : 98</w:t>
      </w:r>
    </w:p>
    <w:p w:rsidR="00563CAE" w:rsidRPr="000D3C64" w:rsidRDefault="00563CAE"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 A card board of size  34 × 14 has to be attached to a wooden box and a total of 35 pins are to be used on the each side of the card box. find the total number of pins used. Sol: Total 35 pins are there and 4 sides of card board. So 35 x 4 = 140 Now in the rectangle 4 vertices have 4 pins which is common to the sides. So 140 – 4 = 136.</w:t>
      </w:r>
    </w:p>
    <w:p w:rsidR="00D37856" w:rsidRPr="000D3C64" w:rsidRDefault="00D37856"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 One of the longest sides of the triangle is 20 m.  The other side is 10 m. Area of the triangle is 80 m2.  What is the another side of the triangle? Sol: If a,b,c are the three sides of the triangle. Then formula for Area = (s(s–a)×(s–b)×(s–c))−−−−−−−−−−−−−−−−−−−−√ Where s = (a+b+c)2=12×(30+c) [Assume a = 20 ,b = 10] Now, Check the options.</w:t>
      </w:r>
    </w:p>
    <w:p w:rsidR="006E4241" w:rsidRPr="000D3C64" w:rsidRDefault="006E4241"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 A cube is divided into 729 identical cubelets. Each cut is made parallel to some surface of the cube . But before doing that the cube is colored with green color on one set of adjacent faces ,red on the other set of adjacent faces, blue on the third set.  So, how many cubelets are there which are painted with exactly one color? 294</w:t>
      </w:r>
    </w:p>
    <w:p w:rsidR="006E4241" w:rsidRPr="000D3C64" w:rsidRDefault="006E4241"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 Find the radius of the circle inscribed in a triangle ABC.  Triangle ABC is a right-angled isosceles triangle with the hypotenuse as 62√ radius of the circle is 2 cm.</w:t>
      </w:r>
    </w:p>
    <w:p w:rsidR="00E14A24" w:rsidRPr="000D3C64" w:rsidRDefault="006117F8"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10. </w:t>
      </w:r>
      <w:r w:rsidR="00E14A24" w:rsidRPr="000D3C64">
        <w:rPr>
          <w:rFonts w:ascii="Times New Roman" w:eastAsia="Roboto" w:hAnsi="Times New Roman" w:cs="Times New Roman"/>
          <w:color w:val="000000" w:themeColor="text1"/>
          <w:sz w:val="30"/>
          <w:szCs w:val="30"/>
        </w:rPr>
        <w:t>A person needs 6 steps to cover a distance of one slab. If he increases his foot length (step length) by 3 inches he needs only 5 steps to cover the slabs length. What is the length of the each slab. Ans: 31 inches.</w:t>
      </w:r>
    </w:p>
    <w:p w:rsidR="006117F8" w:rsidRPr="000D3C64" w:rsidRDefault="006117F8"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 There is a 4 inch cube painted on all sides. This is cut down into of 1 inch cubes. What is the no of cubes which have no pointed sides?</w:t>
      </w:r>
    </w:p>
    <w:p w:rsidR="006117F8" w:rsidRPr="000D3C64" w:rsidRDefault="006117F8"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 What is the maximum number of slices can you obtain by cutting a cake with only 4 cuts? Ans: 16.</w:t>
      </w:r>
    </w:p>
    <w:p w:rsidR="002F61F2" w:rsidRPr="000D3C64" w:rsidRDefault="002F61F2"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13. A person is cycling in a circular track.At some point he notices that 1/5 of people in front of him and 5/6 of people together condtitute the total no. of cyclists.Find the total no. of cyclists. Ans:31</w:t>
      </w:r>
    </w:p>
    <w:p w:rsidR="00354776" w:rsidRPr="000D3C64" w:rsidRDefault="00354776"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14. A card board of 34 * 14 has to be attached to a wooden box and a total of 35 pins are to be used on the each side of the card box. Find the total number of pins used</w:t>
      </w:r>
    </w:p>
    <w:p w:rsidR="008C68C5" w:rsidRPr="000D3C64" w:rsidRDefault="008C68C5"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15. .One side of the measuring arm was longer than the other side .If 3 pyramid width was placed in longer side it is equal to 2 cube width in the shorter arm.If 8 pyramid width was placed in longer arm then it is equal to 6 cube width. Let 1 pyramid width is equal to 10kg.What is the wgt of cube width?</w:t>
      </w:r>
    </w:p>
    <w:p w:rsidR="008C68C5" w:rsidRPr="000D3C64" w:rsidRDefault="008C68C5"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16. .There is log weighing 30kgs. The log having twice thickness and twice short as first one will weigh howmuch ??</w:t>
      </w:r>
    </w:p>
    <w:p w:rsidR="003E1568" w:rsidRPr="000D3C64" w:rsidRDefault="003E1568" w:rsidP="000D3C64">
      <w:pPr>
        <w:pStyle w:val="Heading1"/>
        <w:spacing w:line="360" w:lineRule="auto"/>
        <w:jc w:val="both"/>
        <w:rPr>
          <w:rFonts w:ascii="Times New Roman" w:hAnsi="Times New Roman" w:cs="Times New Roman"/>
          <w:b/>
          <w:color w:val="000000" w:themeColor="text1"/>
          <w:sz w:val="30"/>
          <w:szCs w:val="30"/>
        </w:rPr>
      </w:pPr>
      <w:bookmarkStart w:id="6" w:name="_Toc10562408"/>
      <w:r w:rsidRPr="000D3C64">
        <w:rPr>
          <w:rFonts w:ascii="Times New Roman" w:hAnsi="Times New Roman" w:cs="Times New Roman"/>
          <w:b/>
          <w:color w:val="000000" w:themeColor="text1"/>
          <w:sz w:val="30"/>
          <w:szCs w:val="30"/>
        </w:rPr>
        <w:t>Ages</w:t>
      </w:r>
      <w:bookmarkEnd w:id="6"/>
    </w:p>
    <w:p w:rsidR="003E1568" w:rsidRPr="000D3C64" w:rsidRDefault="00D33822"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 </w:t>
      </w:r>
      <w:r w:rsidR="003E1568" w:rsidRPr="000D3C64">
        <w:rPr>
          <w:rFonts w:ascii="Times New Roman" w:eastAsia="Roboto" w:hAnsi="Times New Roman" w:cs="Times New Roman"/>
          <w:color w:val="000000" w:themeColor="text1"/>
          <w:sz w:val="30"/>
          <w:szCs w:val="30"/>
        </w:rPr>
        <w:t>Paul's age is three times of the sum of ages of his two daughters. Five years from now, his age will be twice the sum of the ages of his two daughters. Find his present age.</w:t>
      </w:r>
    </w:p>
    <w:p w:rsidR="003E1568" w:rsidRPr="000D3C64" w:rsidRDefault="00D33822"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w:t>
      </w:r>
      <w:r w:rsidR="003E1568" w:rsidRPr="000D3C64">
        <w:rPr>
          <w:rFonts w:ascii="Times New Roman" w:eastAsia="Roboto" w:hAnsi="Times New Roman" w:cs="Times New Roman"/>
          <w:color w:val="000000" w:themeColor="text1"/>
          <w:sz w:val="30"/>
          <w:szCs w:val="30"/>
        </w:rPr>
        <w:t>40 years</w:t>
      </w:r>
      <w:r w:rsidRPr="000D3C64">
        <w:rPr>
          <w:rFonts w:ascii="Times New Roman" w:eastAsia="Roboto" w:hAnsi="Times New Roman" w:cs="Times New Roman"/>
          <w:color w:val="000000" w:themeColor="text1"/>
          <w:sz w:val="30"/>
          <w:szCs w:val="30"/>
        </w:rPr>
        <w:t xml:space="preserve"> b)</w:t>
      </w:r>
      <w:r w:rsidR="003E1568" w:rsidRPr="000D3C64">
        <w:rPr>
          <w:rFonts w:ascii="Times New Roman" w:eastAsia="Roboto" w:hAnsi="Times New Roman" w:cs="Times New Roman"/>
          <w:color w:val="000000" w:themeColor="text1"/>
          <w:sz w:val="30"/>
          <w:szCs w:val="30"/>
        </w:rPr>
        <w:t>55 years</w:t>
      </w:r>
      <w:r w:rsidRPr="000D3C64">
        <w:rPr>
          <w:rFonts w:ascii="Times New Roman" w:eastAsia="Roboto" w:hAnsi="Times New Roman" w:cs="Times New Roman"/>
          <w:color w:val="000000" w:themeColor="text1"/>
          <w:sz w:val="30"/>
          <w:szCs w:val="30"/>
        </w:rPr>
        <w:t xml:space="preserve"> c)</w:t>
      </w:r>
      <w:r w:rsidR="003E1568" w:rsidRPr="000D3C64">
        <w:rPr>
          <w:rFonts w:ascii="Times New Roman" w:eastAsia="Roboto" w:hAnsi="Times New Roman" w:cs="Times New Roman"/>
          <w:color w:val="000000" w:themeColor="text1"/>
          <w:sz w:val="30"/>
          <w:szCs w:val="30"/>
        </w:rPr>
        <w:t>50 years</w:t>
      </w:r>
      <w:r w:rsidRPr="000D3C64">
        <w:rPr>
          <w:rFonts w:ascii="Times New Roman" w:eastAsia="Roboto" w:hAnsi="Times New Roman" w:cs="Times New Roman"/>
          <w:color w:val="000000" w:themeColor="text1"/>
          <w:sz w:val="30"/>
          <w:szCs w:val="30"/>
        </w:rPr>
        <w:t xml:space="preserve"> d)</w:t>
      </w:r>
      <w:r w:rsidR="003E1568" w:rsidRPr="000D3C64">
        <w:rPr>
          <w:rFonts w:ascii="Times New Roman" w:eastAsia="Roboto" w:hAnsi="Times New Roman" w:cs="Times New Roman"/>
          <w:color w:val="000000" w:themeColor="text1"/>
          <w:sz w:val="30"/>
          <w:szCs w:val="30"/>
        </w:rPr>
        <w:t>45 years</w:t>
      </w:r>
    </w:p>
    <w:p w:rsidR="003E1568" w:rsidRPr="000D3C64" w:rsidRDefault="003E1568"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Correct Answer</w:t>
      </w:r>
      <w:r w:rsidR="00D33822" w:rsidRPr="000D3C64">
        <w:rPr>
          <w:rFonts w:ascii="Times New Roman" w:eastAsia="Roboto" w:hAnsi="Times New Roman" w:cs="Times New Roman"/>
          <w:color w:val="000000" w:themeColor="text1"/>
          <w:sz w:val="30"/>
          <w:szCs w:val="30"/>
        </w:rPr>
        <w:t>:</w:t>
      </w:r>
    </w:p>
    <w:p w:rsidR="0069313B" w:rsidRPr="000D3C64" w:rsidRDefault="00D33822"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 </w:t>
      </w:r>
      <w:r w:rsidR="0069313B" w:rsidRPr="000D3C64">
        <w:rPr>
          <w:rFonts w:ascii="Times New Roman" w:eastAsia="Roboto" w:hAnsi="Times New Roman" w:cs="Times New Roman"/>
          <w:color w:val="000000" w:themeColor="text1"/>
          <w:sz w:val="30"/>
          <w:szCs w:val="30"/>
        </w:rPr>
        <w:t xml:space="preserve">A father is 4 times his son's age. In 30 </w:t>
      </w:r>
      <w:r w:rsidR="00821F07" w:rsidRPr="000D3C64">
        <w:rPr>
          <w:rFonts w:ascii="Times New Roman" w:eastAsia="Roboto" w:hAnsi="Times New Roman" w:cs="Times New Roman"/>
          <w:color w:val="000000" w:themeColor="text1"/>
          <w:sz w:val="30"/>
          <w:szCs w:val="30"/>
        </w:rPr>
        <w:t>years,</w:t>
      </w:r>
      <w:r w:rsidR="0069313B" w:rsidRPr="000D3C64">
        <w:rPr>
          <w:rFonts w:ascii="Times New Roman" w:eastAsia="Roboto" w:hAnsi="Times New Roman" w:cs="Times New Roman"/>
          <w:color w:val="000000" w:themeColor="text1"/>
          <w:sz w:val="30"/>
          <w:szCs w:val="30"/>
        </w:rPr>
        <w:t xml:space="preserve"> son's age will be half of his father's age. How old are the father and son now (in years)?</w:t>
      </w:r>
    </w:p>
    <w:p w:rsidR="0069313B" w:rsidRPr="000D3C64" w:rsidRDefault="00D33822"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9313B" w:rsidRPr="000D3C64">
        <w:rPr>
          <w:rFonts w:ascii="Times New Roman" w:eastAsia="Roboto" w:hAnsi="Times New Roman" w:cs="Times New Roman"/>
          <w:color w:val="000000" w:themeColor="text1"/>
          <w:sz w:val="30"/>
          <w:szCs w:val="30"/>
        </w:rPr>
        <w:t>48, 12</w:t>
      </w:r>
      <w:r w:rsidRPr="000D3C64">
        <w:rPr>
          <w:rFonts w:ascii="Times New Roman" w:eastAsia="Roboto" w:hAnsi="Times New Roman" w:cs="Times New Roman"/>
          <w:color w:val="000000" w:themeColor="text1"/>
          <w:sz w:val="30"/>
          <w:szCs w:val="30"/>
        </w:rPr>
        <w:t xml:space="preserve"> b)</w:t>
      </w:r>
      <w:r w:rsidR="0069313B" w:rsidRPr="000D3C64">
        <w:rPr>
          <w:rFonts w:ascii="Times New Roman" w:eastAsia="Roboto" w:hAnsi="Times New Roman" w:cs="Times New Roman"/>
          <w:color w:val="000000" w:themeColor="text1"/>
          <w:sz w:val="30"/>
          <w:szCs w:val="30"/>
        </w:rPr>
        <w:t>80, 20</w:t>
      </w:r>
      <w:r w:rsidRPr="000D3C64">
        <w:rPr>
          <w:rFonts w:ascii="Times New Roman" w:eastAsia="Roboto" w:hAnsi="Times New Roman" w:cs="Times New Roman"/>
          <w:color w:val="000000" w:themeColor="text1"/>
          <w:sz w:val="30"/>
          <w:szCs w:val="30"/>
        </w:rPr>
        <w:t xml:space="preserve"> c)</w:t>
      </w:r>
      <w:r w:rsidR="0069313B" w:rsidRPr="000D3C64">
        <w:rPr>
          <w:rFonts w:ascii="Times New Roman" w:eastAsia="Roboto" w:hAnsi="Times New Roman" w:cs="Times New Roman"/>
          <w:color w:val="000000" w:themeColor="text1"/>
          <w:sz w:val="30"/>
          <w:szCs w:val="30"/>
        </w:rPr>
        <w:t>60, 15</w:t>
      </w:r>
      <w:r w:rsidR="00821F07" w:rsidRPr="000D3C64">
        <w:rPr>
          <w:rFonts w:ascii="Times New Roman" w:eastAsia="Roboto" w:hAnsi="Times New Roman" w:cs="Times New Roman"/>
          <w:color w:val="000000" w:themeColor="text1"/>
          <w:sz w:val="30"/>
          <w:szCs w:val="30"/>
        </w:rPr>
        <w:t xml:space="preserve"> d)</w:t>
      </w:r>
      <w:r w:rsidR="0069313B" w:rsidRPr="000D3C64">
        <w:rPr>
          <w:rFonts w:ascii="Times New Roman" w:eastAsia="Roboto" w:hAnsi="Times New Roman" w:cs="Times New Roman"/>
          <w:color w:val="000000" w:themeColor="text1"/>
          <w:sz w:val="30"/>
          <w:szCs w:val="30"/>
        </w:rPr>
        <w:t>40, 10</w:t>
      </w:r>
    </w:p>
    <w:p w:rsidR="006D1167"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3. </w:t>
      </w:r>
      <w:r w:rsidR="006D1167" w:rsidRPr="000D3C64">
        <w:rPr>
          <w:rFonts w:ascii="Times New Roman" w:eastAsia="Roboto" w:hAnsi="Times New Roman" w:cs="Times New Roman"/>
          <w:color w:val="000000" w:themeColor="text1"/>
          <w:sz w:val="30"/>
          <w:szCs w:val="30"/>
        </w:rPr>
        <w:t>Paul's age</w:t>
      </w:r>
      <w:r w:rsidR="00024305" w:rsidRPr="000D3C64">
        <w:rPr>
          <w:rFonts w:ascii="Times New Roman" w:eastAsia="Roboto" w:hAnsi="Times New Roman" w:cs="Times New Roman"/>
          <w:color w:val="000000" w:themeColor="text1"/>
          <w:sz w:val="30"/>
          <w:szCs w:val="30"/>
        </w:rPr>
        <w:t xml:space="preserve"> i</w:t>
      </w:r>
      <w:r w:rsidR="006D1167" w:rsidRPr="000D3C64">
        <w:rPr>
          <w:rFonts w:ascii="Times New Roman" w:eastAsia="Roboto" w:hAnsi="Times New Roman" w:cs="Times New Roman"/>
          <w:color w:val="000000" w:themeColor="text1"/>
          <w:sz w:val="30"/>
          <w:szCs w:val="30"/>
        </w:rPr>
        <w:t xml:space="preserve">s four times the sum of the ages of his two daughters. Four years from now, the difference between his age and his daughter's ages taken together will be </w:t>
      </w:r>
      <w:r w:rsidR="00024305" w:rsidRPr="000D3C64">
        <w:rPr>
          <w:rFonts w:ascii="Times New Roman" w:eastAsia="Roboto" w:hAnsi="Times New Roman" w:cs="Times New Roman"/>
          <w:color w:val="000000" w:themeColor="text1"/>
          <w:sz w:val="30"/>
          <w:szCs w:val="30"/>
        </w:rPr>
        <w:t>thirty-two</w:t>
      </w:r>
      <w:r w:rsidR="006D1167" w:rsidRPr="000D3C64">
        <w:rPr>
          <w:rFonts w:ascii="Times New Roman" w:eastAsia="Roboto" w:hAnsi="Times New Roman" w:cs="Times New Roman"/>
          <w:color w:val="000000" w:themeColor="text1"/>
          <w:sz w:val="30"/>
          <w:szCs w:val="30"/>
        </w:rPr>
        <w:t xml:space="preserve"> years. And his present age.</w:t>
      </w:r>
    </w:p>
    <w:p w:rsidR="006D1167" w:rsidRPr="000D3C64" w:rsidRDefault="00821F0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D1167" w:rsidRPr="000D3C64">
        <w:rPr>
          <w:rFonts w:ascii="Times New Roman" w:eastAsia="Roboto" w:hAnsi="Times New Roman" w:cs="Times New Roman"/>
          <w:color w:val="000000" w:themeColor="text1"/>
          <w:sz w:val="30"/>
          <w:szCs w:val="30"/>
        </w:rPr>
        <w:t>52years</w:t>
      </w:r>
      <w:r w:rsidRPr="000D3C64">
        <w:rPr>
          <w:rFonts w:ascii="Times New Roman" w:eastAsia="Roboto" w:hAnsi="Times New Roman" w:cs="Times New Roman"/>
          <w:color w:val="000000" w:themeColor="text1"/>
          <w:sz w:val="30"/>
          <w:szCs w:val="30"/>
        </w:rPr>
        <w:t xml:space="preserve"> b)</w:t>
      </w:r>
      <w:r w:rsidR="006D1167" w:rsidRPr="000D3C64">
        <w:rPr>
          <w:rFonts w:ascii="Times New Roman" w:eastAsia="Roboto" w:hAnsi="Times New Roman" w:cs="Times New Roman"/>
          <w:color w:val="000000" w:themeColor="text1"/>
          <w:sz w:val="30"/>
          <w:szCs w:val="30"/>
        </w:rPr>
        <w:t>42years</w:t>
      </w:r>
      <w:r w:rsidRPr="000D3C64">
        <w:rPr>
          <w:rFonts w:ascii="Times New Roman" w:eastAsia="Roboto" w:hAnsi="Times New Roman" w:cs="Times New Roman"/>
          <w:color w:val="000000" w:themeColor="text1"/>
          <w:sz w:val="30"/>
          <w:szCs w:val="30"/>
        </w:rPr>
        <w:t xml:space="preserve"> c)</w:t>
      </w:r>
      <w:r w:rsidR="006D1167" w:rsidRPr="000D3C64">
        <w:rPr>
          <w:rFonts w:ascii="Times New Roman" w:eastAsia="Roboto" w:hAnsi="Times New Roman" w:cs="Times New Roman"/>
          <w:color w:val="000000" w:themeColor="text1"/>
          <w:sz w:val="30"/>
          <w:szCs w:val="30"/>
        </w:rPr>
        <w:t>58years</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48 years</w:t>
      </w:r>
    </w:p>
    <w:p w:rsidR="006D1167" w:rsidRPr="000D3C64" w:rsidRDefault="006D1167" w:rsidP="000D3C64">
      <w:pPr>
        <w:shd w:val="clear" w:color="auto" w:fill="FFFFFF"/>
        <w:spacing w:after="0" w:line="360" w:lineRule="auto"/>
        <w:jc w:val="both"/>
        <w:rPr>
          <w:rFonts w:ascii="Times New Roman" w:eastAsia="Roboto" w:hAnsi="Times New Roman" w:cs="Times New Roman"/>
          <w:color w:val="000000" w:themeColor="text1"/>
          <w:sz w:val="30"/>
          <w:szCs w:val="30"/>
        </w:rPr>
      </w:pPr>
    </w:p>
    <w:p w:rsidR="006D1167"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4. </w:t>
      </w:r>
      <w:r w:rsidR="006D1167" w:rsidRPr="000D3C64">
        <w:rPr>
          <w:rFonts w:ascii="Times New Roman" w:eastAsia="Roboto" w:hAnsi="Times New Roman" w:cs="Times New Roman"/>
          <w:color w:val="000000" w:themeColor="text1"/>
          <w:sz w:val="30"/>
          <w:szCs w:val="30"/>
        </w:rPr>
        <w:t>A man's age is 125% of what It was 10 years ago, but 83.33% of what It will be after 10 years. What is his present age?</w:t>
      </w:r>
    </w:p>
    <w:p w:rsidR="006D1167" w:rsidRPr="000D3C64" w:rsidRDefault="00821F07" w:rsidP="000D3C64">
      <w:p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6D1167" w:rsidRPr="000D3C64">
        <w:rPr>
          <w:rFonts w:ascii="Times New Roman" w:eastAsia="Roboto" w:hAnsi="Times New Roman" w:cs="Times New Roman"/>
          <w:color w:val="000000" w:themeColor="text1"/>
          <w:sz w:val="30"/>
          <w:szCs w:val="30"/>
        </w:rPr>
        <w:t>40 years</w:t>
      </w:r>
      <w:r w:rsidRPr="000D3C64">
        <w:rPr>
          <w:rFonts w:ascii="Times New Roman" w:eastAsia="Roboto" w:hAnsi="Times New Roman" w:cs="Times New Roman"/>
          <w:color w:val="000000" w:themeColor="text1"/>
          <w:sz w:val="30"/>
          <w:szCs w:val="30"/>
        </w:rPr>
        <w:t xml:space="preserve"> b) </w:t>
      </w:r>
      <w:r w:rsidR="006D1167" w:rsidRPr="000D3C64">
        <w:rPr>
          <w:rFonts w:ascii="Times New Roman" w:eastAsia="Roboto" w:hAnsi="Times New Roman" w:cs="Times New Roman"/>
          <w:color w:val="000000" w:themeColor="text1"/>
          <w:sz w:val="30"/>
          <w:szCs w:val="30"/>
        </w:rPr>
        <w:t>45 years</w:t>
      </w:r>
      <w:r w:rsidRPr="000D3C64">
        <w:rPr>
          <w:rFonts w:ascii="Times New Roman" w:eastAsia="Roboto" w:hAnsi="Times New Roman" w:cs="Times New Roman"/>
          <w:color w:val="000000" w:themeColor="text1"/>
          <w:sz w:val="30"/>
          <w:szCs w:val="30"/>
        </w:rPr>
        <w:t xml:space="preserve"> c) </w:t>
      </w:r>
      <w:r w:rsidR="006D1167" w:rsidRPr="000D3C64">
        <w:rPr>
          <w:rFonts w:ascii="Times New Roman" w:eastAsia="Roboto" w:hAnsi="Times New Roman" w:cs="Times New Roman"/>
          <w:color w:val="000000" w:themeColor="text1"/>
          <w:sz w:val="30"/>
          <w:szCs w:val="30"/>
        </w:rPr>
        <w:t>60 years</w:t>
      </w:r>
      <w:r w:rsidRPr="000D3C64">
        <w:rPr>
          <w:rFonts w:ascii="Times New Roman" w:eastAsia="Roboto" w:hAnsi="Times New Roman" w:cs="Times New Roman"/>
          <w:color w:val="000000" w:themeColor="text1"/>
          <w:sz w:val="30"/>
          <w:szCs w:val="30"/>
        </w:rPr>
        <w:t xml:space="preserve"> d)</w:t>
      </w:r>
      <w:r w:rsidR="006D1167" w:rsidRPr="000D3C64">
        <w:rPr>
          <w:rFonts w:ascii="Times New Roman" w:eastAsia="Roboto" w:hAnsi="Times New Roman" w:cs="Times New Roman"/>
          <w:color w:val="000000" w:themeColor="text1"/>
          <w:sz w:val="30"/>
          <w:szCs w:val="30"/>
        </w:rPr>
        <w:t>50 years</w:t>
      </w:r>
    </w:p>
    <w:p w:rsidR="00553817" w:rsidRPr="000D3C64" w:rsidRDefault="00821F07" w:rsidP="000D3C64">
      <w:p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 xml:space="preserve">5. </w:t>
      </w:r>
      <w:r w:rsidR="00553817" w:rsidRPr="000D3C64">
        <w:rPr>
          <w:rFonts w:ascii="Times New Roman" w:eastAsia="Times New Roman" w:hAnsi="Times New Roman" w:cs="Times New Roman"/>
          <w:color w:val="000000" w:themeColor="text1"/>
          <w:sz w:val="30"/>
          <w:szCs w:val="30"/>
        </w:rPr>
        <w:t>Kushal's age is three times the sum of the ages of his two sons. 5 years hence, his age will be doubled the sum of their ages. Find Kushal's present age.</w:t>
      </w:r>
    </w:p>
    <w:p w:rsidR="00553817" w:rsidRPr="000D3C64" w:rsidRDefault="00821F07" w:rsidP="000D3C64">
      <w:p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553817" w:rsidRPr="000D3C64">
        <w:rPr>
          <w:rFonts w:ascii="Times New Roman" w:eastAsia="Times New Roman" w:hAnsi="Times New Roman" w:cs="Times New Roman"/>
          <w:color w:val="000000" w:themeColor="text1"/>
          <w:sz w:val="30"/>
          <w:szCs w:val="30"/>
        </w:rPr>
        <w:t>35 years</w:t>
      </w:r>
      <w:r w:rsidRPr="000D3C64">
        <w:rPr>
          <w:rFonts w:ascii="Times New Roman" w:eastAsia="Times New Roman" w:hAnsi="Times New Roman" w:cs="Times New Roman"/>
          <w:color w:val="000000" w:themeColor="text1"/>
          <w:sz w:val="30"/>
          <w:szCs w:val="30"/>
        </w:rPr>
        <w:t xml:space="preserve"> b)</w:t>
      </w:r>
      <w:r w:rsidR="00553817" w:rsidRPr="000D3C64">
        <w:rPr>
          <w:rFonts w:ascii="Times New Roman" w:eastAsia="Times New Roman" w:hAnsi="Times New Roman" w:cs="Times New Roman"/>
          <w:color w:val="000000" w:themeColor="text1"/>
          <w:sz w:val="30"/>
          <w:szCs w:val="30"/>
        </w:rPr>
        <w:t>45 years</w:t>
      </w:r>
      <w:r w:rsidRPr="000D3C64">
        <w:rPr>
          <w:rFonts w:ascii="Times New Roman" w:eastAsia="Times New Roman" w:hAnsi="Times New Roman" w:cs="Times New Roman"/>
          <w:color w:val="000000" w:themeColor="text1"/>
          <w:sz w:val="30"/>
          <w:szCs w:val="30"/>
        </w:rPr>
        <w:t xml:space="preserve"> c)</w:t>
      </w:r>
      <w:r w:rsidR="00553817" w:rsidRPr="000D3C64">
        <w:rPr>
          <w:rFonts w:ascii="Times New Roman" w:eastAsia="Times New Roman" w:hAnsi="Times New Roman" w:cs="Times New Roman"/>
          <w:color w:val="000000" w:themeColor="text1"/>
          <w:sz w:val="30"/>
          <w:szCs w:val="30"/>
        </w:rPr>
        <w:t>65 years</w:t>
      </w:r>
      <w:r w:rsidRPr="000D3C64">
        <w:rPr>
          <w:rFonts w:ascii="Times New Roman" w:eastAsia="Times New Roman" w:hAnsi="Times New Roman" w:cs="Times New Roman"/>
          <w:color w:val="000000" w:themeColor="text1"/>
          <w:sz w:val="30"/>
          <w:szCs w:val="30"/>
        </w:rPr>
        <w:t xml:space="preserve"> d)2</w:t>
      </w:r>
      <w:r w:rsidR="00553817" w:rsidRPr="000D3C64">
        <w:rPr>
          <w:rFonts w:ascii="Times New Roman" w:eastAsia="Times New Roman" w:hAnsi="Times New Roman" w:cs="Times New Roman"/>
          <w:color w:val="000000" w:themeColor="text1"/>
          <w:sz w:val="30"/>
          <w:szCs w:val="30"/>
        </w:rPr>
        <w:t>5 years</w:t>
      </w:r>
    </w:p>
    <w:p w:rsidR="00C55597" w:rsidRPr="000D3C64" w:rsidRDefault="00C55597" w:rsidP="000D3C64">
      <w:pPr>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 If the digits of my present age are reversed then i get the age of my son.If 1 year ago my age was twice as that of my son.Find my present age. ans. father-73, son-37</w:t>
      </w:r>
    </w:p>
    <w:p w:rsidR="00C55597" w:rsidRPr="000D3C64" w:rsidRDefault="00C55597" w:rsidP="000D3C64">
      <w:pPr>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 )Venkat has 1boy&amp;2daughters.The product of these children age is 72.The sum of their ages give the door numberof Venkat.Boy is elder of three.Can you tell the ages of all the three.</w:t>
      </w:r>
    </w:p>
    <w:p w:rsidR="00993784" w:rsidRPr="000D3C64" w:rsidRDefault="00993784" w:rsidP="000D3C64">
      <w:pPr>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 The Master says to his grandmaster that me and my three cousins have ages in prime nos. only. Summation of our ages is 50. Grandmaster who knows the age of the master instantly tells the ages of the three cousins. Tell the ages of three cousins.( 1 is not considered as prime no.)</w:t>
      </w:r>
    </w:p>
    <w:p w:rsidR="00993784" w:rsidRPr="000D3C64" w:rsidRDefault="00993784" w:rsidP="000D3C64">
      <w:pPr>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 When Arthur is as old as his father Hailey is now, he shall be 5 times as old as his son Clarke is now. By then, Clarke will be 8 times older than Arthur is now. The combined ages of Hailey and Arthur are 100 years. How old is Clarke?</w:t>
      </w:r>
    </w:p>
    <w:p w:rsidR="00563CAE" w:rsidRPr="000D3C64" w:rsidRDefault="00563CAE" w:rsidP="000D3C64">
      <w:pPr>
        <w:pStyle w:val="Default"/>
        <w:spacing w:line="360" w:lineRule="auto"/>
        <w:jc w:val="both"/>
        <w:rPr>
          <w:sz w:val="30"/>
          <w:szCs w:val="30"/>
        </w:rPr>
      </w:pPr>
    </w:p>
    <w:p w:rsidR="00563CAE" w:rsidRPr="000D3C64" w:rsidRDefault="00563CAE" w:rsidP="000D3C64">
      <w:pPr>
        <w:pStyle w:val="Default"/>
        <w:spacing w:line="360" w:lineRule="auto"/>
        <w:jc w:val="both"/>
        <w:rPr>
          <w:sz w:val="30"/>
          <w:szCs w:val="30"/>
        </w:rPr>
      </w:pPr>
      <w:r w:rsidRPr="000D3C64">
        <w:rPr>
          <w:sz w:val="30"/>
          <w:szCs w:val="30"/>
        </w:rPr>
        <w:t xml:space="preserve"> 10. Joe's age, Joe's sister's age and Joe’s fathers age sums up to a century. When son is as old as his </w:t>
      </w:r>
    </w:p>
    <w:p w:rsidR="00563CAE" w:rsidRPr="000D3C64" w:rsidRDefault="00563CAE" w:rsidP="000D3C64">
      <w:pPr>
        <w:pStyle w:val="Default"/>
        <w:spacing w:line="360" w:lineRule="auto"/>
        <w:jc w:val="both"/>
        <w:rPr>
          <w:sz w:val="30"/>
          <w:szCs w:val="30"/>
        </w:rPr>
      </w:pPr>
      <w:r w:rsidRPr="000D3C64">
        <w:rPr>
          <w:sz w:val="30"/>
          <w:szCs w:val="30"/>
        </w:rPr>
        <w:t xml:space="preserve">father, Joe's sister will be twice as old as now. When Joe is as old as his father then his father is twice as old as when his sister was as old as her father.Age of her father ? </w:t>
      </w:r>
    </w:p>
    <w:p w:rsidR="00563CAE" w:rsidRPr="000D3C64" w:rsidRDefault="00563CAE" w:rsidP="000D3C64">
      <w:pPr>
        <w:pStyle w:val="Default"/>
        <w:spacing w:line="360" w:lineRule="auto"/>
        <w:jc w:val="both"/>
        <w:rPr>
          <w:sz w:val="30"/>
          <w:szCs w:val="30"/>
        </w:rPr>
      </w:pPr>
      <w:r w:rsidRPr="000D3C64">
        <w:rPr>
          <w:sz w:val="30"/>
          <w:szCs w:val="30"/>
        </w:rPr>
        <w:t xml:space="preserve">Sol: </w:t>
      </w:r>
    </w:p>
    <w:p w:rsidR="00563CAE" w:rsidRPr="000D3C64" w:rsidRDefault="00563CAE" w:rsidP="000D3C64">
      <w:pPr>
        <w:pStyle w:val="Default"/>
        <w:spacing w:line="360" w:lineRule="auto"/>
        <w:jc w:val="both"/>
        <w:rPr>
          <w:sz w:val="30"/>
          <w:szCs w:val="30"/>
        </w:rPr>
      </w:pPr>
      <w:r w:rsidRPr="000D3C64">
        <w:rPr>
          <w:sz w:val="30"/>
          <w:szCs w:val="30"/>
        </w:rPr>
        <w:t xml:space="preserve">Joe + sister + father = 100 </w:t>
      </w:r>
    </w:p>
    <w:p w:rsidR="00563CAE" w:rsidRPr="000D3C64" w:rsidRDefault="00563CAE" w:rsidP="000D3C64">
      <w:pPr>
        <w:pStyle w:val="Default"/>
        <w:spacing w:line="360" w:lineRule="auto"/>
        <w:jc w:val="both"/>
        <w:rPr>
          <w:sz w:val="30"/>
          <w:szCs w:val="30"/>
        </w:rPr>
      </w:pPr>
      <w:r w:rsidRPr="000D3C64">
        <w:rPr>
          <w:sz w:val="30"/>
          <w:szCs w:val="30"/>
        </w:rPr>
        <w:t xml:space="preserve">After x years let us consider Joe's age is equal to his father </w:t>
      </w:r>
    </w:p>
    <w:p w:rsidR="00563CAE" w:rsidRPr="000D3C64" w:rsidRDefault="00563CAE" w:rsidP="000D3C64">
      <w:pPr>
        <w:pStyle w:val="Default"/>
        <w:spacing w:line="360" w:lineRule="auto"/>
        <w:jc w:val="both"/>
        <w:rPr>
          <w:sz w:val="30"/>
          <w:szCs w:val="30"/>
        </w:rPr>
      </w:pPr>
      <w:r w:rsidRPr="000D3C64">
        <w:rPr>
          <w:sz w:val="30"/>
          <w:szCs w:val="30"/>
        </w:rPr>
        <w:t xml:space="preserve">Joe + x = father </w:t>
      </w:r>
    </w:p>
    <w:p w:rsidR="00563CAE" w:rsidRPr="000D3C64" w:rsidRDefault="00563CAE" w:rsidP="000D3C64">
      <w:pPr>
        <w:pStyle w:val="Default"/>
        <w:spacing w:line="360" w:lineRule="auto"/>
        <w:jc w:val="both"/>
        <w:rPr>
          <w:sz w:val="30"/>
          <w:szCs w:val="30"/>
        </w:rPr>
      </w:pPr>
      <w:r w:rsidRPr="000D3C64">
        <w:rPr>
          <w:sz w:val="30"/>
          <w:szCs w:val="30"/>
        </w:rPr>
        <w:t xml:space="preserve">Therefore,sister + x = 2 x sister </w:t>
      </w:r>
    </w:p>
    <w:p w:rsidR="00563CAE" w:rsidRPr="000D3C64" w:rsidRDefault="00563CAE" w:rsidP="000D3C64">
      <w:pPr>
        <w:pStyle w:val="Default"/>
        <w:spacing w:line="360" w:lineRule="auto"/>
        <w:jc w:val="both"/>
        <w:rPr>
          <w:sz w:val="30"/>
          <w:szCs w:val="30"/>
        </w:rPr>
      </w:pPr>
      <w:r w:rsidRPr="000D3C64">
        <w:rPr>
          <w:rFonts w:ascii="Cambria Math" w:hAnsi="Cambria Math" w:cs="Cambria Math"/>
          <w:sz w:val="30"/>
          <w:szCs w:val="30"/>
        </w:rPr>
        <w:t>⇒</w:t>
      </w:r>
    </w:p>
    <w:p w:rsidR="00563CAE" w:rsidRPr="000D3C64" w:rsidRDefault="00563CAE" w:rsidP="000D3C64">
      <w:pPr>
        <w:pStyle w:val="Default"/>
        <w:spacing w:line="360" w:lineRule="auto"/>
        <w:jc w:val="both"/>
        <w:rPr>
          <w:sz w:val="30"/>
          <w:szCs w:val="30"/>
        </w:rPr>
      </w:pPr>
      <w:r w:rsidRPr="000D3C64">
        <w:rPr>
          <w:sz w:val="30"/>
          <w:szCs w:val="30"/>
        </w:rPr>
        <w:t xml:space="preserve">sister = x </w:t>
      </w:r>
    </w:p>
    <w:p w:rsidR="00563CAE" w:rsidRPr="000D3C64" w:rsidRDefault="00563CAE" w:rsidP="000D3C64">
      <w:pPr>
        <w:pStyle w:val="Default"/>
        <w:spacing w:line="360" w:lineRule="auto"/>
        <w:jc w:val="both"/>
        <w:rPr>
          <w:sz w:val="30"/>
          <w:szCs w:val="30"/>
        </w:rPr>
      </w:pPr>
      <w:r w:rsidRPr="000D3C64">
        <w:rPr>
          <w:sz w:val="30"/>
          <w:szCs w:val="30"/>
        </w:rPr>
        <w:t xml:space="preserve">Joe + sister = father </w:t>
      </w:r>
    </w:p>
    <w:p w:rsidR="00563CAE" w:rsidRPr="000D3C64" w:rsidRDefault="00563CAE" w:rsidP="000D3C64">
      <w:pPr>
        <w:pStyle w:val="Default"/>
        <w:spacing w:line="360" w:lineRule="auto"/>
        <w:jc w:val="both"/>
        <w:rPr>
          <w:sz w:val="30"/>
          <w:szCs w:val="30"/>
        </w:rPr>
      </w:pPr>
      <w:r w:rsidRPr="000D3C64">
        <w:rPr>
          <w:sz w:val="30"/>
          <w:szCs w:val="30"/>
        </w:rPr>
        <w:t xml:space="preserve">Therefore, </w:t>
      </w:r>
    </w:p>
    <w:p w:rsidR="00563CAE" w:rsidRPr="000D3C64" w:rsidRDefault="00563CAE" w:rsidP="000D3C64">
      <w:pPr>
        <w:pStyle w:val="Default"/>
        <w:spacing w:line="360" w:lineRule="auto"/>
        <w:jc w:val="both"/>
        <w:rPr>
          <w:sz w:val="30"/>
          <w:szCs w:val="30"/>
        </w:rPr>
      </w:pPr>
      <w:r w:rsidRPr="000D3C64">
        <w:rPr>
          <w:sz w:val="30"/>
          <w:szCs w:val="30"/>
        </w:rPr>
        <w:t xml:space="preserve">2 × </w:t>
      </w:r>
    </w:p>
    <w:p w:rsidR="00563CAE" w:rsidRPr="000D3C64" w:rsidRDefault="00563CAE" w:rsidP="000D3C64">
      <w:pPr>
        <w:pStyle w:val="Default"/>
        <w:spacing w:line="360" w:lineRule="auto"/>
        <w:jc w:val="both"/>
        <w:rPr>
          <w:sz w:val="30"/>
          <w:szCs w:val="30"/>
        </w:rPr>
      </w:pPr>
      <w:r w:rsidRPr="000D3C64">
        <w:rPr>
          <w:sz w:val="30"/>
          <w:szCs w:val="30"/>
        </w:rPr>
        <w:t xml:space="preserve">father = 100 </w:t>
      </w:r>
    </w:p>
    <w:p w:rsidR="00D37856" w:rsidRPr="000D3C64" w:rsidRDefault="00563CAE"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Hence, Father = 50</w:t>
      </w:r>
    </w:p>
    <w:p w:rsidR="00D37856" w:rsidRPr="000D3C64" w:rsidRDefault="00D37856"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11. A person is 80 years old in 490 and only 70 years old in 500 in which year is he born? a) 400 b) 550 c) 570 d) 440 Sol: He must have born in BC 570 Hence in BC 500 he will be 70 years And in BC 490 he will be 80 years</w:t>
      </w:r>
    </w:p>
    <w:p w:rsidR="00D37856" w:rsidRPr="000D3C64" w:rsidRDefault="00D37856"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12. Lucia is a wonderful grandmother and her age is between 50 and 70.  Each of her sons have as many sons as they have brothers.  Their combined ages give Lucia's present age.what is the age? Sol: The question basically states that if Lucia were to have say 10 sons, then each son would have 9 sons (Lucia's grandsons – since each son has 9 brothers). So the total in this case would be 9×10 grandsons + 10 sons = 100. Let us assume Lucia has got x sons.  Now each son has (x - 1) sons.   So total = x + (x - 1) x. For x = 8 we get 64 which is in between 50 and 60.  ( 7 x 8 grandsons + 8 sons = 64 )</w:t>
      </w:r>
    </w:p>
    <w:p w:rsidR="006209F1" w:rsidRPr="000D3C64" w:rsidRDefault="006209F1"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14. When you reverse the digits of age of father u will get the age of son. One year ago the age of father was twice that of son's age. What are the current ages of father and son? </w:t>
      </w:r>
    </w:p>
    <w:p w:rsidR="006209F1" w:rsidRPr="000D3C64" w:rsidRDefault="006209F1"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Ans: 73 &amp; 37</w:t>
      </w:r>
    </w:p>
    <w:p w:rsidR="006117F8" w:rsidRPr="000D3C64" w:rsidRDefault="006117F8"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15. I have been hearing a girl singing a song for last two score. Song: If seven times five and three times seven is added to my age it would be as far above six nines and four as the difference between twice of my age and a score. Given-A score is 20 yrs.</w:t>
      </w:r>
    </w:p>
    <w:p w:rsidR="00603957" w:rsidRPr="000D3C64" w:rsidRDefault="00603957"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16. Conversation between two mathematcians: First : I have three childern. The product of their ages is 36.       </w:t>
      </w:r>
    </w:p>
    <w:p w:rsidR="00603957" w:rsidRPr="000D3C64" w:rsidRDefault="00603957"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If you sum their ages, it is exactly same as my neighbour's door number on my left. The second mathematician verfies the door number and says that it is not sufficient. Then the first says " Ok one more clue is that my youngest is really the youngest". Immmediately the second mathematician answers . Can you answer the question asked by the first mathematician? What are the childeren ages? Ans 1,6 and 6</w:t>
      </w:r>
    </w:p>
    <w:p w:rsidR="003A5ECE" w:rsidRPr="000D3C64" w:rsidRDefault="003A5ECE"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17. My father’s age was x in the year x2. I am obviously talking about 20th century. In which year was my father born?                         Ans: In the year 1892</w:t>
      </w:r>
    </w:p>
    <w:p w:rsidR="003A5ECE" w:rsidRPr="000D3C64" w:rsidRDefault="003A5ECE"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18. Sam and Mala have a conversation. Sam says I am certainly not over 40 • Mala says I am 38 and you are at least 5 years olderthan me • Now Sam says you are at least 39 All the statements by the two are false. How old are they really? Ans: Mala = 38 yrs, Sam = 41 yrs.</w:t>
      </w:r>
    </w:p>
    <w:p w:rsidR="00171FC2" w:rsidRPr="000D3C64" w:rsidRDefault="00171FC2"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19. find wizard's age. his age is 3 times son's age, his father's age is 40 more than twice his age. total of their ages is 1240. ans. 360</w:t>
      </w:r>
    </w:p>
    <w:p w:rsidR="00171FC2" w:rsidRPr="000D3C64" w:rsidRDefault="00171FC2"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20. Ten years before, one is seven years more than the "half the age" of other. Now the bride’s age is 30 years. And also one is nine-tenths the age of other. What is groom’s present age.</w:t>
      </w:r>
    </w:p>
    <w:p w:rsidR="00171FC2" w:rsidRPr="000D3C64" w:rsidRDefault="00171FC2"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21. "You see," said Mrs.Murphy,"Paddy is now one and one-third times as old as he was when he took to drink, and little Jimmy, who was forty months old when paddy took to drink is now two years more than half as old as I was when Paddy took to drink , so when little Jimmy is as old as Paddy was when he took to drink.our three ages combined will amount to just one hundred years" How old is little Jimmy?</w:t>
      </w:r>
    </w:p>
    <w:p w:rsidR="0094745D" w:rsidRPr="000D3C64" w:rsidRDefault="0094745D"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22. Some guy holding a glass of wine in his hand looking around in the room says, "This is same as it was four years ago, how old are your two kids now?" Other guy says "Three now, Pam had one more in the meanwhile." Pam says, "If you multiply their ages, answer is 96 and if you add the ages of first two kids, addition is same as our house number." The first guy says, "You are very smart but that doesn't tell me their ages." Pam says, "It's very simple, just think." What are the ages of three kids?       Ans: 8, 6, 2</w:t>
      </w:r>
    </w:p>
    <w:p w:rsidR="00AA2B5A" w:rsidRPr="000D3C64" w:rsidRDefault="00AA2B5A"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23. A boss tells 1/6 th of his life in child hood,1/12 of his in youth and 1/7 of his in bachelor,five years after his election a son was born whom was died four years ago at half his final age. find the boss age</w:t>
      </w:r>
    </w:p>
    <w:p w:rsidR="00ED0DCA" w:rsidRPr="000D3C64" w:rsidRDefault="00ED0DCA"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24. A conducter in the bus ask the man how old the boy is.the man replied that my son is five times older than my daughter and my wife is five times older than my son and i am twice older to my wife and our ages summed upto my granmother whose age is 81 years.can u tell me the son age?       ans: 5 years</w:t>
      </w:r>
    </w:p>
    <w:p w:rsidR="00354776" w:rsidRPr="000D3C64" w:rsidRDefault="00354776"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25. Impressed by admiration of the boy by stranger, the father said "My son is five times as old as my daughter and my wife is five times as old as my son. I'm double the age of my wife and my grandmother is as old as the sum of ages of all of us and she is celebrating her 81st birthday." what is the age of the boy?       ANS. 5 yrs</w:t>
      </w:r>
    </w:p>
    <w:p w:rsidR="00354776" w:rsidRPr="000D3C64" w:rsidRDefault="00354776"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26. sons age is 5 times daughters.mother is five times son.father is 5 times wife. Total of all age is Grandpas who is celebrating 81st B`day. Ans:-5 yrs</w:t>
      </w:r>
    </w:p>
    <w:p w:rsidR="00354776" w:rsidRPr="000D3C64" w:rsidRDefault="00354776"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27. "One-sixth of my life", said my boss, "I spent as a child, next one-twelfth as an old boy, one-seventh &amp; 5 more years in politics &amp; socialization. This brought me upto when Jimmy born. Jimmy was elected for the       governer four years ago, when he was half my present age." How old is my boss?       ANS.: 84 yrs</w:t>
      </w:r>
    </w:p>
    <w:p w:rsidR="008C68C5" w:rsidRPr="000D3C64" w:rsidRDefault="008C68C5" w:rsidP="000D3C64">
      <w:pPr>
        <w:spacing w:after="60" w:line="360" w:lineRule="auto"/>
        <w:jc w:val="both"/>
        <w:rPr>
          <w:rFonts w:ascii="Times New Roman" w:hAnsi="Times New Roman" w:cs="Times New Roman"/>
          <w:sz w:val="30"/>
          <w:szCs w:val="30"/>
        </w:rPr>
      </w:pPr>
      <w:r w:rsidRPr="000D3C64">
        <w:rPr>
          <w:rFonts w:ascii="Times New Roman" w:hAnsi="Times New Roman" w:cs="Times New Roman"/>
          <w:sz w:val="30"/>
          <w:szCs w:val="30"/>
        </w:rPr>
        <w:t>28. .If grand father age is sum all the three grand childern whos age r in equal interval what is the age of the grand father?</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hAnsi="Times New Roman" w:cs="Times New Roman"/>
          <w:sz w:val="30"/>
          <w:szCs w:val="30"/>
        </w:rPr>
        <w:t xml:space="preserve">29. </w:t>
      </w:r>
      <w:r w:rsidRPr="000D3C64">
        <w:rPr>
          <w:rFonts w:ascii="Times New Roman" w:eastAsia="Times New Roman" w:hAnsi="Times New Roman" w:cs="Times New Roman"/>
          <w:sz w:val="30"/>
          <w:szCs w:val="30"/>
        </w:rPr>
        <w:t>Both the Allens and the Smiths have two young sons under eleven.</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name of the boys whose ages rounded off to the nearest year</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are all different are Arthur, Bert, Carl and David . Taking the</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ages of the boys only to the nearest year , the following statements are true</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Arthur is three years younger than his brother</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Bert is the oldest</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Carl is half as old as one of the allen boys</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David is five years older than the younger smith boy</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the total ages of the boys in each family differ by the same amount</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today as they did five years ago How old is each boy and</w:t>
      </w:r>
    </w:p>
    <w:p w:rsidR="001668F2" w:rsidRPr="000D3C64" w:rsidRDefault="001668F2"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is each boys family name.</w:t>
      </w:r>
    </w:p>
    <w:tbl>
      <w:tblPr>
        <w:tblW w:w="1870" w:type="dxa"/>
        <w:tblCellSpacing w:w="15" w:type="dxa"/>
        <w:tblCellMar>
          <w:top w:w="15" w:type="dxa"/>
          <w:left w:w="15" w:type="dxa"/>
          <w:bottom w:w="15" w:type="dxa"/>
          <w:right w:w="15" w:type="dxa"/>
        </w:tblCellMar>
        <w:tblLook w:val="04A0"/>
      </w:tblPr>
      <w:tblGrid>
        <w:gridCol w:w="359"/>
        <w:gridCol w:w="1511"/>
      </w:tblGrid>
      <w:tr w:rsidR="001668F2" w:rsidRPr="000D3C64" w:rsidTr="00604E71">
        <w:trPr>
          <w:trHeight w:val="309"/>
          <w:tblCellSpacing w:w="15" w:type="dxa"/>
        </w:trPr>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2,5,7,10 </w:t>
            </w:r>
          </w:p>
        </w:tc>
      </w:tr>
      <w:tr w:rsidR="001668F2" w:rsidRPr="000D3C64" w:rsidTr="00604E71">
        <w:trPr>
          <w:trHeight w:val="297"/>
          <w:tblCellSpacing w:w="15" w:type="dxa"/>
        </w:trPr>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11,2,78,9 </w:t>
            </w:r>
          </w:p>
        </w:tc>
      </w:tr>
      <w:tr w:rsidR="001668F2" w:rsidRPr="000D3C64" w:rsidTr="00604E71">
        <w:trPr>
          <w:trHeight w:val="309"/>
          <w:tblCellSpacing w:w="15" w:type="dxa"/>
        </w:trPr>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5,7,10,2 </w:t>
            </w:r>
          </w:p>
        </w:tc>
      </w:tr>
      <w:tr w:rsidR="001668F2" w:rsidRPr="000D3C64" w:rsidTr="00604E71">
        <w:trPr>
          <w:trHeight w:val="297"/>
          <w:tblCellSpacing w:w="15" w:type="dxa"/>
        </w:trPr>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None</w:t>
            </w:r>
          </w:p>
        </w:tc>
      </w:tr>
    </w:tbl>
    <w:p w:rsidR="001668F2" w:rsidRPr="000D3C64" w:rsidRDefault="001668F2" w:rsidP="000D3C64">
      <w:pPr>
        <w:spacing w:after="60" w:line="360" w:lineRule="auto"/>
        <w:jc w:val="both"/>
        <w:rPr>
          <w:rFonts w:ascii="Times New Roman" w:hAnsi="Times New Roman" w:cs="Times New Roman"/>
          <w:sz w:val="30"/>
          <w:szCs w:val="30"/>
        </w:rPr>
      </w:pPr>
    </w:p>
    <w:p w:rsidR="003E1568" w:rsidRPr="000D3C64" w:rsidRDefault="00553817" w:rsidP="000D3C64">
      <w:pPr>
        <w:pStyle w:val="Heading1"/>
        <w:spacing w:line="360" w:lineRule="auto"/>
        <w:jc w:val="both"/>
        <w:rPr>
          <w:rFonts w:ascii="Times New Roman" w:hAnsi="Times New Roman" w:cs="Times New Roman"/>
          <w:b/>
          <w:color w:val="000000" w:themeColor="text1"/>
          <w:sz w:val="30"/>
          <w:szCs w:val="30"/>
        </w:rPr>
      </w:pPr>
      <w:bookmarkStart w:id="7" w:name="_Toc10562409"/>
      <w:r w:rsidRPr="000D3C64">
        <w:rPr>
          <w:rFonts w:ascii="Times New Roman" w:hAnsi="Times New Roman" w:cs="Times New Roman"/>
          <w:b/>
          <w:color w:val="000000" w:themeColor="text1"/>
          <w:sz w:val="30"/>
          <w:szCs w:val="30"/>
        </w:rPr>
        <w:t>Percentages</w:t>
      </w:r>
      <w:bookmarkEnd w:id="7"/>
    </w:p>
    <w:p w:rsidR="00821F07" w:rsidRPr="000D3C64" w:rsidRDefault="00821F07"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 xml:space="preserve">1. </w:t>
      </w:r>
      <w:r w:rsidR="00B14AE0" w:rsidRPr="000D3C64">
        <w:rPr>
          <w:rFonts w:ascii="Times New Roman" w:eastAsia="Roboto" w:hAnsi="Times New Roman" w:cs="Times New Roman"/>
          <w:color w:val="000000" w:themeColor="text1"/>
          <w:sz w:val="30"/>
          <w:szCs w:val="30"/>
        </w:rPr>
        <w:t>What is the percentage increase in the population of the country from 2014 to 2017 if it increases at a rate of 20% from 2014 to 2015 and again 20% from 2015 to 2016 but reduces at a rate of 30% during 2016 to 2017?</w:t>
      </w:r>
    </w:p>
    <w:p w:rsidR="00B14AE0" w:rsidRPr="000D3C64" w:rsidRDefault="00821F07" w:rsidP="000D3C64">
      <w:pPr>
        <w:spacing w:before="200"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a) </w:t>
      </w:r>
      <w:r w:rsidR="00B14AE0" w:rsidRPr="000D3C64">
        <w:rPr>
          <w:rFonts w:ascii="Times New Roman" w:eastAsia="Roboto" w:hAnsi="Times New Roman" w:cs="Times New Roman"/>
          <w:color w:val="000000" w:themeColor="text1"/>
          <w:sz w:val="30"/>
          <w:szCs w:val="30"/>
        </w:rPr>
        <w:t>0.7%</w:t>
      </w:r>
      <w:r w:rsidRPr="000D3C64">
        <w:rPr>
          <w:rFonts w:ascii="Times New Roman" w:eastAsia="Roboto" w:hAnsi="Times New Roman" w:cs="Times New Roman"/>
          <w:color w:val="000000" w:themeColor="text1"/>
          <w:sz w:val="30"/>
          <w:szCs w:val="30"/>
        </w:rPr>
        <w:t xml:space="preserve"> b)</w:t>
      </w:r>
      <w:r w:rsidR="00B14AE0" w:rsidRPr="000D3C64">
        <w:rPr>
          <w:rFonts w:ascii="Times New Roman" w:eastAsia="Roboto" w:hAnsi="Times New Roman" w:cs="Times New Roman"/>
          <w:color w:val="000000" w:themeColor="text1"/>
          <w:sz w:val="30"/>
          <w:szCs w:val="30"/>
        </w:rPr>
        <w:t>0.9%</w:t>
      </w:r>
      <w:r w:rsidRPr="000D3C64">
        <w:rPr>
          <w:rFonts w:ascii="Times New Roman" w:eastAsia="Roboto" w:hAnsi="Times New Roman" w:cs="Times New Roman"/>
          <w:color w:val="000000" w:themeColor="text1"/>
          <w:sz w:val="30"/>
          <w:szCs w:val="30"/>
        </w:rPr>
        <w:t xml:space="preserve"> c)</w:t>
      </w:r>
      <w:r w:rsidR="00B14AE0" w:rsidRPr="000D3C64">
        <w:rPr>
          <w:rFonts w:ascii="Times New Roman" w:eastAsia="Roboto" w:hAnsi="Times New Roman" w:cs="Times New Roman"/>
          <w:color w:val="000000" w:themeColor="text1"/>
          <w:sz w:val="30"/>
          <w:szCs w:val="30"/>
        </w:rPr>
        <w:t>0.6%</w:t>
      </w:r>
      <w:r w:rsidRPr="000D3C64">
        <w:rPr>
          <w:rFonts w:ascii="Times New Roman" w:eastAsia="Roboto" w:hAnsi="Times New Roman" w:cs="Times New Roman"/>
          <w:color w:val="000000" w:themeColor="text1"/>
          <w:sz w:val="30"/>
          <w:szCs w:val="30"/>
        </w:rPr>
        <w:t xml:space="preserve"> d)</w:t>
      </w:r>
      <w:r w:rsidR="00B14AE0" w:rsidRPr="000D3C64">
        <w:rPr>
          <w:rFonts w:ascii="Times New Roman" w:eastAsia="Roboto" w:hAnsi="Times New Roman" w:cs="Times New Roman"/>
          <w:color w:val="000000" w:themeColor="text1"/>
          <w:sz w:val="30"/>
          <w:szCs w:val="30"/>
        </w:rPr>
        <w:t>0.8%</w:t>
      </w:r>
    </w:p>
    <w:p w:rsidR="00B14AE0" w:rsidRPr="000D3C64" w:rsidRDefault="00B14AE0" w:rsidP="000D3C64">
      <w:pPr>
        <w:spacing w:after="0" w:line="360" w:lineRule="auto"/>
        <w:jc w:val="both"/>
        <w:rPr>
          <w:rFonts w:ascii="Times New Roman" w:eastAsia="Roboto" w:hAnsi="Times New Roman" w:cs="Times New Roman"/>
          <w:color w:val="000000" w:themeColor="text1"/>
          <w:sz w:val="30"/>
          <w:szCs w:val="30"/>
        </w:rPr>
      </w:pPr>
    </w:p>
    <w:p w:rsidR="0069313B"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2. </w:t>
      </w:r>
      <w:r w:rsidR="0069313B" w:rsidRPr="000D3C64">
        <w:rPr>
          <w:rFonts w:ascii="Times New Roman" w:eastAsia="Roboto" w:hAnsi="Times New Roman" w:cs="Times New Roman"/>
          <w:color w:val="000000" w:themeColor="text1"/>
          <w:sz w:val="30"/>
          <w:szCs w:val="30"/>
        </w:rPr>
        <w:t xml:space="preserve">Mr. </w:t>
      </w:r>
      <w:r w:rsidR="0055516A" w:rsidRPr="000D3C64">
        <w:rPr>
          <w:rFonts w:ascii="Times New Roman" w:eastAsia="Roboto" w:hAnsi="Times New Roman" w:cs="Times New Roman"/>
          <w:color w:val="000000" w:themeColor="text1"/>
          <w:sz w:val="30"/>
          <w:szCs w:val="30"/>
        </w:rPr>
        <w:t>Raghu vender’s</w:t>
      </w:r>
      <w:r w:rsidR="0069313B" w:rsidRPr="000D3C64">
        <w:rPr>
          <w:rFonts w:ascii="Times New Roman" w:eastAsia="Roboto" w:hAnsi="Times New Roman" w:cs="Times New Roman"/>
          <w:color w:val="000000" w:themeColor="text1"/>
          <w:sz w:val="30"/>
          <w:szCs w:val="30"/>
        </w:rPr>
        <w:t xml:space="preserve"> salary was increased by 40% and then in another quarter it was again increased by 40%. The original salary gets increased by:</w:t>
      </w:r>
    </w:p>
    <w:p w:rsidR="0069313B" w:rsidRPr="000D3C64" w:rsidRDefault="0069313B" w:rsidP="000D3C64">
      <w:pPr>
        <w:pStyle w:val="ListParagraph"/>
        <w:numPr>
          <w:ilvl w:val="0"/>
          <w:numId w:val="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88%</w:t>
      </w:r>
    </w:p>
    <w:p w:rsidR="0069313B" w:rsidRPr="000D3C64" w:rsidRDefault="0069313B" w:rsidP="000D3C64">
      <w:pPr>
        <w:pStyle w:val="ListParagraph"/>
        <w:numPr>
          <w:ilvl w:val="0"/>
          <w:numId w:val="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w:t>
      </w:r>
    </w:p>
    <w:p w:rsidR="0069313B" w:rsidRPr="000D3C64" w:rsidRDefault="0069313B" w:rsidP="000D3C64">
      <w:pPr>
        <w:pStyle w:val="ListParagraph"/>
        <w:numPr>
          <w:ilvl w:val="0"/>
          <w:numId w:val="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80%</w:t>
      </w:r>
    </w:p>
    <w:p w:rsidR="0069313B" w:rsidRPr="000D3C64" w:rsidRDefault="0069313B" w:rsidP="000D3C64">
      <w:pPr>
        <w:pStyle w:val="ListParagraph"/>
        <w:numPr>
          <w:ilvl w:val="0"/>
          <w:numId w:val="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96%</w:t>
      </w:r>
    </w:p>
    <w:p w:rsidR="0069313B"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3. </w:t>
      </w:r>
      <w:r w:rsidR="0069313B" w:rsidRPr="000D3C64">
        <w:rPr>
          <w:rFonts w:ascii="Times New Roman" w:eastAsia="Roboto" w:hAnsi="Times New Roman" w:cs="Times New Roman"/>
          <w:color w:val="000000" w:themeColor="text1"/>
          <w:sz w:val="30"/>
          <w:szCs w:val="30"/>
        </w:rPr>
        <w:t>What is the percentage increase in the population of the country from 2014 to 2017 if it increases at a rate of 20% from 2014 to 2015 and again 20% from 2015 to 2016 but reduces at a rate of 10% during 2016 to 2017?</w:t>
      </w:r>
    </w:p>
    <w:p w:rsidR="0069313B" w:rsidRPr="000D3C64" w:rsidRDefault="0069313B" w:rsidP="000D3C64">
      <w:pPr>
        <w:pStyle w:val="ListParagraph"/>
        <w:numPr>
          <w:ilvl w:val="0"/>
          <w:numId w:val="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22.40%</w:t>
      </w:r>
    </w:p>
    <w:p w:rsidR="0069313B" w:rsidRPr="000D3C64" w:rsidRDefault="0069313B" w:rsidP="000D3C64">
      <w:pPr>
        <w:pStyle w:val="ListParagraph"/>
        <w:numPr>
          <w:ilvl w:val="0"/>
          <w:numId w:val="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24.40%</w:t>
      </w:r>
    </w:p>
    <w:p w:rsidR="0069313B" w:rsidRPr="000D3C64" w:rsidRDefault="0069313B" w:rsidP="000D3C64">
      <w:pPr>
        <w:pStyle w:val="ListParagraph"/>
        <w:numPr>
          <w:ilvl w:val="0"/>
          <w:numId w:val="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26.20%</w:t>
      </w:r>
    </w:p>
    <w:p w:rsidR="0069313B" w:rsidRPr="000D3C64" w:rsidRDefault="0069313B" w:rsidP="000D3C64">
      <w:pPr>
        <w:pStyle w:val="ListParagraph"/>
        <w:numPr>
          <w:ilvl w:val="0"/>
          <w:numId w:val="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29.60%</w:t>
      </w:r>
    </w:p>
    <w:p w:rsidR="0069313B" w:rsidRPr="000D3C64" w:rsidRDefault="0069313B" w:rsidP="000D3C64">
      <w:pPr>
        <w:spacing w:after="0" w:line="360" w:lineRule="auto"/>
        <w:jc w:val="both"/>
        <w:rPr>
          <w:rFonts w:ascii="Times New Roman" w:eastAsia="Roboto" w:hAnsi="Times New Roman" w:cs="Times New Roman"/>
          <w:color w:val="000000" w:themeColor="text1"/>
          <w:sz w:val="30"/>
          <w:szCs w:val="30"/>
        </w:rPr>
      </w:pPr>
    </w:p>
    <w:p w:rsidR="0069313B"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4. </w:t>
      </w:r>
      <w:r w:rsidR="0069313B" w:rsidRPr="000D3C64">
        <w:rPr>
          <w:rFonts w:ascii="Times New Roman" w:eastAsia="Roboto" w:hAnsi="Times New Roman" w:cs="Times New Roman"/>
          <w:color w:val="000000" w:themeColor="text1"/>
          <w:sz w:val="30"/>
          <w:szCs w:val="30"/>
        </w:rPr>
        <w:t>Meera's expenditure and savings are in the ratio 3 : 2. Her income increases by 10%. Her expenditure increases by 12%. By how much percentage do her savings increase?</w:t>
      </w:r>
    </w:p>
    <w:p w:rsidR="0069313B" w:rsidRPr="000D3C64" w:rsidRDefault="0069313B" w:rsidP="000D3C64">
      <w:pPr>
        <w:pStyle w:val="ListParagraph"/>
        <w:numPr>
          <w:ilvl w:val="0"/>
          <w:numId w:val="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w:t>
      </w:r>
    </w:p>
    <w:p w:rsidR="0069313B" w:rsidRPr="000D3C64" w:rsidRDefault="0069313B" w:rsidP="000D3C64">
      <w:pPr>
        <w:pStyle w:val="ListParagraph"/>
        <w:numPr>
          <w:ilvl w:val="0"/>
          <w:numId w:val="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w:t>
      </w:r>
    </w:p>
    <w:p w:rsidR="0069313B" w:rsidRPr="000D3C64" w:rsidRDefault="0069313B" w:rsidP="000D3C64">
      <w:pPr>
        <w:pStyle w:val="ListParagraph"/>
        <w:numPr>
          <w:ilvl w:val="0"/>
          <w:numId w:val="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w:t>
      </w:r>
    </w:p>
    <w:p w:rsidR="0069313B" w:rsidRPr="000D3C64" w:rsidRDefault="0069313B" w:rsidP="000D3C64">
      <w:pPr>
        <w:pStyle w:val="ListParagraph"/>
        <w:numPr>
          <w:ilvl w:val="0"/>
          <w:numId w:val="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w:t>
      </w:r>
    </w:p>
    <w:p w:rsidR="0069313B"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5. </w:t>
      </w:r>
      <w:r w:rsidR="0069313B" w:rsidRPr="000D3C64">
        <w:rPr>
          <w:rFonts w:ascii="Times New Roman" w:eastAsia="Roboto" w:hAnsi="Times New Roman" w:cs="Times New Roman"/>
          <w:color w:val="000000" w:themeColor="text1"/>
          <w:sz w:val="30"/>
          <w:szCs w:val="30"/>
        </w:rPr>
        <w:t>What is the percentage increase in the population of the country from 2014 to 2017 if it increases at a rate of 20% from 2014 to 2015 and reduces at a rate of 10% from 2015 to 2016 but again increases at a rate of 50% during 2016 to 2017?</w:t>
      </w:r>
    </w:p>
    <w:p w:rsidR="0069313B" w:rsidRPr="000D3C64" w:rsidRDefault="0069313B" w:rsidP="000D3C64">
      <w:pPr>
        <w:pStyle w:val="ListParagraph"/>
        <w:numPr>
          <w:ilvl w:val="0"/>
          <w:numId w:val="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62%</w:t>
      </w:r>
    </w:p>
    <w:p w:rsidR="0069313B" w:rsidRPr="000D3C64" w:rsidRDefault="0069313B" w:rsidP="000D3C64">
      <w:pPr>
        <w:pStyle w:val="ListParagraph"/>
        <w:numPr>
          <w:ilvl w:val="0"/>
          <w:numId w:val="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46%</w:t>
      </w:r>
    </w:p>
    <w:p w:rsidR="0069313B" w:rsidRPr="000D3C64" w:rsidRDefault="0069313B" w:rsidP="000D3C64">
      <w:pPr>
        <w:pStyle w:val="ListParagraph"/>
        <w:numPr>
          <w:ilvl w:val="0"/>
          <w:numId w:val="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w:t>
      </w:r>
    </w:p>
    <w:p w:rsidR="00553817" w:rsidRPr="000D3C64" w:rsidRDefault="0069313B" w:rsidP="000D3C64">
      <w:pPr>
        <w:pStyle w:val="ListParagraph"/>
        <w:numPr>
          <w:ilvl w:val="0"/>
          <w:numId w:val="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58%</w:t>
      </w:r>
    </w:p>
    <w:p w:rsidR="006D1167"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6. </w:t>
      </w:r>
      <w:r w:rsidR="006D1167" w:rsidRPr="000D3C64">
        <w:rPr>
          <w:rFonts w:ascii="Times New Roman" w:eastAsia="Roboto" w:hAnsi="Times New Roman" w:cs="Times New Roman"/>
          <w:color w:val="000000" w:themeColor="text1"/>
          <w:sz w:val="30"/>
          <w:szCs w:val="30"/>
        </w:rPr>
        <w:t>A population of a certain town is 1, 25,000. If the annual birth rate is 3.3 % and the annual death rate is 1.3%, then the approximate population after 3 years will be:</w:t>
      </w:r>
    </w:p>
    <w:p w:rsidR="006D1167" w:rsidRPr="000D3C64" w:rsidRDefault="006D1167" w:rsidP="000D3C64">
      <w:pPr>
        <w:pStyle w:val="ListParagraph"/>
        <w:numPr>
          <w:ilvl w:val="0"/>
          <w:numId w:val="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174523</w:t>
      </w:r>
    </w:p>
    <w:p w:rsidR="006D1167" w:rsidRPr="000D3C64" w:rsidRDefault="006D1167" w:rsidP="000D3C64">
      <w:pPr>
        <w:pStyle w:val="ListParagraph"/>
        <w:numPr>
          <w:ilvl w:val="0"/>
          <w:numId w:val="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163251</w:t>
      </w:r>
    </w:p>
    <w:p w:rsidR="006D1167" w:rsidRPr="000D3C64" w:rsidRDefault="006D1167" w:rsidP="000D3C64">
      <w:pPr>
        <w:pStyle w:val="ListParagraph"/>
        <w:numPr>
          <w:ilvl w:val="0"/>
          <w:numId w:val="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132651</w:t>
      </w:r>
    </w:p>
    <w:p w:rsidR="006D1167" w:rsidRPr="000D3C64" w:rsidRDefault="006D1167" w:rsidP="000D3C64">
      <w:pPr>
        <w:pStyle w:val="ListParagraph"/>
        <w:numPr>
          <w:ilvl w:val="0"/>
          <w:numId w:val="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126543</w:t>
      </w:r>
    </w:p>
    <w:p w:rsidR="006D1167" w:rsidRPr="000D3C64" w:rsidRDefault="00821F07"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7. </w:t>
      </w:r>
      <w:r w:rsidR="006D1167" w:rsidRPr="000D3C64">
        <w:rPr>
          <w:rFonts w:ascii="Times New Roman" w:eastAsia="Roboto" w:hAnsi="Times New Roman" w:cs="Times New Roman"/>
          <w:color w:val="000000" w:themeColor="text1"/>
          <w:sz w:val="30"/>
          <w:szCs w:val="30"/>
        </w:rPr>
        <w:t>The percentage of pure 24 carat gold present in a necklace weighing 4.5 kg is 25%. The ornament is melted to make a new anklet. How much amount at 24 carat gold (approximate) should be added to it so that its percentage in the new anklet is 30?</w:t>
      </w:r>
    </w:p>
    <w:p w:rsidR="006D1167" w:rsidRPr="000D3C64" w:rsidRDefault="006D1167" w:rsidP="000D3C64">
      <w:pPr>
        <w:pStyle w:val="ListParagraph"/>
        <w:numPr>
          <w:ilvl w:val="0"/>
          <w:numId w:val="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225 gm</w:t>
      </w:r>
    </w:p>
    <w:p w:rsidR="006D1167" w:rsidRPr="000D3C64" w:rsidRDefault="006D1167" w:rsidP="000D3C64">
      <w:pPr>
        <w:pStyle w:val="ListParagraph"/>
        <w:numPr>
          <w:ilvl w:val="0"/>
          <w:numId w:val="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439gm</w:t>
      </w:r>
    </w:p>
    <w:p w:rsidR="006D1167" w:rsidRPr="000D3C64" w:rsidRDefault="006D1167" w:rsidP="000D3C64">
      <w:pPr>
        <w:pStyle w:val="ListParagraph"/>
        <w:numPr>
          <w:ilvl w:val="0"/>
          <w:numId w:val="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321gm</w:t>
      </w:r>
    </w:p>
    <w:p w:rsidR="006D1167" w:rsidRPr="000D3C64" w:rsidRDefault="006D1167" w:rsidP="000D3C64">
      <w:pPr>
        <w:pStyle w:val="ListParagraph"/>
        <w:numPr>
          <w:ilvl w:val="0"/>
          <w:numId w:val="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500gm</w:t>
      </w:r>
    </w:p>
    <w:p w:rsidR="00F4066C" w:rsidRPr="000D3C64" w:rsidRDefault="00BB54B0"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9. </w:t>
      </w:r>
      <w:r w:rsidR="00F4066C" w:rsidRPr="000D3C64">
        <w:rPr>
          <w:rFonts w:ascii="Times New Roman" w:eastAsia="Roboto" w:hAnsi="Times New Roman" w:cs="Times New Roman"/>
          <w:color w:val="000000" w:themeColor="text1"/>
          <w:sz w:val="30"/>
          <w:szCs w:val="30"/>
        </w:rPr>
        <w:t>"A" is earning 30% more than "B" and "B" is earning 40% more than "C". "A" is spending 10% more than "C". What percent of C's income is A's saving?</w:t>
      </w:r>
    </w:p>
    <w:p w:rsidR="00F4066C" w:rsidRPr="000D3C64" w:rsidRDefault="00F4066C" w:rsidP="000D3C64">
      <w:pPr>
        <w:pStyle w:val="ListParagraph"/>
        <w:numPr>
          <w:ilvl w:val="0"/>
          <w:numId w:val="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80%</w:t>
      </w:r>
    </w:p>
    <w:p w:rsidR="00F4066C" w:rsidRPr="000D3C64" w:rsidRDefault="00F4066C" w:rsidP="000D3C64">
      <w:pPr>
        <w:pStyle w:val="ListParagraph"/>
        <w:numPr>
          <w:ilvl w:val="0"/>
          <w:numId w:val="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Data insufficient</w:t>
      </w:r>
    </w:p>
    <w:p w:rsidR="00F4066C" w:rsidRPr="000D3C64" w:rsidRDefault="00F4066C" w:rsidP="000D3C64">
      <w:pPr>
        <w:pStyle w:val="ListParagraph"/>
        <w:numPr>
          <w:ilvl w:val="0"/>
          <w:numId w:val="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65%</w:t>
      </w:r>
    </w:p>
    <w:p w:rsidR="00F4066C" w:rsidRPr="000D3C64" w:rsidRDefault="00F4066C" w:rsidP="000D3C64">
      <w:pPr>
        <w:pStyle w:val="ListParagraph"/>
        <w:numPr>
          <w:ilvl w:val="0"/>
          <w:numId w:val="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75%</w:t>
      </w:r>
    </w:p>
    <w:p w:rsidR="00BB54B0" w:rsidRPr="000D3C64" w:rsidRDefault="00BB54B0"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10. </w:t>
      </w:r>
      <w:r w:rsidR="00F4066C" w:rsidRPr="000D3C64">
        <w:rPr>
          <w:rFonts w:ascii="Times New Roman" w:eastAsia="Roboto" w:hAnsi="Times New Roman" w:cs="Times New Roman"/>
          <w:color w:val="000000" w:themeColor="text1"/>
          <w:sz w:val="30"/>
          <w:szCs w:val="30"/>
        </w:rPr>
        <w:t>Soundarya has Rs. 25,000 with her and her friend Bhavya has Rs. 4,096 with her. Soundarya spends 15% of her money and Bhavya also spends the same amount as Soundarya did. What percentage of her money did Bhavya spends?</w:t>
      </w:r>
    </w:p>
    <w:p w:rsidR="00F4066C" w:rsidRPr="000D3C64" w:rsidRDefault="00F4066C" w:rsidP="000D3C64">
      <w:pPr>
        <w:pStyle w:val="ListParagraph"/>
        <w:numPr>
          <w:ilvl w:val="0"/>
          <w:numId w:val="9"/>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48%</w:t>
      </w:r>
    </w:p>
    <w:p w:rsidR="00F4066C" w:rsidRPr="000D3C64" w:rsidRDefault="00F4066C" w:rsidP="000D3C64">
      <w:pPr>
        <w:pStyle w:val="ListParagraph"/>
        <w:numPr>
          <w:ilvl w:val="0"/>
          <w:numId w:val="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88.56%</w:t>
      </w:r>
    </w:p>
    <w:p w:rsidR="00F4066C" w:rsidRPr="000D3C64" w:rsidRDefault="00F4066C" w:rsidP="000D3C64">
      <w:pPr>
        <w:pStyle w:val="ListParagraph"/>
        <w:numPr>
          <w:ilvl w:val="0"/>
          <w:numId w:val="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59.50%</w:t>
      </w:r>
    </w:p>
    <w:p w:rsidR="00075E0F" w:rsidRPr="00075E0F" w:rsidRDefault="00F4066C" w:rsidP="00075E0F">
      <w:pPr>
        <w:pStyle w:val="ListParagraph"/>
        <w:numPr>
          <w:ilvl w:val="0"/>
          <w:numId w:val="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91.55%</w:t>
      </w:r>
    </w:p>
    <w:p w:rsidR="006117F8" w:rsidRPr="000D3C64" w:rsidRDefault="00075E0F" w:rsidP="000D3C64">
      <w:pPr>
        <w:shd w:val="clear" w:color="auto" w:fill="FFFFFF"/>
        <w:spacing w:after="0" w:line="360" w:lineRule="auto"/>
        <w:jc w:val="both"/>
        <w:rPr>
          <w:rFonts w:ascii="Times New Roman" w:eastAsia="Roboto" w:hAnsi="Times New Roman" w:cs="Times New Roman"/>
          <w:color w:val="000000" w:themeColor="text1"/>
          <w:sz w:val="30"/>
          <w:szCs w:val="30"/>
        </w:rPr>
      </w:pPr>
      <w:r>
        <w:rPr>
          <w:rFonts w:ascii="Times New Roman" w:eastAsia="Roboto" w:hAnsi="Times New Roman" w:cs="Times New Roman"/>
          <w:color w:val="000000" w:themeColor="text1"/>
          <w:sz w:val="30"/>
          <w:szCs w:val="30"/>
        </w:rPr>
        <w:t>11</w:t>
      </w:r>
      <w:r w:rsidR="006117F8" w:rsidRPr="000D3C64">
        <w:rPr>
          <w:rFonts w:ascii="Times New Roman" w:eastAsia="Roboto" w:hAnsi="Times New Roman" w:cs="Times New Roman"/>
          <w:color w:val="000000" w:themeColor="text1"/>
          <w:sz w:val="30"/>
          <w:szCs w:val="30"/>
        </w:rPr>
        <w:t>. From a vessel, 1/3rd of the liquid evaporates on the first day. On the second day 3/4th of the remaining liquid evaporates. What fraction of the volume is present at the end of the second day. Ans: 50%.</w:t>
      </w:r>
    </w:p>
    <w:p w:rsidR="006117F8" w:rsidRPr="000D3C64" w:rsidRDefault="00075E0F" w:rsidP="000D3C64">
      <w:pPr>
        <w:shd w:val="clear" w:color="auto" w:fill="FFFFFF"/>
        <w:spacing w:after="0" w:line="360" w:lineRule="auto"/>
        <w:jc w:val="both"/>
        <w:rPr>
          <w:rFonts w:ascii="Times New Roman" w:eastAsia="Roboto" w:hAnsi="Times New Roman" w:cs="Times New Roman"/>
          <w:color w:val="000000" w:themeColor="text1"/>
          <w:sz w:val="30"/>
          <w:szCs w:val="30"/>
        </w:rPr>
      </w:pPr>
      <w:r>
        <w:rPr>
          <w:rFonts w:ascii="Times New Roman" w:eastAsia="Roboto" w:hAnsi="Times New Roman" w:cs="Times New Roman"/>
          <w:color w:val="000000" w:themeColor="text1"/>
          <w:sz w:val="30"/>
          <w:szCs w:val="30"/>
        </w:rPr>
        <w:t>12</w:t>
      </w:r>
      <w:r w:rsidR="006117F8" w:rsidRPr="000D3C64">
        <w:rPr>
          <w:rFonts w:ascii="Times New Roman" w:eastAsia="Roboto" w:hAnsi="Times New Roman" w:cs="Times New Roman"/>
          <w:color w:val="000000" w:themeColor="text1"/>
          <w:sz w:val="30"/>
          <w:szCs w:val="30"/>
        </w:rPr>
        <w:t>. 1/3 rd of the contents of a container evaporated on the 1st day. 3/4 th of the remaining contents of the container evaporated the second day. What part of the contents of the container are left at the end of the second day?</w:t>
      </w:r>
    </w:p>
    <w:p w:rsidR="008C68C5" w:rsidRPr="000D3C64" w:rsidRDefault="00075E0F" w:rsidP="000D3C64">
      <w:pPr>
        <w:shd w:val="clear" w:color="auto" w:fill="FFFFFF"/>
        <w:spacing w:after="0" w:line="360" w:lineRule="auto"/>
        <w:jc w:val="both"/>
        <w:rPr>
          <w:rFonts w:ascii="Times New Roman" w:eastAsia="Roboto" w:hAnsi="Times New Roman" w:cs="Times New Roman"/>
          <w:color w:val="000000" w:themeColor="text1"/>
          <w:sz w:val="30"/>
          <w:szCs w:val="30"/>
        </w:rPr>
      </w:pPr>
      <w:r>
        <w:rPr>
          <w:rFonts w:ascii="Times New Roman" w:eastAsia="Roboto" w:hAnsi="Times New Roman" w:cs="Times New Roman"/>
          <w:color w:val="000000" w:themeColor="text1"/>
          <w:sz w:val="30"/>
          <w:szCs w:val="30"/>
        </w:rPr>
        <w:t>13</w:t>
      </w:r>
      <w:r w:rsidR="008C68C5" w:rsidRPr="000D3C64">
        <w:rPr>
          <w:rFonts w:ascii="Times New Roman" w:eastAsia="Roboto" w:hAnsi="Times New Roman" w:cs="Times New Roman"/>
          <w:color w:val="000000" w:themeColor="text1"/>
          <w:sz w:val="30"/>
          <w:szCs w:val="30"/>
        </w:rPr>
        <w:t>. A town have a population of 500000 and 42% of males and 28% of females are married to same town. find the total number of males</w:t>
      </w:r>
    </w:p>
    <w:p w:rsidR="00F80320" w:rsidRPr="000D3C64" w:rsidRDefault="00F80320" w:rsidP="000D3C64">
      <w:pPr>
        <w:shd w:val="clear" w:color="auto" w:fill="FFFFFF"/>
        <w:spacing w:after="0" w:line="360" w:lineRule="auto"/>
        <w:jc w:val="both"/>
        <w:rPr>
          <w:rFonts w:ascii="Times New Roman" w:eastAsia="Roboto" w:hAnsi="Times New Roman" w:cs="Times New Roman"/>
          <w:color w:val="000000" w:themeColor="text1"/>
          <w:sz w:val="30"/>
          <w:szCs w:val="30"/>
        </w:rPr>
      </w:pP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3D3D3D"/>
          <w:sz w:val="30"/>
          <w:szCs w:val="30"/>
          <w:shd w:val="clear" w:color="auto" w:fill="EEEEEE"/>
        </w:rPr>
        <w:t>1</w:t>
      </w:r>
      <w:r w:rsidR="00075E0F">
        <w:rPr>
          <w:rFonts w:ascii="Times New Roman" w:eastAsia="Times New Roman" w:hAnsi="Times New Roman" w:cs="Times New Roman"/>
          <w:color w:val="3D3D3D"/>
          <w:sz w:val="30"/>
          <w:szCs w:val="30"/>
          <w:shd w:val="clear" w:color="auto" w:fill="EEEEEE"/>
        </w:rPr>
        <w:t>4</w:t>
      </w:r>
      <w:r w:rsidRPr="000D3C64">
        <w:rPr>
          <w:rFonts w:ascii="Times New Roman" w:eastAsia="Times New Roman" w:hAnsi="Times New Roman" w:cs="Times New Roman"/>
          <w:color w:val="3D3D3D"/>
          <w:sz w:val="30"/>
          <w:szCs w:val="30"/>
          <w:shd w:val="clear" w:color="auto" w:fill="EEEEEE"/>
        </w:rPr>
        <w:t xml:space="preserve">. </w:t>
      </w:r>
      <w:r w:rsidRPr="000D3C64">
        <w:rPr>
          <w:rFonts w:ascii="Times New Roman" w:eastAsia="Times New Roman" w:hAnsi="Times New Roman" w:cs="Times New Roman"/>
          <w:color w:val="0A0A0A"/>
          <w:sz w:val="30"/>
          <w:szCs w:val="30"/>
          <w:shd w:val="clear" w:color="auto" w:fill="EEEEEE"/>
        </w:rPr>
        <w:t>In an election, candidate A got 75% of the total valid votes.</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If 15% of the total votes were declared invalid and the total</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numbers of votes is 560000, find the number of valid vote</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polled in favour of candidate.</w:t>
      </w:r>
    </w:p>
    <w:p w:rsidR="00F80320" w:rsidRPr="000D3C64" w:rsidRDefault="00F80320" w:rsidP="000D3C64">
      <w:pPr>
        <w:numPr>
          <w:ilvl w:val="0"/>
          <w:numId w:val="600"/>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357600</w:t>
      </w:r>
    </w:p>
    <w:p w:rsidR="00F80320" w:rsidRPr="000D3C64" w:rsidRDefault="00F80320" w:rsidP="000D3C64">
      <w:pPr>
        <w:numPr>
          <w:ilvl w:val="0"/>
          <w:numId w:val="600"/>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356000</w:t>
      </w:r>
    </w:p>
    <w:p w:rsidR="00F80320" w:rsidRPr="000D3C64" w:rsidRDefault="00F80320" w:rsidP="000D3C64">
      <w:pPr>
        <w:numPr>
          <w:ilvl w:val="0"/>
          <w:numId w:val="600"/>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367000</w:t>
      </w:r>
    </w:p>
    <w:p w:rsidR="00F80320" w:rsidRPr="000D3C64" w:rsidRDefault="00F80320" w:rsidP="000D3C64">
      <w:pPr>
        <w:numPr>
          <w:ilvl w:val="0"/>
          <w:numId w:val="600"/>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357000</w:t>
      </w:r>
    </w:p>
    <w:p w:rsidR="00F80320" w:rsidRPr="000D3C64" w:rsidRDefault="00F80320" w:rsidP="000D3C64">
      <w:pPr>
        <w:spacing w:line="360" w:lineRule="auto"/>
        <w:rPr>
          <w:rFonts w:ascii="Times New Roman" w:hAnsi="Times New Roman" w:cs="Times New Roman"/>
          <w:b/>
          <w:color w:val="FF0000"/>
          <w:sz w:val="30"/>
          <w:szCs w:val="30"/>
        </w:rPr>
      </w:pPr>
    </w:p>
    <w:p w:rsidR="00F80320" w:rsidRPr="000D3C64" w:rsidRDefault="00075E0F" w:rsidP="000D3C64">
      <w:pPr>
        <w:spacing w:after="0" w:line="360" w:lineRule="auto"/>
        <w:rPr>
          <w:rFonts w:ascii="Times New Roman" w:eastAsia="Times New Roman" w:hAnsi="Times New Roman" w:cs="Times New Roman"/>
          <w:sz w:val="30"/>
          <w:szCs w:val="30"/>
        </w:rPr>
      </w:pPr>
      <w:r>
        <w:rPr>
          <w:rFonts w:ascii="Times New Roman" w:eastAsia="Times New Roman" w:hAnsi="Times New Roman" w:cs="Times New Roman"/>
          <w:color w:val="3D3D3D"/>
          <w:sz w:val="30"/>
          <w:szCs w:val="30"/>
          <w:shd w:val="clear" w:color="auto" w:fill="EEEEEE"/>
        </w:rPr>
        <w:t>15</w:t>
      </w:r>
      <w:r w:rsidR="00F80320" w:rsidRPr="000D3C64">
        <w:rPr>
          <w:rFonts w:ascii="Times New Roman" w:eastAsia="Times New Roman" w:hAnsi="Times New Roman" w:cs="Times New Roman"/>
          <w:color w:val="3D3D3D"/>
          <w:sz w:val="30"/>
          <w:szCs w:val="30"/>
          <w:shd w:val="clear" w:color="auto" w:fill="EEEEEE"/>
        </w:rPr>
        <w:t xml:space="preserve">. </w:t>
      </w:r>
      <w:r w:rsidR="00F80320" w:rsidRPr="000D3C64">
        <w:rPr>
          <w:rFonts w:ascii="Times New Roman" w:eastAsia="Times New Roman" w:hAnsi="Times New Roman" w:cs="Times New Roman"/>
          <w:color w:val="0A0A0A"/>
          <w:sz w:val="30"/>
          <w:szCs w:val="30"/>
          <w:shd w:val="clear" w:color="auto" w:fill="EEEEEE"/>
        </w:rPr>
        <w:t>There are some chicken in a poultry. They are fed with corn.</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One sack of corn will come for 9 days. The farmer decides to sell</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some chicken and wanted to hold 12 chicken with him. He cuts the</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feed by 10% and sack of corn comes for 30 days. So initially</w:t>
      </w:r>
    </w:p>
    <w:p w:rsidR="00F80320" w:rsidRPr="000D3C64" w:rsidRDefault="00F8032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how many chicken are there?</w:t>
      </w:r>
    </w:p>
    <w:p w:rsidR="00F80320" w:rsidRPr="000D3C64" w:rsidRDefault="00F80320" w:rsidP="000D3C64">
      <w:pPr>
        <w:numPr>
          <w:ilvl w:val="0"/>
          <w:numId w:val="601"/>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78 days</w:t>
      </w:r>
    </w:p>
    <w:p w:rsidR="00F80320" w:rsidRPr="000D3C64" w:rsidRDefault="00F80320" w:rsidP="000D3C64">
      <w:pPr>
        <w:numPr>
          <w:ilvl w:val="0"/>
          <w:numId w:val="601"/>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45 days</w:t>
      </w:r>
    </w:p>
    <w:p w:rsidR="00F80320" w:rsidRPr="000D3C64" w:rsidRDefault="00F80320" w:rsidP="000D3C64">
      <w:pPr>
        <w:numPr>
          <w:ilvl w:val="0"/>
          <w:numId w:val="601"/>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30 days</w:t>
      </w:r>
    </w:p>
    <w:p w:rsidR="00F80320" w:rsidRPr="000D3C64" w:rsidRDefault="00F80320" w:rsidP="000D3C64">
      <w:pPr>
        <w:numPr>
          <w:ilvl w:val="0"/>
          <w:numId w:val="601"/>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42 days</w:t>
      </w:r>
    </w:p>
    <w:p w:rsidR="00F80320" w:rsidRPr="000D3C64" w:rsidRDefault="00F80320" w:rsidP="000D3C64">
      <w:pPr>
        <w:spacing w:line="360" w:lineRule="auto"/>
        <w:rPr>
          <w:rFonts w:ascii="Times New Roman" w:hAnsi="Times New Roman" w:cs="Times New Roman"/>
          <w:b/>
          <w:color w:val="FF0000"/>
          <w:sz w:val="30"/>
          <w:szCs w:val="30"/>
        </w:rPr>
      </w:pPr>
    </w:p>
    <w:p w:rsidR="00F80320" w:rsidRPr="000D3C64" w:rsidRDefault="00075E0F" w:rsidP="000D3C64">
      <w:pPr>
        <w:pStyle w:val="HTMLPreformatted"/>
        <w:shd w:val="clear" w:color="auto" w:fill="EEEEEE"/>
        <w:wordWrap w:val="0"/>
        <w:spacing w:line="360" w:lineRule="auto"/>
        <w:rPr>
          <w:rFonts w:ascii="Times New Roman" w:hAnsi="Times New Roman" w:cs="Times New Roman"/>
          <w:color w:val="0A0A0A"/>
          <w:sz w:val="30"/>
          <w:szCs w:val="30"/>
        </w:rPr>
      </w:pPr>
      <w:r>
        <w:rPr>
          <w:rFonts w:ascii="Times New Roman" w:hAnsi="Times New Roman" w:cs="Times New Roman"/>
          <w:color w:val="0A0A0A"/>
          <w:sz w:val="30"/>
          <w:szCs w:val="30"/>
          <w:lang w:val="en-IN"/>
        </w:rPr>
        <w:t>16</w:t>
      </w:r>
      <w:r w:rsidR="00F80320" w:rsidRPr="000D3C64">
        <w:rPr>
          <w:rFonts w:ascii="Times New Roman" w:hAnsi="Times New Roman" w:cs="Times New Roman"/>
          <w:color w:val="0A0A0A"/>
          <w:sz w:val="30"/>
          <w:szCs w:val="30"/>
          <w:lang w:val="en-IN"/>
        </w:rPr>
        <w:t>.</w:t>
      </w:r>
      <w:r w:rsidR="00F80320" w:rsidRPr="000D3C64">
        <w:rPr>
          <w:rFonts w:ascii="Times New Roman" w:hAnsi="Times New Roman" w:cs="Times New Roman"/>
          <w:color w:val="0A0A0A"/>
          <w:sz w:val="30"/>
          <w:szCs w:val="30"/>
        </w:rPr>
        <w:t xml:space="preserve">The probability that Suresh team will win the match is 30% and the probability that his friend Siva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team will win the match is 70%. What is the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probability that exactly one of them will win the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match?</w:t>
      </w:r>
    </w:p>
    <w:tbl>
      <w:tblPr>
        <w:tblW w:w="10361" w:type="dxa"/>
        <w:tblLayout w:type="fixed"/>
        <w:tblCellMar>
          <w:top w:w="15" w:type="dxa"/>
          <w:left w:w="15" w:type="dxa"/>
          <w:bottom w:w="15" w:type="dxa"/>
          <w:right w:w="240" w:type="dxa"/>
        </w:tblCellMar>
        <w:tblLook w:val="04A0"/>
      </w:tblPr>
      <w:tblGrid>
        <w:gridCol w:w="561"/>
        <w:gridCol w:w="9800"/>
      </w:tblGrid>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78%</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58%</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50%</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37.5%</w:t>
            </w:r>
          </w:p>
        </w:tc>
      </w:tr>
    </w:tbl>
    <w:p w:rsidR="00F80320" w:rsidRPr="000D3C64" w:rsidRDefault="00F80320" w:rsidP="000D3C64">
      <w:pPr>
        <w:shd w:val="clear" w:color="auto" w:fill="FFFFFF"/>
        <w:spacing w:line="360" w:lineRule="auto"/>
        <w:rPr>
          <w:rFonts w:ascii="Times New Roman" w:hAnsi="Times New Roman" w:cs="Times New Roman"/>
          <w:vanish/>
          <w:color w:val="3D3D3D"/>
          <w:sz w:val="30"/>
          <w:szCs w:val="30"/>
        </w:rPr>
      </w:pPr>
    </w:p>
    <w:p w:rsidR="00F80320" w:rsidRPr="000D3C64" w:rsidRDefault="00F80320" w:rsidP="000D3C64">
      <w:pPr>
        <w:spacing w:line="360" w:lineRule="auto"/>
        <w:rPr>
          <w:rFonts w:ascii="Times New Roman" w:hAnsi="Times New Roman" w:cs="Times New Roman"/>
          <w:b/>
          <w:color w:val="FF0000"/>
          <w:sz w:val="30"/>
          <w:szCs w:val="30"/>
        </w:rPr>
      </w:pPr>
    </w:p>
    <w:p w:rsidR="00F80320" w:rsidRPr="000D3C64" w:rsidRDefault="00075E0F" w:rsidP="000D3C64">
      <w:pPr>
        <w:pStyle w:val="ListParagraph"/>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0"/>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17</w:t>
      </w:r>
      <w:r w:rsidR="00F80320" w:rsidRPr="000D3C64">
        <w:rPr>
          <w:rFonts w:ascii="Times New Roman" w:eastAsia="Times New Roman" w:hAnsi="Times New Roman" w:cs="Times New Roman"/>
          <w:color w:val="0A0A0A"/>
          <w:sz w:val="30"/>
          <w:szCs w:val="30"/>
        </w:rPr>
        <w:t xml:space="preserve">.A batsman scored 110 runs which included 3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jc w:val="both"/>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boundaries and 8 sixes. What percent of his total score did he make by running between the wickets?</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 ( 5/11)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54 ( 6/11)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55%</w:t>
            </w:r>
          </w:p>
        </w:tc>
      </w:tr>
      <w:tr w:rsidR="00F80320" w:rsidRPr="000D3C64" w:rsidTr="00810B3F">
        <w:tc>
          <w:tcPr>
            <w:tcW w:w="8145"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18</w:t>
      </w:r>
      <w:r w:rsidR="00F80320" w:rsidRPr="000D3C64">
        <w:rPr>
          <w:rFonts w:ascii="Times New Roman" w:eastAsia="Times New Roman" w:hAnsi="Times New Roman" w:cs="Times New Roman"/>
          <w:color w:val="0A0A0A"/>
          <w:sz w:val="30"/>
          <w:szCs w:val="30"/>
        </w:rPr>
        <w:t xml:space="preserve">.Two students appeared at an examination. One of the secured 9 marks more than the other and his marks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were 56% of the sum of their marks. The marks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obtained by them are:</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39, 30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41, 32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42, 33</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43, 34</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585" w:type="dxa"/>
        <w:tblLayout w:type="fixed"/>
        <w:tblLook w:val="04A0"/>
      </w:tblPr>
      <w:tblGrid>
        <w:gridCol w:w="9585"/>
      </w:tblGrid>
      <w:tr w:rsidR="00F80320" w:rsidRPr="000D3C64" w:rsidTr="00810B3F">
        <w:tc>
          <w:tcPr>
            <w:tcW w:w="9585"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19</w:t>
      </w:r>
      <w:r w:rsidR="00F80320" w:rsidRPr="000D3C64">
        <w:rPr>
          <w:rFonts w:ascii="Times New Roman" w:eastAsia="Times New Roman" w:hAnsi="Times New Roman" w:cs="Times New Roman"/>
          <w:color w:val="0A0A0A"/>
          <w:sz w:val="30"/>
          <w:szCs w:val="30"/>
        </w:rPr>
        <w:t>.A fruit seller had some apples. He sells 40% apples and still has 420 apples. Originally, he had:</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588 apples</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 apples</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672 apples</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700 apples</w:t>
            </w:r>
          </w:p>
        </w:tc>
      </w:tr>
      <w:tr w:rsidR="00F80320" w:rsidRPr="000D3C64" w:rsidTr="00810B3F">
        <w:tc>
          <w:tcPr>
            <w:tcW w:w="8145"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20</w:t>
      </w:r>
      <w:r w:rsidR="00F80320" w:rsidRPr="000D3C64">
        <w:rPr>
          <w:rFonts w:ascii="Times New Roman" w:eastAsia="Times New Roman" w:hAnsi="Times New Roman" w:cs="Times New Roman"/>
          <w:color w:val="0A0A0A"/>
          <w:sz w:val="30"/>
          <w:szCs w:val="30"/>
        </w:rPr>
        <w:t xml:space="preserve">.If A = x% of y and B = y% of x, then which of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following is true?</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 is smaller than B.</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 is greater than B</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Relationship between A and B cannot be determined.</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If x is smaller than y, then A is greater than B.</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585" w:type="dxa"/>
        <w:tblLayout w:type="fixed"/>
        <w:tblLook w:val="04A0"/>
      </w:tblPr>
      <w:tblGrid>
        <w:gridCol w:w="9585"/>
      </w:tblGrid>
      <w:tr w:rsidR="00F80320" w:rsidRPr="000D3C64" w:rsidTr="00810B3F">
        <w:tc>
          <w:tcPr>
            <w:tcW w:w="9585"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21</w:t>
      </w:r>
      <w:r w:rsidR="00F80320" w:rsidRPr="000D3C64">
        <w:rPr>
          <w:rFonts w:ascii="Times New Roman" w:eastAsia="Times New Roman" w:hAnsi="Times New Roman" w:cs="Times New Roman"/>
          <w:color w:val="0A0A0A"/>
          <w:sz w:val="30"/>
          <w:szCs w:val="30"/>
        </w:rPr>
        <w:t>.If 20% of a = b, then b% of 20 is the same as:</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 of a</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 of a</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 of a</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F80320" w:rsidRPr="000D3C64" w:rsidTr="00810B3F">
        <w:tc>
          <w:tcPr>
            <w:tcW w:w="8145"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22</w:t>
      </w:r>
      <w:r w:rsidR="00F80320" w:rsidRPr="000D3C64">
        <w:rPr>
          <w:rFonts w:ascii="Times New Roman" w:eastAsia="Times New Roman" w:hAnsi="Times New Roman" w:cs="Times New Roman"/>
          <w:color w:val="0A0A0A"/>
          <w:sz w:val="30"/>
          <w:szCs w:val="30"/>
        </w:rPr>
        <w:t xml:space="preserve">.In a certain school, 20% of students are below 8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years of age. The number of students above 8 years of age is 2/3 of the number of students of 8 years of age which is 48.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total number of students in the school?</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100</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585" w:type="dxa"/>
        <w:tblLayout w:type="fixed"/>
        <w:tblLook w:val="04A0"/>
      </w:tblPr>
      <w:tblGrid>
        <w:gridCol w:w="9585"/>
      </w:tblGrid>
      <w:tr w:rsidR="00F80320" w:rsidRPr="000D3C64" w:rsidTr="00810B3F">
        <w:tc>
          <w:tcPr>
            <w:tcW w:w="9585"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23</w:t>
      </w:r>
      <w:r w:rsidR="00F80320" w:rsidRPr="000D3C64">
        <w:rPr>
          <w:rFonts w:ascii="Times New Roman" w:eastAsia="Times New Roman" w:hAnsi="Times New Roman" w:cs="Times New Roman"/>
          <w:color w:val="0A0A0A"/>
          <w:sz w:val="30"/>
          <w:szCs w:val="30"/>
        </w:rPr>
        <w:t>.Two numbers A and B are such that the sum of 5% of A and 4% of B is two-third of the sum of 6% of A and 8% of B.</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the ratio of A:B.</w:t>
      </w:r>
    </w:p>
    <w:tbl>
      <w:tblPr>
        <w:tblW w:w="8145" w:type="dxa"/>
        <w:tblLayout w:type="fixed"/>
        <w:tblCellMar>
          <w:right w:w="240" w:type="dxa"/>
        </w:tblCellMar>
        <w:tblLook w:val="04A0"/>
      </w:tblPr>
      <w:tblGrid>
        <w:gridCol w:w="654"/>
        <w:gridCol w:w="7491"/>
      </w:tblGrid>
      <w:tr w:rsidR="00F80320" w:rsidRPr="000D3C64" w:rsidTr="00810B3F">
        <w:tc>
          <w:tcPr>
            <w:tcW w:w="65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49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 : 3</w:t>
            </w:r>
          </w:p>
        </w:tc>
      </w:tr>
      <w:tr w:rsidR="00F80320" w:rsidRPr="000D3C64" w:rsidTr="00810B3F">
        <w:tc>
          <w:tcPr>
            <w:tcW w:w="65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49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 : 1</w:t>
            </w:r>
          </w:p>
        </w:tc>
      </w:tr>
      <w:tr w:rsidR="00F80320" w:rsidRPr="000D3C64" w:rsidTr="00810B3F">
        <w:tc>
          <w:tcPr>
            <w:tcW w:w="65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49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 : 4</w:t>
            </w:r>
          </w:p>
        </w:tc>
      </w:tr>
      <w:tr w:rsidR="00F80320" w:rsidRPr="000D3C64" w:rsidTr="00810B3F">
        <w:tc>
          <w:tcPr>
            <w:tcW w:w="65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49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 : 3</w:t>
            </w:r>
          </w:p>
        </w:tc>
      </w:tr>
      <w:tr w:rsidR="00F80320" w:rsidRPr="000D3C64" w:rsidTr="00810B3F">
        <w:tc>
          <w:tcPr>
            <w:tcW w:w="8145"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24</w:t>
      </w:r>
      <w:r w:rsidR="00F80320" w:rsidRPr="000D3C64">
        <w:rPr>
          <w:rFonts w:ascii="Times New Roman" w:eastAsia="Times New Roman" w:hAnsi="Times New Roman" w:cs="Times New Roman"/>
          <w:color w:val="0A0A0A"/>
          <w:sz w:val="30"/>
          <w:szCs w:val="30"/>
        </w:rPr>
        <w:t>.How much 60% of 50 is greater than 40% of 30?</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585" w:type="dxa"/>
        <w:tblLayout w:type="fixed"/>
        <w:tblLook w:val="04A0"/>
      </w:tblPr>
      <w:tblGrid>
        <w:gridCol w:w="9585"/>
      </w:tblGrid>
      <w:tr w:rsidR="00F80320" w:rsidRPr="000D3C64" w:rsidTr="00810B3F">
        <w:tc>
          <w:tcPr>
            <w:tcW w:w="9585"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w:t>
      </w:r>
      <w:r w:rsidR="00075E0F">
        <w:rPr>
          <w:rFonts w:ascii="Times New Roman" w:eastAsia="Times New Roman" w:hAnsi="Times New Roman" w:cs="Times New Roman"/>
          <w:color w:val="0A0A0A"/>
          <w:sz w:val="30"/>
          <w:szCs w:val="30"/>
        </w:rPr>
        <w:t>5</w:t>
      </w:r>
      <w:r w:rsidRPr="000D3C64">
        <w:rPr>
          <w:rFonts w:ascii="Times New Roman" w:eastAsia="Times New Roman" w:hAnsi="Times New Roman" w:cs="Times New Roman"/>
          <w:color w:val="0A0A0A"/>
          <w:sz w:val="30"/>
          <w:szCs w:val="30"/>
        </w:rPr>
        <w:t>.The tax on a commodity is diminished by 20% and its consumption increased by 15%. The effect on revenue is?</w:t>
      </w:r>
    </w:p>
    <w:tbl>
      <w:tblPr>
        <w:tblW w:w="8145" w:type="dxa"/>
        <w:tblLayout w:type="fixed"/>
        <w:tblCellMar>
          <w:right w:w="240" w:type="dxa"/>
        </w:tblCellMar>
        <w:tblLook w:val="04A0"/>
      </w:tblPr>
      <w:tblGrid>
        <w:gridCol w:w="450"/>
        <w:gridCol w:w="7695"/>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increases by 8%</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decreases by 8%</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 change in revenue</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increases by 10%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695"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F80320" w:rsidRPr="000D3C64" w:rsidTr="00810B3F">
        <w:tc>
          <w:tcPr>
            <w:tcW w:w="8145"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26</w:t>
      </w:r>
      <w:r w:rsidR="00F80320" w:rsidRPr="000D3C64">
        <w:rPr>
          <w:rFonts w:ascii="Times New Roman" w:eastAsia="Times New Roman" w:hAnsi="Times New Roman" w:cs="Times New Roman"/>
          <w:color w:val="0A0A0A"/>
          <w:sz w:val="30"/>
          <w:szCs w:val="30"/>
        </w:rPr>
        <w:t xml:space="preserve">.At an examination in which full marks were 500.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got 10% less than B, B got 25% more than C and C got 20% less than D. If A got 360marks, what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percentage of full marks was obtained by D?</w:t>
      </w:r>
    </w:p>
    <w:tbl>
      <w:tblPr>
        <w:tblW w:w="9780" w:type="dxa"/>
        <w:tblLayout w:type="fixed"/>
        <w:tblCellMar>
          <w:right w:w="240" w:type="dxa"/>
        </w:tblCellMar>
        <w:tblLook w:val="04A0"/>
      </w:tblPr>
      <w:tblGrid>
        <w:gridCol w:w="584"/>
        <w:gridCol w:w="9196"/>
      </w:tblGrid>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90%</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tc>
      </w:tr>
      <w:tr w:rsidR="00F80320" w:rsidRPr="000D3C64" w:rsidTr="00810B3F">
        <w:tc>
          <w:tcPr>
            <w:tcW w:w="978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27</w:t>
      </w:r>
      <w:r w:rsidR="00F80320" w:rsidRPr="000D3C64">
        <w:rPr>
          <w:rFonts w:ascii="Times New Roman" w:eastAsia="Times New Roman" w:hAnsi="Times New Roman" w:cs="Times New Roman"/>
          <w:color w:val="0A0A0A"/>
          <w:sz w:val="30"/>
          <w:szCs w:val="30"/>
        </w:rPr>
        <w:t xml:space="preserve">.The price of a product is increased by 20%. If the original price is Rs.300, what is the final price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of the product?</w:t>
      </w:r>
    </w:p>
    <w:tbl>
      <w:tblPr>
        <w:tblW w:w="8310" w:type="dxa"/>
        <w:tblLayout w:type="fixed"/>
        <w:tblCellMar>
          <w:right w:w="240" w:type="dxa"/>
        </w:tblCellMar>
        <w:tblLook w:val="04A0"/>
      </w:tblPr>
      <w:tblGrid>
        <w:gridCol w:w="630"/>
        <w:gridCol w:w="7680"/>
      </w:tblGrid>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375</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FFFFFF"/>
        <w:spacing w:after="0" w:line="360" w:lineRule="auto"/>
        <w:rPr>
          <w:rFonts w:ascii="Times New Roman" w:eastAsia="Times New Roman" w:hAnsi="Times New Roman" w:cs="Times New Roman"/>
          <w:color w:val="3D3D3D"/>
          <w:sz w:val="30"/>
          <w:szCs w:val="30"/>
        </w:rPr>
      </w:pPr>
      <w:r>
        <w:rPr>
          <w:rFonts w:ascii="Times New Roman" w:eastAsia="Times New Roman" w:hAnsi="Times New Roman" w:cs="Times New Roman"/>
          <w:color w:val="3D3D3D"/>
          <w:sz w:val="30"/>
          <w:szCs w:val="30"/>
        </w:rPr>
        <w:t>28</w:t>
      </w:r>
      <w:r w:rsidR="00F80320" w:rsidRPr="000D3C64">
        <w:rPr>
          <w:rFonts w:ascii="Times New Roman" w:eastAsia="Times New Roman" w:hAnsi="Times New Roman" w:cs="Times New Roman"/>
          <w:color w:val="3D3D3D"/>
          <w:sz w:val="30"/>
          <w:szCs w:val="30"/>
        </w:rPr>
        <w:t>.Mukul’s income is 10% more than Sunil’s. How much less is Sunil’s income than that of Mukul’s?</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8.09 %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9.09 %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7.09 %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7.90 %</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29</w:t>
      </w:r>
      <w:r w:rsidR="00F80320" w:rsidRPr="000D3C64">
        <w:rPr>
          <w:rFonts w:ascii="Times New Roman" w:eastAsia="Times New Roman" w:hAnsi="Times New Roman" w:cs="Times New Roman"/>
          <w:color w:val="0A0A0A"/>
          <w:sz w:val="30"/>
          <w:szCs w:val="30"/>
        </w:rPr>
        <w:t>.The total population of a country is 294000, out of which 150000 are males. Out of every 100 males, 98 can read and write, but only 53% of the total population can do so. Find the percentage of women who can read and write.</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pacing w:line="360" w:lineRule="auto"/>
              <w:rPr>
                <w:rFonts w:ascii="Times New Roman" w:eastAsia="Times New Roman" w:hAnsi="Times New Roman" w:cs="Times New Roman"/>
                <w:color w:val="0A0A0A"/>
                <w:sz w:val="30"/>
                <w:szCs w:val="30"/>
              </w:rPr>
            </w:pP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6.125 %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pacing w:line="360" w:lineRule="auto"/>
              <w:rPr>
                <w:rFonts w:ascii="Times New Roman" w:eastAsia="Times New Roman" w:hAnsi="Times New Roman" w:cs="Times New Roman"/>
                <w:color w:val="3D3D3D"/>
                <w:sz w:val="30"/>
                <w:szCs w:val="30"/>
              </w:rPr>
            </w:pP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5.125 %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6.000 %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4.125 %</w:t>
            </w:r>
          </w:p>
        </w:tc>
      </w:tr>
    </w:tbl>
    <w:p w:rsidR="00F80320" w:rsidRPr="000D3C64" w:rsidRDefault="00F80320" w:rsidP="000D3C64">
      <w:pPr>
        <w:shd w:val="clear" w:color="auto" w:fill="ADE0C1"/>
        <w:spacing w:line="360" w:lineRule="auto"/>
        <w:rPr>
          <w:rFonts w:ascii="Times New Roman" w:eastAsia="Times New Roman" w:hAnsi="Times New Roman" w:cs="Times New Roman"/>
          <w:color w:val="003300"/>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30</w:t>
      </w:r>
      <w:r w:rsidR="00F80320" w:rsidRPr="000D3C64">
        <w:rPr>
          <w:rFonts w:ascii="Times New Roman" w:eastAsia="Times New Roman" w:hAnsi="Times New Roman" w:cs="Times New Roman"/>
          <w:color w:val="0A0A0A"/>
          <w:sz w:val="30"/>
          <w:szCs w:val="30"/>
        </w:rPr>
        <w:t xml:space="preserve">.(0.756 x 3/4) terms of rate percent is equivalent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to?</w:t>
      </w:r>
    </w:p>
    <w:tbl>
      <w:tblPr>
        <w:tblW w:w="8310" w:type="dxa"/>
        <w:tblLayout w:type="fixed"/>
        <w:tblCellMar>
          <w:right w:w="240" w:type="dxa"/>
        </w:tblCellMar>
        <w:tblLook w:val="04A0"/>
      </w:tblPr>
      <w:tblGrid>
        <w:gridCol w:w="548"/>
        <w:gridCol w:w="7762"/>
      </w:tblGrid>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18.9%</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37.8%</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56.7%</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31</w:t>
      </w:r>
      <w:r w:rsidR="00F80320" w:rsidRPr="000D3C64">
        <w:rPr>
          <w:rFonts w:ascii="Times New Roman" w:eastAsia="Times New Roman" w:hAnsi="Times New Roman" w:cs="Times New Roman"/>
          <w:color w:val="0A0A0A"/>
          <w:sz w:val="30"/>
          <w:szCs w:val="30"/>
        </w:rPr>
        <w:t>.If 90% of A = 30% of B and B = C% of A, then the value of C is?</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300</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32</w:t>
      </w:r>
      <w:r w:rsidR="00F80320" w:rsidRPr="000D3C64">
        <w:rPr>
          <w:rFonts w:ascii="Times New Roman" w:eastAsia="Times New Roman" w:hAnsi="Times New Roman" w:cs="Times New Roman"/>
          <w:color w:val="0A0A0A"/>
          <w:sz w:val="30"/>
          <w:szCs w:val="30"/>
        </w:rPr>
        <w:t>.If 0.5% of A =85 paise, then the value of A is?</w:t>
      </w:r>
    </w:p>
    <w:tbl>
      <w:tblPr>
        <w:tblW w:w="8310" w:type="dxa"/>
        <w:tblLayout w:type="fixed"/>
        <w:tblCellMar>
          <w:right w:w="240" w:type="dxa"/>
        </w:tblCellMar>
        <w:tblLook w:val="04A0"/>
      </w:tblPr>
      <w:tblGrid>
        <w:gridCol w:w="492"/>
        <w:gridCol w:w="7818"/>
      </w:tblGrid>
      <w:tr w:rsidR="00F80320" w:rsidRPr="000D3C64" w:rsidTr="00810B3F">
        <w:tc>
          <w:tcPr>
            <w:tcW w:w="492"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18"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Rs.170</w:t>
            </w:r>
          </w:p>
        </w:tc>
      </w:tr>
      <w:tr w:rsidR="00F80320" w:rsidRPr="000D3C64" w:rsidTr="00810B3F">
        <w:tc>
          <w:tcPr>
            <w:tcW w:w="492"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18"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Rs.17</w:t>
            </w:r>
          </w:p>
        </w:tc>
      </w:tr>
      <w:tr w:rsidR="00F80320" w:rsidRPr="000D3C64" w:rsidTr="00810B3F">
        <w:tc>
          <w:tcPr>
            <w:tcW w:w="492"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18"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Rs.1.70</w:t>
            </w:r>
          </w:p>
        </w:tc>
      </w:tr>
      <w:tr w:rsidR="00F80320" w:rsidRPr="000D3C64" w:rsidTr="00810B3F">
        <w:tc>
          <w:tcPr>
            <w:tcW w:w="492"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18"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Rs.4.25</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33.</w:t>
      </w:r>
      <w:r w:rsidR="00F80320" w:rsidRPr="000D3C64">
        <w:rPr>
          <w:rFonts w:ascii="Times New Roman" w:eastAsia="Times New Roman" w:hAnsi="Times New Roman" w:cs="Times New Roman"/>
          <w:color w:val="0A0A0A"/>
          <w:sz w:val="30"/>
          <w:szCs w:val="30"/>
        </w:rPr>
        <w:t xml:space="preserve"> A candidate attempted 12 questions and secured full marks in all of them. If he obtained 60% in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test and each question carried equal marks, then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was the total number of questions in the test?</w:t>
      </w:r>
    </w:p>
    <w:tbl>
      <w:tblPr>
        <w:tblW w:w="8310" w:type="dxa"/>
        <w:tblLayout w:type="fixed"/>
        <w:tblCellMar>
          <w:right w:w="240" w:type="dxa"/>
        </w:tblCellMar>
        <w:tblLook w:val="04A0"/>
      </w:tblPr>
      <w:tblGrid>
        <w:gridCol w:w="769"/>
        <w:gridCol w:w="7541"/>
      </w:tblGrid>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34.</w:t>
      </w:r>
      <w:r w:rsidR="00F80320" w:rsidRPr="000D3C64">
        <w:rPr>
          <w:rFonts w:ascii="Times New Roman" w:eastAsia="Times New Roman" w:hAnsi="Times New Roman" w:cs="Times New Roman"/>
          <w:color w:val="0A0A0A"/>
          <w:sz w:val="30"/>
          <w:szCs w:val="30"/>
        </w:rPr>
        <w:t xml:space="preserve"> Rajesh solved 80 percent of the questions in an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examination correctly, out of 41 questions solved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by Rajesh 37 questions are correct and of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remaining questions out of 8 questions, 5 questions have been solved by Rajesh correctly then find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total number of question asked in the examination?</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Can’t be determined</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35.</w:t>
      </w:r>
      <w:r w:rsidR="00F80320" w:rsidRPr="000D3C64">
        <w:rPr>
          <w:rFonts w:ascii="Times New Roman" w:eastAsia="Times New Roman" w:hAnsi="Times New Roman" w:cs="Times New Roman"/>
          <w:color w:val="0A0A0A"/>
          <w:sz w:val="30"/>
          <w:szCs w:val="30"/>
        </w:rPr>
        <w:t xml:space="preserve"> The difference between 78% of a number and 59%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same number is 323. What is 62% of that number?</w:t>
      </w:r>
    </w:p>
    <w:tbl>
      <w:tblPr>
        <w:tblW w:w="9780" w:type="dxa"/>
        <w:tblLayout w:type="fixed"/>
        <w:tblCellMar>
          <w:right w:w="240" w:type="dxa"/>
        </w:tblCellMar>
        <w:tblLook w:val="04A0"/>
      </w:tblPr>
      <w:tblGrid>
        <w:gridCol w:w="450"/>
        <w:gridCol w:w="933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933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1054</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933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1178</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933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1037</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933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1159</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933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 above</w:t>
            </w:r>
          </w:p>
        </w:tc>
      </w:tr>
      <w:tr w:rsidR="00F80320" w:rsidRPr="000D3C64" w:rsidTr="00810B3F">
        <w:tc>
          <w:tcPr>
            <w:tcW w:w="978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36.</w:t>
      </w:r>
      <w:r w:rsidR="00F80320" w:rsidRPr="000D3C64">
        <w:rPr>
          <w:rFonts w:ascii="Times New Roman" w:eastAsia="Times New Roman" w:hAnsi="Times New Roman" w:cs="Times New Roman"/>
          <w:color w:val="0A0A0A"/>
          <w:sz w:val="30"/>
          <w:szCs w:val="30"/>
        </w:rPr>
        <w:t xml:space="preserve"> A mixture of 40 litres of sprite and water contains 10% water. How much water (litres) must be added to this mixture to raise the percentage of water to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25%?</w:t>
      </w:r>
    </w:p>
    <w:tbl>
      <w:tblPr>
        <w:tblW w:w="8310" w:type="dxa"/>
        <w:tblLayout w:type="fixed"/>
        <w:tblCellMar>
          <w:right w:w="240" w:type="dxa"/>
        </w:tblCellMar>
        <w:tblLook w:val="04A0"/>
      </w:tblPr>
      <w:tblGrid>
        <w:gridCol w:w="769"/>
        <w:gridCol w:w="7541"/>
      </w:tblGrid>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37. </w:t>
      </w:r>
      <w:r w:rsidR="00F80320" w:rsidRPr="000D3C64">
        <w:rPr>
          <w:rFonts w:ascii="Times New Roman" w:eastAsia="Times New Roman" w:hAnsi="Times New Roman" w:cs="Times New Roman"/>
          <w:color w:val="0A0A0A"/>
          <w:sz w:val="30"/>
          <w:szCs w:val="30"/>
        </w:rPr>
        <w:t xml:space="preserve"> 30% of the men are more than 25 years old and 80%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of the men are less than or equal to 50 years old. 20% of all men play football. If 20% of the men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above the age of 50 play football, what percentage of the football players are less than or equal to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50 years?</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38. </w:t>
      </w:r>
      <w:r w:rsidR="00F80320" w:rsidRPr="000D3C64">
        <w:rPr>
          <w:rFonts w:ascii="Times New Roman" w:eastAsia="Times New Roman" w:hAnsi="Times New Roman" w:cs="Times New Roman"/>
          <w:color w:val="0A0A0A"/>
          <w:sz w:val="30"/>
          <w:szCs w:val="30"/>
        </w:rPr>
        <w:t xml:space="preserve"> A speaks the truth in 75% cases whereas B lies in 80% cases. In what percent of cases are they likely to contradict each other narrating the same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incident?</w:t>
      </w:r>
    </w:p>
    <w:tbl>
      <w:tblPr>
        <w:tblW w:w="8310" w:type="dxa"/>
        <w:tblLayout w:type="fixed"/>
        <w:tblCellMar>
          <w:right w:w="240" w:type="dxa"/>
        </w:tblCellMar>
        <w:tblLook w:val="04A0"/>
      </w:tblPr>
      <w:tblGrid>
        <w:gridCol w:w="584"/>
        <w:gridCol w:w="7726"/>
      </w:tblGrid>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39. </w:t>
      </w:r>
      <w:r w:rsidR="00F80320" w:rsidRPr="000D3C64">
        <w:rPr>
          <w:rFonts w:ascii="Times New Roman" w:eastAsia="Times New Roman" w:hAnsi="Times New Roman" w:cs="Times New Roman"/>
          <w:color w:val="0A0A0A"/>
          <w:sz w:val="30"/>
          <w:szCs w:val="30"/>
        </w:rPr>
        <w:t xml:space="preserve"> In an exam 49% candidates failed in English and 36% failed in Hindi and 15% failed in both subjects. If the total number of candidates who passed in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English alone is 630. What is the total number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candidates appeared in exam?</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2632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40. </w:t>
      </w:r>
      <w:r w:rsidR="00F80320" w:rsidRPr="000D3C64">
        <w:rPr>
          <w:rFonts w:ascii="Times New Roman" w:eastAsia="Times New Roman" w:hAnsi="Times New Roman" w:cs="Times New Roman"/>
          <w:color w:val="0A0A0A"/>
          <w:sz w:val="30"/>
          <w:szCs w:val="30"/>
        </w:rPr>
        <w:t xml:space="preserve"> A mixture of 40 litres of milk and water contain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10% water how much water must be added to make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water 20% in the new mixture?</w:t>
      </w:r>
    </w:p>
    <w:tbl>
      <w:tblPr>
        <w:tblW w:w="8310" w:type="dxa"/>
        <w:tblLayout w:type="fixed"/>
        <w:tblCellMar>
          <w:right w:w="240" w:type="dxa"/>
        </w:tblCellMar>
        <w:tblLook w:val="04A0"/>
      </w:tblPr>
      <w:tblGrid>
        <w:gridCol w:w="769"/>
        <w:gridCol w:w="7541"/>
      </w:tblGrid>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41. </w:t>
      </w:r>
      <w:r w:rsidR="00F80320" w:rsidRPr="000D3C64">
        <w:rPr>
          <w:rFonts w:ascii="Times New Roman" w:eastAsia="Times New Roman" w:hAnsi="Times New Roman" w:cs="Times New Roman"/>
          <w:color w:val="0A0A0A"/>
          <w:sz w:val="30"/>
          <w:szCs w:val="30"/>
        </w:rPr>
        <w:t xml:space="preserve"> A survey of n people in the town of Eros found that 50% of them preferred Brand A. Another survey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100 people in the town of Angie found that 60%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preferred Brand A. In total, 55% of all the people surveyed together preferred Brand A.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total number of people surveyed?</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42. </w:t>
      </w:r>
      <w:r w:rsidR="00F80320" w:rsidRPr="000D3C64">
        <w:rPr>
          <w:rFonts w:ascii="Times New Roman" w:eastAsia="Times New Roman" w:hAnsi="Times New Roman" w:cs="Times New Roman"/>
          <w:color w:val="0A0A0A"/>
          <w:sz w:val="30"/>
          <w:szCs w:val="30"/>
        </w:rPr>
        <w:t xml:space="preserve"> A candidate appearing for an examination has to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secure 40% marks to pass paper I. But he secured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only 40 marks and failed by 20 marks. What is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maximum mark for paper I?</w:t>
      </w:r>
    </w:p>
    <w:tbl>
      <w:tblPr>
        <w:tblW w:w="8310" w:type="dxa"/>
        <w:tblLayout w:type="fixed"/>
        <w:tblCellMar>
          <w:right w:w="240" w:type="dxa"/>
        </w:tblCellMar>
        <w:tblLook w:val="04A0"/>
      </w:tblPr>
      <w:tblGrid>
        <w:gridCol w:w="630"/>
        <w:gridCol w:w="7680"/>
      </w:tblGrid>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43</w:t>
      </w:r>
      <w:r w:rsidR="00F80320" w:rsidRPr="000D3C64">
        <w:rPr>
          <w:rFonts w:ascii="Times New Roman" w:eastAsia="Times New Roman" w:hAnsi="Times New Roman" w:cs="Times New Roman"/>
          <w:color w:val="0A0A0A"/>
          <w:sz w:val="30"/>
          <w:szCs w:val="30"/>
        </w:rPr>
        <w:t xml:space="preserve">.There are 750 male and female participants in a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meeting. Half the female participants and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one-quarter of the male participants are Democrats. One-third of all the participants are Democrats.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of the Democrats are female?</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49</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131</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44</w:t>
      </w:r>
      <w:r w:rsidR="00F80320" w:rsidRPr="000D3C64">
        <w:rPr>
          <w:rFonts w:ascii="Times New Roman" w:eastAsia="Times New Roman" w:hAnsi="Times New Roman" w:cs="Times New Roman"/>
          <w:color w:val="0A0A0A"/>
          <w:sz w:val="30"/>
          <w:szCs w:val="30"/>
        </w:rPr>
        <w:t xml:space="preserve">.During the testing of drug the result were found to be 85% positive in the first phase of 100 tests and 55% positive of Second phase. If the overall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results were 75% positive. What was the total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number of tests conducted in first phase and second phase?</w:t>
      </w:r>
    </w:p>
    <w:tbl>
      <w:tblPr>
        <w:tblW w:w="8310" w:type="dxa"/>
        <w:tblLayout w:type="fixed"/>
        <w:tblCellMar>
          <w:right w:w="240" w:type="dxa"/>
        </w:tblCellMar>
        <w:tblLook w:val="04A0"/>
      </w:tblPr>
      <w:tblGrid>
        <w:gridCol w:w="630"/>
        <w:gridCol w:w="7680"/>
      </w:tblGrid>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125</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135</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145</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45</w:t>
      </w:r>
      <w:r w:rsidR="00F80320" w:rsidRPr="000D3C64">
        <w:rPr>
          <w:rFonts w:ascii="Times New Roman" w:eastAsia="Times New Roman" w:hAnsi="Times New Roman" w:cs="Times New Roman"/>
          <w:color w:val="0A0A0A"/>
          <w:sz w:val="30"/>
          <w:szCs w:val="30"/>
        </w:rPr>
        <w:t xml:space="preserve">.The total population of a country is 294000, out of which 150000 are males. Out of every 100 males, 98 can read and write, but only 53% of the total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population can do so. Find the percentage of women who can read and write.</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6.125 %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5.125 %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6.000 %</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4.125 %</w:t>
            </w:r>
          </w:p>
        </w:tc>
      </w:tr>
    </w:tbl>
    <w:p w:rsidR="00F80320" w:rsidRPr="000D3C64" w:rsidRDefault="00F80320" w:rsidP="000D3C64">
      <w:pPr>
        <w:spacing w:line="360" w:lineRule="auto"/>
        <w:rPr>
          <w:rFonts w:ascii="Times New Roman" w:hAnsi="Times New Roman" w:cs="Times New Roman"/>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4</w:t>
      </w:r>
      <w:r w:rsidR="00075E0F">
        <w:rPr>
          <w:rFonts w:ascii="Times New Roman" w:eastAsia="Times New Roman" w:hAnsi="Times New Roman" w:cs="Times New Roman"/>
          <w:color w:val="0A0A0A"/>
          <w:sz w:val="30"/>
          <w:szCs w:val="30"/>
        </w:rPr>
        <w:t>6</w:t>
      </w:r>
      <w:r w:rsidRPr="000D3C64">
        <w:rPr>
          <w:rFonts w:ascii="Times New Roman" w:eastAsia="Times New Roman" w:hAnsi="Times New Roman" w:cs="Times New Roman"/>
          <w:color w:val="0A0A0A"/>
          <w:sz w:val="30"/>
          <w:szCs w:val="30"/>
        </w:rPr>
        <w:t xml:space="preserve">.A dishonest dealer professes to sell his goods at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cost price but uses a weight of 800gm instead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of 1kg. Find his real gain percent.</w:t>
      </w:r>
    </w:p>
    <w:tbl>
      <w:tblPr>
        <w:tblW w:w="8310" w:type="dxa"/>
        <w:tblLayout w:type="fixed"/>
        <w:tblCellMar>
          <w:right w:w="240" w:type="dxa"/>
        </w:tblCellMar>
        <w:tblLook w:val="04A0"/>
      </w:tblPr>
      <w:tblGrid>
        <w:gridCol w:w="577"/>
        <w:gridCol w:w="7733"/>
      </w:tblGrid>
      <w:tr w:rsidR="00F80320" w:rsidRPr="000D3C64" w:rsidTr="00810B3F">
        <w:tc>
          <w:tcPr>
            <w:tcW w:w="57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3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F80320" w:rsidRPr="000D3C64" w:rsidTr="00810B3F">
        <w:tc>
          <w:tcPr>
            <w:tcW w:w="57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3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57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3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57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3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47</w:t>
      </w:r>
      <w:r w:rsidR="00F80320" w:rsidRPr="000D3C64">
        <w:rPr>
          <w:rFonts w:ascii="Times New Roman" w:eastAsia="Times New Roman" w:hAnsi="Times New Roman" w:cs="Times New Roman"/>
          <w:color w:val="0A0A0A"/>
          <w:sz w:val="30"/>
          <w:szCs w:val="30"/>
        </w:rPr>
        <w:t xml:space="preserve">.A sum of money lent out at simple interest amounts to Rs.720 after 2 years and to Rs.1020 after a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further period of 5 years. The sum and the rate %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are</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Rs.500, 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Rs.400, 15%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Rs.600, 10%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Rs.700, 20%</w:t>
            </w:r>
          </w:p>
        </w:tc>
      </w:tr>
    </w:tbl>
    <w:p w:rsidR="00F80320" w:rsidRPr="000D3C64" w:rsidRDefault="00F80320" w:rsidP="000D3C64">
      <w:pPr>
        <w:spacing w:line="360" w:lineRule="auto"/>
        <w:rPr>
          <w:rFonts w:ascii="Times New Roman" w:hAnsi="Times New Roman" w:cs="Times New Roman"/>
          <w:sz w:val="30"/>
          <w:szCs w:val="30"/>
        </w:rPr>
      </w:pPr>
    </w:p>
    <w:tbl>
      <w:tblPr>
        <w:tblW w:w="8310" w:type="dxa"/>
        <w:tblLayout w:type="fixed"/>
        <w:tblLook w:val="04A0"/>
      </w:tblPr>
      <w:tblGrid>
        <w:gridCol w:w="8310"/>
      </w:tblGrid>
      <w:tr w:rsidR="00F80320" w:rsidRPr="000D3C64" w:rsidTr="00810B3F">
        <w:tc>
          <w:tcPr>
            <w:tcW w:w="831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48</w:t>
      </w:r>
      <w:r w:rsidR="00F80320" w:rsidRPr="000D3C64">
        <w:rPr>
          <w:rFonts w:ascii="Times New Roman" w:eastAsia="Times New Roman" w:hAnsi="Times New Roman" w:cs="Times New Roman"/>
          <w:color w:val="0A0A0A"/>
          <w:sz w:val="30"/>
          <w:szCs w:val="30"/>
        </w:rPr>
        <w:t>.A man sold two steel chairs for Rs.500 each. On</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one, he gains 20% and on other, he loses 12%. How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much does he gain or lose in the whole transaction?</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 gain</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 gain</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 loss</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 loss</w:t>
            </w:r>
          </w:p>
        </w:tc>
      </w:tr>
    </w:tbl>
    <w:p w:rsidR="00F80320" w:rsidRPr="000D3C64" w:rsidRDefault="00F80320" w:rsidP="000D3C64">
      <w:pPr>
        <w:spacing w:line="360" w:lineRule="auto"/>
        <w:rPr>
          <w:rFonts w:ascii="Times New Roman" w:hAnsi="Times New Roman" w:cs="Times New Roman"/>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49</w:t>
      </w:r>
      <w:r w:rsidR="00F80320" w:rsidRPr="000D3C64">
        <w:rPr>
          <w:rFonts w:ascii="Times New Roman" w:eastAsia="Times New Roman" w:hAnsi="Times New Roman" w:cs="Times New Roman"/>
          <w:color w:val="0A0A0A"/>
          <w:sz w:val="30"/>
          <w:szCs w:val="30"/>
        </w:rPr>
        <w:t xml:space="preserve">.In a solution,75% is orange juice and remaining is water. From this, if 20% is taken out, what will be the percentage of orange juice in the final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solution?</w:t>
      </w:r>
    </w:p>
    <w:tbl>
      <w:tblPr>
        <w:tblW w:w="8310" w:type="dxa"/>
        <w:tblLayout w:type="fixed"/>
        <w:tblCellMar>
          <w:right w:w="240" w:type="dxa"/>
        </w:tblCellMar>
        <w:tblLook w:val="04A0"/>
      </w:tblPr>
      <w:tblGrid>
        <w:gridCol w:w="769"/>
        <w:gridCol w:w="7541"/>
      </w:tblGrid>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075E0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50</w:t>
      </w:r>
      <w:r w:rsidR="00F80320" w:rsidRPr="000D3C64">
        <w:rPr>
          <w:rFonts w:ascii="Times New Roman" w:eastAsia="Times New Roman" w:hAnsi="Times New Roman" w:cs="Times New Roman"/>
          <w:color w:val="0A0A0A"/>
          <w:sz w:val="30"/>
          <w:szCs w:val="30"/>
        </w:rPr>
        <w:t>.</w:t>
      </w:r>
      <w:r>
        <w:rPr>
          <w:rFonts w:ascii="Times New Roman" w:eastAsia="Times New Roman" w:hAnsi="Times New Roman" w:cs="Times New Roman"/>
          <w:color w:val="0A0A0A"/>
          <w:sz w:val="30"/>
          <w:szCs w:val="30"/>
        </w:rPr>
        <w:t xml:space="preserve"> </w:t>
      </w:r>
      <w:r w:rsidR="00F80320" w:rsidRPr="000D3C64">
        <w:rPr>
          <w:rFonts w:ascii="Times New Roman" w:eastAsia="Times New Roman" w:hAnsi="Times New Roman" w:cs="Times New Roman"/>
          <w:color w:val="0A0A0A"/>
          <w:sz w:val="30"/>
          <w:szCs w:val="30"/>
        </w:rPr>
        <w:t xml:space="preserve">A town have a population of 500000 and 42% of males and 28% of females are married to same town.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the total number of males?</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200000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51</w:t>
      </w:r>
      <w:r w:rsidR="00F80320" w:rsidRPr="000D3C64">
        <w:rPr>
          <w:rFonts w:ascii="Times New Roman" w:eastAsia="Times New Roman" w:hAnsi="Times New Roman" w:cs="Times New Roman"/>
          <w:color w:val="0A0A0A"/>
          <w:sz w:val="30"/>
          <w:szCs w:val="30"/>
        </w:rPr>
        <w:t xml:space="preserve">.(0.756 x 3/4) terms of rate percent is equivalent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to ?</w:t>
      </w:r>
    </w:p>
    <w:tbl>
      <w:tblPr>
        <w:tblW w:w="8310" w:type="dxa"/>
        <w:tblLayout w:type="fixed"/>
        <w:tblCellMar>
          <w:right w:w="240" w:type="dxa"/>
        </w:tblCellMar>
        <w:tblLook w:val="04A0"/>
      </w:tblPr>
      <w:tblGrid>
        <w:gridCol w:w="548"/>
        <w:gridCol w:w="7762"/>
      </w:tblGrid>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18.9%</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37.8%</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56.7%</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52</w:t>
      </w:r>
      <w:r w:rsidR="00F80320" w:rsidRPr="000D3C64">
        <w:rPr>
          <w:rFonts w:ascii="Times New Roman" w:eastAsia="Times New Roman" w:hAnsi="Times New Roman" w:cs="Times New Roman"/>
          <w:color w:val="0A0A0A"/>
          <w:sz w:val="30"/>
          <w:szCs w:val="30"/>
        </w:rPr>
        <w:t xml:space="preserve">.If 90% of A = 30% of B and B = C% of A, then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value of C is ?</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300</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53</w:t>
      </w:r>
      <w:r w:rsidR="00F80320" w:rsidRPr="000D3C64">
        <w:rPr>
          <w:rFonts w:ascii="Times New Roman" w:eastAsia="Times New Roman" w:hAnsi="Times New Roman" w:cs="Times New Roman"/>
          <w:color w:val="0A0A0A"/>
          <w:sz w:val="30"/>
          <w:szCs w:val="30"/>
        </w:rPr>
        <w:t>.</w:t>
      </w:r>
      <w:r>
        <w:rPr>
          <w:rFonts w:ascii="Times New Roman" w:eastAsia="Times New Roman" w:hAnsi="Times New Roman" w:cs="Times New Roman"/>
          <w:color w:val="0A0A0A"/>
          <w:sz w:val="30"/>
          <w:szCs w:val="30"/>
        </w:rPr>
        <w:t xml:space="preserve"> </w:t>
      </w:r>
      <w:r w:rsidR="00F80320" w:rsidRPr="000D3C64">
        <w:rPr>
          <w:rFonts w:ascii="Times New Roman" w:eastAsia="Times New Roman" w:hAnsi="Times New Roman" w:cs="Times New Roman"/>
          <w:color w:val="0A0A0A"/>
          <w:sz w:val="30"/>
          <w:szCs w:val="30"/>
        </w:rPr>
        <w:t xml:space="preserve">A candidate attempted 12 questions and secured full marks in all of them. If he obtained 60% in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test and each question carried equal marks, then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was the total number of questions in the test?</w:t>
      </w:r>
    </w:p>
    <w:tbl>
      <w:tblPr>
        <w:tblW w:w="8310" w:type="dxa"/>
        <w:tblLayout w:type="fixed"/>
        <w:tblCellMar>
          <w:right w:w="240" w:type="dxa"/>
        </w:tblCellMar>
        <w:tblLook w:val="04A0"/>
      </w:tblPr>
      <w:tblGrid>
        <w:gridCol w:w="769"/>
        <w:gridCol w:w="7541"/>
      </w:tblGrid>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F80320" w:rsidRPr="000D3C64" w:rsidTr="00810B3F">
        <w:tc>
          <w:tcPr>
            <w:tcW w:w="769"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541"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54</w:t>
      </w:r>
      <w:r w:rsidR="00F80320" w:rsidRPr="000D3C64">
        <w:rPr>
          <w:rFonts w:ascii="Times New Roman" w:eastAsia="Times New Roman" w:hAnsi="Times New Roman" w:cs="Times New Roman"/>
          <w:color w:val="0A0A0A"/>
          <w:sz w:val="30"/>
          <w:szCs w:val="30"/>
        </w:rPr>
        <w:t>.</w:t>
      </w:r>
      <w:r>
        <w:rPr>
          <w:rFonts w:ascii="Times New Roman" w:eastAsia="Times New Roman" w:hAnsi="Times New Roman" w:cs="Times New Roman"/>
          <w:color w:val="0A0A0A"/>
          <w:sz w:val="30"/>
          <w:szCs w:val="30"/>
        </w:rPr>
        <w:t xml:space="preserve"> </w:t>
      </w:r>
      <w:r w:rsidR="00F80320" w:rsidRPr="000D3C64">
        <w:rPr>
          <w:rFonts w:ascii="Times New Roman" w:eastAsia="Times New Roman" w:hAnsi="Times New Roman" w:cs="Times New Roman"/>
          <w:color w:val="0A0A0A"/>
          <w:sz w:val="30"/>
          <w:szCs w:val="30"/>
        </w:rPr>
        <w:t xml:space="preserve">Rajesh solved 80 percent of the questions in an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examination correctly, out of 41 questions solved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by Rajesh 37 questions are correct and of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remaining questions out of 8 questions, 5 questions have been solved by Rajesh correctly then find the total number of question asked in the examination?</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Can’t be determined</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55</w:t>
      </w:r>
      <w:r w:rsidR="00F80320" w:rsidRPr="000D3C64">
        <w:rPr>
          <w:rFonts w:ascii="Times New Roman" w:eastAsia="Times New Roman" w:hAnsi="Times New Roman" w:cs="Times New Roman"/>
          <w:color w:val="0A0A0A"/>
          <w:sz w:val="30"/>
          <w:szCs w:val="30"/>
        </w:rPr>
        <w:t>.</w:t>
      </w:r>
      <w:r>
        <w:rPr>
          <w:rFonts w:ascii="Times New Roman" w:eastAsia="Times New Roman" w:hAnsi="Times New Roman" w:cs="Times New Roman"/>
          <w:color w:val="0A0A0A"/>
          <w:sz w:val="30"/>
          <w:szCs w:val="30"/>
        </w:rPr>
        <w:t xml:space="preserve"> </w:t>
      </w:r>
      <w:r w:rsidR="00F80320" w:rsidRPr="000D3C64">
        <w:rPr>
          <w:rFonts w:ascii="Times New Roman" w:eastAsia="Times New Roman" w:hAnsi="Times New Roman" w:cs="Times New Roman"/>
          <w:color w:val="0A0A0A"/>
          <w:sz w:val="30"/>
          <w:szCs w:val="30"/>
        </w:rPr>
        <w:t xml:space="preserve">The difference between 78% of a number and 59%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same number is 323. What is 62% of that number?</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1054</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1178</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1037</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1159</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 above</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56</w:t>
      </w:r>
      <w:r w:rsidR="00F80320" w:rsidRPr="000D3C64">
        <w:rPr>
          <w:rFonts w:ascii="Times New Roman" w:eastAsia="Times New Roman" w:hAnsi="Times New Roman" w:cs="Times New Roman"/>
          <w:color w:val="0A0A0A"/>
          <w:sz w:val="30"/>
          <w:szCs w:val="30"/>
        </w:rPr>
        <w:t xml:space="preserve">.If the price of cooking gas increases by 23%, what % of the consumption of gas be reduced by a hotel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owner so that the expenditure on gas remains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same?</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18.7</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20.56</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19.23</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57</w:t>
      </w:r>
      <w:r w:rsidR="00F80320" w:rsidRPr="000D3C64">
        <w:rPr>
          <w:rFonts w:ascii="Times New Roman" w:eastAsia="Times New Roman" w:hAnsi="Times New Roman" w:cs="Times New Roman"/>
          <w:color w:val="0A0A0A"/>
          <w:sz w:val="30"/>
          <w:szCs w:val="30"/>
        </w:rPr>
        <w:t>.The population of a town increased from 1,75,000 to 2,62,500 in a decade. The average percent increase of population per year is:</w:t>
      </w:r>
    </w:p>
    <w:tbl>
      <w:tblPr>
        <w:tblW w:w="8310" w:type="dxa"/>
        <w:tblLayout w:type="fixed"/>
        <w:tblCellMar>
          <w:right w:w="240" w:type="dxa"/>
        </w:tblCellMar>
        <w:tblLook w:val="04A0"/>
      </w:tblPr>
      <w:tblGrid>
        <w:gridCol w:w="548"/>
        <w:gridCol w:w="7762"/>
      </w:tblGrid>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4.37%</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8.75%</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58</w:t>
      </w:r>
      <w:r w:rsidR="00F80320" w:rsidRPr="000D3C64">
        <w:rPr>
          <w:rFonts w:ascii="Times New Roman" w:eastAsia="Times New Roman" w:hAnsi="Times New Roman" w:cs="Times New Roman"/>
          <w:color w:val="0A0A0A"/>
          <w:sz w:val="30"/>
          <w:szCs w:val="30"/>
        </w:rPr>
        <w:t xml:space="preserve">.A student multiplied a number by 3/5 instead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5/3. What is the percentage error in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calculation?</w:t>
      </w:r>
    </w:p>
    <w:tbl>
      <w:tblPr>
        <w:tblW w:w="9780" w:type="dxa"/>
        <w:tblLayout w:type="fixed"/>
        <w:tblCellMar>
          <w:right w:w="240" w:type="dxa"/>
        </w:tblCellMar>
        <w:tblLook w:val="04A0"/>
      </w:tblPr>
      <w:tblGrid>
        <w:gridCol w:w="584"/>
        <w:gridCol w:w="9196"/>
      </w:tblGrid>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44%</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54%</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919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64%</w:t>
            </w:r>
          </w:p>
        </w:tc>
      </w:tr>
      <w:tr w:rsidR="00F80320" w:rsidRPr="000D3C64" w:rsidTr="00810B3F">
        <w:tc>
          <w:tcPr>
            <w:tcW w:w="978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59</w:t>
      </w:r>
      <w:r w:rsidR="00F80320" w:rsidRPr="000D3C64">
        <w:rPr>
          <w:rFonts w:ascii="Times New Roman" w:eastAsia="Times New Roman" w:hAnsi="Times New Roman" w:cs="Times New Roman"/>
          <w:color w:val="0A0A0A"/>
          <w:sz w:val="30"/>
          <w:szCs w:val="30"/>
        </w:rPr>
        <w:t xml:space="preserve">.In a certain school, 20% of students are below 8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years of age. The number of students above 8 years of age is of the number of students of 8 years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age which is 48. What is the total number of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students in the school?</w:t>
      </w:r>
    </w:p>
    <w:tbl>
      <w:tblPr>
        <w:tblW w:w="8310" w:type="dxa"/>
        <w:tblLayout w:type="fixed"/>
        <w:tblCellMar>
          <w:right w:w="240" w:type="dxa"/>
        </w:tblCellMar>
        <w:tblLook w:val="04A0"/>
      </w:tblPr>
      <w:tblGrid>
        <w:gridCol w:w="630"/>
        <w:gridCol w:w="7680"/>
      </w:tblGrid>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72</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F80320" w:rsidRPr="000D3C64" w:rsidTr="00810B3F">
        <w:tc>
          <w:tcPr>
            <w:tcW w:w="63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68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60</w:t>
      </w:r>
      <w:r w:rsidR="00F80320" w:rsidRPr="000D3C64">
        <w:rPr>
          <w:rFonts w:ascii="Times New Roman" w:eastAsia="Times New Roman" w:hAnsi="Times New Roman" w:cs="Times New Roman"/>
          <w:color w:val="0A0A0A"/>
          <w:sz w:val="30"/>
          <w:szCs w:val="30"/>
        </w:rPr>
        <w:t xml:space="preserve">.In a competitive exam. Ram got 10% less than Shyam who got 25% more than Mohan and Mohan got 20% less than Java.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the marks were 500 and Ram got 360.What was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Java's percentage.</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64</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61</w:t>
      </w:r>
      <w:r w:rsidR="00F80320" w:rsidRPr="000D3C64">
        <w:rPr>
          <w:rFonts w:ascii="Times New Roman" w:eastAsia="Times New Roman" w:hAnsi="Times New Roman" w:cs="Times New Roman"/>
          <w:color w:val="0A0A0A"/>
          <w:sz w:val="30"/>
          <w:szCs w:val="30"/>
        </w:rPr>
        <w:t xml:space="preserve">.In a town having 1500 people, approximately 60% are female. Of the female, approximately 50% are aged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between 40 and 70.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of them are female and aged between 40 and 70?</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475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425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530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61</w:t>
      </w:r>
      <w:r w:rsidR="00F80320" w:rsidRPr="000D3C64">
        <w:rPr>
          <w:rFonts w:ascii="Times New Roman" w:eastAsia="Times New Roman" w:hAnsi="Times New Roman" w:cs="Times New Roman"/>
          <w:color w:val="0A0A0A"/>
          <w:sz w:val="30"/>
          <w:szCs w:val="30"/>
        </w:rPr>
        <w:t xml:space="preserve">.Nancy gets a salary increase of 5% plus an extra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$10 per week. Her present salary is $300 per week. What will be her new salary?</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315</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330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325</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62</w:t>
      </w:r>
      <w:r w:rsidR="00F80320" w:rsidRPr="000D3C64">
        <w:rPr>
          <w:rFonts w:ascii="Times New Roman" w:eastAsia="Times New Roman" w:hAnsi="Times New Roman" w:cs="Times New Roman"/>
          <w:color w:val="0A0A0A"/>
          <w:sz w:val="30"/>
          <w:szCs w:val="30"/>
        </w:rPr>
        <w:t xml:space="preserve">.Bhanu spends 30% of his income on petrol on </w:t>
      </w:r>
      <w:r w:rsidR="00F80320" w:rsidRPr="000D3C64">
        <w:rPr>
          <w:rFonts w:ascii="Times New Roman" w:eastAsia="Times New Roman" w:hAnsi="Times New Roman" w:cs="Times New Roman"/>
          <w:color w:val="0A0A0A"/>
          <w:sz w:val="30"/>
          <w:szCs w:val="30"/>
        </w:rPr>
        <w:br/>
        <w:t>scooter. 1/4 of the remaining on house rent and the balance on food. If he spends Rs.300 on petrol then what is the expenditure on house rent?</w:t>
      </w:r>
    </w:p>
    <w:tbl>
      <w:tblPr>
        <w:tblW w:w="8310" w:type="dxa"/>
        <w:tblLayout w:type="fixed"/>
        <w:tblCellMar>
          <w:right w:w="240" w:type="dxa"/>
        </w:tblCellMar>
        <w:tblLook w:val="04A0"/>
      </w:tblPr>
      <w:tblGrid>
        <w:gridCol w:w="467"/>
        <w:gridCol w:w="7843"/>
      </w:tblGrid>
      <w:tr w:rsidR="00F80320" w:rsidRPr="000D3C64" w:rsidTr="00810B3F">
        <w:tc>
          <w:tcPr>
            <w:tcW w:w="4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4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Rs.525</w:t>
            </w:r>
          </w:p>
        </w:tc>
      </w:tr>
      <w:tr w:rsidR="00F80320" w:rsidRPr="000D3C64" w:rsidTr="00810B3F">
        <w:tc>
          <w:tcPr>
            <w:tcW w:w="4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4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Rs.1000</w:t>
            </w:r>
          </w:p>
        </w:tc>
      </w:tr>
      <w:tr w:rsidR="00F80320" w:rsidRPr="000D3C64" w:rsidTr="00810B3F">
        <w:tc>
          <w:tcPr>
            <w:tcW w:w="4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4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Rs.675</w:t>
            </w:r>
          </w:p>
        </w:tc>
      </w:tr>
      <w:tr w:rsidR="00F80320" w:rsidRPr="000D3C64" w:rsidTr="00810B3F">
        <w:tc>
          <w:tcPr>
            <w:tcW w:w="4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43"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Rs.175</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63</w:t>
      </w:r>
      <w:r w:rsidR="00F80320" w:rsidRPr="000D3C64">
        <w:rPr>
          <w:rFonts w:ascii="Times New Roman" w:eastAsia="Times New Roman" w:hAnsi="Times New Roman" w:cs="Times New Roman"/>
          <w:color w:val="0A0A0A"/>
          <w:sz w:val="30"/>
          <w:szCs w:val="30"/>
        </w:rPr>
        <w:t xml:space="preserve">.If the area of a square has increased by 60%, by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percentage has its side increased?</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11.2%</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51.2%</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64</w:t>
      </w:r>
      <w:r w:rsidR="00F80320" w:rsidRPr="000D3C64">
        <w:rPr>
          <w:rFonts w:ascii="Times New Roman" w:eastAsia="Times New Roman" w:hAnsi="Times New Roman" w:cs="Times New Roman"/>
          <w:color w:val="0A0A0A"/>
          <w:sz w:val="30"/>
          <w:szCs w:val="30"/>
        </w:rPr>
        <w:t xml:space="preserve">.The storage space required is given by the function P(N) = 4000 √N, where N is the number of boxes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used. Find the percentage change in storage if the number of boxes is increased by 1%.</w:t>
      </w:r>
    </w:p>
    <w:tbl>
      <w:tblPr>
        <w:tblW w:w="8310" w:type="dxa"/>
        <w:tblLayout w:type="fixed"/>
        <w:tblCellMar>
          <w:right w:w="240" w:type="dxa"/>
        </w:tblCellMar>
        <w:tblLook w:val="04A0"/>
      </w:tblPr>
      <w:tblGrid>
        <w:gridCol w:w="548"/>
        <w:gridCol w:w="7762"/>
      </w:tblGrid>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0.75%</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0.25%</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0.5%</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w:t>
            </w:r>
          </w:p>
        </w:tc>
      </w:tr>
      <w:tr w:rsidR="00F80320" w:rsidRPr="000D3C64" w:rsidTr="00810B3F">
        <w:tc>
          <w:tcPr>
            <w:tcW w:w="548"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7762"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65</w:t>
      </w:r>
      <w:r w:rsidR="00F80320" w:rsidRPr="000D3C64">
        <w:rPr>
          <w:rFonts w:ascii="Times New Roman" w:eastAsia="Times New Roman" w:hAnsi="Times New Roman" w:cs="Times New Roman"/>
          <w:color w:val="0A0A0A"/>
          <w:sz w:val="30"/>
          <w:szCs w:val="30"/>
        </w:rPr>
        <w:t xml:space="preserve">.Three companies are working independently and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receiving the savings 20%, 30%, 40%. If the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companies work combine, what will be their net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savings?</w:t>
      </w:r>
    </w:p>
    <w:tbl>
      <w:tblPr>
        <w:tblW w:w="8310" w:type="dxa"/>
        <w:tblLayout w:type="fixed"/>
        <w:tblCellMar>
          <w:right w:w="240" w:type="dxa"/>
        </w:tblCellMar>
        <w:tblLook w:val="04A0"/>
      </w:tblPr>
      <w:tblGrid>
        <w:gridCol w:w="450"/>
        <w:gridCol w:w="7860"/>
      </w:tblGrid>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F80320" w:rsidRPr="000D3C64" w:rsidTr="00810B3F">
        <w:tc>
          <w:tcPr>
            <w:tcW w:w="450"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860"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bl>
    <w:p w:rsidR="00F80320" w:rsidRPr="000D3C64" w:rsidRDefault="00F80320"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9780" w:type="dxa"/>
        <w:tblLayout w:type="fixed"/>
        <w:tblLook w:val="04A0"/>
      </w:tblPr>
      <w:tblGrid>
        <w:gridCol w:w="9780"/>
      </w:tblGrid>
      <w:tr w:rsidR="00F80320" w:rsidRPr="000D3C64" w:rsidTr="00810B3F">
        <w:tc>
          <w:tcPr>
            <w:tcW w:w="9780" w:type="dxa"/>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 xml:space="preserve">66. </w:t>
      </w:r>
      <w:r w:rsidR="00F80320" w:rsidRPr="000D3C64">
        <w:rPr>
          <w:rFonts w:ascii="Times New Roman" w:eastAsia="Times New Roman" w:hAnsi="Times New Roman" w:cs="Times New Roman"/>
          <w:color w:val="0A0A0A"/>
          <w:sz w:val="30"/>
          <w:szCs w:val="30"/>
        </w:rPr>
        <w:t xml:space="preserve"> Three independent mechanisms A,B and C have been incorporated for fuel saving in a car producing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respectively 30%, 20%, and 40% efficiency. Assuming that they operate independently,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net fuel efficiency achieved?</w:t>
      </w:r>
    </w:p>
    <w:tbl>
      <w:tblPr>
        <w:tblW w:w="8310" w:type="dxa"/>
        <w:tblLayout w:type="fixed"/>
        <w:tblCellMar>
          <w:right w:w="240" w:type="dxa"/>
        </w:tblCellMar>
        <w:tblLook w:val="04A0"/>
      </w:tblPr>
      <w:tblGrid>
        <w:gridCol w:w="584"/>
        <w:gridCol w:w="7726"/>
      </w:tblGrid>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F80320" w:rsidRPr="000D3C64" w:rsidTr="00810B3F">
        <w:tc>
          <w:tcPr>
            <w:tcW w:w="584"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7726"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F80320" w:rsidRPr="000D3C64" w:rsidTr="00810B3F">
        <w:tc>
          <w:tcPr>
            <w:tcW w:w="8310" w:type="dxa"/>
            <w:gridSpan w:val="2"/>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6</w:t>
      </w:r>
      <w:r w:rsidR="007C2BD1">
        <w:rPr>
          <w:rFonts w:ascii="Times New Roman" w:eastAsia="Times New Roman" w:hAnsi="Times New Roman" w:cs="Times New Roman"/>
          <w:color w:val="0A0A0A"/>
          <w:sz w:val="30"/>
          <w:szCs w:val="30"/>
        </w:rPr>
        <w:t xml:space="preserve">7. </w:t>
      </w:r>
      <w:r w:rsidRPr="000D3C64">
        <w:rPr>
          <w:rFonts w:ascii="Times New Roman" w:eastAsia="Times New Roman" w:hAnsi="Times New Roman" w:cs="Times New Roman"/>
          <w:color w:val="0A0A0A"/>
          <w:sz w:val="30"/>
          <w:szCs w:val="30"/>
        </w:rPr>
        <w:t xml:space="preserve"> There is 24% increase in income tax rate.It leads </w:t>
      </w:r>
    </w:p>
    <w:p w:rsidR="00F80320" w:rsidRPr="000D3C64" w:rsidRDefault="00F80320"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to 1% decrease in overall income. What is the rate of tax?</w:t>
      </w:r>
    </w:p>
    <w:tbl>
      <w:tblPr>
        <w:tblW w:w="10439" w:type="dxa"/>
        <w:tblInd w:w="-284" w:type="dxa"/>
        <w:tblLayout w:type="fixed"/>
        <w:tblCellMar>
          <w:right w:w="240" w:type="dxa"/>
        </w:tblCellMar>
        <w:tblLook w:val="04A0"/>
      </w:tblPr>
      <w:tblGrid>
        <w:gridCol w:w="284"/>
        <w:gridCol w:w="567"/>
        <w:gridCol w:w="3684"/>
        <w:gridCol w:w="5904"/>
      </w:tblGrid>
      <w:tr w:rsidR="00F80320" w:rsidRPr="000D3C64" w:rsidTr="00810B3F">
        <w:trPr>
          <w:gridBefore w:val="1"/>
          <w:gridAfter w:val="1"/>
          <w:wBefore w:w="284" w:type="dxa"/>
          <w:wAfter w:w="5904" w:type="dxa"/>
        </w:trPr>
        <w:tc>
          <w:tcPr>
            <w:tcW w:w="5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368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F80320" w:rsidRPr="000D3C64" w:rsidTr="00810B3F">
        <w:trPr>
          <w:gridBefore w:val="1"/>
          <w:gridAfter w:val="1"/>
          <w:wBefore w:w="284" w:type="dxa"/>
          <w:wAfter w:w="5904" w:type="dxa"/>
        </w:trPr>
        <w:tc>
          <w:tcPr>
            <w:tcW w:w="5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368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w:t>
            </w:r>
          </w:p>
        </w:tc>
      </w:tr>
      <w:tr w:rsidR="00F80320" w:rsidRPr="000D3C64" w:rsidTr="00810B3F">
        <w:trPr>
          <w:gridBefore w:val="1"/>
          <w:gridAfter w:val="1"/>
          <w:wBefore w:w="284" w:type="dxa"/>
          <w:wAfter w:w="5904" w:type="dxa"/>
        </w:trPr>
        <w:tc>
          <w:tcPr>
            <w:tcW w:w="5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368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F80320" w:rsidRPr="000D3C64" w:rsidTr="00810B3F">
        <w:trPr>
          <w:gridBefore w:val="1"/>
          <w:gridAfter w:val="1"/>
          <w:wBefore w:w="284" w:type="dxa"/>
          <w:wAfter w:w="5904" w:type="dxa"/>
        </w:trPr>
        <w:tc>
          <w:tcPr>
            <w:tcW w:w="567"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368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F80320" w:rsidRPr="000D3C64" w:rsidTr="00810B3F">
        <w:tc>
          <w:tcPr>
            <w:tcW w:w="10439" w:type="dxa"/>
            <w:gridSpan w:val="4"/>
            <w:tcMar>
              <w:top w:w="0" w:type="dxa"/>
              <w:left w:w="0" w:type="dxa"/>
              <w:bottom w:w="0" w:type="dxa"/>
              <w:right w:w="0" w:type="dxa"/>
            </w:tcMar>
            <w:vAlign w:val="center"/>
          </w:tcPr>
          <w:p w:rsidR="00F80320" w:rsidRPr="000D3C64" w:rsidRDefault="00F80320" w:rsidP="000D3C64">
            <w:pPr>
              <w:spacing w:after="0" w:line="360" w:lineRule="auto"/>
              <w:rPr>
                <w:rFonts w:ascii="Times New Roman" w:eastAsia="Times New Roman" w:hAnsi="Times New Roman" w:cs="Times New Roman"/>
                <w:b/>
                <w:bCs/>
                <w:color w:val="3D3D3D"/>
                <w:sz w:val="30"/>
                <w:szCs w:val="30"/>
              </w:rPr>
            </w:pPr>
          </w:p>
        </w:tc>
      </w:tr>
    </w:tbl>
    <w:p w:rsidR="00F80320" w:rsidRPr="000D3C64" w:rsidRDefault="007C2BD1" w:rsidP="000D3C64">
      <w:pPr>
        <w:shd w:val="clear" w:color="auto" w:fill="FFFFFF"/>
        <w:spacing w:after="0" w:line="360" w:lineRule="auto"/>
        <w:rPr>
          <w:rFonts w:ascii="Times New Roman" w:eastAsia="Times New Roman" w:hAnsi="Times New Roman" w:cs="Times New Roman"/>
          <w:color w:val="3D3D3D"/>
          <w:sz w:val="30"/>
          <w:szCs w:val="30"/>
        </w:rPr>
      </w:pPr>
      <w:r>
        <w:rPr>
          <w:rFonts w:ascii="Times New Roman" w:eastAsia="Times New Roman" w:hAnsi="Times New Roman" w:cs="Times New Roman"/>
          <w:color w:val="3D3D3D"/>
          <w:sz w:val="30"/>
          <w:szCs w:val="30"/>
        </w:rPr>
        <w:t xml:space="preserve">68. </w:t>
      </w:r>
      <w:r w:rsidR="00F80320" w:rsidRPr="000D3C64">
        <w:rPr>
          <w:rFonts w:ascii="Times New Roman" w:eastAsia="Times New Roman" w:hAnsi="Times New Roman" w:cs="Times New Roman"/>
          <w:color w:val="3D3D3D"/>
          <w:sz w:val="30"/>
          <w:szCs w:val="30"/>
        </w:rPr>
        <w:t>The price of butter is increased by 30%. In order not to increase the expenditure sonal must reduce her consumption by:</w:t>
      </w:r>
    </w:p>
    <w:tbl>
      <w:tblPr>
        <w:tblW w:w="10155" w:type="dxa"/>
        <w:tblLayout w:type="fixed"/>
        <w:tblCellMar>
          <w:right w:w="240" w:type="dxa"/>
        </w:tblCellMar>
        <w:tblLook w:val="04A0"/>
      </w:tblPr>
      <w:tblGrid>
        <w:gridCol w:w="561"/>
        <w:gridCol w:w="9594"/>
      </w:tblGrid>
      <w:tr w:rsidR="00F80320" w:rsidRPr="000D3C64" w:rsidTr="00810B3F">
        <w:tc>
          <w:tcPr>
            <w:tcW w:w="561"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959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0.23</w:t>
            </w:r>
          </w:p>
        </w:tc>
      </w:tr>
      <w:tr w:rsidR="00F80320" w:rsidRPr="000D3C64" w:rsidTr="00810B3F">
        <w:tc>
          <w:tcPr>
            <w:tcW w:w="561"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959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0.2307</w:t>
            </w:r>
          </w:p>
        </w:tc>
      </w:tr>
      <w:tr w:rsidR="00F80320" w:rsidRPr="000D3C64" w:rsidTr="00810B3F">
        <w:tc>
          <w:tcPr>
            <w:tcW w:w="561"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959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0.25</w:t>
            </w:r>
          </w:p>
        </w:tc>
      </w:tr>
      <w:tr w:rsidR="00F80320" w:rsidRPr="000D3C64" w:rsidTr="00810B3F">
        <w:tc>
          <w:tcPr>
            <w:tcW w:w="561" w:type="dxa"/>
            <w:tcMar>
              <w:top w:w="0" w:type="dxa"/>
              <w:left w:w="0" w:type="dxa"/>
              <w:bottom w:w="0" w:type="dxa"/>
              <w:right w:w="0" w:type="dxa"/>
            </w:tcMar>
            <w:vAlign w:val="center"/>
          </w:tcPr>
          <w:p w:rsidR="00F80320" w:rsidRPr="000D3C64" w:rsidRDefault="00F80320"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9594" w:type="dxa"/>
            <w:tcMar>
              <w:top w:w="0" w:type="dxa"/>
              <w:left w:w="0" w:type="dxa"/>
              <w:bottom w:w="0" w:type="dxa"/>
              <w:right w:w="0" w:type="dxa"/>
            </w:tcMar>
            <w:vAlign w:val="center"/>
          </w:tcPr>
          <w:p w:rsidR="00F80320" w:rsidRPr="000D3C64" w:rsidRDefault="00F80320"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F80320" w:rsidRPr="000D3C64" w:rsidRDefault="00F80320" w:rsidP="000D3C64">
      <w:pPr>
        <w:spacing w:line="360" w:lineRule="auto"/>
        <w:rPr>
          <w:rFonts w:ascii="Times New Roman" w:hAnsi="Times New Roman" w:cs="Times New Roman"/>
          <w:sz w:val="30"/>
          <w:szCs w:val="30"/>
        </w:rPr>
      </w:pPr>
    </w:p>
    <w:p w:rsidR="00F80320" w:rsidRPr="000D3C64" w:rsidRDefault="007C2BD1"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69. </w:t>
      </w:r>
      <w:r w:rsidR="00F80320" w:rsidRPr="000D3C64">
        <w:rPr>
          <w:rFonts w:ascii="Times New Roman" w:hAnsi="Times New Roman" w:cs="Times New Roman"/>
          <w:sz w:val="30"/>
          <w:szCs w:val="30"/>
        </w:rPr>
        <w:t>The price of a product is increased by 20%. If the original price is Rs. 300, what is the final price of the product?</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A.350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B.360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C.370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D.375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Final Price = Initial price + Initial price x 20/100 = Initial price x (1+20/100) = Rs.300x(1.2) = Rs.360</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7C2BD1"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70. </w:t>
      </w:r>
      <w:r w:rsidR="00F80320" w:rsidRPr="000D3C64">
        <w:rPr>
          <w:rFonts w:ascii="Times New Roman" w:hAnsi="Times New Roman" w:cs="Times New Roman"/>
          <w:sz w:val="30"/>
          <w:szCs w:val="30"/>
        </w:rPr>
        <w:t xml:space="preserve"> Mukul’s income is 10% more than Sunil’s. How much less is Sunil’s income than that of Mukul’s?</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A.8.09 %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B.9.09 %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C.7.09 %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D.7.90 %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Sunil’s income is less than Mukul’s = [(10 / (100 + 10)] × 100 % = ( 1000 / 110 )% = 9.09 %</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71. </w:t>
      </w:r>
      <w:r w:rsidR="00F80320" w:rsidRPr="000D3C64">
        <w:rPr>
          <w:rFonts w:ascii="Times New Roman" w:hAnsi="Times New Roman" w:cs="Times New Roman"/>
          <w:sz w:val="30"/>
          <w:szCs w:val="30"/>
        </w:rPr>
        <w:t xml:space="preserve"> The total population of a country is 294000, out of which 150000 are males. Out of every 100 males, 98 can read and write, but only 53% of the total population can do so. Find the percentage of women who can read and write.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A.6.125 %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B.5.125 %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C.6.000 %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D.4.125 %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number of men who can read and write = 150000 × (98 ÷ 100) =147000 Number of men and women who can read and write =294000 × (53 ÷ 100) =155820 Number of women who can read and write 155820 – 147000 = 8820 Thus, out of 144000 women 8820 can read and write. Required percentage = (8820 × 100) ⁄ 144000 %= 6.125</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72. </w:t>
      </w:r>
      <w:r w:rsidR="00F80320" w:rsidRPr="000D3C64">
        <w:rPr>
          <w:rFonts w:ascii="Times New Roman" w:hAnsi="Times New Roman" w:cs="Times New Roman"/>
          <w:sz w:val="30"/>
          <w:szCs w:val="30"/>
        </w:rPr>
        <w:t xml:space="preserve"> (0.756 x 3/4) terms of rate percent is equivalent to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A.18.9%</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B.37.8%</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C.56.7%</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(0.756 x 3/4) = (756/1000) x (3/4) x 100 % = 56.7%</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73. </w:t>
      </w:r>
      <w:r w:rsidR="00F80320" w:rsidRPr="000D3C64">
        <w:rPr>
          <w:rFonts w:ascii="Times New Roman" w:hAnsi="Times New Roman" w:cs="Times New Roman"/>
          <w:sz w:val="30"/>
          <w:szCs w:val="30"/>
        </w:rPr>
        <w:t xml:space="preserve"> If 90% of A = 30% of B and B = C% of A,then the value of C is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A.900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B.800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C.600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D.300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90A/100 = 30B/100 = (30/100) x AC/100 </w:t>
      </w:r>
      <w:r w:rsidRPr="000D3C64">
        <w:rPr>
          <w:rFonts w:ascii="Cambria Math" w:hAnsi="Cambria Math" w:cs="Cambria Math"/>
          <w:sz w:val="30"/>
          <w:szCs w:val="30"/>
        </w:rPr>
        <w:t>∴</w:t>
      </w:r>
      <w:r w:rsidRPr="000D3C64">
        <w:rPr>
          <w:rFonts w:ascii="Times New Roman" w:hAnsi="Times New Roman" w:cs="Times New Roman"/>
          <w:sz w:val="30"/>
          <w:szCs w:val="30"/>
        </w:rPr>
        <w:t xml:space="preserve"> C = 100 x (100/30) x (90/100) = 300</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74. </w:t>
      </w:r>
      <w:r w:rsidR="00F80320" w:rsidRPr="000D3C64">
        <w:rPr>
          <w:rFonts w:ascii="Times New Roman" w:hAnsi="Times New Roman" w:cs="Times New Roman"/>
          <w:sz w:val="30"/>
          <w:szCs w:val="30"/>
        </w:rPr>
        <w:t xml:space="preserve"> If 0.5% of A =85 paise, then the value of A is?</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A.Rs. 170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B.Rs. 17</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C.Rs. 1.70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D.Rs. 4.25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0.5/100 of A = 85/100 </w:t>
      </w:r>
      <w:r w:rsidRPr="000D3C64">
        <w:rPr>
          <w:rFonts w:ascii="Cambria Math" w:hAnsi="Cambria Math" w:cs="Cambria Math"/>
          <w:sz w:val="30"/>
          <w:szCs w:val="30"/>
        </w:rPr>
        <w:t>∴</w:t>
      </w:r>
      <w:r w:rsidRPr="000D3C64">
        <w:rPr>
          <w:rFonts w:ascii="Times New Roman" w:hAnsi="Times New Roman" w:cs="Times New Roman"/>
          <w:sz w:val="30"/>
          <w:szCs w:val="30"/>
        </w:rPr>
        <w:t xml:space="preserve"> A = Rs. (85 / 0.5) = Rs. 170</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75. </w:t>
      </w:r>
      <w:r w:rsidR="00F80320" w:rsidRPr="000D3C64">
        <w:rPr>
          <w:rFonts w:ascii="Times New Roman" w:hAnsi="Times New Roman" w:cs="Times New Roman"/>
          <w:sz w:val="30"/>
          <w:szCs w:val="30"/>
        </w:rPr>
        <w:t xml:space="preserve"> 30 quintals are what percent of 2 metric tonnes?</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C.150%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Required percent = {30/(2 x 10)} x 100 % = 150%</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76. </w:t>
      </w:r>
      <w:r w:rsidR="00F80320" w:rsidRPr="000D3C64">
        <w:rPr>
          <w:rFonts w:ascii="Times New Roman" w:hAnsi="Times New Roman" w:cs="Times New Roman"/>
          <w:sz w:val="30"/>
          <w:szCs w:val="30"/>
        </w:rPr>
        <w:t xml:space="preserve"> A candidate attempted 12 questions and secured full marks in all of them. If he obtained 60% in the test and each question carried equal marks, then what was the total number of questions in the test?</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A.36</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the number of question be Y. 60% of Y = 12 60Y / 100 =12 Y = 20</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 xml:space="preserve">77. </w:t>
      </w:r>
      <w:r w:rsidR="00F80320" w:rsidRPr="000D3C64">
        <w:rPr>
          <w:rFonts w:ascii="Times New Roman" w:hAnsi="Times New Roman" w:cs="Times New Roman"/>
          <w:sz w:val="30"/>
          <w:szCs w:val="30"/>
        </w:rPr>
        <w:t xml:space="preserve"> Rajesh solved 80 percent of the questions in an examination correctly, out of 41 questions solved by Rajesh 37 questions are correct and of the remaining questions out of 8 questions, 5 questions have been solved by Rajesh correctly then find the total number of question asked in the examination?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A.75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B.65</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C.60</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D.Can’t be determined</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Suppose there are 8y questions were asked apart from the 41 question.Then 37 + 5y/41 + 8y = 80% = 4/5 </w:t>
      </w:r>
      <w:r w:rsidRPr="000D3C64">
        <w:rPr>
          <w:rFonts w:ascii="Cambria Math" w:hAnsi="Cambria Math" w:cs="Cambria Math"/>
          <w:sz w:val="30"/>
          <w:szCs w:val="30"/>
        </w:rPr>
        <w:t>⇒</w:t>
      </w:r>
      <w:r w:rsidRPr="000D3C64">
        <w:rPr>
          <w:rFonts w:ascii="Times New Roman" w:hAnsi="Times New Roman" w:cs="Times New Roman"/>
          <w:sz w:val="30"/>
          <w:szCs w:val="30"/>
        </w:rPr>
        <w:t xml:space="preserve"> 185 + 25y = 164 + 32y </w:t>
      </w:r>
      <w:r w:rsidRPr="000D3C64">
        <w:rPr>
          <w:rFonts w:ascii="Cambria Math" w:hAnsi="Cambria Math" w:cs="Cambria Math"/>
          <w:sz w:val="30"/>
          <w:szCs w:val="30"/>
        </w:rPr>
        <w:t>⇒</w:t>
      </w:r>
      <w:r w:rsidRPr="000D3C64">
        <w:rPr>
          <w:rFonts w:ascii="Times New Roman" w:hAnsi="Times New Roman" w:cs="Times New Roman"/>
          <w:sz w:val="30"/>
          <w:szCs w:val="30"/>
        </w:rPr>
        <w:t xml:space="preserve"> 7y = 21 </w:t>
      </w:r>
      <w:r w:rsidRPr="000D3C64">
        <w:rPr>
          <w:rFonts w:ascii="Cambria Math" w:hAnsi="Cambria Math" w:cs="Cambria Math"/>
          <w:sz w:val="30"/>
          <w:szCs w:val="30"/>
        </w:rPr>
        <w:t>⇒</w:t>
      </w:r>
      <w:r w:rsidRPr="000D3C64">
        <w:rPr>
          <w:rFonts w:ascii="Times New Roman" w:hAnsi="Times New Roman" w:cs="Times New Roman"/>
          <w:sz w:val="30"/>
          <w:szCs w:val="30"/>
        </w:rPr>
        <w:t xml:space="preserve"> y = 3 </w:t>
      </w:r>
      <w:r w:rsidRPr="000D3C64">
        <w:rPr>
          <w:rFonts w:ascii="Cambria Math" w:hAnsi="Cambria Math" w:cs="Cambria Math"/>
          <w:sz w:val="30"/>
          <w:szCs w:val="30"/>
        </w:rPr>
        <w:t>∴</w:t>
      </w:r>
      <w:r w:rsidRPr="000D3C64">
        <w:rPr>
          <w:rFonts w:ascii="Times New Roman" w:hAnsi="Times New Roman" w:cs="Times New Roman"/>
          <w:sz w:val="30"/>
          <w:szCs w:val="30"/>
        </w:rPr>
        <w:t xml:space="preserve"> Total no. of questions = 41 + 8 x 3 = 65.</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w:t>
      </w:r>
      <w:r w:rsidR="008D6FAA">
        <w:rPr>
          <w:rFonts w:ascii="Times New Roman" w:hAnsi="Times New Roman" w:cs="Times New Roman"/>
          <w:sz w:val="30"/>
          <w:szCs w:val="30"/>
        </w:rPr>
        <w:t xml:space="preserve">8. </w:t>
      </w:r>
      <w:r w:rsidRPr="000D3C64">
        <w:rPr>
          <w:rFonts w:ascii="Times New Roman" w:hAnsi="Times New Roman" w:cs="Times New Roman"/>
          <w:sz w:val="30"/>
          <w:szCs w:val="30"/>
        </w:rPr>
        <w:t xml:space="preserve"> The difference between 78% of a number and 59% of the same number is 323. What is 62% of that number?</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A.1054</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B.1178</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C.1037</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D.1159</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E.None of the above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Let the number be N. According to the question, (78 – 59)% of N = 323 </w:t>
      </w:r>
      <w:r w:rsidRPr="000D3C64">
        <w:rPr>
          <w:rFonts w:ascii="Cambria Math" w:hAnsi="Cambria Math" w:cs="Cambria Math"/>
          <w:sz w:val="30"/>
          <w:szCs w:val="30"/>
        </w:rPr>
        <w:t>⇒</w:t>
      </w:r>
      <w:r w:rsidRPr="000D3C64">
        <w:rPr>
          <w:rFonts w:ascii="Times New Roman" w:hAnsi="Times New Roman" w:cs="Times New Roman"/>
          <w:sz w:val="30"/>
          <w:szCs w:val="30"/>
        </w:rPr>
        <w:t xml:space="preserve"> (19 x N)/100 = 323 </w:t>
      </w:r>
      <w:r w:rsidRPr="000D3C64">
        <w:rPr>
          <w:rFonts w:ascii="Cambria Math" w:hAnsi="Cambria Math" w:cs="Cambria Math"/>
          <w:sz w:val="30"/>
          <w:szCs w:val="30"/>
        </w:rPr>
        <w:t>∴</w:t>
      </w:r>
      <w:r w:rsidRPr="000D3C64">
        <w:rPr>
          <w:rFonts w:ascii="Times New Roman" w:hAnsi="Times New Roman" w:cs="Times New Roman"/>
          <w:sz w:val="30"/>
          <w:szCs w:val="30"/>
        </w:rPr>
        <w:t xml:space="preserve"> N = (323 x 100)/19 = 1700 </w:t>
      </w:r>
      <w:r w:rsidRPr="000D3C64">
        <w:rPr>
          <w:rFonts w:ascii="Cambria Math" w:hAnsi="Cambria Math" w:cs="Cambria Math"/>
          <w:sz w:val="30"/>
          <w:szCs w:val="30"/>
        </w:rPr>
        <w:t>∴</w:t>
      </w:r>
      <w:r w:rsidRPr="000D3C64">
        <w:rPr>
          <w:rFonts w:ascii="Times New Roman" w:hAnsi="Times New Roman" w:cs="Times New Roman"/>
          <w:sz w:val="30"/>
          <w:szCs w:val="30"/>
        </w:rPr>
        <w:t xml:space="preserve"> 62% of 1700 = (62/100) x 1700 = 1054</w:t>
      </w:r>
    </w:p>
    <w:p w:rsidR="00F80320" w:rsidRPr="000D3C64" w:rsidRDefault="00F80320" w:rsidP="000D3C64">
      <w:pPr>
        <w:shd w:val="clear" w:color="auto" w:fill="FFFFFF"/>
        <w:spacing w:after="0" w:line="360" w:lineRule="auto"/>
        <w:jc w:val="both"/>
        <w:rPr>
          <w:rFonts w:ascii="Times New Roman" w:eastAsia="Roboto" w:hAnsi="Times New Roman" w:cs="Times New Roman"/>
          <w:color w:val="000000" w:themeColor="text1"/>
          <w:sz w:val="30"/>
          <w:szCs w:val="30"/>
        </w:rPr>
      </w:pPr>
    </w:p>
    <w:p w:rsidR="00553817" w:rsidRPr="000D3C64" w:rsidRDefault="00553817" w:rsidP="000D3C64">
      <w:pPr>
        <w:pStyle w:val="Heading1"/>
        <w:spacing w:line="360" w:lineRule="auto"/>
        <w:jc w:val="both"/>
        <w:rPr>
          <w:rFonts w:ascii="Times New Roman" w:eastAsia="Roboto" w:hAnsi="Times New Roman" w:cs="Times New Roman"/>
          <w:b/>
          <w:color w:val="000000" w:themeColor="text1"/>
          <w:sz w:val="30"/>
          <w:szCs w:val="30"/>
          <w:highlight w:val="white"/>
        </w:rPr>
      </w:pPr>
      <w:bookmarkStart w:id="8" w:name="_Toc10562410"/>
      <w:r w:rsidRPr="000D3C64">
        <w:rPr>
          <w:rFonts w:ascii="Times New Roman" w:eastAsia="Roboto" w:hAnsi="Times New Roman" w:cs="Times New Roman"/>
          <w:b/>
          <w:color w:val="000000" w:themeColor="text1"/>
          <w:sz w:val="30"/>
          <w:szCs w:val="30"/>
          <w:highlight w:val="white"/>
        </w:rPr>
        <w:t>Logarithms</w:t>
      </w:r>
      <w:bookmarkEnd w:id="8"/>
    </w:p>
    <w:p w:rsidR="00553817" w:rsidRPr="000D3C64" w:rsidRDefault="00553817" w:rsidP="000D3C64">
      <w:pPr>
        <w:pStyle w:val="ListParagraph"/>
        <w:numPr>
          <w:ilvl w:val="0"/>
          <w:numId w:val="10"/>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Simplify: log</w:t>
      </w:r>
      <w:r w:rsidRPr="000D3C64">
        <w:rPr>
          <w:rFonts w:ascii="Times New Roman" w:eastAsia="Roboto" w:hAnsi="Times New Roman" w:cs="Times New Roman"/>
          <w:color w:val="000000" w:themeColor="text1"/>
          <w:sz w:val="30"/>
          <w:szCs w:val="30"/>
          <w:vertAlign w:val="subscript"/>
        </w:rPr>
        <w:t>10</w:t>
      </w:r>
      <w:r w:rsidRPr="000D3C64">
        <w:rPr>
          <w:rFonts w:ascii="Times New Roman" w:eastAsia="Roboto" w:hAnsi="Times New Roman" w:cs="Times New Roman"/>
          <w:color w:val="000000" w:themeColor="text1"/>
          <w:sz w:val="30"/>
          <w:szCs w:val="30"/>
        </w:rPr>
        <w:t>(5) * log</w:t>
      </w:r>
      <w:r w:rsidRPr="000D3C64">
        <w:rPr>
          <w:rFonts w:ascii="Times New Roman" w:eastAsia="Roboto" w:hAnsi="Times New Roman" w:cs="Times New Roman"/>
          <w:color w:val="000000" w:themeColor="text1"/>
          <w:sz w:val="30"/>
          <w:szCs w:val="30"/>
          <w:vertAlign w:val="subscript"/>
        </w:rPr>
        <w:t>15</w:t>
      </w:r>
      <w:r w:rsidRPr="000D3C64">
        <w:rPr>
          <w:rFonts w:ascii="Times New Roman" w:eastAsia="Roboto" w:hAnsi="Times New Roman" w:cs="Times New Roman"/>
          <w:color w:val="000000" w:themeColor="text1"/>
          <w:sz w:val="30"/>
          <w:szCs w:val="30"/>
        </w:rPr>
        <w:t>(10) * 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(15) * log</w:t>
      </w:r>
      <w:r w:rsidRPr="000D3C64">
        <w:rPr>
          <w:rFonts w:ascii="Times New Roman" w:eastAsia="Roboto" w:hAnsi="Times New Roman" w:cs="Times New Roman"/>
          <w:color w:val="000000" w:themeColor="text1"/>
          <w:sz w:val="30"/>
          <w:szCs w:val="30"/>
          <w:vertAlign w:val="subscript"/>
        </w:rPr>
        <w:t>25</w:t>
      </w:r>
      <w:r w:rsidRPr="000D3C64">
        <w:rPr>
          <w:rFonts w:ascii="Times New Roman" w:eastAsia="Roboto" w:hAnsi="Times New Roman" w:cs="Times New Roman"/>
          <w:color w:val="000000" w:themeColor="text1"/>
          <w:sz w:val="30"/>
          <w:szCs w:val="30"/>
        </w:rPr>
        <w:t>(20) * ------- * log</w:t>
      </w:r>
      <w:r w:rsidRPr="000D3C64">
        <w:rPr>
          <w:rFonts w:ascii="Times New Roman" w:eastAsia="Roboto" w:hAnsi="Times New Roman" w:cs="Times New Roman"/>
          <w:color w:val="000000" w:themeColor="text1"/>
          <w:sz w:val="30"/>
          <w:szCs w:val="30"/>
          <w:vertAlign w:val="subscript"/>
        </w:rPr>
        <w:t>50</w:t>
      </w:r>
      <w:r w:rsidRPr="000D3C64">
        <w:rPr>
          <w:rFonts w:ascii="Times New Roman" w:eastAsia="Roboto" w:hAnsi="Times New Roman" w:cs="Times New Roman"/>
          <w:color w:val="000000" w:themeColor="text1"/>
          <w:sz w:val="30"/>
          <w:szCs w:val="30"/>
        </w:rPr>
        <w:t>(45)</w:t>
      </w:r>
    </w:p>
    <w:p w:rsidR="00553817" w:rsidRPr="000D3C64" w:rsidRDefault="00553817" w:rsidP="000D3C64">
      <w:pPr>
        <w:pStyle w:val="ListParagraph"/>
        <w:numPr>
          <w:ilvl w:val="0"/>
          <w:numId w:val="1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5</w:t>
      </w:r>
      <w:r w:rsidRPr="000D3C64">
        <w:rPr>
          <w:rFonts w:ascii="Times New Roman" w:eastAsia="Roboto" w:hAnsi="Times New Roman" w:cs="Times New Roman"/>
          <w:color w:val="000000" w:themeColor="text1"/>
          <w:sz w:val="30"/>
          <w:szCs w:val="30"/>
        </w:rPr>
        <w:t>(50)</w:t>
      </w:r>
    </w:p>
    <w:p w:rsidR="00553817" w:rsidRPr="000D3C64" w:rsidRDefault="00553817" w:rsidP="000D3C64">
      <w:pPr>
        <w:pStyle w:val="ListParagraph"/>
        <w:numPr>
          <w:ilvl w:val="0"/>
          <w:numId w:val="1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50</w:t>
      </w:r>
      <w:r w:rsidRPr="000D3C64">
        <w:rPr>
          <w:rFonts w:ascii="Times New Roman" w:eastAsia="Roboto" w:hAnsi="Times New Roman" w:cs="Times New Roman"/>
          <w:color w:val="000000" w:themeColor="text1"/>
          <w:sz w:val="30"/>
          <w:szCs w:val="30"/>
        </w:rPr>
        <w:t>(5)</w:t>
      </w:r>
    </w:p>
    <w:p w:rsidR="00553817" w:rsidRPr="000D3C64" w:rsidRDefault="00553817" w:rsidP="000D3C64">
      <w:pPr>
        <w:pStyle w:val="ListParagraph"/>
        <w:numPr>
          <w:ilvl w:val="0"/>
          <w:numId w:val="1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50</w:t>
      </w:r>
      <w:r w:rsidRPr="000D3C64">
        <w:rPr>
          <w:rFonts w:ascii="Times New Roman" w:eastAsia="Roboto" w:hAnsi="Times New Roman" w:cs="Times New Roman"/>
          <w:color w:val="000000" w:themeColor="text1"/>
          <w:sz w:val="30"/>
          <w:szCs w:val="30"/>
        </w:rPr>
        <w:t>(5 + 10 + _____ + 45)</w:t>
      </w:r>
    </w:p>
    <w:p w:rsidR="00553817" w:rsidRPr="000D3C64" w:rsidRDefault="00553817" w:rsidP="000D3C64">
      <w:pPr>
        <w:pStyle w:val="ListParagraph"/>
        <w:numPr>
          <w:ilvl w:val="0"/>
          <w:numId w:val="1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of the mentioned options</w:t>
      </w:r>
    </w:p>
    <w:p w:rsidR="00B14AE0" w:rsidRPr="000D3C64" w:rsidRDefault="00B14AE0" w:rsidP="000D3C64">
      <w:pPr>
        <w:pStyle w:val="ListParagraph"/>
        <w:numPr>
          <w:ilvl w:val="0"/>
          <w:numId w:val="10"/>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3</w:t>
      </w:r>
      <w:r w:rsidRPr="000D3C64">
        <w:rPr>
          <w:rFonts w:ascii="Times New Roman" w:eastAsia="Roboto" w:hAnsi="Times New Roman" w:cs="Times New Roman"/>
          <w:color w:val="000000" w:themeColor="text1"/>
          <w:sz w:val="30"/>
          <w:szCs w:val="30"/>
        </w:rPr>
        <w:t>(2) * log</w:t>
      </w:r>
      <w:r w:rsidRPr="000D3C64">
        <w:rPr>
          <w:rFonts w:ascii="Times New Roman" w:eastAsia="Roboto" w:hAnsi="Times New Roman" w:cs="Times New Roman"/>
          <w:color w:val="000000" w:themeColor="text1"/>
          <w:sz w:val="30"/>
          <w:szCs w:val="30"/>
          <w:vertAlign w:val="subscript"/>
        </w:rPr>
        <w:t>4</w:t>
      </w:r>
      <w:r w:rsidRPr="000D3C64">
        <w:rPr>
          <w:rFonts w:ascii="Times New Roman" w:eastAsia="Roboto" w:hAnsi="Times New Roman" w:cs="Times New Roman"/>
          <w:color w:val="000000" w:themeColor="text1"/>
          <w:sz w:val="30"/>
          <w:szCs w:val="30"/>
        </w:rPr>
        <w:t>(3) * log</w:t>
      </w:r>
      <w:r w:rsidRPr="000D3C64">
        <w:rPr>
          <w:rFonts w:ascii="Times New Roman" w:eastAsia="Roboto" w:hAnsi="Times New Roman" w:cs="Times New Roman"/>
          <w:color w:val="000000" w:themeColor="text1"/>
          <w:sz w:val="30"/>
          <w:szCs w:val="30"/>
          <w:vertAlign w:val="subscript"/>
        </w:rPr>
        <w:t>5</w:t>
      </w:r>
      <w:r w:rsidRPr="000D3C64">
        <w:rPr>
          <w:rFonts w:ascii="Times New Roman" w:eastAsia="Roboto" w:hAnsi="Times New Roman" w:cs="Times New Roman"/>
          <w:color w:val="000000" w:themeColor="text1"/>
          <w:sz w:val="30"/>
          <w:szCs w:val="30"/>
        </w:rPr>
        <w:t>(4) * log</w:t>
      </w:r>
      <w:r w:rsidRPr="000D3C64">
        <w:rPr>
          <w:rFonts w:ascii="Times New Roman" w:eastAsia="Roboto" w:hAnsi="Times New Roman" w:cs="Times New Roman"/>
          <w:color w:val="000000" w:themeColor="text1"/>
          <w:sz w:val="30"/>
          <w:szCs w:val="30"/>
          <w:vertAlign w:val="subscript"/>
        </w:rPr>
        <w:t>6</w:t>
      </w:r>
      <w:r w:rsidRPr="000D3C64">
        <w:rPr>
          <w:rFonts w:ascii="Times New Roman" w:eastAsia="Roboto" w:hAnsi="Times New Roman" w:cs="Times New Roman"/>
          <w:color w:val="000000" w:themeColor="text1"/>
          <w:sz w:val="30"/>
          <w:szCs w:val="30"/>
        </w:rPr>
        <w:t>(5) * ---- * 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(19)</w:t>
      </w:r>
    </w:p>
    <w:p w:rsidR="00B14AE0" w:rsidRPr="000D3C64" w:rsidRDefault="00B14AE0" w:rsidP="000D3C64">
      <w:pPr>
        <w:pStyle w:val="ListParagraph"/>
        <w:numPr>
          <w:ilvl w:val="0"/>
          <w:numId w:val="12"/>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(2)</w:t>
      </w:r>
    </w:p>
    <w:p w:rsidR="00B14AE0" w:rsidRPr="000D3C64" w:rsidRDefault="00B14AE0" w:rsidP="000D3C64">
      <w:pPr>
        <w:pStyle w:val="ListParagraph"/>
        <w:numPr>
          <w:ilvl w:val="0"/>
          <w:numId w:val="12"/>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w:t>
      </w:r>
      <w:r w:rsidRPr="000D3C64">
        <w:rPr>
          <w:rFonts w:ascii="Times New Roman" w:eastAsia="Roboto" w:hAnsi="Times New Roman" w:cs="Times New Roman"/>
          <w:color w:val="000000" w:themeColor="text1"/>
          <w:sz w:val="30"/>
          <w:szCs w:val="30"/>
        </w:rPr>
        <w:t>(20)</w:t>
      </w:r>
    </w:p>
    <w:p w:rsidR="00B14AE0" w:rsidRPr="000D3C64" w:rsidRDefault="00B14AE0" w:rsidP="000D3C64">
      <w:pPr>
        <w:pStyle w:val="ListParagraph"/>
        <w:numPr>
          <w:ilvl w:val="0"/>
          <w:numId w:val="12"/>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Not Sure</w:t>
      </w:r>
    </w:p>
    <w:p w:rsidR="00B14AE0" w:rsidRPr="000D3C64" w:rsidRDefault="00B14AE0" w:rsidP="000D3C64">
      <w:pPr>
        <w:pStyle w:val="ListParagraph"/>
        <w:numPr>
          <w:ilvl w:val="0"/>
          <w:numId w:val="12"/>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of the mentioned options</w:t>
      </w:r>
    </w:p>
    <w:p w:rsidR="00BB54B0" w:rsidRPr="000D3C64" w:rsidRDefault="00B14AE0" w:rsidP="000D3C64">
      <w:pPr>
        <w:spacing w:before="320" w:after="420" w:line="360" w:lineRule="auto"/>
        <w:ind w:left="1380"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(2 + 3 + 4 + ---- + 19)</w:t>
      </w:r>
    </w:p>
    <w:p w:rsidR="0069313B" w:rsidRPr="000D3C64" w:rsidRDefault="0069313B" w:rsidP="000D3C64">
      <w:pPr>
        <w:pStyle w:val="ListParagraph"/>
        <w:numPr>
          <w:ilvl w:val="0"/>
          <w:numId w:val="10"/>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Solve for x</w:t>
      </w:r>
      <w:r w:rsidR="00BB54B0" w:rsidRPr="000D3C64">
        <w:rPr>
          <w:rFonts w:ascii="Times New Roman" w:eastAsia="Roboto" w:hAnsi="Times New Roman" w:cs="Times New Roman"/>
          <w:color w:val="000000" w:themeColor="text1"/>
          <w:sz w:val="30"/>
          <w:szCs w:val="30"/>
        </w:rPr>
        <w:t xml:space="preserve">: </w:t>
      </w:r>
      <w:r w:rsidRPr="000D3C64">
        <w:rPr>
          <w:rFonts w:ascii="Times New Roman" w:eastAsia="Roboto" w:hAnsi="Times New Roman" w:cs="Times New Roman"/>
          <w:color w:val="000000" w:themeColor="text1"/>
          <w:sz w:val="30"/>
          <w:szCs w:val="30"/>
        </w:rPr>
        <w:t>log</w:t>
      </w:r>
      <w:r w:rsidR="00BB54B0" w:rsidRPr="000D3C64">
        <w:rPr>
          <w:rFonts w:ascii="Times New Roman" w:eastAsia="Roboto" w:hAnsi="Times New Roman" w:cs="Times New Roman"/>
          <w:color w:val="000000" w:themeColor="text1"/>
          <w:sz w:val="30"/>
          <w:szCs w:val="30"/>
        </w:rPr>
        <w:t xml:space="preserve"> </w:t>
      </w:r>
      <w:r w:rsidRPr="000D3C64">
        <w:rPr>
          <w:rFonts w:ascii="Times New Roman" w:eastAsia="Roboto" w:hAnsi="Times New Roman" w:cs="Times New Roman"/>
          <w:color w:val="000000" w:themeColor="text1"/>
          <w:sz w:val="30"/>
          <w:szCs w:val="30"/>
        </w:rPr>
        <w:t>(x + (1/x)) + log 2 = log 5</w:t>
      </w:r>
    </w:p>
    <w:p w:rsidR="0069313B" w:rsidRPr="000D3C64" w:rsidRDefault="0069313B" w:rsidP="000D3C64">
      <w:pPr>
        <w:pStyle w:val="ListParagraph"/>
        <w:numPr>
          <w:ilvl w:val="0"/>
          <w:numId w:val="1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 or 2</w:t>
      </w:r>
    </w:p>
    <w:p w:rsidR="0069313B" w:rsidRPr="000D3C64" w:rsidRDefault="0069313B" w:rsidP="000D3C64">
      <w:pPr>
        <w:pStyle w:val="ListParagraph"/>
        <w:numPr>
          <w:ilvl w:val="0"/>
          <w:numId w:val="1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69313B" w:rsidRPr="000D3C64" w:rsidRDefault="0069313B" w:rsidP="000D3C64">
      <w:pPr>
        <w:pStyle w:val="ListParagraph"/>
        <w:numPr>
          <w:ilvl w:val="0"/>
          <w:numId w:val="1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69313B" w:rsidRPr="000D3C64" w:rsidRDefault="0069313B" w:rsidP="000D3C64">
      <w:pPr>
        <w:pStyle w:val="ListParagraph"/>
        <w:numPr>
          <w:ilvl w:val="0"/>
          <w:numId w:val="1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 or 1/3</w:t>
      </w:r>
    </w:p>
    <w:p w:rsidR="006D1167" w:rsidRPr="000D3C64" w:rsidRDefault="006D1167" w:rsidP="000D3C64">
      <w:pPr>
        <w:pStyle w:val="ListParagraph"/>
        <w:numPr>
          <w:ilvl w:val="0"/>
          <w:numId w:val="10"/>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Calculate the value of log 75/16 - 2 log 5/9 + log 32/243 .</w:t>
      </w:r>
    </w:p>
    <w:p w:rsidR="006D1167" w:rsidRPr="000D3C64" w:rsidRDefault="006D1167" w:rsidP="000D3C64">
      <w:pPr>
        <w:pStyle w:val="ListParagraph"/>
        <w:numPr>
          <w:ilvl w:val="0"/>
          <w:numId w:val="1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5log 2</w:t>
      </w:r>
    </w:p>
    <w:p w:rsidR="006D1167" w:rsidRPr="000D3C64" w:rsidRDefault="006D1167" w:rsidP="000D3C64">
      <w:pPr>
        <w:pStyle w:val="ListParagraph"/>
        <w:numPr>
          <w:ilvl w:val="0"/>
          <w:numId w:val="1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 2</w:t>
      </w:r>
    </w:p>
    <w:p w:rsidR="006D1167" w:rsidRPr="000D3C64" w:rsidRDefault="006D1167" w:rsidP="000D3C64">
      <w:pPr>
        <w:pStyle w:val="ListParagraph"/>
        <w:numPr>
          <w:ilvl w:val="0"/>
          <w:numId w:val="1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2log 2</w:t>
      </w:r>
    </w:p>
    <w:p w:rsidR="006D1167" w:rsidRPr="000D3C64" w:rsidRDefault="006D1167" w:rsidP="000D3C64">
      <w:pPr>
        <w:pStyle w:val="ListParagraph"/>
        <w:numPr>
          <w:ilvl w:val="0"/>
          <w:numId w:val="1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4log 2</w:t>
      </w:r>
    </w:p>
    <w:p w:rsidR="006D1167" w:rsidRPr="000D3C64" w:rsidRDefault="006D1167" w:rsidP="000D3C64">
      <w:pPr>
        <w:pStyle w:val="ListParagraph"/>
        <w:numPr>
          <w:ilvl w:val="0"/>
          <w:numId w:val="10"/>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Simplify: log </w:t>
      </w:r>
      <w:r w:rsidRPr="000D3C64">
        <w:rPr>
          <w:rFonts w:ascii="Times New Roman" w:eastAsia="Roboto" w:hAnsi="Times New Roman" w:cs="Times New Roman"/>
          <w:color w:val="000000" w:themeColor="text1"/>
          <w:sz w:val="30"/>
          <w:szCs w:val="30"/>
          <w:vertAlign w:val="subscript"/>
        </w:rPr>
        <w:t>13</w:t>
      </w:r>
      <w:r w:rsidRPr="000D3C64">
        <w:rPr>
          <w:rFonts w:ascii="Times New Roman" w:eastAsia="Roboto" w:hAnsi="Times New Roman" w:cs="Times New Roman"/>
          <w:color w:val="000000" w:themeColor="text1"/>
          <w:sz w:val="30"/>
          <w:szCs w:val="30"/>
        </w:rPr>
        <w:t>(12) * Iog</w:t>
      </w:r>
      <w:r w:rsidRPr="000D3C64">
        <w:rPr>
          <w:rFonts w:ascii="Times New Roman" w:eastAsia="Roboto" w:hAnsi="Times New Roman" w:cs="Times New Roman"/>
          <w:color w:val="000000" w:themeColor="text1"/>
          <w:sz w:val="30"/>
          <w:szCs w:val="30"/>
          <w:vertAlign w:val="subscript"/>
        </w:rPr>
        <w:t>14</w:t>
      </w:r>
      <w:r w:rsidRPr="000D3C64">
        <w:rPr>
          <w:rFonts w:ascii="Times New Roman" w:eastAsia="Roboto" w:hAnsi="Times New Roman" w:cs="Times New Roman"/>
          <w:color w:val="000000" w:themeColor="text1"/>
          <w:sz w:val="30"/>
          <w:szCs w:val="30"/>
        </w:rPr>
        <w:t> (13) * log </w:t>
      </w:r>
      <w:r w:rsidRPr="000D3C64">
        <w:rPr>
          <w:rFonts w:ascii="Times New Roman" w:eastAsia="Roboto" w:hAnsi="Times New Roman" w:cs="Times New Roman"/>
          <w:color w:val="000000" w:themeColor="text1"/>
          <w:sz w:val="30"/>
          <w:szCs w:val="30"/>
          <w:vertAlign w:val="subscript"/>
        </w:rPr>
        <w:t>15</w:t>
      </w:r>
      <w:r w:rsidRPr="000D3C64">
        <w:rPr>
          <w:rFonts w:ascii="Times New Roman" w:eastAsia="Roboto" w:hAnsi="Times New Roman" w:cs="Times New Roman"/>
          <w:color w:val="000000" w:themeColor="text1"/>
          <w:sz w:val="30"/>
          <w:szCs w:val="30"/>
        </w:rPr>
        <w:t>(14) * log</w:t>
      </w:r>
      <w:r w:rsidRPr="000D3C64">
        <w:rPr>
          <w:rFonts w:ascii="Times New Roman" w:eastAsia="Roboto" w:hAnsi="Times New Roman" w:cs="Times New Roman"/>
          <w:color w:val="000000" w:themeColor="text1"/>
          <w:sz w:val="30"/>
          <w:szCs w:val="30"/>
          <w:vertAlign w:val="subscript"/>
        </w:rPr>
        <w:t>16</w:t>
      </w:r>
      <w:r w:rsidRPr="000D3C64">
        <w:rPr>
          <w:rFonts w:ascii="Times New Roman" w:eastAsia="Roboto" w:hAnsi="Times New Roman" w:cs="Times New Roman"/>
          <w:color w:val="000000" w:themeColor="text1"/>
          <w:sz w:val="30"/>
          <w:szCs w:val="30"/>
        </w:rPr>
        <w:t> (15) * ____ *log </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(19)</w:t>
      </w:r>
    </w:p>
    <w:p w:rsidR="006D1167" w:rsidRPr="000D3C64" w:rsidRDefault="006D1167" w:rsidP="000D3C64">
      <w:pPr>
        <w:pStyle w:val="ListParagraph"/>
        <w:numPr>
          <w:ilvl w:val="0"/>
          <w:numId w:val="1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12</w:t>
      </w:r>
      <w:r w:rsidRPr="000D3C64">
        <w:rPr>
          <w:rFonts w:ascii="Times New Roman" w:eastAsia="Roboto" w:hAnsi="Times New Roman" w:cs="Times New Roman"/>
          <w:color w:val="000000" w:themeColor="text1"/>
          <w:sz w:val="30"/>
          <w:szCs w:val="30"/>
        </w:rPr>
        <w:t>(20)</w:t>
      </w:r>
    </w:p>
    <w:p w:rsidR="006D1167" w:rsidRPr="000D3C64" w:rsidRDefault="006D1167" w:rsidP="000D3C64">
      <w:pPr>
        <w:pStyle w:val="ListParagraph"/>
        <w:numPr>
          <w:ilvl w:val="0"/>
          <w:numId w:val="1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20 </w:t>
      </w:r>
      <w:r w:rsidRPr="000D3C64">
        <w:rPr>
          <w:rFonts w:ascii="Times New Roman" w:eastAsia="Roboto" w:hAnsi="Times New Roman" w:cs="Times New Roman"/>
          <w:color w:val="000000" w:themeColor="text1"/>
          <w:sz w:val="30"/>
          <w:szCs w:val="30"/>
        </w:rPr>
        <w:t>(12)</w:t>
      </w:r>
    </w:p>
    <w:p w:rsidR="006D1167" w:rsidRPr="000D3C64" w:rsidRDefault="006D1167" w:rsidP="000D3C64">
      <w:pPr>
        <w:pStyle w:val="ListParagraph"/>
        <w:numPr>
          <w:ilvl w:val="0"/>
          <w:numId w:val="1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the mentioned options</w:t>
      </w:r>
    </w:p>
    <w:p w:rsidR="006D1167" w:rsidRPr="000D3C64" w:rsidRDefault="00BB54B0" w:rsidP="000D3C64">
      <w:pPr>
        <w:pStyle w:val="ListParagraph"/>
        <w:numPr>
          <w:ilvl w:val="0"/>
          <w:numId w:val="1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w:t>
      </w:r>
      <w:r w:rsidR="006D1167" w:rsidRPr="000D3C64">
        <w:rPr>
          <w:rFonts w:ascii="Times New Roman" w:eastAsia="Roboto" w:hAnsi="Times New Roman" w:cs="Times New Roman"/>
          <w:color w:val="000000" w:themeColor="text1"/>
          <w:sz w:val="30"/>
          <w:szCs w:val="30"/>
        </w:rPr>
        <w:t>og </w:t>
      </w:r>
      <w:r w:rsidR="006D1167" w:rsidRPr="000D3C64">
        <w:rPr>
          <w:rFonts w:ascii="Times New Roman" w:eastAsia="Roboto" w:hAnsi="Times New Roman" w:cs="Times New Roman"/>
          <w:color w:val="000000" w:themeColor="text1"/>
          <w:sz w:val="30"/>
          <w:szCs w:val="30"/>
          <w:vertAlign w:val="subscript"/>
        </w:rPr>
        <w:t>20</w:t>
      </w:r>
      <w:r w:rsidR="006D1167" w:rsidRPr="000D3C64">
        <w:rPr>
          <w:rFonts w:ascii="Times New Roman" w:eastAsia="Roboto" w:hAnsi="Times New Roman" w:cs="Times New Roman"/>
          <w:color w:val="000000" w:themeColor="text1"/>
          <w:sz w:val="30"/>
          <w:szCs w:val="30"/>
        </w:rPr>
        <w:t>(12 + 13 + 14 +______ + 19)</w:t>
      </w:r>
    </w:p>
    <w:p w:rsidR="00F4066C" w:rsidRPr="000D3C64" w:rsidRDefault="00F4066C" w:rsidP="000D3C64">
      <w:pPr>
        <w:pStyle w:val="ListParagraph"/>
        <w:numPr>
          <w:ilvl w:val="0"/>
          <w:numId w:val="1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12</w:t>
      </w:r>
      <w:r w:rsidRPr="000D3C64">
        <w:rPr>
          <w:rFonts w:ascii="Times New Roman" w:eastAsia="Roboto" w:hAnsi="Times New Roman" w:cs="Times New Roman"/>
          <w:color w:val="000000" w:themeColor="text1"/>
          <w:sz w:val="30"/>
          <w:szCs w:val="30"/>
        </w:rPr>
        <w:t>(11) * log</w:t>
      </w:r>
      <w:r w:rsidRPr="000D3C64">
        <w:rPr>
          <w:rFonts w:ascii="Times New Roman" w:eastAsia="Roboto" w:hAnsi="Times New Roman" w:cs="Times New Roman"/>
          <w:color w:val="000000" w:themeColor="text1"/>
          <w:sz w:val="30"/>
          <w:szCs w:val="30"/>
          <w:vertAlign w:val="subscript"/>
        </w:rPr>
        <w:t>13</w:t>
      </w:r>
      <w:r w:rsidRPr="000D3C64">
        <w:rPr>
          <w:rFonts w:ascii="Times New Roman" w:eastAsia="Roboto" w:hAnsi="Times New Roman" w:cs="Times New Roman"/>
          <w:color w:val="000000" w:themeColor="text1"/>
          <w:sz w:val="30"/>
          <w:szCs w:val="30"/>
        </w:rPr>
        <w:t>(12) *log</w:t>
      </w:r>
      <w:r w:rsidRPr="000D3C64">
        <w:rPr>
          <w:rFonts w:ascii="Times New Roman" w:eastAsia="Roboto" w:hAnsi="Times New Roman" w:cs="Times New Roman"/>
          <w:color w:val="000000" w:themeColor="text1"/>
          <w:sz w:val="30"/>
          <w:szCs w:val="30"/>
          <w:vertAlign w:val="subscript"/>
        </w:rPr>
        <w:t>14</w:t>
      </w:r>
      <w:r w:rsidRPr="000D3C64">
        <w:rPr>
          <w:rFonts w:ascii="Times New Roman" w:eastAsia="Roboto" w:hAnsi="Times New Roman" w:cs="Times New Roman"/>
          <w:color w:val="000000" w:themeColor="text1"/>
          <w:sz w:val="30"/>
          <w:szCs w:val="30"/>
        </w:rPr>
        <w:t>(13)* log</w:t>
      </w:r>
      <w:r w:rsidRPr="000D3C64">
        <w:rPr>
          <w:rFonts w:ascii="Times New Roman" w:eastAsia="Roboto" w:hAnsi="Times New Roman" w:cs="Times New Roman"/>
          <w:color w:val="000000" w:themeColor="text1"/>
          <w:sz w:val="30"/>
          <w:szCs w:val="30"/>
          <w:vertAlign w:val="subscript"/>
        </w:rPr>
        <w:t>15</w:t>
      </w:r>
      <w:r w:rsidRPr="000D3C64">
        <w:rPr>
          <w:rFonts w:ascii="Times New Roman" w:eastAsia="Roboto" w:hAnsi="Times New Roman" w:cs="Times New Roman"/>
          <w:color w:val="000000" w:themeColor="text1"/>
          <w:sz w:val="30"/>
          <w:szCs w:val="30"/>
        </w:rPr>
        <w:t>(14)** 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(19)</w:t>
      </w:r>
    </w:p>
    <w:p w:rsidR="00F4066C" w:rsidRPr="000D3C64" w:rsidRDefault="00F4066C" w:rsidP="000D3C64">
      <w:pPr>
        <w:pStyle w:val="ListParagraph"/>
        <w:numPr>
          <w:ilvl w:val="0"/>
          <w:numId w:val="1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(11)</w:t>
      </w:r>
    </w:p>
    <w:p w:rsidR="00F4066C" w:rsidRPr="000D3C64" w:rsidRDefault="00F4066C" w:rsidP="000D3C64">
      <w:pPr>
        <w:pStyle w:val="ListParagraph"/>
        <w:numPr>
          <w:ilvl w:val="0"/>
          <w:numId w:val="1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&amp; the mentioned options</w:t>
      </w:r>
    </w:p>
    <w:p w:rsidR="00F4066C" w:rsidRPr="000D3C64" w:rsidRDefault="00F4066C" w:rsidP="000D3C64">
      <w:pPr>
        <w:pStyle w:val="ListParagraph"/>
        <w:numPr>
          <w:ilvl w:val="0"/>
          <w:numId w:val="1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11</w:t>
      </w:r>
      <w:r w:rsidRPr="000D3C64">
        <w:rPr>
          <w:rFonts w:ascii="Times New Roman" w:eastAsia="Roboto" w:hAnsi="Times New Roman" w:cs="Times New Roman"/>
          <w:color w:val="000000" w:themeColor="text1"/>
          <w:sz w:val="30"/>
          <w:szCs w:val="30"/>
        </w:rPr>
        <w:t>(20)</w:t>
      </w:r>
    </w:p>
    <w:p w:rsidR="00F4066C" w:rsidRPr="000D3C64" w:rsidRDefault="00F4066C" w:rsidP="000D3C64">
      <w:pPr>
        <w:pStyle w:val="ListParagraph"/>
        <w:numPr>
          <w:ilvl w:val="0"/>
          <w:numId w:val="1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(11+12+13+14+_____+19)</w:t>
      </w:r>
      <w:r w:rsidR="00BB54B0" w:rsidRPr="000D3C64">
        <w:rPr>
          <w:rFonts w:ascii="Times New Roman" w:eastAsia="Roboto" w:hAnsi="Times New Roman" w:cs="Times New Roman"/>
          <w:color w:val="000000" w:themeColor="text1"/>
          <w:sz w:val="30"/>
          <w:szCs w:val="30"/>
        </w:rPr>
        <w:t xml:space="preserve"> = </w:t>
      </w:r>
    </w:p>
    <w:p w:rsidR="00F4066C" w:rsidRPr="000D3C64" w:rsidRDefault="00F4066C" w:rsidP="000D3C64">
      <w:pPr>
        <w:pStyle w:val="ListParagraph"/>
        <w:numPr>
          <w:ilvl w:val="0"/>
          <w:numId w:val="10"/>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Simplify: log</w:t>
      </w:r>
      <w:r w:rsidRPr="000D3C64">
        <w:rPr>
          <w:rFonts w:ascii="Times New Roman" w:eastAsia="Roboto" w:hAnsi="Times New Roman" w:cs="Times New Roman"/>
          <w:color w:val="000000" w:themeColor="text1"/>
          <w:sz w:val="30"/>
          <w:szCs w:val="30"/>
          <w:vertAlign w:val="subscript"/>
        </w:rPr>
        <w:t>10</w:t>
      </w:r>
      <w:r w:rsidRPr="000D3C64">
        <w:rPr>
          <w:rFonts w:ascii="Times New Roman" w:eastAsia="Roboto" w:hAnsi="Times New Roman" w:cs="Times New Roman"/>
          <w:color w:val="000000" w:themeColor="text1"/>
          <w:sz w:val="30"/>
          <w:szCs w:val="30"/>
        </w:rPr>
        <w:t>(5) * log</w:t>
      </w:r>
      <w:r w:rsidRPr="000D3C64">
        <w:rPr>
          <w:rFonts w:ascii="Times New Roman" w:eastAsia="Roboto" w:hAnsi="Times New Roman" w:cs="Times New Roman"/>
          <w:color w:val="000000" w:themeColor="text1"/>
          <w:sz w:val="30"/>
          <w:szCs w:val="30"/>
          <w:vertAlign w:val="subscript"/>
        </w:rPr>
        <w:t>15</w:t>
      </w:r>
      <w:r w:rsidRPr="000D3C64">
        <w:rPr>
          <w:rFonts w:ascii="Times New Roman" w:eastAsia="Roboto" w:hAnsi="Times New Roman" w:cs="Times New Roman"/>
          <w:color w:val="000000" w:themeColor="text1"/>
          <w:sz w:val="30"/>
          <w:szCs w:val="30"/>
        </w:rPr>
        <w:t>(10)* log</w:t>
      </w:r>
      <w:r w:rsidRPr="000D3C64">
        <w:rPr>
          <w:rFonts w:ascii="Times New Roman" w:eastAsia="Roboto" w:hAnsi="Times New Roman" w:cs="Times New Roman"/>
          <w:color w:val="000000" w:themeColor="text1"/>
          <w:sz w:val="30"/>
          <w:szCs w:val="30"/>
          <w:vertAlign w:val="subscript"/>
        </w:rPr>
        <w:t>20</w:t>
      </w:r>
      <w:r w:rsidRPr="000D3C64">
        <w:rPr>
          <w:rFonts w:ascii="Times New Roman" w:eastAsia="Roboto" w:hAnsi="Times New Roman" w:cs="Times New Roman"/>
          <w:color w:val="000000" w:themeColor="text1"/>
          <w:sz w:val="30"/>
          <w:szCs w:val="30"/>
        </w:rPr>
        <w:t>(15)* log</w:t>
      </w:r>
      <w:r w:rsidRPr="000D3C64">
        <w:rPr>
          <w:rFonts w:ascii="Times New Roman" w:eastAsia="Roboto" w:hAnsi="Times New Roman" w:cs="Times New Roman"/>
          <w:color w:val="000000" w:themeColor="text1"/>
          <w:sz w:val="30"/>
          <w:szCs w:val="30"/>
          <w:vertAlign w:val="subscript"/>
        </w:rPr>
        <w:t>25</w:t>
      </w:r>
      <w:r w:rsidRPr="000D3C64">
        <w:rPr>
          <w:rFonts w:ascii="Times New Roman" w:eastAsia="Roboto" w:hAnsi="Times New Roman" w:cs="Times New Roman"/>
          <w:color w:val="000000" w:themeColor="text1"/>
          <w:sz w:val="30"/>
          <w:szCs w:val="30"/>
        </w:rPr>
        <w:t>(20)*_____* log</w:t>
      </w:r>
      <w:r w:rsidRPr="000D3C64">
        <w:rPr>
          <w:rFonts w:ascii="Times New Roman" w:eastAsia="Roboto" w:hAnsi="Times New Roman" w:cs="Times New Roman"/>
          <w:color w:val="000000" w:themeColor="text1"/>
          <w:sz w:val="30"/>
          <w:szCs w:val="30"/>
          <w:vertAlign w:val="subscript"/>
        </w:rPr>
        <w:t>50</w:t>
      </w:r>
      <w:r w:rsidRPr="000D3C64">
        <w:rPr>
          <w:rFonts w:ascii="Times New Roman" w:eastAsia="Roboto" w:hAnsi="Times New Roman" w:cs="Times New Roman"/>
          <w:color w:val="000000" w:themeColor="text1"/>
          <w:sz w:val="30"/>
          <w:szCs w:val="30"/>
        </w:rPr>
        <w:t>(45)</w:t>
      </w:r>
    </w:p>
    <w:p w:rsidR="00F4066C" w:rsidRPr="000D3C64" w:rsidRDefault="00F4066C" w:rsidP="000D3C64">
      <w:pPr>
        <w:pStyle w:val="ListParagraph"/>
        <w:numPr>
          <w:ilvl w:val="0"/>
          <w:numId w:val="1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5</w:t>
      </w:r>
      <w:r w:rsidRPr="000D3C64">
        <w:rPr>
          <w:rFonts w:ascii="Times New Roman" w:eastAsia="Roboto" w:hAnsi="Times New Roman" w:cs="Times New Roman"/>
          <w:color w:val="000000" w:themeColor="text1"/>
          <w:sz w:val="30"/>
          <w:szCs w:val="30"/>
        </w:rPr>
        <w:t>(50)</w:t>
      </w:r>
    </w:p>
    <w:p w:rsidR="00F4066C" w:rsidRPr="000D3C64" w:rsidRDefault="00F4066C" w:rsidP="000D3C64">
      <w:pPr>
        <w:pStyle w:val="ListParagraph"/>
        <w:numPr>
          <w:ilvl w:val="0"/>
          <w:numId w:val="1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50</w:t>
      </w:r>
      <w:r w:rsidRPr="000D3C64">
        <w:rPr>
          <w:rFonts w:ascii="Times New Roman" w:eastAsia="Roboto" w:hAnsi="Times New Roman" w:cs="Times New Roman"/>
          <w:color w:val="000000" w:themeColor="text1"/>
          <w:sz w:val="30"/>
          <w:szCs w:val="30"/>
        </w:rPr>
        <w:t>(5+10+ ____+45)</w:t>
      </w:r>
    </w:p>
    <w:p w:rsidR="00F4066C" w:rsidRPr="000D3C64" w:rsidRDefault="00F4066C" w:rsidP="000D3C64">
      <w:pPr>
        <w:pStyle w:val="ListParagraph"/>
        <w:numPr>
          <w:ilvl w:val="0"/>
          <w:numId w:val="1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50</w:t>
      </w:r>
      <w:r w:rsidRPr="000D3C64">
        <w:rPr>
          <w:rFonts w:ascii="Times New Roman" w:eastAsia="Roboto" w:hAnsi="Times New Roman" w:cs="Times New Roman"/>
          <w:color w:val="000000" w:themeColor="text1"/>
          <w:sz w:val="30"/>
          <w:szCs w:val="30"/>
        </w:rPr>
        <w:t>(5)</w:t>
      </w:r>
    </w:p>
    <w:p w:rsidR="00553817" w:rsidRPr="000D3C64" w:rsidRDefault="00F4066C" w:rsidP="000D3C64">
      <w:pPr>
        <w:pStyle w:val="ListParagraph"/>
        <w:numPr>
          <w:ilvl w:val="0"/>
          <w:numId w:val="1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of the mentioned options</w:t>
      </w:r>
    </w:p>
    <w:p w:rsidR="00553817" w:rsidRPr="000D3C64" w:rsidRDefault="00553817" w:rsidP="000D3C64">
      <w:pPr>
        <w:pStyle w:val="ListParagraph"/>
        <w:numPr>
          <w:ilvl w:val="0"/>
          <w:numId w:val="10"/>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Simplify: Log</w:t>
      </w:r>
      <w:r w:rsidRPr="000D3C64">
        <w:rPr>
          <w:rFonts w:ascii="Times New Roman" w:eastAsia="Roboto" w:hAnsi="Times New Roman" w:cs="Times New Roman"/>
          <w:color w:val="000000" w:themeColor="text1"/>
          <w:sz w:val="30"/>
          <w:szCs w:val="30"/>
          <w:vertAlign w:val="subscript"/>
        </w:rPr>
        <w:t>3</w:t>
      </w:r>
      <w:r w:rsidRPr="000D3C64">
        <w:rPr>
          <w:rFonts w:ascii="Times New Roman" w:eastAsia="Roboto" w:hAnsi="Times New Roman" w:cs="Times New Roman"/>
          <w:color w:val="000000" w:themeColor="text1"/>
          <w:sz w:val="30"/>
          <w:szCs w:val="30"/>
        </w:rPr>
        <w:t>(3) * log</w:t>
      </w:r>
      <w:r w:rsidRPr="000D3C64">
        <w:rPr>
          <w:rFonts w:ascii="Times New Roman" w:eastAsia="Roboto" w:hAnsi="Times New Roman" w:cs="Times New Roman"/>
          <w:color w:val="000000" w:themeColor="text1"/>
          <w:sz w:val="30"/>
          <w:szCs w:val="30"/>
          <w:vertAlign w:val="subscript"/>
        </w:rPr>
        <w:t>5</w:t>
      </w:r>
      <w:r w:rsidRPr="000D3C64">
        <w:rPr>
          <w:rFonts w:ascii="Times New Roman" w:eastAsia="Roboto" w:hAnsi="Times New Roman" w:cs="Times New Roman"/>
          <w:color w:val="000000" w:themeColor="text1"/>
          <w:sz w:val="30"/>
          <w:szCs w:val="30"/>
        </w:rPr>
        <w:t>(3) * log</w:t>
      </w:r>
      <w:r w:rsidRPr="000D3C64">
        <w:rPr>
          <w:rFonts w:ascii="Times New Roman" w:eastAsia="Roboto" w:hAnsi="Times New Roman" w:cs="Times New Roman"/>
          <w:color w:val="000000" w:themeColor="text1"/>
          <w:sz w:val="30"/>
          <w:szCs w:val="30"/>
          <w:vertAlign w:val="subscript"/>
        </w:rPr>
        <w:t>7</w:t>
      </w:r>
      <w:r w:rsidRPr="000D3C64">
        <w:rPr>
          <w:rFonts w:ascii="Times New Roman" w:eastAsia="Roboto" w:hAnsi="Times New Roman" w:cs="Times New Roman"/>
          <w:color w:val="000000" w:themeColor="text1"/>
          <w:sz w:val="30"/>
          <w:szCs w:val="30"/>
        </w:rPr>
        <w:t>(5) * log</w:t>
      </w:r>
      <w:r w:rsidRPr="000D3C64">
        <w:rPr>
          <w:rFonts w:ascii="Times New Roman" w:eastAsia="Roboto" w:hAnsi="Times New Roman" w:cs="Times New Roman"/>
          <w:color w:val="000000" w:themeColor="text1"/>
          <w:sz w:val="30"/>
          <w:szCs w:val="30"/>
          <w:vertAlign w:val="subscript"/>
        </w:rPr>
        <w:t>9</w:t>
      </w:r>
      <w:r w:rsidRPr="000D3C64">
        <w:rPr>
          <w:rFonts w:ascii="Times New Roman" w:eastAsia="Roboto" w:hAnsi="Times New Roman" w:cs="Times New Roman"/>
          <w:color w:val="000000" w:themeColor="text1"/>
          <w:sz w:val="30"/>
          <w:szCs w:val="30"/>
        </w:rPr>
        <w:t>(7) * ---- * log</w:t>
      </w:r>
      <w:r w:rsidRPr="000D3C64">
        <w:rPr>
          <w:rFonts w:ascii="Times New Roman" w:eastAsia="Roboto" w:hAnsi="Times New Roman" w:cs="Times New Roman"/>
          <w:color w:val="000000" w:themeColor="text1"/>
          <w:sz w:val="30"/>
          <w:szCs w:val="30"/>
          <w:vertAlign w:val="subscript"/>
        </w:rPr>
        <w:t>21</w:t>
      </w:r>
      <w:r w:rsidRPr="000D3C64">
        <w:rPr>
          <w:rFonts w:ascii="Times New Roman" w:eastAsia="Roboto" w:hAnsi="Times New Roman" w:cs="Times New Roman"/>
          <w:color w:val="000000" w:themeColor="text1"/>
          <w:sz w:val="30"/>
          <w:szCs w:val="30"/>
        </w:rPr>
        <w:t>(19)</w:t>
      </w:r>
    </w:p>
    <w:p w:rsidR="00553817" w:rsidRPr="000D3C64" w:rsidRDefault="00553817" w:rsidP="000D3C64">
      <w:pPr>
        <w:pStyle w:val="ListParagraph"/>
        <w:numPr>
          <w:ilvl w:val="0"/>
          <w:numId w:val="1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21</w:t>
      </w:r>
      <w:r w:rsidRPr="000D3C64">
        <w:rPr>
          <w:rFonts w:ascii="Times New Roman" w:eastAsia="Roboto" w:hAnsi="Times New Roman" w:cs="Times New Roman"/>
          <w:color w:val="000000" w:themeColor="text1"/>
          <w:sz w:val="30"/>
          <w:szCs w:val="30"/>
        </w:rPr>
        <w:t>(3)</w:t>
      </w:r>
    </w:p>
    <w:p w:rsidR="00553817" w:rsidRPr="000D3C64" w:rsidRDefault="00553817" w:rsidP="000D3C64">
      <w:pPr>
        <w:pStyle w:val="ListParagraph"/>
        <w:numPr>
          <w:ilvl w:val="0"/>
          <w:numId w:val="1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21</w:t>
      </w:r>
      <w:r w:rsidRPr="000D3C64">
        <w:rPr>
          <w:rFonts w:ascii="Times New Roman" w:eastAsia="Roboto" w:hAnsi="Times New Roman" w:cs="Times New Roman"/>
          <w:color w:val="000000" w:themeColor="text1"/>
          <w:sz w:val="30"/>
          <w:szCs w:val="30"/>
        </w:rPr>
        <w:t>(3 + 5 + 7 + ----- + 19)</w:t>
      </w:r>
    </w:p>
    <w:p w:rsidR="00553817" w:rsidRPr="000D3C64" w:rsidRDefault="00553817" w:rsidP="000D3C64">
      <w:pPr>
        <w:pStyle w:val="ListParagraph"/>
        <w:numPr>
          <w:ilvl w:val="0"/>
          <w:numId w:val="1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of the mentioned options</w:t>
      </w:r>
    </w:p>
    <w:p w:rsidR="00553817" w:rsidRPr="000D3C64" w:rsidRDefault="00553817" w:rsidP="000D3C64">
      <w:pPr>
        <w:pStyle w:val="ListParagraph"/>
        <w:numPr>
          <w:ilvl w:val="0"/>
          <w:numId w:val="1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Log</w:t>
      </w:r>
      <w:r w:rsidRPr="000D3C64">
        <w:rPr>
          <w:rFonts w:ascii="Times New Roman" w:eastAsia="Roboto" w:hAnsi="Times New Roman" w:cs="Times New Roman"/>
          <w:color w:val="000000" w:themeColor="text1"/>
          <w:sz w:val="30"/>
          <w:szCs w:val="30"/>
          <w:vertAlign w:val="subscript"/>
        </w:rPr>
        <w:t>3</w:t>
      </w:r>
      <w:r w:rsidRPr="000D3C64">
        <w:rPr>
          <w:rFonts w:ascii="Times New Roman" w:eastAsia="Roboto" w:hAnsi="Times New Roman" w:cs="Times New Roman"/>
          <w:color w:val="000000" w:themeColor="text1"/>
          <w:sz w:val="30"/>
          <w:szCs w:val="30"/>
        </w:rPr>
        <w:t>(21)</w:t>
      </w:r>
    </w:p>
    <w:p w:rsidR="00553817" w:rsidRPr="000D3C64" w:rsidRDefault="00BB54B0" w:rsidP="000D3C64">
      <w:pPr>
        <w:pStyle w:val="ListParagraph"/>
        <w:numPr>
          <w:ilvl w:val="0"/>
          <w:numId w:val="10"/>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 xml:space="preserve"> </w:t>
      </w:r>
      <w:r w:rsidR="00553817" w:rsidRPr="000D3C64">
        <w:rPr>
          <w:rFonts w:ascii="Times New Roman" w:eastAsia="Times New Roman" w:hAnsi="Times New Roman" w:cs="Times New Roman"/>
          <w:color w:val="000000" w:themeColor="text1"/>
          <w:sz w:val="30"/>
          <w:szCs w:val="30"/>
        </w:rPr>
        <w:t>Simplify: log</w:t>
      </w:r>
      <w:r w:rsidR="00553817" w:rsidRPr="000D3C64">
        <w:rPr>
          <w:rFonts w:ascii="Times New Roman" w:eastAsia="Times New Roman" w:hAnsi="Times New Roman" w:cs="Times New Roman"/>
          <w:color w:val="000000" w:themeColor="text1"/>
          <w:sz w:val="30"/>
          <w:szCs w:val="30"/>
          <w:vertAlign w:val="subscript"/>
        </w:rPr>
        <w:t>12</w:t>
      </w:r>
      <w:r w:rsidR="00553817" w:rsidRPr="000D3C64">
        <w:rPr>
          <w:rFonts w:ascii="Times New Roman" w:eastAsia="Times New Roman" w:hAnsi="Times New Roman" w:cs="Times New Roman"/>
          <w:color w:val="000000" w:themeColor="text1"/>
          <w:sz w:val="30"/>
          <w:szCs w:val="30"/>
        </w:rPr>
        <w:t>(11) * log</w:t>
      </w:r>
      <w:r w:rsidR="00553817" w:rsidRPr="000D3C64">
        <w:rPr>
          <w:rFonts w:ascii="Times New Roman" w:eastAsia="Times New Roman" w:hAnsi="Times New Roman" w:cs="Times New Roman"/>
          <w:color w:val="000000" w:themeColor="text1"/>
          <w:sz w:val="30"/>
          <w:szCs w:val="30"/>
          <w:vertAlign w:val="subscript"/>
        </w:rPr>
        <w:t>13</w:t>
      </w:r>
      <w:r w:rsidR="00553817" w:rsidRPr="000D3C64">
        <w:rPr>
          <w:rFonts w:ascii="Times New Roman" w:eastAsia="Times New Roman" w:hAnsi="Times New Roman" w:cs="Times New Roman"/>
          <w:color w:val="000000" w:themeColor="text1"/>
          <w:sz w:val="30"/>
          <w:szCs w:val="30"/>
        </w:rPr>
        <w:t>(12) * log</w:t>
      </w:r>
      <w:r w:rsidR="00553817" w:rsidRPr="000D3C64">
        <w:rPr>
          <w:rFonts w:ascii="Times New Roman" w:eastAsia="Times New Roman" w:hAnsi="Times New Roman" w:cs="Times New Roman"/>
          <w:color w:val="000000" w:themeColor="text1"/>
          <w:sz w:val="30"/>
          <w:szCs w:val="30"/>
          <w:vertAlign w:val="subscript"/>
        </w:rPr>
        <w:t>14</w:t>
      </w:r>
      <w:r w:rsidR="00553817" w:rsidRPr="000D3C64">
        <w:rPr>
          <w:rFonts w:ascii="Times New Roman" w:eastAsia="Times New Roman" w:hAnsi="Times New Roman" w:cs="Times New Roman"/>
          <w:color w:val="000000" w:themeColor="text1"/>
          <w:sz w:val="30"/>
          <w:szCs w:val="30"/>
        </w:rPr>
        <w:t>(13) * log</w:t>
      </w:r>
      <w:r w:rsidR="00553817" w:rsidRPr="000D3C64">
        <w:rPr>
          <w:rFonts w:ascii="Times New Roman" w:eastAsia="Times New Roman" w:hAnsi="Times New Roman" w:cs="Times New Roman"/>
          <w:color w:val="000000" w:themeColor="text1"/>
          <w:sz w:val="30"/>
          <w:szCs w:val="30"/>
          <w:vertAlign w:val="subscript"/>
        </w:rPr>
        <w:t>15</w:t>
      </w:r>
      <w:r w:rsidR="00553817" w:rsidRPr="000D3C64">
        <w:rPr>
          <w:rFonts w:ascii="Times New Roman" w:eastAsia="Times New Roman" w:hAnsi="Times New Roman" w:cs="Times New Roman"/>
          <w:color w:val="000000" w:themeColor="text1"/>
          <w:sz w:val="30"/>
          <w:szCs w:val="30"/>
        </w:rPr>
        <w:t>(14) * ---- * log</w:t>
      </w:r>
      <w:r w:rsidR="00553817" w:rsidRPr="000D3C64">
        <w:rPr>
          <w:rFonts w:ascii="Times New Roman" w:eastAsia="Times New Roman" w:hAnsi="Times New Roman" w:cs="Times New Roman"/>
          <w:color w:val="000000" w:themeColor="text1"/>
          <w:sz w:val="30"/>
          <w:szCs w:val="30"/>
          <w:vertAlign w:val="subscript"/>
        </w:rPr>
        <w:t>20</w:t>
      </w:r>
      <w:r w:rsidR="00553817" w:rsidRPr="000D3C64">
        <w:rPr>
          <w:rFonts w:ascii="Times New Roman" w:eastAsia="Times New Roman" w:hAnsi="Times New Roman" w:cs="Times New Roman"/>
          <w:color w:val="000000" w:themeColor="text1"/>
          <w:sz w:val="30"/>
          <w:szCs w:val="30"/>
        </w:rPr>
        <w:t>(19)</w:t>
      </w:r>
    </w:p>
    <w:p w:rsidR="00553817" w:rsidRPr="000D3C64" w:rsidRDefault="00553817" w:rsidP="000D3C64">
      <w:pPr>
        <w:pStyle w:val="ListParagraph"/>
        <w:numPr>
          <w:ilvl w:val="0"/>
          <w:numId w:val="19"/>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None of the mentioned options</w:t>
      </w:r>
    </w:p>
    <w:p w:rsidR="00553817" w:rsidRPr="000D3C64" w:rsidRDefault="00553817" w:rsidP="000D3C64">
      <w:pPr>
        <w:pStyle w:val="ListParagraph"/>
        <w:numPr>
          <w:ilvl w:val="0"/>
          <w:numId w:val="19"/>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Log</w:t>
      </w:r>
      <w:r w:rsidRPr="000D3C64">
        <w:rPr>
          <w:rFonts w:ascii="Times New Roman" w:eastAsia="Times New Roman" w:hAnsi="Times New Roman" w:cs="Times New Roman"/>
          <w:color w:val="000000" w:themeColor="text1"/>
          <w:sz w:val="30"/>
          <w:szCs w:val="30"/>
          <w:vertAlign w:val="subscript"/>
        </w:rPr>
        <w:t>20</w:t>
      </w:r>
      <w:r w:rsidRPr="000D3C64">
        <w:rPr>
          <w:rFonts w:ascii="Times New Roman" w:eastAsia="Times New Roman" w:hAnsi="Times New Roman" w:cs="Times New Roman"/>
          <w:color w:val="000000" w:themeColor="text1"/>
          <w:sz w:val="30"/>
          <w:szCs w:val="30"/>
        </w:rPr>
        <w:t>(11 + 12 + 13 + 14 + ---- + 19)</w:t>
      </w:r>
    </w:p>
    <w:p w:rsidR="00553817" w:rsidRPr="000D3C64" w:rsidRDefault="00553817" w:rsidP="000D3C64">
      <w:pPr>
        <w:pStyle w:val="ListParagraph"/>
        <w:numPr>
          <w:ilvl w:val="0"/>
          <w:numId w:val="19"/>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Log</w:t>
      </w:r>
      <w:r w:rsidRPr="000D3C64">
        <w:rPr>
          <w:rFonts w:ascii="Times New Roman" w:eastAsia="Times New Roman" w:hAnsi="Times New Roman" w:cs="Times New Roman"/>
          <w:color w:val="000000" w:themeColor="text1"/>
          <w:sz w:val="30"/>
          <w:szCs w:val="30"/>
          <w:vertAlign w:val="subscript"/>
        </w:rPr>
        <w:t>20</w:t>
      </w:r>
      <w:r w:rsidRPr="000D3C64">
        <w:rPr>
          <w:rFonts w:ascii="Times New Roman" w:eastAsia="Times New Roman" w:hAnsi="Times New Roman" w:cs="Times New Roman"/>
          <w:color w:val="000000" w:themeColor="text1"/>
          <w:sz w:val="30"/>
          <w:szCs w:val="30"/>
        </w:rPr>
        <w:t>(11)</w:t>
      </w:r>
    </w:p>
    <w:p w:rsidR="00553817" w:rsidRPr="000D3C64" w:rsidRDefault="00553817" w:rsidP="000D3C64">
      <w:pPr>
        <w:pStyle w:val="ListParagraph"/>
        <w:numPr>
          <w:ilvl w:val="0"/>
          <w:numId w:val="19"/>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Log</w:t>
      </w:r>
      <w:r w:rsidRPr="000D3C64">
        <w:rPr>
          <w:rFonts w:ascii="Times New Roman" w:eastAsia="Times New Roman" w:hAnsi="Times New Roman" w:cs="Times New Roman"/>
          <w:color w:val="000000" w:themeColor="text1"/>
          <w:sz w:val="30"/>
          <w:szCs w:val="30"/>
          <w:vertAlign w:val="subscript"/>
        </w:rPr>
        <w:t>11</w:t>
      </w:r>
      <w:r w:rsidRPr="000D3C64">
        <w:rPr>
          <w:rFonts w:ascii="Times New Roman" w:eastAsia="Times New Roman" w:hAnsi="Times New Roman" w:cs="Times New Roman"/>
          <w:color w:val="000000" w:themeColor="text1"/>
          <w:sz w:val="30"/>
          <w:szCs w:val="30"/>
        </w:rPr>
        <w:t>(20)</w:t>
      </w: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highlight w:val="white"/>
        </w:rPr>
      </w:pPr>
      <w:bookmarkStart w:id="9" w:name="_Toc10562411"/>
      <w:r w:rsidRPr="000D3C64">
        <w:rPr>
          <w:rFonts w:ascii="Times New Roman" w:hAnsi="Times New Roman" w:cs="Times New Roman"/>
          <w:b/>
          <w:color w:val="000000" w:themeColor="text1"/>
          <w:sz w:val="30"/>
          <w:szCs w:val="30"/>
          <w:highlight w:val="white"/>
        </w:rPr>
        <w:t>Time and Work</w:t>
      </w:r>
      <w:bookmarkEnd w:id="9"/>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 men finish painting a wall in 8 days. Four boys do the same job in 7 days. In how many days will 2 men and 2 boys working together paint two such walls of the same size?</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6 6/13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3 3/13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9 2/5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12 12/13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 man’s 1 day work=1/24 1 boy’s 1 day work=1/28 2 men’s 1 day work=(1/24)*2=1/12 2 boys ‘s 1 day work = (1/28)*2=1/14 2 men and 2 boys work together=1/12+1/14 =(7+6)/84 =13/84 no of days taken by 2 men and 2 boys=84/13 6 6/13 Option (a) is the ans</w:t>
      </w: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completes a work in 2 days, B in 4 days, C in 9 and D in 18 days. They form group of two such that difference is maximum between them to complete the work. What is difference in the number of days they complete that work?</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a.14/3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b.13/3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c.16/3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d.11/3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If C and D form a pair and A and B form a pair the difference is maximum. Now C and D together can complete the work = 9×189+18 = 6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and B together can complete the work = 2×42+4 = 4/3 days. Difference = 6 – 4/3 = 14/3 days.</w:t>
      </w: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There are three trucks A, B, C. A loads 10 kg/min. B loads 13 1/3 kg/min. C unloads 5 kg/min. If three simultaneously works then what is the time taken to load 2.4 tones?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a.2hrs 10min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b.3hrs 10min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c.2hrs 15min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d.4hrs 10min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Work done in 1 min =10 + 403 – 5= 553 k g/min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For 1 kg = 3/55 min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For 2.4 tonnes = 3/55 x 2.4 x 1000 = 130 mins = 2hrs 10min</w:t>
      </w: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In a grass field if 40 cows could eat for 40 days.The same grass field can feed 30 cows for 60 days.how long will it feed 20 cows?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A.80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B.85</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C.70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D.60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80 Here if number of cows decrease by 10 has increasing the number of days by 20 therefore, 40cows for 40days 30cows for 60days 20cows for 80days Ans: 80 or you can solve by ratio 40C : 40D –&gt; 1:1 30C : 60D –&gt; 1:2 20C : 80D –&gt; 1:4 ans:80</w:t>
      </w: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 skilled workers can build a wall in 20days; 8 semi-skilled workers can build a wall in 25 days; 10 unskilled workers can build a wall in 30days. If a team has 2 skilled, 6 semi-skilled and 5 unskilled workers, how long will it take to build the wall?</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A.12</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B.15</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C.14</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D.18</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 15days For Skilled 5 workers ——–20 days 5 workers 1 day work= 1/20 1 worker’s 1 day work= 1/(5*20) Similarly, For Semi-Skilled—— 1 worker’s 1 day work= 1/(8*25) For Unskilled—— 1 worker’s 1 day work= 1/(10*30) For 2 skilled,6 semi-skilled and 5 unskilled workers One day work= 2*[1/(5*20)] +6*[1/(8*25)] + 5*[ 1/(10*30)] = 1/15 Therefore no. of days taken= 15</w:t>
      </w: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Rajesh can finish 1/5 of his home work in one hour. Seema can finish 3/7 of her homework in 90 minutes and Ramya can finish 3/4 of her homework in three and a half hours. If all of them start their home work at 12.00 PM and can go to play as soon as they all finish their homework. When can they start to play, if they take a break at 3.30 PM for 30 minutes?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A.5:10 pm</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B.6:30 pm</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C.5:30 pm</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D.5:45 pm</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Starting homework at 12 PM and Taking a break at 3:30 PM, we came to know that each of them have already spent 3 hrs and 30 minute i.e 210 min After taking break, they started to do their homework at 4 PM 1. Rajesh can finish 1/5 of his work in 1 hr. i.e in 60 min He can finish 1 work in 60* 5 = 300 min Remaining time to complete his hm work = 300-210= 90 min Starting again at 4 PM,he will finish his homework at 5:30 PM 2. Sema can finish 3/7 of her homework in 90 min She will finish 1 work in 90*(7/3) = 210 min Therefore she finished her work at 3:30 PM 3. Ramya can finish 3/4 of her work in 210 min She will finish 1 work in 210*(4/3 ) min= 280 min Remaining time left for Ramya to complete her work =280 – 210 = 70 min Starting to do homework again at 4 PM,she will complete her work at 5:10 PM Since Rajesh takes longer time to finish the work (completing the work at 5:30 PM), hence they all can start to play at 5:30 PM. That’s the only time they all will meet</w:t>
      </w: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 person can fill tank in 25 min, a can fill in 30 min , b can fill in 35 min and c can empty the 5 gallon per min then what is the capacity of tank?</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A.230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B.250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C.200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D.180</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answer is approximately 230 gallons and if u want exact then it comes 228.25 explanation is given below: 3 person together fill tank in 25 min hence, calculate the time of person C that in how much time he empty the tank so, (1/A)+(1/B)-(1/C)=1/25 i.e, (1/30)+(1/35)-(1/C)=1/25 ………. we get, 1/C=23/1050, while, its given the C can empty 5 gallon per min. therefore (23/1050)=5 and capacity of tank will get if we solve above expression, we get 228.25</w:t>
      </w:r>
    </w:p>
    <w:p w:rsidR="00545A3B" w:rsidRPr="000D3C64" w:rsidRDefault="00545A3B" w:rsidP="000D3C64">
      <w:pPr>
        <w:spacing w:after="0" w:line="360" w:lineRule="auto"/>
        <w:rPr>
          <w:rFonts w:ascii="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Rita spends every day 40 minutes for watering the plants, how much time does Rita spend watering the plants in 20 days?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A.12hours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B.13.33hours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C.12.5hours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D.15.5hours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E.14.33hours</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545A3B" w:rsidRPr="000D3C64" w:rsidRDefault="00545A3B" w:rsidP="000D3C64">
      <w:pPr>
        <w:spacing w:after="0" w:line="360" w:lineRule="auto"/>
        <w:rPr>
          <w:rFonts w:ascii="Times New Roman" w:eastAsia="Times New Roman" w:hAnsi="Times New Roman" w:cs="Times New Roman"/>
          <w:sz w:val="30"/>
          <w:szCs w:val="30"/>
          <w:shd w:val="clear" w:color="auto" w:fill="FFFFFF"/>
        </w:rPr>
      </w:pPr>
    </w:p>
    <w:p w:rsidR="00545A3B" w:rsidRPr="000D3C64" w:rsidRDefault="00545A3B" w:rsidP="000D3C64">
      <w:pPr>
        <w:pStyle w:val="ListParagraph"/>
        <w:numPr>
          <w:ilvl w:val="0"/>
          <w:numId w:val="415"/>
        </w:numPr>
        <w:spacing w:after="0" w:line="360" w:lineRule="auto"/>
        <w:rPr>
          <w:rFonts w:ascii="Times New Roman" w:eastAsia="Times New Roman" w:hAnsi="Times New Roman" w:cs="Times New Roman"/>
          <w:b/>
          <w:sz w:val="30"/>
          <w:szCs w:val="30"/>
          <w:shd w:val="clear" w:color="auto" w:fill="FFFFFF"/>
        </w:rPr>
      </w:pPr>
      <w:r w:rsidRPr="000D3C64">
        <w:rPr>
          <w:rFonts w:ascii="Times New Roman" w:eastAsia="Times New Roman" w:hAnsi="Times New Roman" w:cs="Times New Roman"/>
          <w:sz w:val="30"/>
          <w:szCs w:val="30"/>
          <w:shd w:val="clear" w:color="auto" w:fill="FFFFFF"/>
        </w:rPr>
        <w:t>A completes a work in 2 days, B in 4 days, C in 9 and D in 18 days.  They form group of two such that difference is maximum between them to complete the work.  What is difference in the number of days they complete that work?</w:t>
      </w:r>
    </w:p>
    <w:p w:rsidR="00545A3B" w:rsidRPr="000D3C64" w:rsidRDefault="00545A3B" w:rsidP="000D3C64">
      <w:pPr>
        <w:numPr>
          <w:ilvl w:val="0"/>
          <w:numId w:val="42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14 days</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15 days</w:t>
      </w:r>
    </w:p>
    <w:p w:rsidR="00545A3B" w:rsidRPr="000D3C64" w:rsidRDefault="00545A3B" w:rsidP="000D3C64">
      <w:pPr>
        <w:numPr>
          <w:ilvl w:val="0"/>
          <w:numId w:val="421"/>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14/3 days</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16 days</w:t>
      </w: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pStyle w:val="ListParagraph"/>
        <w:numPr>
          <w:ilvl w:val="0"/>
          <w:numId w:val="415"/>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If 5/2 artists make 5/2 paintings using 5/2 canvases in 5/2 days</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then how many artists required to make 25 paintings using 25 canvases</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0A0A0A"/>
          <w:sz w:val="30"/>
          <w:szCs w:val="30"/>
          <w:shd w:val="clear" w:color="auto" w:fill="EEEEEE"/>
        </w:rPr>
        <w:t>in 25 days?</w:t>
      </w:r>
    </w:p>
    <w:p w:rsidR="00545A3B" w:rsidRPr="000D3C64" w:rsidRDefault="00545A3B" w:rsidP="000D3C64">
      <w:pPr>
        <w:numPr>
          <w:ilvl w:val="0"/>
          <w:numId w:val="4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p w:rsidR="00545A3B" w:rsidRPr="000D3C64" w:rsidRDefault="00545A3B" w:rsidP="000D3C64">
      <w:pPr>
        <w:numPr>
          <w:ilvl w:val="0"/>
          <w:numId w:val="4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w:t>
      </w:r>
    </w:p>
    <w:p w:rsidR="00545A3B" w:rsidRPr="000D3C64" w:rsidRDefault="00545A3B" w:rsidP="000D3C64">
      <w:pPr>
        <w:numPr>
          <w:ilvl w:val="0"/>
          <w:numId w:val="4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p w:rsidR="00545A3B" w:rsidRPr="000D3C64" w:rsidRDefault="00545A3B" w:rsidP="000D3C64">
      <w:pPr>
        <w:numPr>
          <w:ilvl w:val="0"/>
          <w:numId w:val="417"/>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63</w:t>
      </w:r>
    </w:p>
    <w:p w:rsidR="00545A3B" w:rsidRPr="000D3C64" w:rsidRDefault="00545A3B" w:rsidP="000D3C64">
      <w:pPr>
        <w:spacing w:after="0" w:line="360" w:lineRule="auto"/>
        <w:rPr>
          <w:rFonts w:ascii="Times New Roman" w:eastAsia="Times New Roman" w:hAnsi="Times New Roman" w:cs="Times New Roman"/>
          <w:sz w:val="30"/>
          <w:szCs w:val="30"/>
        </w:rPr>
      </w:pPr>
    </w:p>
    <w:p w:rsidR="00545A3B" w:rsidRPr="000D3C64" w:rsidRDefault="00545A3B" w:rsidP="000D3C64">
      <w:pPr>
        <w:pStyle w:val="ListParagraph"/>
        <w:numPr>
          <w:ilvl w:val="0"/>
          <w:numId w:val="415"/>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A tree on the first day grows 1/2 of its size second day 1/3rd</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of its size on the previous day similarly than 1/4th and so on.</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You have to calculate after how many days the tree will be 100 times</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of its original size?</w:t>
      </w:r>
    </w:p>
    <w:p w:rsidR="00545A3B" w:rsidRPr="000D3C64" w:rsidRDefault="00545A3B" w:rsidP="000D3C64">
      <w:pPr>
        <w:numPr>
          <w:ilvl w:val="0"/>
          <w:numId w:val="41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198 days</w:t>
      </w:r>
    </w:p>
    <w:p w:rsidR="00545A3B" w:rsidRPr="000D3C64" w:rsidRDefault="00545A3B" w:rsidP="000D3C64">
      <w:pPr>
        <w:numPr>
          <w:ilvl w:val="0"/>
          <w:numId w:val="41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202 days</w:t>
      </w:r>
    </w:p>
    <w:p w:rsidR="00545A3B" w:rsidRPr="000D3C64" w:rsidRDefault="00545A3B" w:rsidP="000D3C64">
      <w:pPr>
        <w:numPr>
          <w:ilvl w:val="0"/>
          <w:numId w:val="41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204 days</w:t>
      </w:r>
    </w:p>
    <w:p w:rsidR="00545A3B" w:rsidRPr="000D3C64" w:rsidRDefault="00545A3B" w:rsidP="000D3C64">
      <w:pPr>
        <w:numPr>
          <w:ilvl w:val="0"/>
          <w:numId w:val="418"/>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255 days</w:t>
      </w:r>
    </w:p>
    <w:p w:rsidR="00545A3B" w:rsidRPr="000D3C64" w:rsidRDefault="00545A3B" w:rsidP="000D3C64">
      <w:pPr>
        <w:spacing w:after="0" w:line="360" w:lineRule="auto"/>
        <w:rPr>
          <w:rFonts w:ascii="Times New Roman" w:eastAsia="Times New Roman" w:hAnsi="Times New Roman" w:cs="Times New Roman"/>
          <w:sz w:val="30"/>
          <w:szCs w:val="30"/>
        </w:rPr>
      </w:pP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T1he mean monthly salary paid to 75 workers in a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factory is Rs.5,680. The mean salary of 25 of them is Rs.5,400 and that of 30 others is Rs.5,700. The mean salary of the remaining workers is</w:t>
      </w:r>
    </w:p>
    <w:tbl>
      <w:tblPr>
        <w:tblW w:w="8310" w:type="dxa"/>
        <w:tblCellMar>
          <w:top w:w="15" w:type="dxa"/>
          <w:left w:w="15" w:type="dxa"/>
          <w:bottom w:w="15" w:type="dxa"/>
          <w:right w:w="240" w:type="dxa"/>
        </w:tblCellMar>
        <w:tblLook w:val="04A0"/>
      </w:tblPr>
      <w:tblGrid>
        <w:gridCol w:w="450"/>
        <w:gridCol w:w="7860"/>
      </w:tblGrid>
      <w:tr w:rsidR="00545A3B" w:rsidRPr="000D3C64" w:rsidTr="00545A3B">
        <w:tc>
          <w:tcPr>
            <w:tcW w:w="45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Rs.5,000</w:t>
            </w:r>
          </w:p>
        </w:tc>
      </w:tr>
      <w:tr w:rsidR="00545A3B" w:rsidRPr="000D3C64" w:rsidTr="00545A3B">
        <w:tc>
          <w:tcPr>
            <w:tcW w:w="45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Rs.7,000</w:t>
            </w:r>
          </w:p>
        </w:tc>
      </w:tr>
      <w:tr w:rsidR="00545A3B" w:rsidRPr="000D3C64" w:rsidTr="00545A3B">
        <w:tc>
          <w:tcPr>
            <w:tcW w:w="45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Rs.6,000</w:t>
            </w:r>
          </w:p>
        </w:tc>
      </w:tr>
      <w:tr w:rsidR="00545A3B" w:rsidRPr="000D3C64" w:rsidTr="00545A3B">
        <w:tc>
          <w:tcPr>
            <w:tcW w:w="45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Rs.8,000</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spacing w:line="360" w:lineRule="auto"/>
        <w:rPr>
          <w:rFonts w:ascii="Times New Roman" w:hAnsi="Times New Roman" w:cs="Times New Roman"/>
          <w:b/>
          <w:color w:val="FF0000"/>
          <w:sz w:val="30"/>
          <w:szCs w:val="30"/>
        </w:rPr>
      </w:pPr>
    </w:p>
    <w:tbl>
      <w:tblPr>
        <w:tblW w:w="11950" w:type="dxa"/>
        <w:tblCellMar>
          <w:top w:w="15" w:type="dxa"/>
          <w:left w:w="15" w:type="dxa"/>
          <w:bottom w:w="15" w:type="dxa"/>
          <w:right w:w="15" w:type="dxa"/>
        </w:tblCellMar>
        <w:tblLook w:val="04A0"/>
      </w:tblPr>
      <w:tblGrid>
        <w:gridCol w:w="11950"/>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A and B can do a piece of work in 7.5 days. If B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works 1/2 of work and remaining work was completed by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20 days to complete A, taking total time of the work.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b is more efficient then B can do work in how many days?</w:t>
      </w:r>
    </w:p>
    <w:tbl>
      <w:tblPr>
        <w:tblW w:w="10155" w:type="dxa"/>
        <w:tblCellMar>
          <w:top w:w="15" w:type="dxa"/>
          <w:left w:w="15" w:type="dxa"/>
          <w:bottom w:w="15" w:type="dxa"/>
          <w:right w:w="240" w:type="dxa"/>
        </w:tblCellMar>
        <w:tblLook w:val="04A0"/>
      </w:tblPr>
      <w:tblGrid>
        <w:gridCol w:w="679"/>
        <w:gridCol w:w="9476"/>
      </w:tblGrid>
      <w:tr w:rsidR="00545A3B" w:rsidRPr="000D3C64" w:rsidTr="00545A3B">
        <w:tc>
          <w:tcPr>
            <w:tcW w:w="679"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tc>
      </w:tr>
      <w:tr w:rsidR="00545A3B" w:rsidRPr="000D3C64" w:rsidTr="00545A3B">
        <w:tc>
          <w:tcPr>
            <w:tcW w:w="679"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r w:rsidR="00545A3B" w:rsidRPr="000D3C64" w:rsidTr="00545A3B">
        <w:tc>
          <w:tcPr>
            <w:tcW w:w="679"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545A3B" w:rsidRPr="000D3C64" w:rsidTr="00545A3B">
        <w:tc>
          <w:tcPr>
            <w:tcW w:w="679"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p w:rsidR="00545A3B" w:rsidRPr="000D3C64" w:rsidRDefault="00545A3B" w:rsidP="000D3C64">
      <w:pPr>
        <w:spacing w:line="360" w:lineRule="auto"/>
        <w:rPr>
          <w:rFonts w:ascii="Times New Roman" w:hAnsi="Times New Roman" w:cs="Times New Roman"/>
          <w:b/>
          <w:color w:val="FF0000"/>
          <w:sz w:val="30"/>
          <w:szCs w:val="30"/>
        </w:rPr>
      </w:pPr>
    </w:p>
    <w:tbl>
      <w:tblPr>
        <w:tblW w:w="11950" w:type="dxa"/>
        <w:tblCellMar>
          <w:top w:w="15" w:type="dxa"/>
          <w:left w:w="15" w:type="dxa"/>
          <w:bottom w:w="15" w:type="dxa"/>
          <w:right w:w="15" w:type="dxa"/>
        </w:tblCellMar>
        <w:tblLook w:val="04A0"/>
      </w:tblPr>
      <w:tblGrid>
        <w:gridCol w:w="11950"/>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Shanti's school normally FINISHES AT 4 PM. her mom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drives from home to pick her up, reaching the school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exactly at 4 pm. One day, a half-holiday is announced and the School finishes for the day at 1 pm. Rather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than sitting and Waiting, Shanti decides to start</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walking towards home. Her mother meets her along the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way and as a result they reach home an hour earlier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than normal. What is the ratio of the Shanti's walking speed to her mother's driving Speed?</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3:9</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7:10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a grass field if 40 cows could eat for 40 days.</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same grass field can feed 30 cows for 60 days. How long will it feed 20 cows?</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CellMar>
          <w:top w:w="15" w:type="dxa"/>
          <w:left w:w="15" w:type="dxa"/>
          <w:bottom w:w="15" w:type="dxa"/>
          <w:right w:w="15" w:type="dxa"/>
        </w:tblCellMar>
        <w:tblLook w:val="04A0"/>
      </w:tblPr>
      <w:tblGrid>
        <w:gridCol w:w="11950"/>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 skilled workers can build a wall in 20days; 8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semi-skilled workers can build a wall in 25 days; 10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unskilled workers can build a wall in 30days. If a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team has 2 skilled, 6 semi-skilled and</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5 unskilled workers, how long will it take to build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wall?</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Rajesh can finish 1/5 of his home work in one hour.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Seema can finish 3/7 of her homework in 90 minutes and Ramya can finish 3/4 of her homework in three and a</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half hours. If all of them start their home work at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12.00 PM and can go to play as soon as they all finish their homework. When can they start to play, if they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take a break at 3.30 PM for 30 minutes?</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5:10 pm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6:30 pm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5:30 pm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5:45 pm</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CellMar>
          <w:top w:w="15" w:type="dxa"/>
          <w:left w:w="15" w:type="dxa"/>
          <w:bottom w:w="15" w:type="dxa"/>
          <w:right w:w="15" w:type="dxa"/>
        </w:tblCellMar>
        <w:tblLook w:val="04A0"/>
      </w:tblPr>
      <w:tblGrid>
        <w:gridCol w:w="11950"/>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3 persons can fill tank in 25 min, A can fill in 30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min, B can fill in 35 min and C can empty the 5 gallon per min then what is the capacity of tank?</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180</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Rita spends every day 40 minutes for watering the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Plants how much time does Rita spend watering the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plants in 20 days?</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13.33hours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12.5hours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15.5hours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14.33hours</w:t>
            </w:r>
          </w:p>
        </w:tc>
      </w:tr>
    </w:tbl>
    <w:p w:rsidR="00545A3B" w:rsidRPr="000D3C64" w:rsidRDefault="00545A3B" w:rsidP="000D3C64">
      <w:pPr>
        <w:spacing w:line="360" w:lineRule="auto"/>
        <w:rPr>
          <w:rFonts w:ascii="Times New Roman" w:hAnsi="Times New Roman" w:cs="Times New Roman"/>
          <w:b/>
          <w:color w:val="FF0000"/>
          <w:sz w:val="30"/>
          <w:szCs w:val="30"/>
        </w:rPr>
      </w:pPr>
    </w:p>
    <w:tbl>
      <w:tblPr>
        <w:tblW w:w="10155" w:type="dxa"/>
        <w:tblCellMar>
          <w:top w:w="15" w:type="dxa"/>
          <w:left w:w="15" w:type="dxa"/>
          <w:bottom w:w="15" w:type="dxa"/>
          <w:right w:w="15" w:type="dxa"/>
        </w:tblCellMar>
        <w:tblLook w:val="04A0"/>
      </w:tblPr>
      <w:tblGrid>
        <w:gridCol w:w="10155"/>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3 men finish painting a wall in 8 days. Four boys do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same job in 7 days. In how many days will 2 men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and 2 boys working together paint two such walls of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same size?</w:t>
      </w:r>
    </w:p>
    <w:tbl>
      <w:tblPr>
        <w:tblW w:w="12193" w:type="dxa"/>
        <w:tblCellMar>
          <w:top w:w="15" w:type="dxa"/>
          <w:left w:w="15" w:type="dxa"/>
          <w:bottom w:w="15" w:type="dxa"/>
          <w:right w:w="240" w:type="dxa"/>
        </w:tblCellMar>
        <w:tblLook w:val="04A0"/>
      </w:tblPr>
      <w:tblGrid>
        <w:gridCol w:w="561"/>
        <w:gridCol w:w="5816"/>
        <w:gridCol w:w="5816"/>
      </w:tblGrid>
      <w:tr w:rsidR="00545A3B" w:rsidRPr="000D3C64" w:rsidTr="00A661F7">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 6/13 days</w:t>
            </w:r>
          </w:p>
        </w:tc>
      </w:tr>
      <w:tr w:rsidR="00545A3B" w:rsidRPr="000D3C64" w:rsidTr="00A661F7">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 3/13 days</w:t>
            </w:r>
          </w:p>
        </w:tc>
      </w:tr>
      <w:tr w:rsidR="00545A3B" w:rsidRPr="000D3C64" w:rsidTr="00A661F7">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 2/5 days</w:t>
            </w:r>
          </w:p>
        </w:tc>
      </w:tr>
      <w:tr w:rsidR="00545A3B" w:rsidRPr="000D3C64" w:rsidTr="00A661F7">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 12/13 days</w:t>
            </w:r>
          </w:p>
        </w:tc>
      </w:tr>
      <w:tr w:rsidR="00545A3B" w:rsidRPr="000D3C64" w:rsidTr="00A661F7">
        <w:tblPrEx>
          <w:tblCellMar>
            <w:right w:w="15" w:type="dxa"/>
          </w:tblCellMar>
        </w:tblPrEx>
        <w:trPr>
          <w:gridAfter w:val="1"/>
        </w:trPr>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16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Ramesh can finish a work in 20 days and Sushil in 25 days. They both work together for 5 days and    then Sushil goes away. In how many days will Ramesh   complete the remaining 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 days</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5 men are equal to as many women as are equal to 8 boys. All of them earn Rs.90 only. Men’s wages are?</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Rs.6</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Rs.4.50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Rs.5.5</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can do a piece of work in 12 days. He worked for 15 days and then B completed the remaining work in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10 days. Both of them together will finish it in.</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 1/2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 days</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and B can do a piece of work in 21 and 24 days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respectively. They started the work together and after some days A leaves the work and B completes the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remaining work in 9 days. After how many days did A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leave?</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Ram, who is half as efficient as Krish, will take 24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days to complete a work if he worked alone. If Ram and Krish worked together, how long will they take to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complete the 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 days</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Ram starts working on a job and works on it for 12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days and completes 40% of the work. To help him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complete the work, he employs Ravi and together they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work for another 12 days and the work gets completed. How much more efficient is Ram than Ravi?</w:t>
      </w:r>
    </w:p>
    <w:tbl>
      <w:tblPr>
        <w:tblW w:w="10361" w:type="dxa"/>
        <w:tblCellMar>
          <w:top w:w="15" w:type="dxa"/>
          <w:left w:w="15" w:type="dxa"/>
          <w:bottom w:w="15" w:type="dxa"/>
          <w:right w:w="240" w:type="dxa"/>
        </w:tblCellMar>
        <w:tblLook w:val="04A0"/>
      </w:tblPr>
      <w:tblGrid>
        <w:gridCol w:w="648"/>
        <w:gridCol w:w="9713"/>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100%</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18</w:t>
            </w: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and B working together can finish a job in T days.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A works alone and completes the job, he will take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 + 5 days. If B works alone and completes the same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job, he will take T + 45 days. What is T?</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13 kigs and 6 libs can produce 510 tors in 10 hrs, 8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kigs and 14 libs can produce 484 tors in 12 hrs. Find the rate of production of tors for kigs and libs.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Express the answer in tors/hr?</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8.4 tors/hr.</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 tors/hr.</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5.4 tors/hr.</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4.4 tors/hr.</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Grass in lawn grows equally thick and in a uniform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rate. It takes 24 days for 70 cows and 60 days for 30 cows to eat the whole of the grass. How many cows are needed to eat the grass in 96 days.?</w:t>
      </w:r>
    </w:p>
    <w:tbl>
      <w:tblPr>
        <w:tblW w:w="12193" w:type="dxa"/>
        <w:tblCellMar>
          <w:top w:w="15" w:type="dxa"/>
          <w:left w:w="15" w:type="dxa"/>
          <w:bottom w:w="15" w:type="dxa"/>
          <w:right w:w="240" w:type="dxa"/>
        </w:tblCellMar>
        <w:tblLook w:val="04A0"/>
      </w:tblPr>
      <w:tblGrid>
        <w:gridCol w:w="561"/>
        <w:gridCol w:w="11632"/>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12 persons can complete the work in 18 days. after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working for 6 days, 4 more persons added to complete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work fast. in how many more days they will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complete the 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 days</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0A3C18">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r w:rsidR="00545A3B" w:rsidRPr="000D3C64" w:rsidTr="000A3C18">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16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man walks at 4 km/hr on plain, then at 3 km/hr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uphill and then returns through the same road at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6 km/hr downhill and at 4 km/hr on the plain. It takes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altogether 6 hours. So what distance he covered in one way?</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12km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14km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22km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6km</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highlight w:val="lightGray"/>
        </w:rPr>
      </w:pPr>
      <w:r w:rsidRPr="000D3C64">
        <w:rPr>
          <w:rFonts w:ascii="Times New Roman" w:eastAsia="Times New Roman" w:hAnsi="Times New Roman" w:cs="Times New Roman"/>
          <w:color w:val="424242"/>
          <w:sz w:val="30"/>
          <w:szCs w:val="30"/>
          <w:highlight w:val="lightGray"/>
        </w:rPr>
        <w:t xml:space="preserve">The quarter of the time from midnight to present      time added to the half of the time from the present to  midnight gives the present time. </w:t>
      </w:r>
    </w:p>
    <w:p w:rsidR="00545A3B" w:rsidRPr="000D3C64" w:rsidRDefault="00545A3B" w:rsidP="000D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424242"/>
          <w:sz w:val="30"/>
          <w:szCs w:val="30"/>
          <w:highlight w:val="lightGray"/>
        </w:rPr>
        <w:t>What is the present time?</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9hr 36min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10hr 36min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9hr</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6hr 36min</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highlight w:val="lightGray"/>
        </w:rPr>
      </w:pPr>
      <w:r w:rsidRPr="000D3C64">
        <w:rPr>
          <w:rFonts w:ascii="Times New Roman" w:eastAsia="Times New Roman" w:hAnsi="Times New Roman" w:cs="Times New Roman"/>
          <w:color w:val="424242"/>
          <w:sz w:val="30"/>
          <w:szCs w:val="30"/>
          <w:highlight w:val="lightGray"/>
        </w:rPr>
        <w:t xml:space="preserve">There are 3 customers who wants to take a haircut </w:t>
      </w:r>
    </w:p>
    <w:p w:rsidR="00545A3B" w:rsidRPr="000D3C64" w:rsidRDefault="00545A3B" w:rsidP="000D3C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424242"/>
          <w:sz w:val="30"/>
          <w:szCs w:val="30"/>
          <w:highlight w:val="lightGray"/>
        </w:rPr>
      </w:pPr>
      <w:r w:rsidRPr="000D3C64">
        <w:rPr>
          <w:rFonts w:ascii="Times New Roman" w:eastAsia="Times New Roman" w:hAnsi="Times New Roman" w:cs="Times New Roman"/>
          <w:color w:val="424242"/>
          <w:sz w:val="30"/>
          <w:szCs w:val="30"/>
          <w:highlight w:val="lightGray"/>
        </w:rPr>
        <w:t xml:space="preserve">and shave. </w:t>
      </w:r>
    </w:p>
    <w:p w:rsidR="00545A3B" w:rsidRPr="000D3C64" w:rsidRDefault="00545A3B" w:rsidP="000D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highlight w:val="lightGray"/>
        </w:rPr>
      </w:pPr>
      <w:r w:rsidRPr="000D3C64">
        <w:rPr>
          <w:rFonts w:ascii="Times New Roman" w:eastAsia="Times New Roman" w:hAnsi="Times New Roman" w:cs="Times New Roman"/>
          <w:color w:val="424242"/>
          <w:sz w:val="30"/>
          <w:szCs w:val="30"/>
          <w:highlight w:val="lightGray"/>
        </w:rPr>
        <w:t xml:space="preserve">There are 2 barbers who takes one quarter of an hour for a haircut, and 5 minutes for a shave. both the barbers want </w:t>
      </w:r>
    </w:p>
    <w:p w:rsidR="00545A3B" w:rsidRPr="000D3C64" w:rsidRDefault="00545A3B" w:rsidP="000D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highlight w:val="lightGray"/>
        </w:rPr>
      </w:pPr>
      <w:r w:rsidRPr="000D3C64">
        <w:rPr>
          <w:rFonts w:ascii="Times New Roman" w:eastAsia="Times New Roman" w:hAnsi="Times New Roman" w:cs="Times New Roman"/>
          <w:color w:val="424242"/>
          <w:sz w:val="30"/>
          <w:szCs w:val="30"/>
          <w:highlight w:val="lightGray"/>
        </w:rPr>
        <w:t xml:space="preserve">to finish off and go quickly to their homes. in what time </w:t>
      </w:r>
    </w:p>
    <w:p w:rsidR="00545A3B" w:rsidRPr="000D3C64" w:rsidRDefault="00545A3B" w:rsidP="000D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rPr>
      </w:pPr>
      <w:r w:rsidRPr="000D3C64">
        <w:rPr>
          <w:rFonts w:ascii="Times New Roman" w:eastAsia="Times New Roman" w:hAnsi="Times New Roman" w:cs="Times New Roman"/>
          <w:color w:val="424242"/>
          <w:sz w:val="30"/>
          <w:szCs w:val="30"/>
          <w:highlight w:val="lightGray"/>
        </w:rPr>
        <w:t>can do it?</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 hr 30min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30min</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rPr>
      </w:pPr>
      <w:r w:rsidRPr="000D3C64">
        <w:rPr>
          <w:rFonts w:ascii="Times New Roman" w:eastAsia="Times New Roman" w:hAnsi="Times New Roman" w:cs="Times New Roman"/>
          <w:color w:val="424242"/>
          <w:sz w:val="30"/>
          <w:szCs w:val="30"/>
        </w:rPr>
        <w:t>2 men take turns walking and riding one horse that they share...</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rPr>
      </w:pPr>
      <w:r w:rsidRPr="000D3C64">
        <w:rPr>
          <w:rFonts w:ascii="Times New Roman" w:eastAsia="Times New Roman" w:hAnsi="Times New Roman" w:cs="Times New Roman"/>
          <w:color w:val="424242"/>
          <w:sz w:val="30"/>
          <w:szCs w:val="30"/>
        </w:rPr>
        <w:t xml:space="preserve">walking speed 4km/hr. riding speed 12km/hr. one rides for some time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rPr>
      </w:pPr>
      <w:r w:rsidRPr="000D3C64">
        <w:rPr>
          <w:rFonts w:ascii="Times New Roman" w:eastAsia="Times New Roman" w:hAnsi="Times New Roman" w:cs="Times New Roman"/>
          <w:color w:val="424242"/>
          <w:sz w:val="30"/>
          <w:szCs w:val="30"/>
        </w:rPr>
        <w:t xml:space="preserve">and ties horse for the other walking fellow and continues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424242"/>
          <w:sz w:val="30"/>
          <w:szCs w:val="30"/>
        </w:rPr>
      </w:pPr>
      <w:r w:rsidRPr="000D3C64">
        <w:rPr>
          <w:rFonts w:ascii="Times New Roman" w:eastAsia="Times New Roman" w:hAnsi="Times New Roman" w:cs="Times New Roman"/>
          <w:color w:val="424242"/>
          <w:sz w:val="30"/>
          <w:szCs w:val="30"/>
        </w:rPr>
        <w:t>walking......</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424242"/>
          <w:sz w:val="30"/>
          <w:szCs w:val="30"/>
        </w:rPr>
        <w:t>they keep going on like this alternately. Find time that the horse rests?</w:t>
      </w:r>
    </w:p>
    <w:tbl>
      <w:tblPr>
        <w:tblW w:w="10361" w:type="dxa"/>
        <w:tblCellMar>
          <w:top w:w="15" w:type="dxa"/>
          <w:left w:w="15" w:type="dxa"/>
          <w:bottom w:w="15" w:type="dxa"/>
          <w:right w:w="240" w:type="dxa"/>
        </w:tblCellMar>
        <w:tblLook w:val="04A0"/>
      </w:tblPr>
      <w:tblGrid>
        <w:gridCol w:w="646"/>
        <w:gridCol w:w="9715"/>
      </w:tblGrid>
      <w:tr w:rsidR="00545A3B" w:rsidRPr="000D3C64" w:rsidTr="00545A3B">
        <w:tc>
          <w:tcPr>
            <w:tcW w:w="64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3hr</w:t>
            </w:r>
          </w:p>
        </w:tc>
      </w:tr>
      <w:tr w:rsidR="00545A3B" w:rsidRPr="000D3C64" w:rsidTr="00545A3B">
        <w:tc>
          <w:tcPr>
            <w:tcW w:w="64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2hr</w:t>
            </w:r>
          </w:p>
        </w:tc>
      </w:tr>
      <w:tr w:rsidR="00545A3B" w:rsidRPr="000D3C64" w:rsidTr="00545A3B">
        <w:tc>
          <w:tcPr>
            <w:tcW w:w="64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8hr</w:t>
            </w:r>
          </w:p>
        </w:tc>
      </w:tr>
      <w:tr w:rsidR="00545A3B" w:rsidRPr="000D3C64" w:rsidTr="00545A3B">
        <w:tc>
          <w:tcPr>
            <w:tcW w:w="64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12hr</w:t>
            </w: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alone can do a piece of work in 6 days and B alone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8 days. A and B undertook to do it for Rs.3200.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With the help of C, they completed the work in 3 days.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much is to be paid to C?</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450</w:t>
            </w:r>
          </w:p>
        </w:tc>
      </w:tr>
    </w:tbl>
    <w:p w:rsidR="00545A3B" w:rsidRPr="000D3C64" w:rsidRDefault="00545A3B" w:rsidP="000D3C64">
      <w:pPr>
        <w:spacing w:line="360" w:lineRule="auto"/>
        <w:rPr>
          <w:rFonts w:ascii="Times New Roman" w:hAnsi="Times New Roman" w:cs="Times New Roman"/>
          <w:b/>
          <w:color w:val="FF0000"/>
          <w:sz w:val="30"/>
          <w:szCs w:val="30"/>
        </w:rPr>
      </w:pPr>
    </w:p>
    <w:tbl>
      <w:tblPr>
        <w:tblW w:w="10361"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tcPr>
          <w:tbl>
            <w:tblPr>
              <w:tblW w:w="10361" w:type="dxa"/>
              <w:tblCellMar>
                <w:top w:w="15" w:type="dxa"/>
                <w:left w:w="15" w:type="dxa"/>
                <w:bottom w:w="15" w:type="dxa"/>
                <w:right w:w="15" w:type="dxa"/>
              </w:tblCellMar>
              <w:tblLook w:val="04A0"/>
            </w:tblPr>
            <w:tblGrid>
              <w:gridCol w:w="10361"/>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 U, V are 3 friends digging groups in fields.</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T &amp; U can complete i groove in 4 days &amp;, U &amp; V can</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complete 1 groove in 3 days &amp; V &amp; T can complete in 2 days.</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how many days each takes to complete 1 groove individually?</w:t>
            </w:r>
          </w:p>
          <w:tbl>
            <w:tblPr>
              <w:tblW w:w="12193" w:type="dxa"/>
              <w:tblCellMar>
                <w:top w:w="15" w:type="dxa"/>
                <w:left w:w="15" w:type="dxa"/>
                <w:bottom w:w="15" w:type="dxa"/>
                <w:right w:w="240" w:type="dxa"/>
              </w:tblCellMar>
              <w:tblLook w:val="04A0"/>
            </w:tblPr>
            <w:tblGrid>
              <w:gridCol w:w="561"/>
              <w:gridCol w:w="11632"/>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 days</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12 persons can complete the work in 18 after working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for 6 days, 4 more persons added to complete the work fast. in how many more days they will complete the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A661F7">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r w:rsidR="00545A3B" w:rsidRPr="000D3C64" w:rsidTr="00A661F7">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16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48.60 buffaloes will have food for 120 days. After 10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days, 27 buffaloes die due to an epidemic. For how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many days will the remaining food last?</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240</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Wasim takes two hours to arrange 180 plates. Tasha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takes half an hour to arrange the twice the number of plates. Working together, how many hours will they take to arrange 24300 plates?</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 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 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 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 hours</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X, Y and Z are toy makers. X takes 16 minutes, Y takes 12 minutes and Z takes 8 minutes to make a toy. If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they work each day for 12 hours, then on an average,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toys each one can make per day?</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91</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can do a piece of work in 15 days and B can do a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piece of work in 45 days. If they work on alternate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days, starting from A, then how many days are required to complete the total work?</w:t>
            </w:r>
          </w:p>
          <w:tbl>
            <w:tblPr>
              <w:tblW w:w="10361" w:type="dxa"/>
              <w:tblCellMar>
                <w:top w:w="15" w:type="dxa"/>
                <w:left w:w="15" w:type="dxa"/>
                <w:bottom w:w="15" w:type="dxa"/>
                <w:right w:w="240" w:type="dxa"/>
              </w:tblCellMar>
              <w:tblLook w:val="04A0"/>
            </w:tblPr>
            <w:tblGrid>
              <w:gridCol w:w="590"/>
              <w:gridCol w:w="9771"/>
            </w:tblGrid>
            <w:tr w:rsidR="00545A3B" w:rsidRPr="000D3C64" w:rsidTr="00545A3B">
              <w:tc>
                <w:tcPr>
                  <w:tcW w:w="59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tc>
            </w:tr>
            <w:tr w:rsidR="00545A3B" w:rsidRPr="000D3C64" w:rsidTr="00545A3B">
              <w:tc>
                <w:tcPr>
                  <w:tcW w:w="59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w:t>
                  </w:r>
                </w:p>
              </w:tc>
            </w:tr>
            <w:tr w:rsidR="00545A3B" w:rsidRPr="000D3C64" w:rsidTr="00545A3B">
              <w:tc>
                <w:tcPr>
                  <w:tcW w:w="59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22.33</w:t>
                  </w:r>
                </w:p>
              </w:tc>
            </w:tr>
            <w:tr w:rsidR="00545A3B" w:rsidRPr="000D3C64" w:rsidTr="00545A3B">
              <w:tc>
                <w:tcPr>
                  <w:tcW w:w="590"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r w:rsidR="00545A3B" w:rsidRPr="000D3C64" w:rsidTr="00545A3B">
        <w:tc>
          <w:tcPr>
            <w:tcW w:w="0" w:type="auto"/>
            <w:shd w:val="clear" w:color="auto" w:fill="auto"/>
            <w:tcMar>
              <w:top w:w="0" w:type="dxa"/>
              <w:left w:w="0" w:type="dxa"/>
              <w:bottom w:w="0" w:type="dxa"/>
              <w:right w:w="0" w:type="dxa"/>
            </w:tcMar>
            <w:vAlign w:val="center"/>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r w:rsidR="00545A3B" w:rsidRPr="000D3C64" w:rsidTr="00545A3B">
        <w:tc>
          <w:tcPr>
            <w:tcW w:w="0" w:type="auto"/>
            <w:shd w:val="clear" w:color="auto" w:fill="auto"/>
            <w:tcMar>
              <w:top w:w="0" w:type="dxa"/>
              <w:left w:w="0" w:type="dxa"/>
              <w:bottom w:w="0" w:type="dxa"/>
              <w:right w:w="0" w:type="dxa"/>
            </w:tcMar>
            <w:vAlign w:val="center"/>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Four pipes W, X, Y and Z can fill a tank in 20, 25,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40, 50 hours respectively. W was opened at 6:00 am, X at 8:00 am, Y at 9:00 am and Z at 10:00 am. When will the tank be full?</w:t>
      </w:r>
    </w:p>
    <w:tbl>
      <w:tblPr>
        <w:tblW w:w="12193" w:type="dxa"/>
        <w:tblCellMar>
          <w:top w:w="15" w:type="dxa"/>
          <w:left w:w="15" w:type="dxa"/>
          <w:bottom w:w="15" w:type="dxa"/>
          <w:right w:w="240" w:type="dxa"/>
        </w:tblCellMar>
        <w:tblLook w:val="04A0"/>
      </w:tblPr>
      <w:tblGrid>
        <w:gridCol w:w="561"/>
        <w:gridCol w:w="11632"/>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11:09 a.m.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02:42 p.m.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06:09 p.m.</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03:09 p.m.</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and B together take 12 days to complete a work. B and C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together take 20 days to complete the same work. What is the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difference between number of days taken by A and C when they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worked alone to complete the whole 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36 girls take 48 days to complete a work which can be completed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by 24 boys in 36 days. 72 boys started working and after 6 days,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20 boys left and 40 girls joined them. How many days will they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take to complete the remaining 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bl>
    <w:p w:rsidR="00545A3B" w:rsidRPr="000D3C64" w:rsidRDefault="00545A3B" w:rsidP="000D3C64">
      <w:pPr>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and B can finish a work individually in 21 and 42 days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respectively. How many days are required to complete the work by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working on alternate days?</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There is well of depth 30m and frog is at bottom of the well.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He jumps 3m in one day and falls back 2m in the same day.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days will it take for the frog to come out of the well?</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54</w:t>
            </w:r>
          </w:p>
        </w:tc>
      </w:tr>
    </w:tbl>
    <w:p w:rsidR="00545A3B" w:rsidRPr="000D3C64" w:rsidRDefault="00545A3B" w:rsidP="000D3C64">
      <w:pPr>
        <w:spacing w:after="0" w:line="360" w:lineRule="auto"/>
        <w:rPr>
          <w:rFonts w:ascii="Times New Roman" w:eastAsia="Times New Roman" w:hAnsi="Times New Roman" w:cs="Times New Roman"/>
          <w:vanish/>
          <w:color w:val="3D3D3D"/>
          <w:sz w:val="30"/>
          <w:szCs w:val="30"/>
        </w:rPr>
      </w:pPr>
    </w:p>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3 trucks A, B, C. A loads 10 kg/min. B loads 13 1/3 kg/min.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 unloads 5kg/min. If three simultaneously works then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time taken to load 2.4 tones?</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1hrs,10min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2hrs,10min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5hrs,10min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3hrs,10min</w:t>
            </w: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certain no. of workers can do a piece of work in 25 days,</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what time will another set of equal no. of men do a piece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of work as great supposing that 2 men of the first set can do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as much work in an hour as 3 men in the second set can do in a hour?</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90days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105days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three tapes are filling a tank of capacity of 500lit with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speed of 30lit/sec, 48lit/sec and 36lit/sec. Find after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long time tank will fill?</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500/114sec</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400/114sec</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700/14sec</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250/114sec</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30 men take 20days to complete a job working 9hrs a day.</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hours a day should 40 men work to complete the job?</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8hrs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 1/2hrs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 hrs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9hrs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Rita spends every day 40 minutes for watering the plants,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much time does Rita spend watering the plants in 20 days?</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13.33hours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12.5hours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15.5hours</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a Grass field if 40 cows could eat for 40 days. The same grass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field could eat 30 cows for 60 days. How long will it feed 20 cows?</w:t>
      </w:r>
    </w:p>
    <w:tbl>
      <w:tblPr>
        <w:tblW w:w="12193" w:type="dxa"/>
        <w:tblCellMar>
          <w:top w:w="15" w:type="dxa"/>
          <w:left w:w="15" w:type="dxa"/>
          <w:bottom w:w="15" w:type="dxa"/>
          <w:right w:w="240" w:type="dxa"/>
        </w:tblCellMar>
        <w:tblLook w:val="04A0"/>
      </w:tblPr>
      <w:tblGrid>
        <w:gridCol w:w="561"/>
        <w:gridCol w:w="11632"/>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65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pacing w:line="360" w:lineRule="auto"/>
        <w:rPr>
          <w:rFonts w:ascii="Times New Roman" w:hAnsi="Times New Roman" w:cs="Times New Roman"/>
          <w:b/>
          <w:color w:val="FF0000"/>
          <w:sz w:val="30"/>
          <w:szCs w:val="30"/>
        </w:rPr>
      </w:pPr>
    </w:p>
    <w:tbl>
      <w:tblPr>
        <w:tblW w:w="10361" w:type="dxa"/>
        <w:tblCellMar>
          <w:top w:w="15" w:type="dxa"/>
          <w:left w:w="15" w:type="dxa"/>
          <w:bottom w:w="15" w:type="dxa"/>
          <w:right w:w="15" w:type="dxa"/>
        </w:tblCellMar>
        <w:tblLook w:val="04A0"/>
      </w:tblPr>
      <w:tblGrid>
        <w:gridCol w:w="10361"/>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One person works for 8 days and take holyday of 9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days. If he starts work from Monday.in which days his 12th holiday?</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Sunday</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Monday</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Tuesday</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A661F7">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r w:rsidR="00545A3B" w:rsidRPr="000D3C64" w:rsidTr="00A661F7">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16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Anand finishes a work in 7 days, Bittu finishes the same job in 8 days and Chandu in 6 days. They take turns to finish the work. Anand on the first day, Bittu on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second and Chandu on the third day and then Anand again and so on. On which day will the work get over?</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3rd</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6th</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9th</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7th</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family X went for a vacation. Unfortunately it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rained for 13 days when they were there. But whenever it rained in the mornings, they had clear afternoons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and vice versa. In all they enjoyed 11 mornings and 12 afternoons. How many days did they stay there totally?</w:t>
      </w:r>
    </w:p>
    <w:tbl>
      <w:tblPr>
        <w:tblW w:w="10361" w:type="dxa"/>
        <w:tblCellMar>
          <w:top w:w="15" w:type="dxa"/>
          <w:left w:w="15" w:type="dxa"/>
          <w:bottom w:w="15" w:type="dxa"/>
          <w:right w:w="240" w:type="dxa"/>
        </w:tblCellMar>
        <w:tblLook w:val="04A0"/>
      </w:tblPr>
      <w:tblGrid>
        <w:gridCol w:w="753"/>
        <w:gridCol w:w="9608"/>
      </w:tblGrid>
      <w:tr w:rsidR="00545A3B" w:rsidRPr="000D3C64" w:rsidTr="00545A3B">
        <w:tc>
          <w:tcPr>
            <w:tcW w:w="753"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545A3B" w:rsidRPr="000D3C64" w:rsidTr="00545A3B">
        <w:tc>
          <w:tcPr>
            <w:tcW w:w="753"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545A3B" w:rsidRPr="000D3C64" w:rsidTr="00545A3B">
        <w:tc>
          <w:tcPr>
            <w:tcW w:w="753"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w:t>
            </w:r>
          </w:p>
        </w:tc>
      </w:tr>
      <w:tr w:rsidR="00545A3B" w:rsidRPr="000D3C64" w:rsidTr="00545A3B">
        <w:tc>
          <w:tcPr>
            <w:tcW w:w="753"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w:t>
            </w: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4 examiner can check some papers working 8 days 5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hours per day, then how many hours can be taken for 2 examiners to check double papers in 20 days?</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person is prisoned for 60 days. In that 60 days he earns Rs.170. If he works he will get payed Rs.7 per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day. If he doesn't work Rs.3 he should pay to that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prison. Find out how many days he worked.</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175</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One fast typist types some matter in 2hr and another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slow typist types the same matter in 3hr. If both do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combinely in how much time they will finish.</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2hr 12 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1hr 12 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3hr 15 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7hr 12 min</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 U, V are 3 friends digging groups in fields. If T &amp; U can complete I groove in 4 days &amp;, U &amp; V can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complete 1 groove in 3 days &amp; V &amp; T can complete in 2 days. Find how many days each takes to complete 1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groove individually</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24/7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24/5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45/7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545A3B" w:rsidRPr="000D3C64" w:rsidTr="00545A3B">
        <w:tblPrEx>
          <w:tblCellMar>
            <w:right w:w="15" w:type="dxa"/>
          </w:tblCellMar>
        </w:tblPrEx>
        <w:tc>
          <w:tcPr>
            <w:tcW w:w="0" w:type="auto"/>
            <w:gridSpan w:val="2"/>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0D3C64">
      <w:pPr>
        <w:pStyle w:val="ListParagraph"/>
        <w:numPr>
          <w:ilvl w:val="0"/>
          <w:numId w:val="4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Person A can complete the job in 10 days, Person B can complete the job in20 days. If both together work then in how many days they will finish the work?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3/20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25/3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20/3 days</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545A3B" w:rsidRPr="000D3C64" w:rsidRDefault="00545A3B" w:rsidP="000D3C64">
      <w:pPr>
        <w:spacing w:line="360" w:lineRule="auto"/>
        <w:rPr>
          <w:rFonts w:ascii="Times New Roman" w:hAnsi="Times New Roman" w:cs="Times New Roman"/>
          <w:sz w:val="30"/>
          <w:szCs w:val="30"/>
          <w:highlight w:val="white"/>
        </w:rPr>
      </w:pPr>
    </w:p>
    <w:p w:rsidR="00553817" w:rsidRPr="000D3C64" w:rsidRDefault="00553817"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 boys can complete a work in 9 days. 1 boy can complete it in:</w:t>
      </w:r>
    </w:p>
    <w:p w:rsidR="00553817" w:rsidRPr="000D3C64" w:rsidRDefault="00553817" w:rsidP="000D3C64">
      <w:pPr>
        <w:pStyle w:val="ListParagraph"/>
        <w:numPr>
          <w:ilvl w:val="0"/>
          <w:numId w:val="2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 days</w:t>
      </w:r>
    </w:p>
    <w:p w:rsidR="00553817" w:rsidRPr="000D3C64" w:rsidRDefault="00553817" w:rsidP="000D3C64">
      <w:pPr>
        <w:pStyle w:val="ListParagraph"/>
        <w:numPr>
          <w:ilvl w:val="0"/>
          <w:numId w:val="2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18 days</w:t>
      </w:r>
    </w:p>
    <w:p w:rsidR="00553817" w:rsidRPr="000D3C64" w:rsidRDefault="00553817" w:rsidP="000D3C64">
      <w:pPr>
        <w:pStyle w:val="ListParagraph"/>
        <w:numPr>
          <w:ilvl w:val="0"/>
          <w:numId w:val="2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27 days</w:t>
      </w:r>
    </w:p>
    <w:p w:rsidR="00553817" w:rsidRPr="000D3C64" w:rsidRDefault="00553817" w:rsidP="000D3C64">
      <w:pPr>
        <w:pStyle w:val="ListParagraph"/>
        <w:numPr>
          <w:ilvl w:val="0"/>
          <w:numId w:val="2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36 days</w:t>
      </w:r>
    </w:p>
    <w:p w:rsidR="0069313B" w:rsidRPr="000D3C64" w:rsidRDefault="0069313B" w:rsidP="000D3C64">
      <w:pPr>
        <w:pStyle w:val="ListParagraph"/>
        <w:numPr>
          <w:ilvl w:val="0"/>
          <w:numId w:val="415"/>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Twenty women can do a work in sixteen days. Sixteen men can complete the same work in fifteen days. What is the ratio between the capacity of a man and a woman?</w:t>
      </w:r>
    </w:p>
    <w:p w:rsidR="0069313B" w:rsidRPr="000D3C64" w:rsidRDefault="0069313B" w:rsidP="000D3C64">
      <w:pPr>
        <w:pStyle w:val="ListParagraph"/>
        <w:numPr>
          <w:ilvl w:val="0"/>
          <w:numId w:val="21"/>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4:3</w:t>
      </w:r>
    </w:p>
    <w:p w:rsidR="0069313B" w:rsidRPr="000D3C64" w:rsidRDefault="0069313B" w:rsidP="000D3C64">
      <w:pPr>
        <w:pStyle w:val="ListParagraph"/>
        <w:numPr>
          <w:ilvl w:val="0"/>
          <w:numId w:val="21"/>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of the mentioned options</w:t>
      </w:r>
    </w:p>
    <w:p w:rsidR="0069313B" w:rsidRPr="000D3C64" w:rsidRDefault="0069313B" w:rsidP="000D3C64">
      <w:pPr>
        <w:pStyle w:val="ListParagraph"/>
        <w:numPr>
          <w:ilvl w:val="0"/>
          <w:numId w:val="21"/>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3:4</w:t>
      </w:r>
    </w:p>
    <w:p w:rsidR="0069313B" w:rsidRPr="000D3C64" w:rsidRDefault="0069313B" w:rsidP="000D3C64">
      <w:pPr>
        <w:pStyle w:val="ListParagraph"/>
        <w:numPr>
          <w:ilvl w:val="0"/>
          <w:numId w:val="21"/>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5:3</w:t>
      </w:r>
    </w:p>
    <w:p w:rsidR="0069313B" w:rsidRPr="000D3C64" w:rsidRDefault="0069313B"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piece of work is to be finished in 10 days by "x" friends but five of them fell ill. If the rest of the group completed the task in 12 days, find the number of friends in the group.</w:t>
      </w:r>
    </w:p>
    <w:p w:rsidR="0069313B" w:rsidRPr="000D3C64" w:rsidRDefault="0069313B" w:rsidP="000D3C64">
      <w:pPr>
        <w:pStyle w:val="ListParagraph"/>
        <w:numPr>
          <w:ilvl w:val="0"/>
          <w:numId w:val="2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30</w:t>
      </w:r>
    </w:p>
    <w:p w:rsidR="0069313B" w:rsidRPr="000D3C64" w:rsidRDefault="0069313B" w:rsidP="000D3C64">
      <w:pPr>
        <w:pStyle w:val="ListParagraph"/>
        <w:numPr>
          <w:ilvl w:val="0"/>
          <w:numId w:val="2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20</w:t>
      </w:r>
    </w:p>
    <w:p w:rsidR="0069313B" w:rsidRPr="000D3C64" w:rsidRDefault="0069313B" w:rsidP="000D3C64">
      <w:pPr>
        <w:pStyle w:val="ListParagraph"/>
        <w:numPr>
          <w:ilvl w:val="0"/>
          <w:numId w:val="2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w:t>
      </w:r>
    </w:p>
    <w:p w:rsidR="0069313B" w:rsidRPr="000D3C64" w:rsidRDefault="0069313B" w:rsidP="000D3C64">
      <w:pPr>
        <w:pStyle w:val="ListParagraph"/>
        <w:numPr>
          <w:ilvl w:val="0"/>
          <w:numId w:val="2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w:t>
      </w:r>
    </w:p>
    <w:p w:rsidR="006D1167" w:rsidRPr="000D3C64" w:rsidRDefault="006D1167"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3 boys can complete a work in 5 days. 1 boy can complete it in:</w:t>
      </w:r>
    </w:p>
    <w:p w:rsidR="006D1167" w:rsidRPr="000D3C64" w:rsidRDefault="006D1167" w:rsidP="000D3C64">
      <w:pPr>
        <w:pStyle w:val="ListParagraph"/>
        <w:numPr>
          <w:ilvl w:val="0"/>
          <w:numId w:val="2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20 days</w:t>
      </w:r>
    </w:p>
    <w:p w:rsidR="006D1167" w:rsidRPr="000D3C64" w:rsidRDefault="006D1167" w:rsidP="000D3C64">
      <w:pPr>
        <w:pStyle w:val="ListParagraph"/>
        <w:numPr>
          <w:ilvl w:val="0"/>
          <w:numId w:val="2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15 days</w:t>
      </w:r>
    </w:p>
    <w:p w:rsidR="006D1167" w:rsidRPr="000D3C64" w:rsidRDefault="006D1167" w:rsidP="000D3C64">
      <w:pPr>
        <w:pStyle w:val="ListParagraph"/>
        <w:numPr>
          <w:ilvl w:val="0"/>
          <w:numId w:val="2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 days</w:t>
      </w:r>
    </w:p>
    <w:p w:rsidR="006D1167" w:rsidRPr="000D3C64" w:rsidRDefault="006D1167" w:rsidP="000D3C64">
      <w:pPr>
        <w:pStyle w:val="ListParagraph"/>
        <w:numPr>
          <w:ilvl w:val="0"/>
          <w:numId w:val="2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25 days</w:t>
      </w:r>
    </w:p>
    <w:p w:rsidR="0069313B" w:rsidRPr="000D3C64" w:rsidRDefault="0069313B"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 boys can complete a work in 8 days. 1 boy can complete it in:</w:t>
      </w:r>
    </w:p>
    <w:p w:rsidR="0069313B" w:rsidRPr="000D3C64" w:rsidRDefault="0069313B" w:rsidP="000D3C64">
      <w:pPr>
        <w:pStyle w:val="ListParagraph"/>
        <w:numPr>
          <w:ilvl w:val="0"/>
          <w:numId w:val="2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24 days</w:t>
      </w:r>
    </w:p>
    <w:p w:rsidR="0069313B" w:rsidRPr="000D3C64" w:rsidRDefault="0069313B" w:rsidP="000D3C64">
      <w:pPr>
        <w:pStyle w:val="ListParagraph"/>
        <w:numPr>
          <w:ilvl w:val="0"/>
          <w:numId w:val="2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 days</w:t>
      </w:r>
    </w:p>
    <w:p w:rsidR="0069313B" w:rsidRPr="000D3C64" w:rsidRDefault="0069313B" w:rsidP="000D3C64">
      <w:pPr>
        <w:pStyle w:val="ListParagraph"/>
        <w:numPr>
          <w:ilvl w:val="0"/>
          <w:numId w:val="2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64 days</w:t>
      </w:r>
    </w:p>
    <w:p w:rsidR="0069313B" w:rsidRPr="000D3C64" w:rsidRDefault="0069313B" w:rsidP="000D3C64">
      <w:pPr>
        <w:pStyle w:val="ListParagraph"/>
        <w:numPr>
          <w:ilvl w:val="0"/>
          <w:numId w:val="2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 days</w:t>
      </w:r>
    </w:p>
    <w:p w:rsidR="0069313B" w:rsidRPr="000D3C64" w:rsidRDefault="0069313B"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 boys can complete a work in 8 days. 1 boy can complete it in:</w:t>
      </w:r>
    </w:p>
    <w:p w:rsidR="0069313B" w:rsidRPr="000D3C64" w:rsidRDefault="0069313B" w:rsidP="000D3C64">
      <w:pPr>
        <w:pStyle w:val="ListParagraph"/>
        <w:numPr>
          <w:ilvl w:val="0"/>
          <w:numId w:val="2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 days</w:t>
      </w:r>
    </w:p>
    <w:p w:rsidR="0069313B" w:rsidRPr="000D3C64" w:rsidRDefault="0069313B" w:rsidP="000D3C64">
      <w:pPr>
        <w:pStyle w:val="ListParagraph"/>
        <w:numPr>
          <w:ilvl w:val="0"/>
          <w:numId w:val="2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 days</w:t>
      </w:r>
    </w:p>
    <w:p w:rsidR="0069313B" w:rsidRPr="000D3C64" w:rsidRDefault="0069313B" w:rsidP="000D3C64">
      <w:pPr>
        <w:pStyle w:val="ListParagraph"/>
        <w:numPr>
          <w:ilvl w:val="0"/>
          <w:numId w:val="2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24 days</w:t>
      </w:r>
    </w:p>
    <w:p w:rsidR="0069313B" w:rsidRPr="000D3C64" w:rsidRDefault="0069313B" w:rsidP="000D3C64">
      <w:pPr>
        <w:pStyle w:val="ListParagraph"/>
        <w:numPr>
          <w:ilvl w:val="0"/>
          <w:numId w:val="2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64 days</w:t>
      </w:r>
    </w:p>
    <w:p w:rsidR="006D1167" w:rsidRPr="000D3C64" w:rsidRDefault="006D1167" w:rsidP="000D3C64">
      <w:pPr>
        <w:shd w:val="clear" w:color="auto" w:fill="FFFFFF"/>
        <w:spacing w:after="167" w:line="360" w:lineRule="auto"/>
        <w:jc w:val="both"/>
        <w:rPr>
          <w:rFonts w:ascii="Times New Roman" w:eastAsia="Roboto" w:hAnsi="Times New Roman" w:cs="Times New Roman"/>
          <w:color w:val="000000" w:themeColor="text1"/>
          <w:sz w:val="30"/>
          <w:szCs w:val="30"/>
        </w:rPr>
      </w:pPr>
    </w:p>
    <w:p w:rsidR="006D1167" w:rsidRPr="000D3C64" w:rsidRDefault="006D1167"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B and C hire a taxi for Rs. 2400 for one day. A, B and C used the car for 6 hours, 8 hours and 10 hours respectively. How much did C pay?</w:t>
      </w:r>
    </w:p>
    <w:p w:rsidR="006D1167" w:rsidRPr="000D3C64" w:rsidRDefault="006D1167" w:rsidP="000D3C64">
      <w:pPr>
        <w:pStyle w:val="ListParagraph"/>
        <w:numPr>
          <w:ilvl w:val="0"/>
          <w:numId w:val="2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Rs.800</w:t>
      </w:r>
    </w:p>
    <w:p w:rsidR="006D1167" w:rsidRPr="000D3C64" w:rsidRDefault="006D1167" w:rsidP="000D3C64">
      <w:pPr>
        <w:pStyle w:val="ListParagraph"/>
        <w:numPr>
          <w:ilvl w:val="0"/>
          <w:numId w:val="2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Rs.1000</w:t>
      </w:r>
    </w:p>
    <w:p w:rsidR="006D1167" w:rsidRPr="000D3C64" w:rsidRDefault="006D1167" w:rsidP="000D3C64">
      <w:pPr>
        <w:pStyle w:val="ListParagraph"/>
        <w:numPr>
          <w:ilvl w:val="0"/>
          <w:numId w:val="2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Rs.1200</w:t>
      </w:r>
    </w:p>
    <w:p w:rsidR="006D1167" w:rsidRPr="000D3C64" w:rsidRDefault="006D1167" w:rsidP="000D3C64">
      <w:pPr>
        <w:pStyle w:val="ListParagraph"/>
        <w:numPr>
          <w:ilvl w:val="0"/>
          <w:numId w:val="2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Rs.600</w:t>
      </w:r>
    </w:p>
    <w:p w:rsidR="006D1167" w:rsidRPr="000D3C64" w:rsidRDefault="006D1167"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can do a work in 6 days and B can do the same work in 5 days. The contract for the work is Rs.220. how much shall B get if both of them work together?</w:t>
      </w:r>
    </w:p>
    <w:p w:rsidR="006D1167" w:rsidRPr="000D3C64" w:rsidRDefault="006D1167" w:rsidP="000D3C64">
      <w:pPr>
        <w:pStyle w:val="ListParagraph"/>
        <w:numPr>
          <w:ilvl w:val="0"/>
          <w:numId w:val="2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Rs.130</w:t>
      </w:r>
    </w:p>
    <w:p w:rsidR="00A03EB4" w:rsidRPr="000D3C64" w:rsidRDefault="006D1167" w:rsidP="000D3C64">
      <w:pPr>
        <w:pStyle w:val="ListParagraph"/>
        <w:numPr>
          <w:ilvl w:val="0"/>
          <w:numId w:val="2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Rs.120</w:t>
      </w:r>
    </w:p>
    <w:p w:rsidR="006D1167" w:rsidRPr="000D3C64" w:rsidRDefault="006D1167" w:rsidP="000D3C64">
      <w:pPr>
        <w:pStyle w:val="ListParagraph"/>
        <w:numPr>
          <w:ilvl w:val="0"/>
          <w:numId w:val="2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Rs.100</w:t>
      </w:r>
    </w:p>
    <w:p w:rsidR="006D1167" w:rsidRPr="000D3C64" w:rsidRDefault="006D1167" w:rsidP="000D3C64">
      <w:pPr>
        <w:pStyle w:val="ListParagraph"/>
        <w:numPr>
          <w:ilvl w:val="0"/>
          <w:numId w:val="2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Rs.140</w:t>
      </w:r>
    </w:p>
    <w:p w:rsidR="00F4066C" w:rsidRPr="000D3C64" w:rsidRDefault="00F4066C"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and B can do a piece of work in 12 days, B and C In 15 days, C and A in 20 days. How long would it take for 'C to do the same work alone?</w:t>
      </w:r>
    </w:p>
    <w:p w:rsidR="00F4066C" w:rsidRPr="000D3C64" w:rsidRDefault="00F4066C" w:rsidP="000D3C64">
      <w:pPr>
        <w:pStyle w:val="ListParagraph"/>
        <w:numPr>
          <w:ilvl w:val="0"/>
          <w:numId w:val="2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55 days</w:t>
      </w:r>
    </w:p>
    <w:p w:rsidR="00F4066C" w:rsidRPr="000D3C64" w:rsidRDefault="00F4066C" w:rsidP="000D3C64">
      <w:pPr>
        <w:pStyle w:val="ListParagraph"/>
        <w:numPr>
          <w:ilvl w:val="0"/>
          <w:numId w:val="2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60 days</w:t>
      </w:r>
    </w:p>
    <w:p w:rsidR="00F4066C" w:rsidRPr="000D3C64" w:rsidRDefault="00F4066C" w:rsidP="000D3C64">
      <w:pPr>
        <w:pStyle w:val="ListParagraph"/>
        <w:numPr>
          <w:ilvl w:val="0"/>
          <w:numId w:val="2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 days</w:t>
      </w:r>
    </w:p>
    <w:p w:rsidR="00F4066C" w:rsidRPr="000D3C64" w:rsidRDefault="00F4066C" w:rsidP="000D3C64">
      <w:pPr>
        <w:pStyle w:val="ListParagraph"/>
        <w:numPr>
          <w:ilvl w:val="0"/>
          <w:numId w:val="2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56 days</w:t>
      </w:r>
    </w:p>
    <w:p w:rsidR="00C3197B" w:rsidRPr="000D3C64" w:rsidRDefault="00C3197B"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 boys can complete a work in 9 days. 1 boy can complete it in:</w:t>
      </w:r>
    </w:p>
    <w:p w:rsidR="00C3197B" w:rsidRPr="000D3C64" w:rsidRDefault="00C3197B" w:rsidP="000D3C64">
      <w:pPr>
        <w:pStyle w:val="ListParagraph"/>
        <w:numPr>
          <w:ilvl w:val="0"/>
          <w:numId w:val="2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36 days</w:t>
      </w:r>
    </w:p>
    <w:p w:rsidR="00C3197B" w:rsidRPr="000D3C64" w:rsidRDefault="00C3197B" w:rsidP="000D3C64">
      <w:pPr>
        <w:pStyle w:val="ListParagraph"/>
        <w:numPr>
          <w:ilvl w:val="0"/>
          <w:numId w:val="2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18 days</w:t>
      </w:r>
    </w:p>
    <w:p w:rsidR="00C3197B" w:rsidRPr="000D3C64" w:rsidRDefault="00C3197B" w:rsidP="000D3C64">
      <w:pPr>
        <w:pStyle w:val="ListParagraph"/>
        <w:numPr>
          <w:ilvl w:val="0"/>
          <w:numId w:val="2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27 days</w:t>
      </w:r>
    </w:p>
    <w:p w:rsidR="00F4066C" w:rsidRPr="000D3C64" w:rsidRDefault="00C3197B" w:rsidP="000D3C64">
      <w:pPr>
        <w:pStyle w:val="ListParagraph"/>
        <w:numPr>
          <w:ilvl w:val="0"/>
          <w:numId w:val="2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 days</w:t>
      </w:r>
    </w:p>
    <w:p w:rsidR="00F4066C" w:rsidRPr="000D3C64" w:rsidRDefault="00F4066C"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 boys can complete a work in 17 days. 1 boy can complete it in:</w:t>
      </w:r>
    </w:p>
    <w:p w:rsidR="00F4066C" w:rsidRPr="000D3C64" w:rsidRDefault="00F4066C" w:rsidP="000D3C64">
      <w:pPr>
        <w:pStyle w:val="ListParagraph"/>
        <w:numPr>
          <w:ilvl w:val="0"/>
          <w:numId w:val="3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68 days</w:t>
      </w:r>
    </w:p>
    <w:p w:rsidR="00F4066C" w:rsidRPr="000D3C64" w:rsidRDefault="00F4066C" w:rsidP="000D3C64">
      <w:pPr>
        <w:pStyle w:val="ListParagraph"/>
        <w:numPr>
          <w:ilvl w:val="0"/>
          <w:numId w:val="3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 days</w:t>
      </w:r>
    </w:p>
    <w:p w:rsidR="00F4066C" w:rsidRPr="000D3C64" w:rsidRDefault="00F4066C" w:rsidP="000D3C64">
      <w:pPr>
        <w:pStyle w:val="ListParagraph"/>
        <w:numPr>
          <w:ilvl w:val="0"/>
          <w:numId w:val="3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85 days</w:t>
      </w:r>
    </w:p>
    <w:p w:rsidR="00F4066C" w:rsidRPr="000D3C64" w:rsidRDefault="00F4066C" w:rsidP="000D3C64">
      <w:pPr>
        <w:pStyle w:val="ListParagraph"/>
        <w:numPr>
          <w:ilvl w:val="0"/>
          <w:numId w:val="3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102 days</w:t>
      </w:r>
    </w:p>
    <w:p w:rsidR="00F4066C" w:rsidRPr="000D3C64" w:rsidRDefault="00F4066C"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can do a work in 6 days and B can do the same work in 5 days. The contract for the work is Rs.220.</w:t>
      </w:r>
      <w:r w:rsidR="00A03EB4" w:rsidRPr="000D3C64">
        <w:rPr>
          <w:rFonts w:ascii="Times New Roman" w:eastAsia="Roboto" w:hAnsi="Times New Roman" w:cs="Times New Roman"/>
          <w:color w:val="000000" w:themeColor="text1"/>
          <w:sz w:val="30"/>
          <w:szCs w:val="30"/>
        </w:rPr>
        <w:t xml:space="preserve"> </w:t>
      </w:r>
      <w:r w:rsidRPr="000D3C64">
        <w:rPr>
          <w:rFonts w:ascii="Times New Roman" w:eastAsia="Roboto" w:hAnsi="Times New Roman" w:cs="Times New Roman"/>
          <w:color w:val="000000" w:themeColor="text1"/>
          <w:sz w:val="30"/>
          <w:szCs w:val="30"/>
        </w:rPr>
        <w:t>How much shall B get if both of them work together?</w:t>
      </w:r>
    </w:p>
    <w:p w:rsidR="00F4066C" w:rsidRPr="000D3C64" w:rsidRDefault="00F4066C" w:rsidP="000D3C64">
      <w:pPr>
        <w:pStyle w:val="ListParagraph"/>
        <w:numPr>
          <w:ilvl w:val="0"/>
          <w:numId w:val="3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100</w:t>
      </w:r>
    </w:p>
    <w:p w:rsidR="00F4066C" w:rsidRPr="000D3C64" w:rsidRDefault="00F4066C" w:rsidP="000D3C64">
      <w:pPr>
        <w:pStyle w:val="ListParagraph"/>
        <w:numPr>
          <w:ilvl w:val="0"/>
          <w:numId w:val="3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140</w:t>
      </w:r>
    </w:p>
    <w:p w:rsidR="00F4066C" w:rsidRPr="000D3C64" w:rsidRDefault="00F4066C" w:rsidP="000D3C64">
      <w:pPr>
        <w:pStyle w:val="ListParagraph"/>
        <w:numPr>
          <w:ilvl w:val="0"/>
          <w:numId w:val="3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Rs.120</w:t>
      </w:r>
    </w:p>
    <w:p w:rsidR="00553817" w:rsidRPr="000D3C64" w:rsidRDefault="00F4066C" w:rsidP="000D3C64">
      <w:pPr>
        <w:pStyle w:val="ListParagraph"/>
        <w:numPr>
          <w:ilvl w:val="0"/>
          <w:numId w:val="3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Rs.130</w:t>
      </w:r>
    </w:p>
    <w:p w:rsidR="00F4066C" w:rsidRPr="000D3C64" w:rsidRDefault="00F4066C" w:rsidP="000D3C64">
      <w:pPr>
        <w:pStyle w:val="ListParagraph"/>
        <w:numPr>
          <w:ilvl w:val="0"/>
          <w:numId w:val="41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man can do a work in 10 days. With the help of a boy, he can do the same work in 6 days. If they get Rs. 50 for that work, what is the share of boy?</w:t>
      </w:r>
    </w:p>
    <w:p w:rsidR="00F4066C" w:rsidRPr="000D3C64" w:rsidRDefault="00F4066C" w:rsidP="000D3C64">
      <w:pPr>
        <w:pStyle w:val="ListParagraph"/>
        <w:numPr>
          <w:ilvl w:val="0"/>
          <w:numId w:val="3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30</w:t>
      </w:r>
    </w:p>
    <w:p w:rsidR="00F4066C" w:rsidRPr="000D3C64" w:rsidRDefault="00F4066C" w:rsidP="000D3C64">
      <w:pPr>
        <w:pStyle w:val="ListParagraph"/>
        <w:numPr>
          <w:ilvl w:val="0"/>
          <w:numId w:val="3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40</w:t>
      </w:r>
    </w:p>
    <w:p w:rsidR="00F4066C" w:rsidRPr="000D3C64" w:rsidRDefault="00F4066C" w:rsidP="000D3C64">
      <w:pPr>
        <w:pStyle w:val="ListParagraph"/>
        <w:numPr>
          <w:ilvl w:val="0"/>
          <w:numId w:val="3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10</w:t>
      </w:r>
    </w:p>
    <w:p w:rsidR="00F4066C" w:rsidRPr="000D3C64" w:rsidRDefault="00F4066C" w:rsidP="000D3C64">
      <w:pPr>
        <w:pStyle w:val="ListParagraph"/>
        <w:numPr>
          <w:ilvl w:val="0"/>
          <w:numId w:val="3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20</w:t>
      </w:r>
    </w:p>
    <w:p w:rsidR="00553817" w:rsidRPr="000D3C64" w:rsidRDefault="00553817" w:rsidP="000D3C64">
      <w:pPr>
        <w:pStyle w:val="ListParagraph"/>
        <w:numPr>
          <w:ilvl w:val="0"/>
          <w:numId w:val="415"/>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7 boys can complete a work in 17 days. 1 boy can complete it in:</w:t>
      </w:r>
    </w:p>
    <w:p w:rsidR="00553817" w:rsidRPr="000D3C64" w:rsidRDefault="00553817" w:rsidP="000D3C64">
      <w:pPr>
        <w:pStyle w:val="ListParagraph"/>
        <w:numPr>
          <w:ilvl w:val="0"/>
          <w:numId w:val="3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119 days</w:t>
      </w:r>
    </w:p>
    <w:p w:rsidR="00553817" w:rsidRPr="000D3C64" w:rsidRDefault="00553817" w:rsidP="000D3C64">
      <w:pPr>
        <w:pStyle w:val="ListParagraph"/>
        <w:numPr>
          <w:ilvl w:val="0"/>
          <w:numId w:val="3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136 days</w:t>
      </w:r>
    </w:p>
    <w:p w:rsidR="00553817" w:rsidRPr="000D3C64" w:rsidRDefault="00553817" w:rsidP="000D3C64">
      <w:pPr>
        <w:pStyle w:val="ListParagraph"/>
        <w:numPr>
          <w:ilvl w:val="0"/>
          <w:numId w:val="3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85 days</w:t>
      </w:r>
    </w:p>
    <w:p w:rsidR="00553817" w:rsidRPr="000D3C64" w:rsidRDefault="00553817" w:rsidP="000D3C64">
      <w:pPr>
        <w:pStyle w:val="ListParagraph"/>
        <w:numPr>
          <w:ilvl w:val="0"/>
          <w:numId w:val="3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102 days</w:t>
      </w:r>
    </w:p>
    <w:p w:rsidR="00553817" w:rsidRPr="000D3C64" w:rsidRDefault="00553817" w:rsidP="000D3C64">
      <w:pPr>
        <w:pStyle w:val="ListParagraph"/>
        <w:numPr>
          <w:ilvl w:val="0"/>
          <w:numId w:val="415"/>
        </w:numPr>
        <w:shd w:val="clear" w:color="auto" w:fill="FFFFFF"/>
        <w:spacing w:after="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B and C contract a work for Rs. 550. Together, A and B are supposed to do (7/11) of the work. How much amount will "C" get?</w:t>
      </w:r>
    </w:p>
    <w:p w:rsidR="00553817" w:rsidRPr="000D3C64" w:rsidRDefault="00553817" w:rsidP="000D3C64">
      <w:pPr>
        <w:pStyle w:val="ListParagraph"/>
        <w:numPr>
          <w:ilvl w:val="0"/>
          <w:numId w:val="34"/>
        </w:numPr>
        <w:spacing w:after="167"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highlight w:val="white"/>
        </w:rPr>
        <w:t>Rs. 100</w:t>
      </w:r>
    </w:p>
    <w:p w:rsidR="00553817" w:rsidRPr="000D3C64" w:rsidRDefault="00553817" w:rsidP="000D3C64">
      <w:pPr>
        <w:pStyle w:val="ListParagraph"/>
        <w:numPr>
          <w:ilvl w:val="0"/>
          <w:numId w:val="34"/>
        </w:numPr>
        <w:spacing w:after="167"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highlight w:val="white"/>
        </w:rPr>
        <w:t>Rs. 400</w:t>
      </w:r>
    </w:p>
    <w:p w:rsidR="00553817" w:rsidRPr="000D3C64" w:rsidRDefault="00553817" w:rsidP="000D3C64">
      <w:pPr>
        <w:pStyle w:val="ListParagraph"/>
        <w:numPr>
          <w:ilvl w:val="0"/>
          <w:numId w:val="34"/>
        </w:numPr>
        <w:spacing w:after="167"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highlight w:val="white"/>
        </w:rPr>
        <w:t>Rs. 200</w:t>
      </w:r>
    </w:p>
    <w:p w:rsidR="00553817" w:rsidRPr="000D3C64" w:rsidRDefault="00553817" w:rsidP="000D3C64">
      <w:pPr>
        <w:pStyle w:val="ListParagraph"/>
        <w:numPr>
          <w:ilvl w:val="0"/>
          <w:numId w:val="34"/>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highlight w:val="white"/>
        </w:rPr>
        <w:t>Rs. 300</w:t>
      </w:r>
    </w:p>
    <w:p w:rsidR="00C55597" w:rsidRPr="000D3C64" w:rsidRDefault="00C55597"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If 5/2 artists make 5/2 paintings using 5/2 canvases in 5/2 days then how many artists r required to make 25 paintings using 25 canvases in 25 days?</w:t>
      </w:r>
    </w:p>
    <w:p w:rsidR="00C55597" w:rsidRPr="000D3C64" w:rsidRDefault="00C55597"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13 kigs and 6 libs can produce 510 tors in 10 hrs, 8 kigs and 14 libs can produce 484 tors in 12 hrs. Find the rate of production of tors for kigs and libs. Express the answer in tors/hr.</w:t>
      </w:r>
    </w:p>
    <w:p w:rsidR="00DD3CB3" w:rsidRPr="000D3C64" w:rsidRDefault="00DD3CB3"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T, U, V are 3 friends digging groups in fields. If T &amp; U can complete i groove in 4 days &amp;, U &amp; V can complete 1 groove in 3 days &amp; V &amp; T can complete in 2 days. Find how many days each takes to complete 1 groove individually. Ans: 24 days.</w:t>
      </w:r>
    </w:p>
    <w:p w:rsidR="008557AC" w:rsidRPr="000D3C64" w:rsidRDefault="008557AC"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This problem is of time and work type. Some A and some B are able to produce so many tors in so many hours.(for example 10 A and 20 B are able to produce 30 tors per hour). Like this one more sentence was given. We have to find out the rate of working of A and B in tors/hour.</w:t>
      </w:r>
    </w:p>
    <w:p w:rsidR="00D37856" w:rsidRPr="000D3C64" w:rsidRDefault="00D37856"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A completes a work in 2 days, B in 4 days, C in 9 and D in 18 days.  They form group of two such that difference is maximum between them to complete the work.  What is difference in the number of days they complete that work? Ans: 14/3 days.</w:t>
      </w:r>
    </w:p>
    <w:p w:rsidR="0049437A" w:rsidRPr="000D3C64" w:rsidRDefault="0049437A"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How many bearers will an explorer need for a 6 day march if each man can carry the food stuff of one man for 4 days.</w:t>
      </w:r>
    </w:p>
    <w:p w:rsidR="003A5ECE" w:rsidRPr="000D3C64" w:rsidRDefault="003A5ECE"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Grass in lawn grows equally thick and in a uniform rate. It takes 24 days for 70 cows and 60 days for 30 cows to eat the whole of the grass. How many cows are needed to eat the grass in 96 days.?       Ans : 20</w:t>
      </w:r>
    </w:p>
    <w:p w:rsidR="00354776" w:rsidRPr="000D3C64" w:rsidRDefault="00354776"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During a Pizza buffet where A eats more times 2.4 than B, and B eats 6 times less than C.find the leat number of times all the three has to eat.</w:t>
      </w:r>
    </w:p>
    <w:p w:rsidR="008C68C5" w:rsidRPr="000D3C64" w:rsidRDefault="008C68C5"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.A alone can do a work in 6 days B alone can do in 8 days with help of c they finished the work in 3 days.If the agreed sum is 640 what is the share of c.</w:t>
      </w:r>
    </w:p>
    <w:p w:rsidR="008C68C5" w:rsidRPr="000D3C64" w:rsidRDefault="008C68C5" w:rsidP="000D3C64">
      <w:pPr>
        <w:pStyle w:val="ListParagraph"/>
        <w:numPr>
          <w:ilvl w:val="0"/>
          <w:numId w:val="415"/>
        </w:numPr>
        <w:spacing w:line="360" w:lineRule="auto"/>
        <w:jc w:val="both"/>
        <w:rPr>
          <w:rFonts w:ascii="Times New Roman" w:eastAsia="Roboto"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.In a grass field if 40 cow could eat for 40 days.The same grass field can feed 30 cows for 60 days.how long will it feed 20 cows?</w:t>
      </w:r>
    </w:p>
    <w:p w:rsidR="00545A3B" w:rsidRPr="000D3C64" w:rsidRDefault="008C68C5" w:rsidP="000D3C64">
      <w:pPr>
        <w:pStyle w:val="ListParagraph"/>
        <w:numPr>
          <w:ilvl w:val="0"/>
          <w:numId w:val="415"/>
        </w:numPr>
        <w:spacing w:line="360" w:lineRule="auto"/>
        <w:jc w:val="both"/>
        <w:rPr>
          <w:rFonts w:ascii="Times New Roman" w:eastAsia="Roboto" w:hAnsi="Times New Roman" w:cs="Times New Roman"/>
          <w:b/>
          <w:sz w:val="30"/>
          <w:szCs w:val="30"/>
          <w:highlight w:val="white"/>
        </w:rPr>
      </w:pPr>
      <w:r w:rsidRPr="000D3C64">
        <w:rPr>
          <w:rFonts w:ascii="Times New Roman" w:eastAsia="Roboto" w:hAnsi="Times New Roman" w:cs="Times New Roman"/>
          <w:color w:val="000000" w:themeColor="text1"/>
          <w:sz w:val="30"/>
          <w:szCs w:val="30"/>
        </w:rPr>
        <w:t>8 Kigs and 14 Ligs can do 510 tors of work in10days. 13 Kigs and 6 Ligs can do 484 tors of work in 12 days. Then find work done by Kigs and Ligs individually in tors/hr?</w:t>
      </w:r>
    </w:p>
    <w:p w:rsidR="00DB0F7E" w:rsidRPr="000D3C64" w:rsidRDefault="00DB0F7E" w:rsidP="000D3C64">
      <w:p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xml:space="preserve">There is well of depth 30 m and frog is at bottom of the well. He jumps 3 m in one day and falls back 2 m in the same day. How many days will it take for the frog to come out of the well? </w:t>
      </w:r>
    </w:p>
    <w:p w:rsidR="00DB0F7E" w:rsidRPr="000D3C64" w:rsidRDefault="00DB0F7E"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Sol: 28 days </w:t>
      </w:r>
    </w:p>
    <w:p w:rsidR="00DB0F7E" w:rsidRPr="000D3C64" w:rsidRDefault="00DB0F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8D6FAA" w:rsidP="000D3C64">
      <w:pPr>
        <w:spacing w:line="360" w:lineRule="auto"/>
        <w:rPr>
          <w:rFonts w:ascii="Times New Roman" w:hAnsi="Times New Roman" w:cs="Times New Roman"/>
          <w:sz w:val="30"/>
          <w:szCs w:val="30"/>
        </w:rPr>
      </w:pPr>
      <w:r>
        <w:rPr>
          <w:rFonts w:ascii="Times New Roman" w:hAnsi="Times New Roman" w:cs="Times New Roman"/>
          <w:sz w:val="30"/>
          <w:szCs w:val="30"/>
        </w:rPr>
        <w:t>87</w:t>
      </w:r>
      <w:r w:rsidR="00DB0F7E" w:rsidRPr="000D3C64">
        <w:rPr>
          <w:rFonts w:ascii="Times New Roman" w:hAnsi="Times New Roman" w:cs="Times New Roman"/>
          <w:sz w:val="30"/>
          <w:szCs w:val="30"/>
        </w:rPr>
        <w:t>. Frog jumps 3 m in day &amp; falls back 2 m at night so,frog will be 3 – 2 = 1 m up in a day. Thus, in 27 days it will be 27 m up On 28th day it will be at top i.e 27 + 3 = 30 m &amp; will not fall down.</w:t>
      </w:r>
    </w:p>
    <w:p w:rsidR="00DB0F7E" w:rsidRPr="000D3C64" w:rsidRDefault="00DB0F7E" w:rsidP="000D3C64">
      <w:pPr>
        <w:spacing w:after="42" w:line="360" w:lineRule="auto"/>
        <w:ind w:left="3615"/>
        <w:rPr>
          <w:rFonts w:ascii="Times New Roman" w:hAnsi="Times New Roman" w:cs="Times New Roman"/>
          <w:sz w:val="30"/>
          <w:szCs w:val="30"/>
        </w:rPr>
      </w:pPr>
    </w:p>
    <w:p w:rsidR="00DB0F7E" w:rsidRPr="008D6FAA" w:rsidRDefault="008D6FAA" w:rsidP="008D6FAA">
      <w:pPr>
        <w:spacing w:after="18" w:line="360" w:lineRule="auto"/>
        <w:ind w:right="12"/>
        <w:rPr>
          <w:rFonts w:ascii="Times New Roman" w:hAnsi="Times New Roman" w:cs="Times New Roman"/>
          <w:sz w:val="30"/>
          <w:szCs w:val="30"/>
        </w:rPr>
      </w:pPr>
      <w:r>
        <w:rPr>
          <w:rFonts w:ascii="Times New Roman" w:hAnsi="Times New Roman" w:cs="Times New Roman"/>
          <w:sz w:val="30"/>
          <w:szCs w:val="30"/>
        </w:rPr>
        <w:t xml:space="preserve">88. </w:t>
      </w:r>
      <w:r w:rsidR="00DB0F7E" w:rsidRPr="008D6FAA">
        <w:rPr>
          <w:rFonts w:ascii="Times New Roman" w:hAnsi="Times New Roman" w:cs="Times New Roman"/>
          <w:sz w:val="30"/>
          <w:szCs w:val="30"/>
        </w:rPr>
        <w:t xml:space="preserve">2 persons are doing part time job in a company say A and B. THe company is open for all the 7 days of the week. 'A' works every second day. 'B' works every 3rd day. If 'A'works on first june and 'B' works on second june. Find out the date on which both 'A' and 'B' will work together. </w:t>
      </w:r>
    </w:p>
    <w:p w:rsidR="00DB0F7E" w:rsidRPr="000D3C64" w:rsidRDefault="00DB0F7E" w:rsidP="000D3C64">
      <w:pPr>
        <w:spacing w:after="18" w:line="360" w:lineRule="auto"/>
        <w:ind w:right="12"/>
        <w:rPr>
          <w:rFonts w:ascii="Times New Roman" w:hAnsi="Times New Roman" w:cs="Times New Roman"/>
          <w:sz w:val="30"/>
          <w:szCs w:val="30"/>
        </w:rPr>
      </w:pPr>
    </w:p>
    <w:p w:rsidR="00DB0F7E" w:rsidRPr="008D6FAA" w:rsidRDefault="008D6FAA" w:rsidP="008D6FAA">
      <w:pPr>
        <w:spacing w:after="18" w:line="360" w:lineRule="auto"/>
        <w:ind w:right="12"/>
        <w:rPr>
          <w:rFonts w:ascii="Times New Roman" w:hAnsi="Times New Roman" w:cs="Times New Roman"/>
          <w:sz w:val="30"/>
          <w:szCs w:val="30"/>
        </w:rPr>
      </w:pPr>
      <w:r>
        <w:rPr>
          <w:rFonts w:ascii="Times New Roman" w:hAnsi="Times New Roman" w:cs="Times New Roman"/>
          <w:sz w:val="30"/>
          <w:szCs w:val="30"/>
        </w:rPr>
        <w:t>89</w:t>
      </w:r>
      <w:r w:rsidR="00DB0F7E" w:rsidRPr="000D3C64">
        <w:rPr>
          <w:rFonts w:ascii="Times New Roman" w:hAnsi="Times New Roman" w:cs="Times New Roman"/>
          <w:sz w:val="30"/>
          <w:szCs w:val="30"/>
        </w:rPr>
        <w:t>.</w:t>
      </w:r>
      <w:r>
        <w:rPr>
          <w:rFonts w:ascii="Times New Roman" w:hAnsi="Times New Roman" w:cs="Times New Roman"/>
          <w:sz w:val="30"/>
          <w:szCs w:val="30"/>
        </w:rPr>
        <w:t xml:space="preserve"> </w:t>
      </w:r>
      <w:r w:rsidR="00DB0F7E" w:rsidRPr="000D3C64">
        <w:rPr>
          <w:rFonts w:ascii="Times New Roman" w:hAnsi="Times New Roman" w:cs="Times New Roman"/>
          <w:sz w:val="30"/>
          <w:szCs w:val="30"/>
        </w:rPr>
        <w:t xml:space="preserve"> f 5/2 artists make 5/2 paintings using 5/2 canvases in 5/2 days then how many artists r required to make 25 paintings using 25 canvases in 25 days? </w:t>
      </w:r>
    </w:p>
    <w:p w:rsidR="00404F6B" w:rsidRPr="000D3C64" w:rsidRDefault="00404F6B" w:rsidP="000D3C64">
      <w:pPr>
        <w:pStyle w:val="Heading1"/>
        <w:spacing w:line="360" w:lineRule="auto"/>
        <w:rPr>
          <w:rFonts w:ascii="Times New Roman" w:hAnsi="Times New Roman" w:cs="Times New Roman"/>
          <w:b/>
          <w:color w:val="auto"/>
          <w:sz w:val="30"/>
          <w:szCs w:val="30"/>
        </w:rPr>
      </w:pPr>
      <w:bookmarkStart w:id="10" w:name="_Toc10562412"/>
      <w:r w:rsidRPr="000D3C64">
        <w:rPr>
          <w:rFonts w:ascii="Times New Roman" w:hAnsi="Times New Roman" w:cs="Times New Roman"/>
          <w:b/>
          <w:color w:val="auto"/>
          <w:sz w:val="30"/>
          <w:szCs w:val="30"/>
        </w:rPr>
        <w:t>Mixture and Allegation</w:t>
      </w:r>
      <w:bookmarkEnd w:id="10"/>
    </w:p>
    <w:p w:rsidR="00404F6B" w:rsidRPr="000D3C64" w:rsidRDefault="00404F6B" w:rsidP="000D3C64">
      <w:pPr>
        <w:pStyle w:val="ListParagraph"/>
        <w:numPr>
          <w:ilvl w:val="3"/>
          <w:numId w:val="3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There are two containers on a table. A and B. A is half full of wine, while B, which is twice A’s size, is one-quarter full of wine. Both containers are filled with water and the contents are poured into a third container C. What portion of container C’s mixture is wine?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a.33.13%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b.32.33%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c.43.33%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d.33.23%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d size of container A is “x” then B’s size will be “2x”</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is half full of wine </w:t>
      </w:r>
      <w:r w:rsidRPr="000D3C64">
        <w:rPr>
          <w:rFonts w:ascii="Cambria Math" w:hAnsi="Cambria Math" w:cs="Cambria Math"/>
          <w:sz w:val="30"/>
          <w:szCs w:val="30"/>
        </w:rPr>
        <w:t>⇒</w:t>
      </w:r>
      <w:r w:rsidRPr="000D3C64">
        <w:rPr>
          <w:rFonts w:ascii="Times New Roman" w:hAnsi="Times New Roman" w:cs="Times New Roman"/>
          <w:sz w:val="30"/>
          <w:szCs w:val="30"/>
        </w:rPr>
        <w:t xml:space="preserve"> x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 remaining ” x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of A contains water</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is a quarter full of win </w:t>
      </w:r>
      <w:r w:rsidRPr="000D3C64">
        <w:rPr>
          <w:rFonts w:ascii="Cambria Math" w:hAnsi="Cambria Math" w:cs="Cambria Math"/>
          <w:sz w:val="30"/>
          <w:szCs w:val="30"/>
        </w:rPr>
        <w:t>⇒</w:t>
      </w:r>
      <w:r w:rsidRPr="000D3C64">
        <w:rPr>
          <w:rFonts w:ascii="Times New Roman" w:hAnsi="Times New Roman" w:cs="Times New Roman"/>
          <w:sz w:val="30"/>
          <w:szCs w:val="30"/>
        </w:rPr>
        <w:t>2 x 4</w:t>
      </w:r>
      <w:r w:rsidRPr="000D3C64">
        <w:rPr>
          <w:rFonts w:ascii="Cambria Math" w:hAnsi="Cambria Math" w:cs="Cambria Math"/>
          <w:sz w:val="30"/>
          <w:szCs w:val="30"/>
        </w:rPr>
        <w:t>⇒</w:t>
      </w:r>
      <w:r w:rsidRPr="000D3C64">
        <w:rPr>
          <w:rFonts w:ascii="Times New Roman" w:hAnsi="Times New Roman" w:cs="Times New Roman"/>
          <w:sz w:val="30"/>
          <w:szCs w:val="30"/>
        </w:rPr>
        <w:t xml:space="preserve"> x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So remaining </w:t>
      </w:r>
      <w:r w:rsidRPr="000D3C64">
        <w:rPr>
          <w:rFonts w:ascii="Cambria Math" w:hAnsi="Cambria Math" w:cs="Cambria Math"/>
          <w:sz w:val="30"/>
          <w:szCs w:val="30"/>
        </w:rPr>
        <w:t>⇒</w:t>
      </w:r>
      <w:r w:rsidRPr="000D3C64">
        <w:rPr>
          <w:rFonts w:ascii="Times New Roman" w:hAnsi="Times New Roman" w:cs="Times New Roman"/>
          <w:sz w:val="30"/>
          <w:szCs w:val="30"/>
        </w:rPr>
        <w:t>2 x – x 2=3 x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 x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of B contains water</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Totally C has A’s content + B’s Content = x + 2x = 3x Wine portion in C = x 2 of “A” + x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of “B”</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x portion of wine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Water portion in C = x 2 of “A” + 3 x 2 of “B”</w:t>
      </w:r>
    </w:p>
    <w:p w:rsidR="00404F6B" w:rsidRPr="000D3C64" w:rsidRDefault="00404F6B" w:rsidP="000D3C64">
      <w:pPr>
        <w:spacing w:after="0" w:line="360" w:lineRule="auto"/>
        <w:rPr>
          <w:rFonts w:ascii="Times New Roman" w:hAnsi="Times New Roman" w:cs="Times New Roman"/>
          <w:sz w:val="30"/>
          <w:szCs w:val="30"/>
        </w:rPr>
      </w:pPr>
      <w:r w:rsidRPr="000D3C64">
        <w:rPr>
          <w:rFonts w:ascii="Cambria Math" w:hAnsi="Cambria Math" w:cs="Cambria Math"/>
          <w:sz w:val="30"/>
          <w:szCs w:val="30"/>
        </w:rPr>
        <w:t>⇒</w:t>
      </w:r>
      <w:r w:rsidRPr="000D3C64">
        <w:rPr>
          <w:rFonts w:ascii="Times New Roman" w:hAnsi="Times New Roman" w:cs="Times New Roman"/>
          <w:sz w:val="30"/>
          <w:szCs w:val="30"/>
        </w:rPr>
        <w:t>4 x 2</w:t>
      </w:r>
      <w:r w:rsidRPr="000D3C64">
        <w:rPr>
          <w:rFonts w:ascii="Cambria Math" w:hAnsi="Cambria Math" w:cs="Cambria Math"/>
          <w:sz w:val="30"/>
          <w:szCs w:val="30"/>
        </w:rPr>
        <w:t>⇒</w:t>
      </w:r>
      <w:r w:rsidRPr="000D3C64">
        <w:rPr>
          <w:rFonts w:ascii="Times New Roman" w:hAnsi="Times New Roman" w:cs="Times New Roman"/>
          <w:sz w:val="30"/>
          <w:szCs w:val="30"/>
        </w:rPr>
        <w:t>2 x portion of the water</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 a portion of wine in C is x 3 x =13 portion of wine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1/3 expressed in % 13×100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33.33%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33.33% of the wine</w:t>
      </w:r>
    </w:p>
    <w:p w:rsidR="00404F6B" w:rsidRPr="000D3C64" w:rsidRDefault="00404F6B" w:rsidP="000D3C64">
      <w:pPr>
        <w:shd w:val="clear" w:color="auto" w:fill="FFFFFF"/>
        <w:spacing w:after="0" w:line="360" w:lineRule="auto"/>
        <w:jc w:val="both"/>
        <w:rPr>
          <w:rFonts w:ascii="Times New Roman" w:eastAsia="Times New Roman" w:hAnsi="Times New Roman" w:cs="Times New Roman"/>
          <w:sz w:val="30"/>
          <w:szCs w:val="30"/>
        </w:rPr>
      </w:pPr>
    </w:p>
    <w:p w:rsidR="00404F6B" w:rsidRPr="000D3C64" w:rsidRDefault="00404F6B" w:rsidP="000D3C64">
      <w:pPr>
        <w:shd w:val="clear" w:color="auto" w:fill="FFFFFF"/>
        <w:spacing w:after="0" w:line="360" w:lineRule="auto"/>
        <w:ind w:left="720"/>
        <w:jc w:val="both"/>
        <w:rPr>
          <w:rFonts w:ascii="Times New Roman" w:eastAsia="Times New Roman" w:hAnsi="Times New Roman" w:cs="Times New Roman"/>
          <w:sz w:val="30"/>
          <w:szCs w:val="30"/>
        </w:rPr>
      </w:pPr>
    </w:p>
    <w:p w:rsidR="00404F6B" w:rsidRPr="000D3C64" w:rsidRDefault="00404F6B" w:rsidP="000D3C64">
      <w:pPr>
        <w:pStyle w:val="ListParagraph"/>
        <w:numPr>
          <w:ilvl w:val="3"/>
          <w:numId w:val="343"/>
        </w:numPr>
        <w:spacing w:after="0" w:line="360" w:lineRule="auto"/>
        <w:rPr>
          <w:rFonts w:ascii="Times New Roman" w:hAnsi="Times New Roman" w:cs="Times New Roman"/>
          <w:b/>
          <w:sz w:val="30"/>
          <w:szCs w:val="30"/>
        </w:rPr>
      </w:pPr>
      <w:r w:rsidRPr="000D3C64">
        <w:rPr>
          <w:rFonts w:ascii="Times New Roman" w:hAnsi="Times New Roman" w:cs="Times New Roman"/>
          <w:sz w:val="30"/>
          <w:szCs w:val="30"/>
        </w:rPr>
        <w:t>A rice with price 126 per kg. A rice with 135 per kg is mixed with another rice in the ratio 1:1:2. If the mixed rice is rs.153 per kg. What is the price of third variety of rice.</w:t>
      </w:r>
    </w:p>
    <w:p w:rsidR="00404F6B" w:rsidRPr="000D3C64" w:rsidRDefault="00404F6B" w:rsidP="000D3C64">
      <w:pPr>
        <w:pStyle w:val="ListParagraph"/>
        <w:numPr>
          <w:ilvl w:val="0"/>
          <w:numId w:val="361"/>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130.50</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153.00</w:t>
      </w:r>
    </w:p>
    <w:p w:rsidR="00404F6B" w:rsidRPr="000D3C64" w:rsidRDefault="00404F6B" w:rsidP="000D3C64">
      <w:pPr>
        <w:pStyle w:val="ListParagraph"/>
        <w:numPr>
          <w:ilvl w:val="0"/>
          <w:numId w:val="361"/>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175.50</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165.50</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0D3C64">
      <w:pPr>
        <w:spacing w:line="360" w:lineRule="auto"/>
        <w:rPr>
          <w:rFonts w:ascii="Times New Roman" w:hAnsi="Times New Roman" w:cs="Times New Roman"/>
          <w:b/>
          <w:color w:val="FF0000"/>
          <w:sz w:val="30"/>
          <w:szCs w:val="30"/>
        </w:rPr>
      </w:pPr>
    </w:p>
    <w:p w:rsidR="00404F6B" w:rsidRPr="000D3C64" w:rsidRDefault="00404F6B" w:rsidP="000D3C64">
      <w:pPr>
        <w:pStyle w:val="ListParagraph"/>
        <w:numPr>
          <w:ilvl w:val="3"/>
          <w:numId w:val="343"/>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xml:space="preserve">5L of mixture containing 18% of water is mixed with 2L containing 9% of water and 1L is added to the resultant mixture . Find the percentage of water containing in resultant mixture </w:t>
      </w:r>
    </w:p>
    <w:p w:rsidR="00404F6B" w:rsidRPr="000D3C64" w:rsidRDefault="00404F6B" w:rsidP="000D3C64">
      <w:pPr>
        <w:pStyle w:val="ListParagraph"/>
        <w:spacing w:line="360" w:lineRule="auto"/>
        <w:rPr>
          <w:rFonts w:ascii="Times New Roman" w:hAnsi="Times New Roman" w:cs="Times New Roman"/>
          <w:sz w:val="30"/>
          <w:szCs w:val="30"/>
        </w:rPr>
      </w:pPr>
    </w:p>
    <w:p w:rsidR="00404F6B" w:rsidRPr="000D3C64" w:rsidRDefault="00404F6B" w:rsidP="000D3C64">
      <w:pPr>
        <w:pStyle w:val="ListParagraph"/>
        <w:numPr>
          <w:ilvl w:val="3"/>
          <w:numId w:val="343"/>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40L mixture of milk &amp; water, 8L is replaced with milk, then the milk and water are in same quantities. What was the original ratio.</w:t>
      </w:r>
    </w:p>
    <w:p w:rsidR="00404F6B" w:rsidRPr="000D3C64" w:rsidRDefault="00404F6B" w:rsidP="000D3C64">
      <w:pPr>
        <w:pStyle w:val="ListParagraph"/>
        <w:spacing w:line="360" w:lineRule="auto"/>
        <w:rPr>
          <w:rFonts w:ascii="Times New Roman" w:hAnsi="Times New Roman" w:cs="Times New Roman"/>
          <w:sz w:val="30"/>
          <w:szCs w:val="30"/>
        </w:rPr>
      </w:pPr>
    </w:p>
    <w:p w:rsidR="00404F6B" w:rsidRPr="000D3C64" w:rsidRDefault="00404F6B" w:rsidP="000D3C64">
      <w:pPr>
        <w:pStyle w:val="ListParagraph"/>
        <w:numPr>
          <w:ilvl w:val="3"/>
          <w:numId w:val="343"/>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30  litres  of  mixture  contains  petrol  and  diesel  in ratio   3:2.10   litres   of   mixture   is   removed   and replaced with pure petrol.10 litre of mixture is again removed and replaced with pure diesel. What is the percentage of petrol present in the mixture?</w:t>
      </w:r>
    </w:p>
    <w:p w:rsidR="00404F6B" w:rsidRPr="000D3C64" w:rsidRDefault="00404F6B" w:rsidP="000D3C64">
      <w:pPr>
        <w:autoSpaceDE w:val="0"/>
        <w:autoSpaceDN w:val="0"/>
        <w:adjustRightInd w:val="0"/>
        <w:spacing w:after="0" w:line="360" w:lineRule="auto"/>
        <w:ind w:left="393" w:right="1302"/>
        <w:rPr>
          <w:rFonts w:ascii="Times New Roman" w:hAnsi="Times New Roman" w:cs="Times New Roman"/>
          <w:sz w:val="30"/>
          <w:szCs w:val="30"/>
        </w:rPr>
      </w:pPr>
      <w:r w:rsidRPr="000D3C64">
        <w:rPr>
          <w:rFonts w:ascii="Times New Roman" w:hAnsi="Times New Roman" w:cs="Times New Roman"/>
          <w:sz w:val="30"/>
          <w:szCs w:val="30"/>
        </w:rPr>
        <w:t>a.    440/9                               b.    440/3     c.    60                  d.    40</w:t>
      </w:r>
    </w:p>
    <w:p w:rsidR="00404F6B" w:rsidRPr="000D3C64" w:rsidRDefault="00404F6B" w:rsidP="000D3C64">
      <w:pPr>
        <w:autoSpaceDE w:val="0"/>
        <w:autoSpaceDN w:val="0"/>
        <w:adjustRightInd w:val="0"/>
        <w:spacing w:after="0" w:line="360" w:lineRule="auto"/>
        <w:ind w:left="393" w:right="3028"/>
        <w:jc w:val="both"/>
        <w:rPr>
          <w:rFonts w:ascii="Times New Roman" w:hAnsi="Times New Roman" w:cs="Times New Roman"/>
          <w:sz w:val="30"/>
          <w:szCs w:val="30"/>
        </w:rPr>
      </w:pPr>
      <w:r w:rsidRPr="000D3C64">
        <w:rPr>
          <w:rFonts w:ascii="Times New Roman" w:hAnsi="Times New Roman" w:cs="Times New Roman"/>
          <w:sz w:val="30"/>
          <w:szCs w:val="30"/>
        </w:rPr>
        <w:t>e.    None of these</w:t>
      </w:r>
    </w:p>
    <w:p w:rsidR="00404F6B" w:rsidRPr="000D3C64" w:rsidRDefault="00404F6B" w:rsidP="000D3C64">
      <w:pPr>
        <w:spacing w:line="360" w:lineRule="auto"/>
        <w:rPr>
          <w:rFonts w:ascii="Times New Roman" w:hAnsi="Times New Roman" w:cs="Times New Roman"/>
          <w:b/>
          <w:color w:val="FF0000"/>
          <w:sz w:val="30"/>
          <w:szCs w:val="30"/>
        </w:rPr>
      </w:pPr>
    </w:p>
    <w:p w:rsidR="00404F6B" w:rsidRPr="000D3C64" w:rsidRDefault="00404F6B" w:rsidP="000D3C64">
      <w:pPr>
        <w:pStyle w:val="ListParagraph"/>
        <w:numPr>
          <w:ilvl w:val="3"/>
          <w:numId w:val="343"/>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424242"/>
          <w:sz w:val="30"/>
          <w:szCs w:val="30"/>
          <w:shd w:val="clear" w:color="auto" w:fill="EEEEEE"/>
        </w:rPr>
        <w:t>There are two containers on a table. A and B. A is half full of wine,</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424242"/>
          <w:sz w:val="30"/>
          <w:szCs w:val="30"/>
          <w:shd w:val="clear" w:color="auto" w:fill="EEEEEE"/>
        </w:rPr>
        <w:t>while B, which is twice A's size, is one quarter full of wine. Both containers</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424242"/>
          <w:sz w:val="30"/>
          <w:szCs w:val="30"/>
          <w:shd w:val="clear" w:color="auto" w:fill="EEEEEE"/>
        </w:rPr>
        <w:t>are filled with water and the contents are poured into a third container C.What portion of container C's mixture is wine ?</w:t>
      </w:r>
    </w:p>
    <w:p w:rsidR="00404F6B" w:rsidRPr="000D3C64" w:rsidRDefault="00404F6B" w:rsidP="000D3C64">
      <w:pPr>
        <w:numPr>
          <w:ilvl w:val="0"/>
          <w:numId w:val="35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8/3</w:t>
      </w:r>
    </w:p>
    <w:p w:rsidR="00404F6B" w:rsidRPr="000D3C64" w:rsidRDefault="00404F6B" w:rsidP="000D3C64">
      <w:pPr>
        <w:numPr>
          <w:ilvl w:val="0"/>
          <w:numId w:val="35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w:t>
      </w:r>
    </w:p>
    <w:p w:rsidR="00404F6B" w:rsidRPr="000D3C64" w:rsidRDefault="00404F6B" w:rsidP="000D3C64">
      <w:pPr>
        <w:numPr>
          <w:ilvl w:val="0"/>
          <w:numId w:val="35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4/3</w:t>
      </w:r>
    </w:p>
    <w:p w:rsidR="00404F6B" w:rsidRPr="000D3C64" w:rsidRDefault="00404F6B" w:rsidP="000D3C64">
      <w:pPr>
        <w:numPr>
          <w:ilvl w:val="0"/>
          <w:numId w:val="35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w:t>
      </w:r>
    </w:p>
    <w:p w:rsidR="00404F6B" w:rsidRPr="000D3C64" w:rsidRDefault="00404F6B" w:rsidP="000D3C64">
      <w:pPr>
        <w:numPr>
          <w:ilvl w:val="0"/>
          <w:numId w:val="359"/>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p w:rsidR="00404F6B" w:rsidRPr="000D3C64" w:rsidRDefault="00404F6B" w:rsidP="000D3C64">
      <w:pPr>
        <w:pStyle w:val="Default"/>
        <w:numPr>
          <w:ilvl w:val="3"/>
          <w:numId w:val="343"/>
        </w:numPr>
        <w:spacing w:line="360" w:lineRule="auto"/>
        <w:rPr>
          <w:sz w:val="30"/>
          <w:szCs w:val="30"/>
        </w:rPr>
      </w:pPr>
      <w:r w:rsidRPr="000D3C64">
        <w:rPr>
          <w:sz w:val="30"/>
          <w:szCs w:val="30"/>
        </w:rPr>
        <w:t xml:space="preserve">30 litres of mixture contains petrol and diesel in ratio 3:2.10 litres of mixture is removed and replaced with pure petrol.10 litre of mixture is again removed and replaced with pure diesel. What is the percentage of petrol present in the mixture? </w:t>
      </w:r>
    </w:p>
    <w:p w:rsidR="00404F6B" w:rsidRPr="000D3C64" w:rsidRDefault="00404F6B" w:rsidP="000D3C64">
      <w:pPr>
        <w:pStyle w:val="Default"/>
        <w:spacing w:line="360" w:lineRule="auto"/>
        <w:rPr>
          <w:sz w:val="30"/>
          <w:szCs w:val="30"/>
        </w:rPr>
      </w:pPr>
      <w:r w:rsidRPr="000D3C64">
        <w:rPr>
          <w:sz w:val="30"/>
          <w:szCs w:val="30"/>
        </w:rPr>
        <w:t>a. 440/9 b. 440/3 c. 60 d. 40 e. None of these</w:t>
      </w:r>
    </w:p>
    <w:p w:rsidR="00404F6B" w:rsidRPr="000D3C64" w:rsidRDefault="00404F6B" w:rsidP="000D3C64">
      <w:pPr>
        <w:spacing w:line="360" w:lineRule="auto"/>
        <w:rPr>
          <w:rFonts w:ascii="Times New Roman" w:hAnsi="Times New Roman" w:cs="Times New Roman"/>
          <w:b/>
          <w:color w:val="FF0000"/>
          <w:sz w:val="30"/>
          <w:szCs w:val="30"/>
        </w:rPr>
      </w:pPr>
    </w:p>
    <w:p w:rsidR="00404F6B" w:rsidRPr="000D3C64" w:rsidRDefault="00404F6B" w:rsidP="000D3C64">
      <w:pPr>
        <w:pStyle w:val="ListParagraph"/>
        <w:numPr>
          <w:ilvl w:val="3"/>
          <w:numId w:val="343"/>
        </w:numPr>
        <w:autoSpaceDE w:val="0"/>
        <w:autoSpaceDN w:val="0"/>
        <w:adjustRightInd w:val="0"/>
        <w:spacing w:after="0" w:line="360" w:lineRule="auto"/>
        <w:ind w:right="79"/>
        <w:jc w:val="both"/>
        <w:rPr>
          <w:rFonts w:ascii="Times New Roman" w:hAnsi="Times New Roman" w:cs="Times New Roman"/>
          <w:sz w:val="30"/>
          <w:szCs w:val="30"/>
        </w:rPr>
      </w:pPr>
      <w:r w:rsidRPr="000D3C64">
        <w:rPr>
          <w:rFonts w:ascii="Times New Roman" w:hAnsi="Times New Roman" w:cs="Times New Roman"/>
          <w:sz w:val="30"/>
          <w:szCs w:val="30"/>
        </w:rPr>
        <w:t>Two pipes A and B separately fill a cistern in 15/2 min and 5 min respectively and third pipe C can  empty  14 l/m. If all the pipes are open when the cistern is full, it is  emptied  in  1  hr.  How  many  litres  does  the  cistern hold?</w:t>
      </w:r>
    </w:p>
    <w:p w:rsidR="00404F6B" w:rsidRPr="000D3C64" w:rsidRDefault="00404F6B" w:rsidP="000D3C64">
      <w:pPr>
        <w:autoSpaceDE w:val="0"/>
        <w:autoSpaceDN w:val="0"/>
        <w:adjustRightInd w:val="0"/>
        <w:spacing w:after="0" w:line="360" w:lineRule="auto"/>
        <w:ind w:left="283" w:right="467"/>
        <w:jc w:val="both"/>
        <w:rPr>
          <w:rFonts w:ascii="Times New Roman" w:hAnsi="Times New Roman" w:cs="Times New Roman"/>
          <w:sz w:val="30"/>
          <w:szCs w:val="30"/>
        </w:rPr>
      </w:pPr>
      <w:r w:rsidRPr="000D3C64">
        <w:rPr>
          <w:rFonts w:ascii="Times New Roman" w:hAnsi="Times New Roman" w:cs="Times New Roman"/>
          <w:sz w:val="30"/>
          <w:szCs w:val="30"/>
        </w:rPr>
        <w:t>a.   750             b.   820             c.   700             d.   300</w:t>
      </w:r>
    </w:p>
    <w:p w:rsidR="00404F6B" w:rsidRPr="000D3C64" w:rsidRDefault="00404F6B" w:rsidP="000D3C64">
      <w:pPr>
        <w:autoSpaceDE w:val="0"/>
        <w:autoSpaceDN w:val="0"/>
        <w:adjustRightInd w:val="0"/>
        <w:spacing w:after="0" w:line="360" w:lineRule="auto"/>
        <w:ind w:right="-26"/>
        <w:jc w:val="both"/>
        <w:rPr>
          <w:rFonts w:ascii="Times New Roman" w:hAnsi="Times New Roman" w:cs="Times New Roman"/>
          <w:sz w:val="30"/>
          <w:szCs w:val="30"/>
        </w:rPr>
      </w:pPr>
    </w:p>
    <w:p w:rsidR="00404F6B" w:rsidRPr="000D3C64" w:rsidRDefault="00404F6B" w:rsidP="000D3C64">
      <w:pPr>
        <w:pStyle w:val="ListParagraph"/>
        <w:numPr>
          <w:ilvl w:val="3"/>
          <w:numId w:val="343"/>
        </w:numPr>
        <w:autoSpaceDE w:val="0"/>
        <w:autoSpaceDN w:val="0"/>
        <w:adjustRightInd w:val="0"/>
        <w:spacing w:after="0" w:line="360" w:lineRule="auto"/>
        <w:ind w:right="-26"/>
        <w:jc w:val="both"/>
        <w:rPr>
          <w:rFonts w:ascii="Times New Roman" w:hAnsi="Times New Roman" w:cs="Times New Roman"/>
          <w:sz w:val="30"/>
          <w:szCs w:val="30"/>
        </w:rPr>
      </w:pPr>
      <w:r w:rsidRPr="000D3C64">
        <w:rPr>
          <w:rFonts w:ascii="Times New Roman" w:hAnsi="Times New Roman" w:cs="Times New Roman"/>
          <w:sz w:val="30"/>
          <w:szCs w:val="30"/>
        </w:rPr>
        <w:t xml:space="preserve">In a mixture of 60 litres, the ratio of alcohol and spirit is 3:1. If the ratio of alcohol and      spirit has to be 1:3, the amount of spirit to be further added is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w:t>
      </w:r>
    </w:p>
    <w:p w:rsidR="00404F6B" w:rsidRPr="000D3C64" w:rsidRDefault="00404F6B" w:rsidP="000D3C64">
      <w:pPr>
        <w:autoSpaceDE w:val="0"/>
        <w:autoSpaceDN w:val="0"/>
        <w:adjustRightInd w:val="0"/>
        <w:spacing w:before="2" w:after="0" w:line="360" w:lineRule="auto"/>
        <w:ind w:left="393"/>
        <w:rPr>
          <w:rFonts w:ascii="Times New Roman" w:hAnsi="Times New Roman" w:cs="Times New Roman"/>
          <w:sz w:val="30"/>
          <w:szCs w:val="30"/>
        </w:rPr>
      </w:pPr>
      <w:r w:rsidRPr="000D3C64">
        <w:rPr>
          <w:rFonts w:ascii="Times New Roman" w:hAnsi="Times New Roman" w:cs="Times New Roman"/>
          <w:sz w:val="30"/>
          <w:szCs w:val="30"/>
        </w:rPr>
        <w:t>a.   120 lt          b.   140 lt          c.   150 lt          d.   135 lt</w:t>
      </w:r>
    </w:p>
    <w:p w:rsidR="00404F6B" w:rsidRPr="000D3C64" w:rsidRDefault="00404F6B" w:rsidP="000D3C64">
      <w:pPr>
        <w:spacing w:line="360" w:lineRule="auto"/>
        <w:rPr>
          <w:rFonts w:ascii="Times New Roman" w:hAnsi="Times New Roman" w:cs="Times New Roman"/>
          <w:sz w:val="30"/>
          <w:szCs w:val="30"/>
        </w:rPr>
      </w:pPr>
    </w:p>
    <w:p w:rsidR="00DA2989" w:rsidRPr="000D3C64" w:rsidRDefault="00DA2989" w:rsidP="000D3C64">
      <w:pPr>
        <w:pStyle w:val="Heading1"/>
        <w:spacing w:line="360" w:lineRule="auto"/>
        <w:rPr>
          <w:rFonts w:ascii="Times New Roman" w:hAnsi="Times New Roman" w:cs="Times New Roman"/>
          <w:sz w:val="30"/>
          <w:szCs w:val="30"/>
        </w:rPr>
      </w:pPr>
      <w:bookmarkStart w:id="11" w:name="_Toc10562413"/>
      <w:r w:rsidRPr="000D3C64">
        <w:rPr>
          <w:rFonts w:ascii="Times New Roman" w:hAnsi="Times New Roman" w:cs="Times New Roman"/>
          <w:sz w:val="30"/>
          <w:szCs w:val="30"/>
        </w:rPr>
        <w:t>Boats and Streams</w:t>
      </w:r>
      <w:bookmarkEnd w:id="11"/>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1</w:t>
      </w:r>
      <w:r w:rsidR="00DA2989" w:rsidRPr="000D3C64">
        <w:rPr>
          <w:rFonts w:ascii="Times New Roman" w:hAnsi="Times New Roman" w:cs="Times New Roman"/>
          <w:sz w:val="30"/>
          <w:szCs w:val="30"/>
        </w:rPr>
        <w:t>.Two men start from opposite banks of a river . They meet 340 meters away from one of the banks on forward journey. After that they meet at 170 meters from the other bank of the river on their backward journey. What will be the width of the river (in meters)?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A.1.3kms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B.400 m</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 km</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D.850 m</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8D6FAA" w:rsidP="000D3C64">
      <w:pPr>
        <w:spacing w:after="0" w:line="360" w:lineRule="auto"/>
        <w:rPr>
          <w:rFonts w:ascii="Times New Roman" w:hAnsi="Times New Roman" w:cs="Times New Roman"/>
          <w:sz w:val="30"/>
          <w:szCs w:val="30"/>
        </w:rPr>
      </w:pPr>
      <w:r>
        <w:rPr>
          <w:rFonts w:ascii="Times New Roman" w:hAnsi="Times New Roman" w:cs="Times New Roman"/>
          <w:sz w:val="30"/>
          <w:szCs w:val="30"/>
        </w:rPr>
        <w:t>1</w:t>
      </w:r>
      <w:r w:rsidR="00DA2989" w:rsidRPr="000D3C64">
        <w:rPr>
          <w:rFonts w:ascii="Times New Roman" w:hAnsi="Times New Roman" w:cs="Times New Roman"/>
          <w:sz w:val="30"/>
          <w:szCs w:val="30"/>
        </w:rPr>
        <w:t>. A motorboat, whose speed in 15 km/hr in still water goes 30 km downstream and comes back in a total of 4 hours 30 minutes. The speed of the stream (in km/hr) is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C.4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D.5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 If Rahul rows 15 km upstream in 3 hours and 21 km downstream in 3 hours, then the speed of the stream is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A.5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B.4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 km/hr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3.A man rows 750 m in 675 seconds against the stream and returns in 7 and half minutes. His rowing speed in still water is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A.4 kmph</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B.5 kmph</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 kmph</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 kmph</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4.A boat can travel with a speed of 16 km/hr in still water. If the rate of the stream is 5 km/hr, then find the time taken by the boat to cover the distance of 84 km downstream.</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A.4 hours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B.5 hours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 hours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 hours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39737E" w:rsidRPr="000D3C64" w:rsidRDefault="0039737E" w:rsidP="000D3C64">
      <w:pPr>
        <w:spacing w:after="0" w:line="360" w:lineRule="auto"/>
        <w:rPr>
          <w:rFonts w:ascii="Times New Roman" w:hAnsi="Times New Roman" w:cs="Times New Roman"/>
          <w:sz w:val="30"/>
          <w:szCs w:val="30"/>
        </w:rPr>
      </w:pPr>
    </w:p>
    <w:p w:rsidR="0039737E" w:rsidRPr="008D6FAA" w:rsidRDefault="0039737E" w:rsidP="008D6FAA">
      <w:pPr>
        <w:pStyle w:val="ListParagraph"/>
        <w:numPr>
          <w:ilvl w:val="0"/>
          <w:numId w:val="346"/>
        </w:numPr>
        <w:spacing w:after="18" w:line="360" w:lineRule="auto"/>
        <w:ind w:right="12"/>
        <w:rPr>
          <w:rFonts w:ascii="Times New Roman" w:hAnsi="Times New Roman" w:cs="Times New Roman"/>
          <w:sz w:val="30"/>
          <w:szCs w:val="30"/>
        </w:rPr>
      </w:pPr>
      <w:r w:rsidRPr="008D6FAA">
        <w:rPr>
          <w:rFonts w:ascii="Times New Roman" w:hAnsi="Times New Roman" w:cs="Times New Roman"/>
          <w:sz w:val="30"/>
          <w:szCs w:val="30"/>
        </w:rPr>
        <w:t xml:space="preserve">Two boats start from opposite banks of river perpendicular to the shore. One is faster then the other. They meet at 720 yards from one of the ends. After reaching opposite ends they rest for 10mins each. After that they start back. This time on the return journey they meet at 400yards from the other end of the river. Calculate the width of the river. </w:t>
      </w:r>
    </w:p>
    <w:p w:rsidR="0039737E" w:rsidRPr="000D3C64" w:rsidRDefault="0039737E" w:rsidP="000D3C64">
      <w:pPr>
        <w:spacing w:after="42" w:line="360" w:lineRule="auto"/>
        <w:rPr>
          <w:rFonts w:ascii="Times New Roman" w:hAnsi="Times New Roman" w:cs="Times New Roman"/>
          <w:sz w:val="30"/>
          <w:szCs w:val="30"/>
        </w:rPr>
      </w:pPr>
    </w:p>
    <w:p w:rsidR="0039737E" w:rsidRPr="000D3C64" w:rsidRDefault="0039737E" w:rsidP="008D6FAA">
      <w:pPr>
        <w:pStyle w:val="ListParagraph"/>
        <w:numPr>
          <w:ilvl w:val="0"/>
          <w:numId w:val="346"/>
        </w:numPr>
        <w:spacing w:after="160" w:line="360" w:lineRule="auto"/>
        <w:ind w:right="12" w:hanging="360"/>
        <w:rPr>
          <w:rFonts w:ascii="Times New Roman" w:hAnsi="Times New Roman" w:cs="Times New Roman"/>
          <w:sz w:val="30"/>
          <w:szCs w:val="30"/>
        </w:rPr>
      </w:pPr>
      <w:r w:rsidRPr="000D3C64">
        <w:rPr>
          <w:rFonts w:ascii="Times New Roman" w:hAnsi="Times New Roman" w:cs="Times New Roman"/>
          <w:sz w:val="30"/>
          <w:szCs w:val="30"/>
        </w:rPr>
        <w:t xml:space="preserve">speed of boat in still water 10 km,if speed up stream is 24 km and speed down stream is 16 what is speed of the river. </w:t>
      </w:r>
    </w:p>
    <w:p w:rsidR="0039737E" w:rsidRPr="000D3C64" w:rsidRDefault="0039737E" w:rsidP="000D3C64">
      <w:pPr>
        <w:spacing w:after="42" w:line="360" w:lineRule="auto"/>
        <w:ind w:left="3615"/>
        <w:rPr>
          <w:rFonts w:ascii="Times New Roman" w:hAnsi="Times New Roman" w:cs="Times New Roman"/>
          <w:sz w:val="30"/>
          <w:szCs w:val="30"/>
        </w:rPr>
      </w:pPr>
    </w:p>
    <w:p w:rsidR="0039737E" w:rsidRPr="000D3C64" w:rsidRDefault="0039737E" w:rsidP="008D6FAA">
      <w:pPr>
        <w:pStyle w:val="ListParagraph"/>
        <w:numPr>
          <w:ilvl w:val="0"/>
          <w:numId w:val="346"/>
        </w:numPr>
        <w:spacing w:after="18" w:line="360" w:lineRule="auto"/>
        <w:ind w:right="12" w:hanging="360"/>
        <w:rPr>
          <w:rFonts w:ascii="Times New Roman" w:hAnsi="Times New Roman" w:cs="Times New Roman"/>
          <w:sz w:val="30"/>
          <w:szCs w:val="30"/>
        </w:rPr>
      </w:pPr>
      <w:r w:rsidRPr="000D3C64">
        <w:rPr>
          <w:rFonts w:ascii="Times New Roman" w:hAnsi="Times New Roman" w:cs="Times New Roman"/>
          <w:sz w:val="30"/>
          <w:szCs w:val="30"/>
        </w:rPr>
        <w:t xml:space="preserve">A boat M leaves shore A and at the same time boat B leaves shore B. They move across the river. They met at 500 yards away from A and after that they met 300 yards away from shore B without halting at shores. Find the distance between the shore A &amp; B. </w:t>
      </w:r>
    </w:p>
    <w:p w:rsidR="0039737E" w:rsidRPr="000D3C64" w:rsidRDefault="0039737E" w:rsidP="000D3C64">
      <w:pPr>
        <w:spacing w:after="42" w:line="360" w:lineRule="auto"/>
        <w:rPr>
          <w:rFonts w:ascii="Times New Roman" w:hAnsi="Times New Roman" w:cs="Times New Roman"/>
          <w:sz w:val="30"/>
          <w:szCs w:val="30"/>
        </w:rPr>
      </w:pPr>
    </w:p>
    <w:p w:rsidR="0039737E" w:rsidRPr="000D3C64" w:rsidRDefault="0039737E" w:rsidP="008D6FAA">
      <w:pPr>
        <w:pStyle w:val="ListParagraph"/>
        <w:numPr>
          <w:ilvl w:val="0"/>
          <w:numId w:val="346"/>
        </w:numPr>
        <w:spacing w:after="4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Motorboat A leaves shore P as B leaves Q; they move across the lake at a constant speed. They meet first time 600 yards from P. Each returns from the opposite shore without halting, and they meet 200 yards from. How long is the lake? </w:t>
      </w:r>
    </w:p>
    <w:p w:rsidR="0039737E" w:rsidRPr="000D3C64" w:rsidRDefault="0039737E" w:rsidP="000D3C64">
      <w:pPr>
        <w:spacing w:after="0" w:line="360" w:lineRule="auto"/>
        <w:rPr>
          <w:rFonts w:ascii="Times New Roman" w:hAnsi="Times New Roman" w:cs="Times New Roman"/>
          <w:sz w:val="30"/>
          <w:szCs w:val="30"/>
        </w:rPr>
      </w:pPr>
    </w:p>
    <w:p w:rsidR="00DA2989" w:rsidRPr="000D3C64" w:rsidRDefault="00DA2989" w:rsidP="000D3C64">
      <w:pPr>
        <w:spacing w:line="360" w:lineRule="auto"/>
        <w:rPr>
          <w:rFonts w:ascii="Times New Roman" w:hAnsi="Times New Roman" w:cs="Times New Roman"/>
          <w:sz w:val="30"/>
          <w:szCs w:val="30"/>
        </w:rPr>
      </w:pPr>
    </w:p>
    <w:p w:rsidR="002F569A" w:rsidRPr="000D3C64" w:rsidRDefault="002F569A" w:rsidP="000D3C64">
      <w:pPr>
        <w:pStyle w:val="Heading1"/>
        <w:spacing w:line="360" w:lineRule="auto"/>
        <w:rPr>
          <w:rFonts w:ascii="Times New Roman" w:hAnsi="Times New Roman" w:cs="Times New Roman"/>
          <w:sz w:val="30"/>
          <w:szCs w:val="30"/>
        </w:rPr>
      </w:pPr>
      <w:bookmarkStart w:id="12" w:name="_Toc10562414"/>
      <w:r w:rsidRPr="000D3C64">
        <w:rPr>
          <w:rFonts w:ascii="Times New Roman" w:hAnsi="Times New Roman" w:cs="Times New Roman"/>
          <w:sz w:val="30"/>
          <w:szCs w:val="30"/>
        </w:rPr>
        <w:t>Partnership</w:t>
      </w:r>
      <w:bookmarkEnd w:id="12"/>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1)A’ and ‘B’ started a business in partnership investing Rs.20000/- and Rs.15000/- respectively. After six </w:t>
      </w:r>
    </w:p>
    <w:p w:rsidR="002F569A" w:rsidRPr="000D3C64" w:rsidRDefault="002F569A"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months ‘C’ jointed them with Rs.20000/-. What will be B’s share in the total profit of Rs.25000/- earned at the end of two years from the starting of the </w:t>
      </w:r>
    </w:p>
    <w:p w:rsidR="002F569A" w:rsidRPr="000D3C64" w:rsidRDefault="002F569A"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business?</w:t>
      </w:r>
    </w:p>
    <w:tbl>
      <w:tblPr>
        <w:tblW w:w="10361" w:type="dxa"/>
        <w:tblLayout w:type="fixed"/>
        <w:tblCellMar>
          <w:top w:w="15" w:type="dxa"/>
          <w:left w:w="15" w:type="dxa"/>
          <w:bottom w:w="15" w:type="dxa"/>
          <w:right w:w="240" w:type="dxa"/>
        </w:tblCellMar>
        <w:tblLook w:val="04A0"/>
      </w:tblPr>
      <w:tblGrid>
        <w:gridCol w:w="622"/>
        <w:gridCol w:w="9739"/>
      </w:tblGrid>
      <w:tr w:rsidR="002F569A" w:rsidRPr="000D3C64" w:rsidTr="002F569A">
        <w:tc>
          <w:tcPr>
            <w:tcW w:w="622" w:type="dxa"/>
            <w:shd w:val="clear" w:color="auto" w:fill="auto"/>
            <w:tcMar>
              <w:top w:w="0" w:type="dxa"/>
              <w:left w:w="0" w:type="dxa"/>
              <w:bottom w:w="0" w:type="dxa"/>
              <w:right w:w="0" w:type="dxa"/>
            </w:tcMar>
            <w:vAlign w:val="center"/>
          </w:tcPr>
          <w:p w:rsidR="002F569A" w:rsidRPr="000D3C64" w:rsidRDefault="002F569A"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9739" w:type="dxa"/>
            <w:shd w:val="clear" w:color="auto" w:fill="auto"/>
            <w:tcMar>
              <w:top w:w="0" w:type="dxa"/>
              <w:left w:w="0" w:type="dxa"/>
              <w:bottom w:w="0" w:type="dxa"/>
              <w:right w:w="0" w:type="dxa"/>
            </w:tcMar>
            <w:vAlign w:val="center"/>
          </w:tcPr>
          <w:p w:rsidR="002F569A" w:rsidRPr="000D3C64" w:rsidRDefault="002F569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3600</w:t>
            </w:r>
          </w:p>
        </w:tc>
      </w:tr>
      <w:tr w:rsidR="002F569A" w:rsidRPr="000D3C64" w:rsidTr="002F569A">
        <w:tc>
          <w:tcPr>
            <w:tcW w:w="622" w:type="dxa"/>
            <w:shd w:val="clear" w:color="auto" w:fill="auto"/>
            <w:tcMar>
              <w:top w:w="0" w:type="dxa"/>
              <w:left w:w="0" w:type="dxa"/>
              <w:bottom w:w="0" w:type="dxa"/>
              <w:right w:w="0" w:type="dxa"/>
            </w:tcMar>
            <w:vAlign w:val="center"/>
          </w:tcPr>
          <w:p w:rsidR="002F569A" w:rsidRPr="000D3C64" w:rsidRDefault="002F569A"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9739" w:type="dxa"/>
            <w:shd w:val="clear" w:color="auto" w:fill="auto"/>
            <w:tcMar>
              <w:top w:w="0" w:type="dxa"/>
              <w:left w:w="0" w:type="dxa"/>
              <w:bottom w:w="0" w:type="dxa"/>
              <w:right w:w="0" w:type="dxa"/>
            </w:tcMar>
            <w:vAlign w:val="center"/>
          </w:tcPr>
          <w:p w:rsidR="002F569A" w:rsidRPr="000D3C64" w:rsidRDefault="002F569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7200</w:t>
            </w:r>
          </w:p>
        </w:tc>
      </w:tr>
      <w:tr w:rsidR="002F569A" w:rsidRPr="000D3C64" w:rsidTr="002F569A">
        <w:tc>
          <w:tcPr>
            <w:tcW w:w="622" w:type="dxa"/>
            <w:shd w:val="clear" w:color="auto" w:fill="auto"/>
            <w:tcMar>
              <w:top w:w="0" w:type="dxa"/>
              <w:left w:w="0" w:type="dxa"/>
              <w:bottom w:w="0" w:type="dxa"/>
              <w:right w:w="0" w:type="dxa"/>
            </w:tcMar>
            <w:vAlign w:val="center"/>
          </w:tcPr>
          <w:p w:rsidR="002F569A" w:rsidRPr="000D3C64" w:rsidRDefault="002F569A"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9739" w:type="dxa"/>
            <w:shd w:val="clear" w:color="auto" w:fill="auto"/>
            <w:tcMar>
              <w:top w:w="0" w:type="dxa"/>
              <w:left w:w="0" w:type="dxa"/>
              <w:bottom w:w="0" w:type="dxa"/>
              <w:right w:w="0" w:type="dxa"/>
            </w:tcMar>
            <w:vAlign w:val="center"/>
          </w:tcPr>
          <w:p w:rsidR="002F569A" w:rsidRPr="000D3C64" w:rsidRDefault="002F569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8500</w:t>
            </w:r>
          </w:p>
        </w:tc>
      </w:tr>
      <w:tr w:rsidR="002F569A" w:rsidRPr="000D3C64" w:rsidTr="002F569A">
        <w:tc>
          <w:tcPr>
            <w:tcW w:w="622" w:type="dxa"/>
            <w:shd w:val="clear" w:color="auto" w:fill="auto"/>
            <w:tcMar>
              <w:top w:w="0" w:type="dxa"/>
              <w:left w:w="0" w:type="dxa"/>
              <w:bottom w:w="0" w:type="dxa"/>
              <w:right w:w="0" w:type="dxa"/>
            </w:tcMar>
            <w:vAlign w:val="center"/>
          </w:tcPr>
          <w:p w:rsidR="002F569A" w:rsidRPr="000D3C64" w:rsidRDefault="002F569A"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9739" w:type="dxa"/>
            <w:shd w:val="clear" w:color="auto" w:fill="auto"/>
            <w:tcMar>
              <w:top w:w="0" w:type="dxa"/>
              <w:left w:w="0" w:type="dxa"/>
              <w:bottom w:w="0" w:type="dxa"/>
              <w:right w:w="0" w:type="dxa"/>
            </w:tcMar>
            <w:vAlign w:val="center"/>
          </w:tcPr>
          <w:p w:rsidR="002F569A" w:rsidRPr="000D3C64" w:rsidRDefault="002F569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7500</w:t>
            </w:r>
          </w:p>
        </w:tc>
      </w:tr>
    </w:tbl>
    <w:p w:rsidR="002F569A" w:rsidRPr="000D3C64" w:rsidRDefault="002F569A" w:rsidP="000D3C64">
      <w:pPr>
        <w:spacing w:line="360" w:lineRule="auto"/>
        <w:rPr>
          <w:rFonts w:ascii="Times New Roman" w:hAnsi="Times New Roman" w:cs="Times New Roman"/>
          <w:sz w:val="30"/>
          <w:szCs w:val="30"/>
        </w:rPr>
      </w:pPr>
    </w:p>
    <w:p w:rsidR="002F569A" w:rsidRPr="000D3C64" w:rsidRDefault="008D6FAA" w:rsidP="000D3C64">
      <w:pPr>
        <w:spacing w:line="360" w:lineRule="auto"/>
        <w:ind w:left="-5"/>
        <w:rPr>
          <w:rFonts w:ascii="Times New Roman" w:hAnsi="Times New Roman" w:cs="Times New Roman"/>
          <w:sz w:val="30"/>
          <w:szCs w:val="30"/>
        </w:rPr>
      </w:pPr>
      <w:r>
        <w:rPr>
          <w:rFonts w:ascii="Times New Roman" w:eastAsia="Arial" w:hAnsi="Times New Roman" w:cs="Times New Roman"/>
          <w:sz w:val="30"/>
          <w:szCs w:val="30"/>
        </w:rPr>
        <w:t>2</w:t>
      </w:r>
      <w:r w:rsidR="002F569A" w:rsidRPr="000D3C64">
        <w:rPr>
          <w:rFonts w:ascii="Times New Roman" w:eastAsia="Arial" w:hAnsi="Times New Roman" w:cs="Times New Roman"/>
          <w:sz w:val="30"/>
          <w:szCs w:val="30"/>
        </w:rPr>
        <w:t>.</w:t>
      </w:r>
      <w:r>
        <w:rPr>
          <w:rFonts w:ascii="Times New Roman" w:eastAsia="Arial" w:hAnsi="Times New Roman" w:cs="Times New Roman"/>
          <w:sz w:val="30"/>
          <w:szCs w:val="30"/>
        </w:rPr>
        <w:t xml:space="preserve"> </w:t>
      </w:r>
      <w:r w:rsidR="002F569A" w:rsidRPr="000D3C64">
        <w:rPr>
          <w:rFonts w:ascii="Times New Roman" w:eastAsia="Arial" w:hAnsi="Times New Roman" w:cs="Times New Roman"/>
          <w:sz w:val="30"/>
          <w:szCs w:val="30"/>
        </w:rPr>
        <w:t xml:space="preserve"> </w:t>
      </w:r>
      <w:r w:rsidR="002F569A" w:rsidRPr="000D3C64">
        <w:rPr>
          <w:rFonts w:ascii="Times New Roman" w:hAnsi="Times New Roman" w:cs="Times New Roman"/>
          <w:sz w:val="30"/>
          <w:szCs w:val="30"/>
        </w:rPr>
        <w:t xml:space="preserve">A and B together have Rs. 1210. If 4/15 of A's amount is equal to 2/5 of B's amount, how much amount does B have? </w:t>
      </w:r>
    </w:p>
    <w:p w:rsidR="002F569A" w:rsidRPr="000D3C64" w:rsidRDefault="002F569A"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1.460 </w:t>
      </w:r>
    </w:p>
    <w:p w:rsidR="002F569A" w:rsidRPr="000D3C64" w:rsidRDefault="002F569A"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2.560 </w:t>
      </w:r>
    </w:p>
    <w:p w:rsidR="002F569A" w:rsidRPr="000D3C64" w:rsidRDefault="002F569A"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3.484 </w:t>
      </w:r>
    </w:p>
    <w:p w:rsidR="002F569A" w:rsidRPr="008D6FAA" w:rsidRDefault="008D6FAA" w:rsidP="008D6FAA">
      <w:pPr>
        <w:spacing w:after="77" w:line="360" w:lineRule="auto"/>
        <w:ind w:left="-5"/>
        <w:rPr>
          <w:rFonts w:ascii="Times New Roman" w:hAnsi="Times New Roman" w:cs="Times New Roman"/>
          <w:sz w:val="30"/>
          <w:szCs w:val="30"/>
        </w:rPr>
      </w:pPr>
      <w:r>
        <w:rPr>
          <w:rFonts w:ascii="Times New Roman" w:hAnsi="Times New Roman" w:cs="Times New Roman"/>
          <w:sz w:val="30"/>
          <w:szCs w:val="30"/>
        </w:rPr>
        <w:t>4.684</w:t>
      </w:r>
    </w:p>
    <w:p w:rsidR="002F569A" w:rsidRPr="000D3C64" w:rsidRDefault="002F569A" w:rsidP="000D3C64">
      <w:pPr>
        <w:spacing w:line="360" w:lineRule="auto"/>
        <w:rPr>
          <w:rFonts w:ascii="Times New Roman" w:hAnsi="Times New Roman" w:cs="Times New Roman"/>
          <w:sz w:val="30"/>
          <w:szCs w:val="30"/>
        </w:rPr>
      </w:pP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highlight w:val="white"/>
        </w:rPr>
      </w:pPr>
      <w:bookmarkStart w:id="13" w:name="_Toc10562415"/>
      <w:r w:rsidRPr="000D3C64">
        <w:rPr>
          <w:rFonts w:ascii="Times New Roman" w:hAnsi="Times New Roman" w:cs="Times New Roman"/>
          <w:b/>
          <w:color w:val="000000" w:themeColor="text1"/>
          <w:sz w:val="30"/>
          <w:szCs w:val="30"/>
          <w:highlight w:val="white"/>
        </w:rPr>
        <w:t>Algebra</w:t>
      </w:r>
      <w:bookmarkEnd w:id="13"/>
    </w:p>
    <w:p w:rsidR="00553817" w:rsidRPr="000D3C64" w:rsidRDefault="00553817" w:rsidP="000D3C64">
      <w:pPr>
        <w:pStyle w:val="ListParagraph"/>
        <w:numPr>
          <w:ilvl w:val="0"/>
          <w:numId w:val="3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five times a number is added to twice the square of the same number, the result is 102. What is the number?</w:t>
      </w:r>
    </w:p>
    <w:p w:rsidR="00553817" w:rsidRPr="000D3C64" w:rsidRDefault="00553817" w:rsidP="000D3C64">
      <w:pPr>
        <w:pStyle w:val="ListParagraph"/>
        <w:numPr>
          <w:ilvl w:val="0"/>
          <w:numId w:val="3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w:t>
      </w:r>
    </w:p>
    <w:p w:rsidR="00553817" w:rsidRPr="000D3C64" w:rsidRDefault="00553817" w:rsidP="000D3C64">
      <w:pPr>
        <w:pStyle w:val="ListParagraph"/>
        <w:numPr>
          <w:ilvl w:val="0"/>
          <w:numId w:val="3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w:t>
      </w:r>
    </w:p>
    <w:p w:rsidR="00553817" w:rsidRPr="000D3C64" w:rsidRDefault="00553817" w:rsidP="000D3C64">
      <w:pPr>
        <w:pStyle w:val="ListParagraph"/>
        <w:numPr>
          <w:ilvl w:val="0"/>
          <w:numId w:val="3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w:t>
      </w:r>
    </w:p>
    <w:p w:rsidR="00553817" w:rsidRPr="000D3C64" w:rsidRDefault="00553817" w:rsidP="000D3C64">
      <w:pPr>
        <w:pStyle w:val="ListParagraph"/>
        <w:numPr>
          <w:ilvl w:val="0"/>
          <w:numId w:val="3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w:t>
      </w:r>
    </w:p>
    <w:p w:rsidR="00B14AE0" w:rsidRPr="000D3C64" w:rsidRDefault="00B14AE0" w:rsidP="000D3C64">
      <w:pPr>
        <w:pStyle w:val="ListParagraph"/>
        <w:numPr>
          <w:ilvl w:val="0"/>
          <w:numId w:val="35"/>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a + (1/a) = 3, then what is the value of (a</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xml:space="preserve"> - 3a + 1)?</w:t>
      </w:r>
    </w:p>
    <w:p w:rsidR="00B14AE0" w:rsidRPr="000D3C64" w:rsidRDefault="00B14AE0" w:rsidP="000D3C64">
      <w:pPr>
        <w:pStyle w:val="ListParagraph"/>
        <w:numPr>
          <w:ilvl w:val="0"/>
          <w:numId w:val="3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B14AE0" w:rsidRPr="000D3C64" w:rsidRDefault="00B14AE0" w:rsidP="000D3C64">
      <w:pPr>
        <w:pStyle w:val="ListParagraph"/>
        <w:numPr>
          <w:ilvl w:val="0"/>
          <w:numId w:val="3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B14AE0" w:rsidRPr="000D3C64" w:rsidRDefault="00B14AE0" w:rsidP="000D3C64">
      <w:pPr>
        <w:pStyle w:val="ListParagraph"/>
        <w:numPr>
          <w:ilvl w:val="0"/>
          <w:numId w:val="3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w:t>
      </w:r>
    </w:p>
    <w:p w:rsidR="00B14AE0" w:rsidRPr="000D3C64" w:rsidRDefault="00B14AE0" w:rsidP="000D3C64">
      <w:pPr>
        <w:pStyle w:val="ListParagraph"/>
        <w:numPr>
          <w:ilvl w:val="0"/>
          <w:numId w:val="3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w:t>
      </w:r>
    </w:p>
    <w:p w:rsidR="0069313B" w:rsidRPr="000D3C64" w:rsidRDefault="0069313B" w:rsidP="000D3C64">
      <w:pPr>
        <w:pStyle w:val="ListParagraph"/>
        <w:numPr>
          <w:ilvl w:val="0"/>
          <w:numId w:val="35"/>
        </w:num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Read the information given below and answer the question that follows. </w:t>
      </w:r>
    </w:p>
    <w:p w:rsidR="0069313B" w:rsidRPr="000D3C64" w:rsidRDefault="0069313B"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f(x) = f(x - 1) + f(x + 1), "x" is a whole number </w:t>
      </w:r>
    </w:p>
    <w:p w:rsidR="0069313B" w:rsidRPr="000D3C64" w:rsidRDefault="0069313B"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f(0) = 2 </w:t>
      </w:r>
    </w:p>
    <w:p w:rsidR="0069313B" w:rsidRPr="000D3C64" w:rsidRDefault="0069313B"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f(2) = 0 </w:t>
      </w:r>
    </w:p>
    <w:p w:rsidR="0069313B" w:rsidRPr="000D3C64" w:rsidRDefault="0069313B"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What is the value of f(f(2))?</w:t>
      </w:r>
    </w:p>
    <w:p w:rsidR="0069313B" w:rsidRPr="000D3C64" w:rsidRDefault="0069313B" w:rsidP="000D3C64">
      <w:pPr>
        <w:pStyle w:val="ListParagraph"/>
        <w:numPr>
          <w:ilvl w:val="0"/>
          <w:numId w:val="3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w:t>
      </w:r>
    </w:p>
    <w:p w:rsidR="0069313B" w:rsidRPr="000D3C64" w:rsidRDefault="0069313B" w:rsidP="000D3C64">
      <w:pPr>
        <w:pStyle w:val="ListParagraph"/>
        <w:numPr>
          <w:ilvl w:val="0"/>
          <w:numId w:val="3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69313B" w:rsidRPr="000D3C64" w:rsidRDefault="0069313B" w:rsidP="000D3C64">
      <w:pPr>
        <w:pStyle w:val="ListParagraph"/>
        <w:numPr>
          <w:ilvl w:val="0"/>
          <w:numId w:val="3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Not defined</w:t>
      </w:r>
    </w:p>
    <w:p w:rsidR="0069313B" w:rsidRPr="000D3C64" w:rsidRDefault="0069313B" w:rsidP="000D3C64">
      <w:pPr>
        <w:pStyle w:val="ListParagraph"/>
        <w:numPr>
          <w:ilvl w:val="0"/>
          <w:numId w:val="3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69313B" w:rsidRPr="000D3C64" w:rsidRDefault="0069313B" w:rsidP="000D3C64">
      <w:pPr>
        <w:pStyle w:val="ListParagraph"/>
        <w:numPr>
          <w:ilvl w:val="0"/>
          <w:numId w:val="3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five times a number is added to twice the square of the same number, the result is 102. What is the number?</w:t>
      </w:r>
    </w:p>
    <w:p w:rsidR="0069313B" w:rsidRPr="000D3C64" w:rsidRDefault="0069313B" w:rsidP="000D3C64">
      <w:pPr>
        <w:pStyle w:val="ListParagraph"/>
        <w:numPr>
          <w:ilvl w:val="0"/>
          <w:numId w:val="3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w:t>
      </w:r>
    </w:p>
    <w:p w:rsidR="0069313B" w:rsidRPr="000D3C64" w:rsidRDefault="0069313B" w:rsidP="000D3C64">
      <w:pPr>
        <w:pStyle w:val="ListParagraph"/>
        <w:numPr>
          <w:ilvl w:val="0"/>
          <w:numId w:val="3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w:t>
      </w:r>
    </w:p>
    <w:p w:rsidR="0069313B" w:rsidRPr="000D3C64" w:rsidRDefault="0069313B" w:rsidP="000D3C64">
      <w:pPr>
        <w:pStyle w:val="ListParagraph"/>
        <w:numPr>
          <w:ilvl w:val="0"/>
          <w:numId w:val="3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w:t>
      </w:r>
    </w:p>
    <w:p w:rsidR="00553817" w:rsidRPr="000D3C64" w:rsidRDefault="0069313B" w:rsidP="000D3C64">
      <w:pPr>
        <w:pStyle w:val="ListParagraph"/>
        <w:numPr>
          <w:ilvl w:val="0"/>
          <w:numId w:val="3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w:t>
      </w:r>
    </w:p>
    <w:p w:rsidR="006D1167" w:rsidRPr="000D3C64" w:rsidRDefault="006D1167" w:rsidP="000D3C64">
      <w:pPr>
        <w:pStyle w:val="ListParagraph"/>
        <w:numPr>
          <w:ilvl w:val="0"/>
          <w:numId w:val="3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a + (1/a) = 5, Then what is the value of (a</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- 5a + 1)?</w:t>
      </w:r>
    </w:p>
    <w:p w:rsidR="006D1167" w:rsidRPr="000D3C64" w:rsidRDefault="006D1167" w:rsidP="000D3C64">
      <w:pPr>
        <w:pStyle w:val="ListParagraph"/>
        <w:numPr>
          <w:ilvl w:val="0"/>
          <w:numId w:val="4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6D1167" w:rsidRPr="000D3C64" w:rsidRDefault="006D1167" w:rsidP="000D3C64">
      <w:pPr>
        <w:pStyle w:val="ListParagraph"/>
        <w:numPr>
          <w:ilvl w:val="0"/>
          <w:numId w:val="4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6D1167" w:rsidRPr="000D3C64" w:rsidRDefault="006D1167" w:rsidP="000D3C64">
      <w:pPr>
        <w:pStyle w:val="ListParagraph"/>
        <w:numPr>
          <w:ilvl w:val="0"/>
          <w:numId w:val="4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6D1167" w:rsidRPr="000D3C64" w:rsidRDefault="006D1167" w:rsidP="000D3C64">
      <w:pPr>
        <w:pStyle w:val="ListParagraph"/>
        <w:numPr>
          <w:ilvl w:val="0"/>
          <w:numId w:val="4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w:t>
      </w:r>
    </w:p>
    <w:p w:rsidR="00553817" w:rsidRPr="000D3C64" w:rsidRDefault="00553817" w:rsidP="000D3C64">
      <w:pPr>
        <w:pStyle w:val="ListParagraph"/>
        <w:numPr>
          <w:ilvl w:val="0"/>
          <w:numId w:val="3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a + (1/a) =4, then what is the value of (a</w:t>
      </w:r>
      <w:r w:rsidRPr="000D3C64">
        <w:rPr>
          <w:rFonts w:ascii="Times New Roman" w:eastAsia="Roboto" w:hAnsi="Times New Roman" w:cs="Times New Roman"/>
          <w:color w:val="000000" w:themeColor="text1"/>
          <w:sz w:val="30"/>
          <w:szCs w:val="30"/>
          <w:vertAlign w:val="superscript"/>
        </w:rPr>
        <w:t>2</w:t>
      </w:r>
      <w:r w:rsidRPr="000D3C64">
        <w:rPr>
          <w:rFonts w:ascii="Times New Roman" w:eastAsia="Roboto" w:hAnsi="Times New Roman" w:cs="Times New Roman"/>
          <w:color w:val="000000" w:themeColor="text1"/>
          <w:sz w:val="30"/>
          <w:szCs w:val="30"/>
        </w:rPr>
        <w:t xml:space="preserve"> - 4a + 1)?</w:t>
      </w:r>
    </w:p>
    <w:p w:rsidR="00553817" w:rsidRPr="000D3C64" w:rsidRDefault="00553817" w:rsidP="000D3C64">
      <w:pPr>
        <w:pStyle w:val="ListParagraph"/>
        <w:numPr>
          <w:ilvl w:val="0"/>
          <w:numId w:val="4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553817" w:rsidRPr="000D3C64" w:rsidRDefault="00553817" w:rsidP="000D3C64">
      <w:pPr>
        <w:pStyle w:val="ListParagraph"/>
        <w:numPr>
          <w:ilvl w:val="0"/>
          <w:numId w:val="4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553817" w:rsidRPr="000D3C64" w:rsidRDefault="00553817" w:rsidP="000D3C64">
      <w:pPr>
        <w:pStyle w:val="ListParagraph"/>
        <w:numPr>
          <w:ilvl w:val="0"/>
          <w:numId w:val="4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553817" w:rsidRPr="000D3C64" w:rsidRDefault="00553817" w:rsidP="000D3C64">
      <w:pPr>
        <w:pStyle w:val="ListParagraph"/>
        <w:numPr>
          <w:ilvl w:val="0"/>
          <w:numId w:val="4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w:t>
      </w:r>
    </w:p>
    <w:p w:rsidR="00553817" w:rsidRPr="000D3C64" w:rsidRDefault="00553817" w:rsidP="000D3C64">
      <w:pPr>
        <w:pStyle w:val="ListParagraph"/>
        <w:numPr>
          <w:ilvl w:val="0"/>
          <w:numId w:val="35"/>
        </w:numPr>
        <w:spacing w:after="0"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Read the information given below and answer the question that follows. F(x) = x</w:t>
      </w:r>
      <w:r w:rsidRPr="000D3C64">
        <w:rPr>
          <w:rFonts w:ascii="Times New Roman" w:eastAsia="Times New Roman" w:hAnsi="Times New Roman" w:cs="Times New Roman"/>
          <w:color w:val="000000" w:themeColor="text1"/>
          <w:sz w:val="30"/>
          <w:szCs w:val="30"/>
          <w:vertAlign w:val="superscript"/>
        </w:rPr>
        <w:t>3</w:t>
      </w:r>
      <w:r w:rsidRPr="000D3C64">
        <w:rPr>
          <w:rFonts w:ascii="Times New Roman" w:eastAsia="Times New Roman" w:hAnsi="Times New Roman" w:cs="Times New Roman"/>
          <w:color w:val="000000" w:themeColor="text1"/>
          <w:sz w:val="30"/>
          <w:szCs w:val="30"/>
        </w:rPr>
        <w:t> - 3 , g(x) = (1/x) - x</w:t>
      </w:r>
    </w:p>
    <w:p w:rsidR="00553817" w:rsidRPr="000D3C64" w:rsidRDefault="00553817" w:rsidP="000D3C64">
      <w:pPr>
        <w:spacing w:line="360" w:lineRule="auto"/>
        <w:ind w:firstLine="720"/>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Find the value of fog(-1) - gof(-1).</w:t>
      </w:r>
    </w:p>
    <w:p w:rsidR="00553817" w:rsidRPr="000D3C64" w:rsidRDefault="00553817" w:rsidP="000D3C64">
      <w:pPr>
        <w:pStyle w:val="ListParagraph"/>
        <w:numPr>
          <w:ilvl w:val="0"/>
          <w:numId w:val="4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-6.75</w:t>
      </w:r>
    </w:p>
    <w:p w:rsidR="00553817" w:rsidRPr="000D3C64" w:rsidRDefault="00553817" w:rsidP="000D3C64">
      <w:pPr>
        <w:pStyle w:val="ListParagraph"/>
        <w:numPr>
          <w:ilvl w:val="0"/>
          <w:numId w:val="4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0</w:t>
      </w:r>
    </w:p>
    <w:p w:rsidR="00553817" w:rsidRPr="000D3C64" w:rsidRDefault="00553817" w:rsidP="000D3C64">
      <w:pPr>
        <w:pStyle w:val="ListParagraph"/>
        <w:numPr>
          <w:ilvl w:val="0"/>
          <w:numId w:val="4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1.25</w:t>
      </w:r>
    </w:p>
    <w:p w:rsidR="00A558AC" w:rsidRPr="000D3C64" w:rsidRDefault="00553817" w:rsidP="000D3C64">
      <w:pPr>
        <w:pStyle w:val="ListParagraph"/>
        <w:numPr>
          <w:ilvl w:val="0"/>
          <w:numId w:val="4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-3.75</w:t>
      </w:r>
    </w:p>
    <w:p w:rsidR="00553817" w:rsidRPr="000D3C64" w:rsidRDefault="00553817" w:rsidP="000D3C64">
      <w:pPr>
        <w:pStyle w:val="ListParagraph"/>
        <w:numPr>
          <w:ilvl w:val="0"/>
          <w:numId w:val="35"/>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Read the information given below and answer the question that follows. f(x) = f(x-1) + f(x+1), "x" is a whole number f(0) = 2 f(2) = 0 What is the value of f(f(2))?</w:t>
      </w:r>
    </w:p>
    <w:p w:rsidR="00553817" w:rsidRPr="000D3C64" w:rsidRDefault="00553817" w:rsidP="000D3C64">
      <w:pPr>
        <w:pStyle w:val="ListParagraph"/>
        <w:numPr>
          <w:ilvl w:val="0"/>
          <w:numId w:val="4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553817" w:rsidRPr="000D3C64" w:rsidRDefault="00553817" w:rsidP="000D3C64">
      <w:pPr>
        <w:pStyle w:val="ListParagraph"/>
        <w:numPr>
          <w:ilvl w:val="0"/>
          <w:numId w:val="4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w:t>
      </w:r>
    </w:p>
    <w:p w:rsidR="00553817" w:rsidRPr="000D3C64" w:rsidRDefault="00553817" w:rsidP="000D3C64">
      <w:pPr>
        <w:pStyle w:val="ListParagraph"/>
        <w:numPr>
          <w:ilvl w:val="0"/>
          <w:numId w:val="4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553817" w:rsidRPr="000D3C64" w:rsidRDefault="00553817" w:rsidP="000D3C64">
      <w:pPr>
        <w:pStyle w:val="ListParagraph"/>
        <w:numPr>
          <w:ilvl w:val="0"/>
          <w:numId w:val="4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Not defined</w:t>
      </w:r>
    </w:p>
    <w:p w:rsidR="00993784" w:rsidRPr="000D3C64" w:rsidRDefault="00993784"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X^(1/3) - X^(1/9) =60. Solve for X.       </w:t>
      </w:r>
    </w:p>
    <w:p w:rsidR="00993784" w:rsidRPr="000D3C64" w:rsidRDefault="00993784"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X Z Y+X Y Z = Y Z X. Find the three digits.</w:t>
      </w:r>
    </w:p>
    <w:p w:rsidR="008557AC" w:rsidRPr="000D3C64" w:rsidRDefault="008557AC"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 participated in a race.1/5th of those who are before me are equal to 5/6th of those behind me. What were the total number of contestants in the race?</w:t>
      </w:r>
    </w:p>
    <w:p w:rsidR="001B3D6F" w:rsidRPr="000D3C64" w:rsidRDefault="001B3D6F"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x2–y2=16 and xy = 15 so find out x + y ? Sol: x2–y2 = 16 (x+y)(x–y) = 16 So 16 comes in following table 1 × 16, 2 × 8, 4 × 4 Using 2 x 8 equation x+y=8 and x–y=2. So x = 5 or 3 and y = 3 or 5  So answer is 8.</w:t>
      </w:r>
    </w:p>
    <w:p w:rsidR="00525729" w:rsidRPr="000D3C64" w:rsidRDefault="00525729"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Rahul took a part in cycling game where 1/5 ahead of him and 5/6 behind him excluding him. Then total number of participants are Ans: 31</w:t>
      </w:r>
    </w:p>
    <w:p w:rsidR="00525729" w:rsidRPr="000D3C64" w:rsidRDefault="00525729"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[x^(1/3)] - [x^(1/9)] = 60 then find the value of x.  Ans: 49</w:t>
      </w:r>
    </w:p>
    <w:p w:rsidR="0049437A" w:rsidRPr="000D3C64" w:rsidRDefault="0049437A"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contribution of Rs. 500 was raisedfrom 500 people. The fee was as follows: Men: Rs.3.00 each Women: Rs. 2.00 each Childern: 0.48 each       If number of women is more than number of men, how many childern are there?</w:t>
      </w:r>
    </w:p>
    <w:p w:rsidR="0049437A" w:rsidRPr="000D3C64" w:rsidRDefault="0049437A"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Alice and Liu had some berries. The total of Alice's berries and square of number of berries with Liu is 62. The total of Liu's berries and square of number of berries with Alice is 176. How many berries does each of them have?</w:t>
      </w:r>
    </w:p>
    <w:p w:rsidR="00E14A24" w:rsidRPr="000D3C64" w:rsidRDefault="00E14A24"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pen, pencil and eraser together cost $1.00. if 2E&lt;N , if N&gt;2P, and 3P&gt;4E then what a single pen will cost?</w:t>
      </w:r>
      <w:r w:rsidR="006117F8" w:rsidRPr="000D3C64">
        <w:rPr>
          <w:rFonts w:ascii="Times New Roman" w:eastAsia="Roboto" w:hAnsi="Times New Roman" w:cs="Times New Roman"/>
          <w:color w:val="000000" w:themeColor="text1"/>
          <w:sz w:val="30"/>
          <w:szCs w:val="30"/>
        </w:rPr>
        <w:t>\</w:t>
      </w:r>
    </w:p>
    <w:p w:rsidR="006117F8" w:rsidRPr="000D3C64" w:rsidRDefault="006117F8"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2 scales of temp A &amp; B. It was given A varies from 14 to 133 and B varies from 36 to 87. Find the temperature, when temperature of A is equal to temp of B. Ans: 52.5. Let t=mx+c, c=-70 =&gt; m=51/119       a=a.51/119 -70 =&gt; a=52.5</w:t>
      </w:r>
    </w:p>
    <w:p w:rsidR="006117F8" w:rsidRPr="000D3C64" w:rsidRDefault="006117F8"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3 societies A, B amp; C having some tractors each. A Gives B and C as many tractors as they already have. After some days B gives A and C as many tractors as they have. After some days C gives A and B as many tractors as they have. Finally each has 24 tractors. What is the original No.of tractors each had in the beginning? Ans: A - 39. B - 21. C - 12.</w:t>
      </w:r>
    </w:p>
    <w:p w:rsidR="006117F8" w:rsidRPr="000D3C64" w:rsidRDefault="006117F8"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person went to a shop and asked for change for 1.15 paise, but he said that he could not only give change for one rupee but also for 50p, 25p, 10p and 5p. What were the coins he had? Ans: 1--&gt;50p 4---&gt;10p 1---&gt;25p</w:t>
      </w:r>
    </w:p>
    <w:p w:rsidR="00603957" w:rsidRPr="000D3C64" w:rsidRDefault="00603957"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3 societies A, B, C. A lent cars to B and C as many as they had already. After some time B gave as many tractors to A and C as many as they have. After sometime c did the same thing. At the end of this transaction each one of them had 24. Find the cars each orginally had. Ans: A had 39 cars, B had 21 cars &amp; C had 12 cars</w:t>
      </w:r>
    </w:p>
    <w:p w:rsidR="00603957" w:rsidRPr="000D3C64" w:rsidRDefault="00603957"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person with some money spends1/3 for cloths, 1/5 of the remaining for food and 1/4 of the remaining for travel.       He is left with Rs 100/- . How much did he have with him in the begining ? Ans: Rs 250/-</w:t>
      </w:r>
    </w:p>
    <w:p w:rsidR="00603957" w:rsidRPr="000D3C64" w:rsidRDefault="00603957"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r some bees in a garden..1/5th of them went to a particular flower,1/3rd went to another flower,3 times the difference of the above two went to third flower..n one was remaining n it was roaming around..how many bees were there? (3 marks)       Ans:15</w:t>
      </w:r>
    </w:p>
    <w:p w:rsidR="005008A4" w:rsidRPr="000D3C64" w:rsidRDefault="005008A4"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women buys some shoestrips n then 4 times of that she buys packet pins n then 8 times of shoestrips she buys handkerchiefs..n she has a bill of Rs3.24..n she pays for each article as many paise as there r articles(of tht particular item).Now whats the number of handkerchiefs?       Ans:16</w:t>
      </w:r>
    </w:p>
    <w:p w:rsidR="002F61F2" w:rsidRPr="000D3C64" w:rsidRDefault="002F61F2"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)Ms.Anitha got her salary n she spent half of it in shopping n gave 1RS to a beggar.After that 1/2 of the remaining money she spends in a hotel n she gives Rs.2/- as a tip to waiter.n then 1/2 of the remaining she spends again n she gives 3 RS as charity..n after that finally she is left with Rs 1/- when she comes out.Whats the actual money she had?  Rs 42/-</w:t>
      </w:r>
    </w:p>
    <w:p w:rsidR="002F61F2" w:rsidRPr="000D3C64" w:rsidRDefault="002F61F2"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Uncle reuben and aunt cynthia came to town to shop reuben bought a suit and hat for $15 cynthia paid as much as for her hat as reuben did for his suit then she spent the rest of their money for a new dress on the way home cynthia called reuben's attention to the fact that his hat cost $1 more than her dress then she added if we had divided our hat money differently so that we bought different hats mine costing 1 and 1/2 time cost if yours then we each would have spent the same amount of money in that case said uncle reuben "how much would my hat have cost"       Ans : Uncles hat costs $6.4 (total money was $29)</w:t>
      </w:r>
    </w:p>
    <w:p w:rsidR="002F61F2" w:rsidRPr="000D3C64" w:rsidRDefault="002F61F2"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.Here is a simple mathematical puzzle set by Longfellow in his own flowery, poetical language. If 1/5th of a hive of bees flew to the badamba flower, 1/3rd flew to the slandbara, 3 times the       difference of these two numbers flew to an arbour, ad one bee continued to fly about, attracted on each side by the fragrant ketaki and malati, what was the total number of bees? Ans: 15</w:t>
      </w:r>
    </w:p>
    <w:p w:rsidR="00171FC2" w:rsidRPr="000D3C64" w:rsidRDefault="00171FC2"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One person went to market to purchase three varieties of chocolates. He had purchased 20 items with 20 cents. Fudges are available at 4 cents each, chaco bars are available at 4 for a penny and gum pints are available at 2 a penny. How many of each item he had purchased?</w:t>
      </w:r>
    </w:p>
    <w:p w:rsidR="00171FC2" w:rsidRPr="000D3C64" w:rsidRDefault="00171FC2"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and B write a test A says " i got a third of the ques. wrong"       B says " i got 5 wrong" together they got three quarters of the questions correct. how many did a get correct.</w:t>
      </w:r>
    </w:p>
    <w:p w:rsidR="00171FC2" w:rsidRPr="000D3C64" w:rsidRDefault="00171FC2"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given carpenter + painter = 1100 painter + electrician = 3200 electrician + plumber = 5100 plumber + mason = 2200 mason + labour = 3000 labour + painter = 1100 find every person's cash?</w:t>
      </w:r>
    </w:p>
    <w:p w:rsidR="008C68C5" w:rsidRPr="000D3C64" w:rsidRDefault="008C68C5" w:rsidP="000D3C64">
      <w:pPr>
        <w:pStyle w:val="ListParagraph"/>
        <w:numPr>
          <w:ilvl w:val="0"/>
          <w:numId w:val="3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An Eraser, Pencil, Notebook together costs $1.00. Notebook costs more than the cost of 2 Pencils. 3 Pencil costs more than 4 Erasers. 3 Erasers costs more than a Notebook. How much does a pencil costs?</w:t>
      </w: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highlight w:val="white"/>
        </w:rPr>
      </w:pPr>
      <w:bookmarkStart w:id="14" w:name="_Toc10562416"/>
      <w:r w:rsidRPr="000D3C64">
        <w:rPr>
          <w:rFonts w:ascii="Times New Roman" w:hAnsi="Times New Roman" w:cs="Times New Roman"/>
          <w:b/>
          <w:color w:val="000000" w:themeColor="text1"/>
          <w:sz w:val="30"/>
          <w:szCs w:val="30"/>
          <w:highlight w:val="white"/>
        </w:rPr>
        <w:t>Averages</w:t>
      </w:r>
      <w:bookmarkEnd w:id="14"/>
    </w:p>
    <w:p w:rsidR="00553817" w:rsidRPr="000D3C64" w:rsidRDefault="00553817" w:rsidP="000D3C64">
      <w:pPr>
        <w:pStyle w:val="ListParagraph"/>
        <w:numPr>
          <w:ilvl w:val="0"/>
          <w:numId w:val="44"/>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Determine the average of the following data. 40, 19, 75, 83, 56, 33</w:t>
      </w:r>
    </w:p>
    <w:p w:rsidR="00553817" w:rsidRPr="000D3C64" w:rsidRDefault="00553817" w:rsidP="000D3C64">
      <w:pPr>
        <w:pStyle w:val="ListParagraph"/>
        <w:numPr>
          <w:ilvl w:val="0"/>
          <w:numId w:val="4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w:t>
      </w:r>
    </w:p>
    <w:p w:rsidR="00553817" w:rsidRPr="000D3C64" w:rsidRDefault="00553817" w:rsidP="000D3C64">
      <w:pPr>
        <w:pStyle w:val="ListParagraph"/>
        <w:numPr>
          <w:ilvl w:val="0"/>
          <w:numId w:val="4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52</w:t>
      </w:r>
    </w:p>
    <w:p w:rsidR="00553817" w:rsidRPr="000D3C64" w:rsidRDefault="00553817" w:rsidP="000D3C64">
      <w:pPr>
        <w:pStyle w:val="ListParagraph"/>
        <w:numPr>
          <w:ilvl w:val="0"/>
          <w:numId w:val="4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w:t>
      </w:r>
    </w:p>
    <w:p w:rsidR="00553817" w:rsidRPr="000D3C64" w:rsidRDefault="00553817" w:rsidP="000D3C64">
      <w:pPr>
        <w:pStyle w:val="ListParagraph"/>
        <w:numPr>
          <w:ilvl w:val="0"/>
          <w:numId w:val="4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53</w:t>
      </w:r>
    </w:p>
    <w:p w:rsidR="00B14AE0" w:rsidRPr="000D3C64" w:rsidRDefault="00B14AE0" w:rsidP="000D3C64">
      <w:pPr>
        <w:pStyle w:val="ListParagraph"/>
        <w:numPr>
          <w:ilvl w:val="0"/>
          <w:numId w:val="44"/>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Determine the average of the following data</w:t>
      </w:r>
      <w:r w:rsidR="00A558AC" w:rsidRPr="000D3C64">
        <w:rPr>
          <w:rFonts w:ascii="Times New Roman" w:eastAsia="Roboto" w:hAnsi="Times New Roman" w:cs="Times New Roman"/>
          <w:color w:val="000000" w:themeColor="text1"/>
          <w:sz w:val="30"/>
          <w:szCs w:val="30"/>
        </w:rPr>
        <w:t xml:space="preserve">. </w:t>
      </w:r>
      <w:r w:rsidRPr="000D3C64">
        <w:rPr>
          <w:rFonts w:ascii="Times New Roman" w:eastAsia="Roboto" w:hAnsi="Times New Roman" w:cs="Times New Roman"/>
          <w:color w:val="000000" w:themeColor="text1"/>
          <w:sz w:val="30"/>
          <w:szCs w:val="30"/>
        </w:rPr>
        <w:t>35, 76, 90, 54, 15</w:t>
      </w:r>
    </w:p>
    <w:p w:rsidR="00B14AE0" w:rsidRPr="000D3C64" w:rsidRDefault="00B14AE0" w:rsidP="000D3C64">
      <w:pPr>
        <w:pStyle w:val="ListParagraph"/>
        <w:numPr>
          <w:ilvl w:val="0"/>
          <w:numId w:val="46"/>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w:t>
      </w:r>
    </w:p>
    <w:p w:rsidR="00B14AE0" w:rsidRPr="000D3C64" w:rsidRDefault="00B14AE0" w:rsidP="000D3C64">
      <w:pPr>
        <w:pStyle w:val="ListParagraph"/>
        <w:numPr>
          <w:ilvl w:val="0"/>
          <w:numId w:val="46"/>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53</w:t>
      </w:r>
    </w:p>
    <w:p w:rsidR="00B14AE0" w:rsidRPr="000D3C64" w:rsidRDefault="00B14AE0" w:rsidP="000D3C64">
      <w:pPr>
        <w:pStyle w:val="ListParagraph"/>
        <w:numPr>
          <w:ilvl w:val="0"/>
          <w:numId w:val="46"/>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56</w:t>
      </w:r>
    </w:p>
    <w:p w:rsidR="00B14AE0" w:rsidRPr="000D3C64" w:rsidRDefault="00B14AE0" w:rsidP="000D3C64">
      <w:pPr>
        <w:pStyle w:val="ListParagraph"/>
        <w:numPr>
          <w:ilvl w:val="0"/>
          <w:numId w:val="46"/>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55</w:t>
      </w:r>
    </w:p>
    <w:p w:rsidR="0069313B" w:rsidRPr="000D3C64" w:rsidRDefault="0069313B" w:rsidP="000D3C64">
      <w:pPr>
        <w:pStyle w:val="ListParagraph"/>
        <w:numPr>
          <w:ilvl w:val="0"/>
          <w:numId w:val="44"/>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a young member is substituted for an old member in a group of 8 people their average age becomes same as it was 3 years ago. The incoming member is younger to the outgoing member by:</w:t>
      </w:r>
    </w:p>
    <w:p w:rsidR="0069313B" w:rsidRPr="000D3C64" w:rsidRDefault="0069313B" w:rsidP="000D3C64">
      <w:pPr>
        <w:pStyle w:val="ListParagraph"/>
        <w:numPr>
          <w:ilvl w:val="0"/>
          <w:numId w:val="4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28 years</w:t>
      </w:r>
    </w:p>
    <w:p w:rsidR="0069313B" w:rsidRPr="000D3C64" w:rsidRDefault="0069313B" w:rsidP="000D3C64">
      <w:pPr>
        <w:pStyle w:val="ListParagraph"/>
        <w:numPr>
          <w:ilvl w:val="0"/>
          <w:numId w:val="4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16 years</w:t>
      </w:r>
    </w:p>
    <w:p w:rsidR="0069313B" w:rsidRPr="000D3C64" w:rsidRDefault="0069313B" w:rsidP="000D3C64">
      <w:pPr>
        <w:pStyle w:val="ListParagraph"/>
        <w:numPr>
          <w:ilvl w:val="0"/>
          <w:numId w:val="4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 years</w:t>
      </w:r>
    </w:p>
    <w:p w:rsidR="0069313B" w:rsidRPr="000D3C64" w:rsidRDefault="0069313B" w:rsidP="000D3C64">
      <w:pPr>
        <w:pStyle w:val="ListParagraph"/>
        <w:numPr>
          <w:ilvl w:val="0"/>
          <w:numId w:val="47"/>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24 years</w:t>
      </w:r>
    </w:p>
    <w:p w:rsidR="0069313B" w:rsidRPr="000D3C64" w:rsidRDefault="0069313B" w:rsidP="000D3C64">
      <w:pPr>
        <w:shd w:val="clear" w:color="auto" w:fill="FFFFFF"/>
        <w:spacing w:after="167" w:line="360" w:lineRule="auto"/>
        <w:jc w:val="both"/>
        <w:rPr>
          <w:rFonts w:ascii="Times New Roman" w:eastAsia="Roboto" w:hAnsi="Times New Roman" w:cs="Times New Roman"/>
          <w:color w:val="000000" w:themeColor="text1"/>
          <w:sz w:val="30"/>
          <w:szCs w:val="30"/>
        </w:rPr>
      </w:pPr>
    </w:p>
    <w:p w:rsidR="0069313B" w:rsidRPr="000D3C64" w:rsidRDefault="0069313B" w:rsidP="000D3C64">
      <w:pPr>
        <w:pStyle w:val="ListParagraph"/>
        <w:numPr>
          <w:ilvl w:val="0"/>
          <w:numId w:val="44"/>
        </w:num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Determine the average of the following data.  49, 89, 28, 66, 58</w:t>
      </w:r>
    </w:p>
    <w:p w:rsidR="0069313B" w:rsidRPr="000D3C64" w:rsidRDefault="0069313B" w:rsidP="000D3C64">
      <w:pPr>
        <w:pStyle w:val="ListParagraph"/>
        <w:numPr>
          <w:ilvl w:val="0"/>
          <w:numId w:val="4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58</w:t>
      </w:r>
    </w:p>
    <w:p w:rsidR="0069313B" w:rsidRPr="000D3C64" w:rsidRDefault="0069313B" w:rsidP="000D3C64">
      <w:pPr>
        <w:pStyle w:val="ListParagraph"/>
        <w:numPr>
          <w:ilvl w:val="0"/>
          <w:numId w:val="4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56</w:t>
      </w:r>
    </w:p>
    <w:p w:rsidR="0069313B" w:rsidRPr="000D3C64" w:rsidRDefault="0069313B" w:rsidP="000D3C64">
      <w:pPr>
        <w:pStyle w:val="ListParagraph"/>
        <w:numPr>
          <w:ilvl w:val="0"/>
          <w:numId w:val="4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57</w:t>
      </w:r>
    </w:p>
    <w:p w:rsidR="0069313B" w:rsidRPr="000D3C64" w:rsidRDefault="0069313B" w:rsidP="000D3C64">
      <w:pPr>
        <w:pStyle w:val="ListParagraph"/>
        <w:numPr>
          <w:ilvl w:val="0"/>
          <w:numId w:val="4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59</w:t>
      </w:r>
    </w:p>
    <w:p w:rsidR="006D1167" w:rsidRPr="000D3C64" w:rsidRDefault="006D1167" w:rsidP="000D3C64">
      <w:pPr>
        <w:pStyle w:val="ListParagraph"/>
        <w:numPr>
          <w:ilvl w:val="0"/>
          <w:numId w:val="44"/>
        </w:num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Determine the average of the following data.</w:t>
      </w:r>
      <w:r w:rsidR="00A558AC" w:rsidRPr="000D3C64">
        <w:rPr>
          <w:rFonts w:ascii="Times New Roman" w:eastAsia="Roboto" w:hAnsi="Times New Roman" w:cs="Times New Roman"/>
          <w:color w:val="000000" w:themeColor="text1"/>
          <w:sz w:val="30"/>
          <w:szCs w:val="30"/>
        </w:rPr>
        <w:t xml:space="preserve"> </w:t>
      </w:r>
      <w:r w:rsidRPr="000D3C64">
        <w:rPr>
          <w:rFonts w:ascii="Times New Roman" w:eastAsia="Roboto" w:hAnsi="Times New Roman" w:cs="Times New Roman"/>
          <w:color w:val="000000" w:themeColor="text1"/>
          <w:sz w:val="30"/>
          <w:szCs w:val="30"/>
        </w:rPr>
        <w:t>45, 50, 33, 22, 15</w:t>
      </w:r>
    </w:p>
    <w:p w:rsidR="006D1167" w:rsidRPr="000D3C64" w:rsidRDefault="006D1167" w:rsidP="000D3C64">
      <w:pPr>
        <w:pStyle w:val="ListParagraph"/>
        <w:numPr>
          <w:ilvl w:val="0"/>
          <w:numId w:val="4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32</w:t>
      </w:r>
    </w:p>
    <w:p w:rsidR="006D1167" w:rsidRPr="000D3C64" w:rsidRDefault="006D1167" w:rsidP="000D3C64">
      <w:pPr>
        <w:pStyle w:val="ListParagraph"/>
        <w:numPr>
          <w:ilvl w:val="0"/>
          <w:numId w:val="4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34</w:t>
      </w:r>
    </w:p>
    <w:p w:rsidR="006D1167" w:rsidRPr="000D3C64" w:rsidRDefault="006D1167" w:rsidP="000D3C64">
      <w:pPr>
        <w:pStyle w:val="ListParagraph"/>
        <w:numPr>
          <w:ilvl w:val="0"/>
          <w:numId w:val="4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33</w:t>
      </w:r>
    </w:p>
    <w:p w:rsidR="00F4066C" w:rsidRPr="000D3C64" w:rsidRDefault="00F4066C" w:rsidP="000D3C64">
      <w:pPr>
        <w:pStyle w:val="ListParagraph"/>
        <w:numPr>
          <w:ilvl w:val="0"/>
          <w:numId w:val="44"/>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Determine the average of the following data. 18, 66, 12, 74, 35</w:t>
      </w:r>
    </w:p>
    <w:p w:rsidR="00F4066C" w:rsidRPr="000D3C64" w:rsidRDefault="00F4066C" w:rsidP="000D3C64">
      <w:pPr>
        <w:pStyle w:val="ListParagraph"/>
        <w:numPr>
          <w:ilvl w:val="0"/>
          <w:numId w:val="5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w:t>
      </w:r>
    </w:p>
    <w:p w:rsidR="00F4066C" w:rsidRPr="000D3C64" w:rsidRDefault="00F4066C" w:rsidP="000D3C64">
      <w:pPr>
        <w:pStyle w:val="ListParagraph"/>
        <w:numPr>
          <w:ilvl w:val="0"/>
          <w:numId w:val="5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43</w:t>
      </w:r>
    </w:p>
    <w:p w:rsidR="00F4066C" w:rsidRPr="000D3C64" w:rsidRDefault="00F4066C" w:rsidP="000D3C64">
      <w:pPr>
        <w:pStyle w:val="ListParagraph"/>
        <w:numPr>
          <w:ilvl w:val="0"/>
          <w:numId w:val="5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42</w:t>
      </w:r>
    </w:p>
    <w:p w:rsidR="00F4066C" w:rsidRPr="000D3C64" w:rsidRDefault="00F4066C" w:rsidP="000D3C64">
      <w:pPr>
        <w:pStyle w:val="ListParagraph"/>
        <w:numPr>
          <w:ilvl w:val="0"/>
          <w:numId w:val="5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41</w:t>
      </w:r>
    </w:p>
    <w:p w:rsidR="00553817" w:rsidRPr="000D3C64" w:rsidRDefault="00553817" w:rsidP="000D3C64">
      <w:pPr>
        <w:pStyle w:val="ListParagraph"/>
        <w:numPr>
          <w:ilvl w:val="0"/>
          <w:numId w:val="44"/>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Determine the average of the following data. 42, 79, 92, 35, 53, 17</w:t>
      </w:r>
    </w:p>
    <w:p w:rsidR="00553817" w:rsidRPr="000D3C64" w:rsidRDefault="00553817" w:rsidP="000D3C64">
      <w:pPr>
        <w:pStyle w:val="ListParagraph"/>
        <w:numPr>
          <w:ilvl w:val="0"/>
          <w:numId w:val="5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53</w:t>
      </w:r>
    </w:p>
    <w:p w:rsidR="00553817" w:rsidRPr="000D3C64" w:rsidRDefault="00553817" w:rsidP="000D3C64">
      <w:pPr>
        <w:pStyle w:val="ListParagraph"/>
        <w:numPr>
          <w:ilvl w:val="0"/>
          <w:numId w:val="5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52</w:t>
      </w:r>
    </w:p>
    <w:p w:rsidR="00553817" w:rsidRPr="000D3C64" w:rsidRDefault="00553817" w:rsidP="000D3C64">
      <w:pPr>
        <w:pStyle w:val="ListParagraph"/>
        <w:numPr>
          <w:ilvl w:val="0"/>
          <w:numId w:val="5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w:t>
      </w:r>
    </w:p>
    <w:p w:rsidR="00553817" w:rsidRPr="000D3C64" w:rsidRDefault="00553817" w:rsidP="000D3C64">
      <w:pPr>
        <w:pStyle w:val="ListParagraph"/>
        <w:numPr>
          <w:ilvl w:val="0"/>
          <w:numId w:val="5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54</w:t>
      </w:r>
    </w:p>
    <w:p w:rsidR="00553817" w:rsidRPr="000D3C64" w:rsidRDefault="00553817" w:rsidP="000D3C64">
      <w:pPr>
        <w:pStyle w:val="ListParagraph"/>
        <w:numPr>
          <w:ilvl w:val="0"/>
          <w:numId w:val="44"/>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Determine the average of the following data. 81, 73, 69, 17, 20</w:t>
      </w:r>
    </w:p>
    <w:p w:rsidR="00553817" w:rsidRPr="000D3C64" w:rsidRDefault="00553817" w:rsidP="000D3C64">
      <w:pPr>
        <w:pStyle w:val="ListParagraph"/>
        <w:numPr>
          <w:ilvl w:val="0"/>
          <w:numId w:val="5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51</w:t>
      </w:r>
    </w:p>
    <w:p w:rsidR="00553817" w:rsidRPr="000D3C64" w:rsidRDefault="00553817" w:rsidP="000D3C64">
      <w:pPr>
        <w:pStyle w:val="ListParagraph"/>
        <w:numPr>
          <w:ilvl w:val="0"/>
          <w:numId w:val="5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53</w:t>
      </w:r>
    </w:p>
    <w:p w:rsidR="00553817" w:rsidRPr="000D3C64" w:rsidRDefault="00553817" w:rsidP="000D3C64">
      <w:pPr>
        <w:pStyle w:val="ListParagraph"/>
        <w:numPr>
          <w:ilvl w:val="0"/>
          <w:numId w:val="5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54</w:t>
      </w:r>
    </w:p>
    <w:p w:rsidR="00553817" w:rsidRPr="000D3C64" w:rsidRDefault="00553817" w:rsidP="000D3C64">
      <w:pPr>
        <w:pStyle w:val="ListParagraph"/>
        <w:numPr>
          <w:ilvl w:val="0"/>
          <w:numId w:val="5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52</w:t>
      </w:r>
    </w:p>
    <w:p w:rsidR="001668F2" w:rsidRPr="000D3C64" w:rsidRDefault="001668F2" w:rsidP="000D3C64">
      <w:pPr>
        <w:pStyle w:val="ListParagraph"/>
        <w:numPr>
          <w:ilvl w:val="0"/>
          <w:numId w:val="4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average score of boys in an examination in a school is 71 and that of the girls is 73. The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average score of the school is 71.8. The ratio of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number of boys to that of the girls that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appeared in the examination is</w:t>
      </w:r>
    </w:p>
    <w:tbl>
      <w:tblPr>
        <w:tblW w:w="9780" w:type="dxa"/>
        <w:tblCellMar>
          <w:top w:w="15" w:type="dxa"/>
          <w:left w:w="15" w:type="dxa"/>
          <w:bottom w:w="15" w:type="dxa"/>
          <w:right w:w="240" w:type="dxa"/>
        </w:tblCellMar>
        <w:tblLook w:val="04A0"/>
      </w:tblPr>
      <w:tblGrid>
        <w:gridCol w:w="725"/>
        <w:gridCol w:w="9055"/>
      </w:tblGrid>
      <w:tr w:rsidR="001668F2" w:rsidRPr="000D3C64" w:rsidTr="00604E71">
        <w:tc>
          <w:tcPr>
            <w:tcW w:w="725"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 : 2</w:t>
            </w:r>
          </w:p>
        </w:tc>
      </w:tr>
      <w:tr w:rsidR="001668F2" w:rsidRPr="000D3C64" w:rsidTr="00604E71">
        <w:tc>
          <w:tcPr>
            <w:tcW w:w="725"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 : 2</w:t>
            </w:r>
          </w:p>
        </w:tc>
      </w:tr>
      <w:tr w:rsidR="001668F2" w:rsidRPr="000D3C64" w:rsidTr="00604E71">
        <w:tc>
          <w:tcPr>
            <w:tcW w:w="725"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 : 2</w:t>
            </w:r>
          </w:p>
        </w:tc>
      </w:tr>
      <w:tr w:rsidR="001668F2" w:rsidRPr="000D3C64" w:rsidTr="00604E71">
        <w:tc>
          <w:tcPr>
            <w:tcW w:w="725"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1668F2" w:rsidRPr="000D3C64" w:rsidRDefault="00545A3B" w:rsidP="000D3C64">
            <w:pPr>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r w:rsidR="001668F2" w:rsidRPr="000D3C64">
              <w:rPr>
                <w:rFonts w:ascii="Times New Roman" w:eastAsia="Times New Roman" w:hAnsi="Times New Roman" w:cs="Times New Roman"/>
                <w:color w:val="3D3D3D"/>
                <w:sz w:val="30"/>
                <w:szCs w:val="30"/>
              </w:rPr>
              <w:t>: 2</w:t>
            </w:r>
          </w:p>
        </w:tc>
      </w:tr>
    </w:tbl>
    <w:p w:rsidR="001668F2" w:rsidRPr="000D3C64" w:rsidRDefault="001668F2" w:rsidP="000D3C64">
      <w:pPr>
        <w:spacing w:line="360" w:lineRule="auto"/>
        <w:rPr>
          <w:rFonts w:ascii="Times New Roman" w:hAnsi="Times New Roman" w:cs="Times New Roman"/>
          <w:sz w:val="30"/>
          <w:szCs w:val="30"/>
        </w:rPr>
      </w:pP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10.After being set up, a company manufactured 6000 scooters in the third year and 7000 scooters in the seventh year. Assuming that the production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increases uniformly by a fixed number every year, </w:t>
      </w:r>
    </w:p>
    <w:p w:rsidR="001668F2" w:rsidRPr="000D3C64" w:rsidRDefault="001668F2"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production in the tenth year?</w:t>
      </w:r>
    </w:p>
    <w:tbl>
      <w:tblPr>
        <w:tblW w:w="8310" w:type="dxa"/>
        <w:tblCellMar>
          <w:top w:w="15" w:type="dxa"/>
          <w:left w:w="15" w:type="dxa"/>
          <w:bottom w:w="15" w:type="dxa"/>
          <w:right w:w="240" w:type="dxa"/>
        </w:tblCellMar>
        <w:tblLook w:val="04A0"/>
      </w:tblPr>
      <w:tblGrid>
        <w:gridCol w:w="450"/>
        <w:gridCol w:w="7860"/>
      </w:tblGrid>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7850</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7650</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7750</w:t>
            </w:r>
          </w:p>
        </w:tc>
      </w:tr>
      <w:tr w:rsidR="001668F2" w:rsidRPr="000D3C64" w:rsidTr="00604E71">
        <w:tc>
          <w:tcPr>
            <w:tcW w:w="450" w:type="dxa"/>
            <w:shd w:val="clear" w:color="auto" w:fill="auto"/>
            <w:tcMar>
              <w:top w:w="0" w:type="dxa"/>
              <w:left w:w="0" w:type="dxa"/>
              <w:bottom w:w="0" w:type="dxa"/>
              <w:right w:w="0" w:type="dxa"/>
            </w:tcMar>
            <w:vAlign w:val="center"/>
            <w:hideMark/>
          </w:tcPr>
          <w:p w:rsidR="001668F2" w:rsidRPr="000D3C64" w:rsidRDefault="001668F2"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1668F2" w:rsidRPr="000D3C64" w:rsidRDefault="001668F2"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7950</w:t>
            </w:r>
          </w:p>
        </w:tc>
      </w:tr>
    </w:tbl>
    <w:p w:rsidR="001668F2" w:rsidRPr="000D3C64" w:rsidRDefault="001668F2" w:rsidP="000D3C64">
      <w:pPr>
        <w:shd w:val="clear" w:color="auto" w:fill="FFFFFF"/>
        <w:spacing w:after="0" w:line="360" w:lineRule="auto"/>
        <w:rPr>
          <w:rFonts w:ascii="Times New Roman" w:eastAsia="Times New Roman" w:hAnsi="Times New Roman" w:cs="Times New Roman"/>
          <w:vanish/>
          <w:color w:val="3D3D3D"/>
          <w:sz w:val="30"/>
          <w:szCs w:val="30"/>
        </w:rPr>
      </w:pPr>
    </w:p>
    <w:p w:rsidR="001668F2" w:rsidRPr="000D3C64" w:rsidRDefault="001668F2" w:rsidP="000D3C64">
      <w:pPr>
        <w:spacing w:line="360" w:lineRule="auto"/>
        <w:rPr>
          <w:rFonts w:ascii="Times New Roman" w:hAnsi="Times New Roman" w:cs="Times New Roman"/>
          <w:sz w:val="30"/>
          <w:szCs w:val="30"/>
        </w:rPr>
      </w:pPr>
    </w:p>
    <w:p w:rsidR="001668F2" w:rsidRPr="000D3C64" w:rsidRDefault="001668F2"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3D3D3D"/>
          <w:sz w:val="30"/>
          <w:szCs w:val="30"/>
          <w:shd w:val="clear" w:color="auto" w:fill="EEEEEE"/>
        </w:rPr>
        <w:t xml:space="preserve">11.  </w:t>
      </w:r>
      <w:r w:rsidRPr="000D3C64">
        <w:rPr>
          <w:rFonts w:ascii="Times New Roman" w:eastAsia="Times New Roman" w:hAnsi="Times New Roman" w:cs="Times New Roman"/>
          <w:color w:val="0A0A0A"/>
          <w:sz w:val="30"/>
          <w:szCs w:val="30"/>
          <w:shd w:val="clear" w:color="auto" w:fill="EEEEEE"/>
        </w:rPr>
        <w:t>If a worker in a factory receives one rupee on the first day</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0A0A0A"/>
          <w:sz w:val="30"/>
          <w:szCs w:val="30"/>
          <w:shd w:val="clear" w:color="auto" w:fill="EEEEEE"/>
        </w:rPr>
        <w:t>from the second days onwards his wage is increased by one rupee</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0A0A0A"/>
          <w:sz w:val="30"/>
          <w:szCs w:val="30"/>
          <w:shd w:val="clear" w:color="auto" w:fill="EEEEEE"/>
        </w:rPr>
        <w:t>every day. What is the total amount of wage he receives after</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0A0A0A"/>
          <w:sz w:val="30"/>
          <w:szCs w:val="30"/>
          <w:shd w:val="clear" w:color="auto" w:fill="EEEEEE"/>
        </w:rPr>
        <w:t>40 days?</w:t>
      </w:r>
    </w:p>
    <w:p w:rsidR="001668F2" w:rsidRPr="000D3C64" w:rsidRDefault="001668F2" w:rsidP="000D3C64">
      <w:pPr>
        <w:numPr>
          <w:ilvl w:val="0"/>
          <w:numId w:val="33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Rs.720/-</w:t>
      </w:r>
    </w:p>
    <w:p w:rsidR="001668F2" w:rsidRPr="000D3C64" w:rsidRDefault="001668F2" w:rsidP="000D3C64">
      <w:pPr>
        <w:numPr>
          <w:ilvl w:val="0"/>
          <w:numId w:val="33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Rs.820/-</w:t>
      </w:r>
    </w:p>
    <w:p w:rsidR="001668F2" w:rsidRPr="000D3C64" w:rsidRDefault="001668F2" w:rsidP="000D3C64">
      <w:pPr>
        <w:numPr>
          <w:ilvl w:val="0"/>
          <w:numId w:val="33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Rs.810/-</w:t>
      </w:r>
    </w:p>
    <w:p w:rsidR="001668F2" w:rsidRPr="000D3C64" w:rsidRDefault="001668F2" w:rsidP="000D3C64">
      <w:pPr>
        <w:numPr>
          <w:ilvl w:val="0"/>
          <w:numId w:val="335"/>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Rs.740/-</w:t>
      </w:r>
    </w:p>
    <w:p w:rsidR="001668F2" w:rsidRPr="000D3C64" w:rsidRDefault="001668F2" w:rsidP="000D3C64">
      <w:pPr>
        <w:pStyle w:val="ListParagraph"/>
        <w:spacing w:after="167" w:line="360" w:lineRule="auto"/>
        <w:ind w:left="360"/>
        <w:jc w:val="both"/>
        <w:rPr>
          <w:rFonts w:ascii="Times New Roman" w:eastAsia="Times New Roman" w:hAnsi="Times New Roman" w:cs="Times New Roman"/>
          <w:color w:val="000000" w:themeColor="text1"/>
          <w:sz w:val="30"/>
          <w:szCs w:val="30"/>
        </w:rPr>
      </w:pP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highlight w:val="white"/>
        </w:rPr>
      </w:pPr>
      <w:bookmarkStart w:id="15" w:name="_Toc10562417"/>
      <w:r w:rsidRPr="000D3C64">
        <w:rPr>
          <w:rFonts w:ascii="Times New Roman" w:hAnsi="Times New Roman" w:cs="Times New Roman"/>
          <w:b/>
          <w:color w:val="000000" w:themeColor="text1"/>
          <w:sz w:val="30"/>
          <w:szCs w:val="30"/>
          <w:highlight w:val="white"/>
        </w:rPr>
        <w:t>Ratios and Proportions</w:t>
      </w:r>
      <w:bookmarkEnd w:id="15"/>
    </w:p>
    <w:p w:rsidR="00553817" w:rsidRPr="000D3C64" w:rsidRDefault="00553817"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 ratio of the lengths of the respective diagonals of two squares is 2:1. Find the ratio of their areas.</w:t>
      </w:r>
    </w:p>
    <w:p w:rsidR="00553817" w:rsidRPr="000D3C64" w:rsidRDefault="00553817" w:rsidP="000D3C64">
      <w:pPr>
        <w:pStyle w:val="ListParagraph"/>
        <w:numPr>
          <w:ilvl w:val="0"/>
          <w:numId w:val="5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5:04</w:t>
      </w:r>
    </w:p>
    <w:p w:rsidR="00553817" w:rsidRPr="000D3C64" w:rsidRDefault="00553817" w:rsidP="000D3C64">
      <w:pPr>
        <w:pStyle w:val="ListParagraph"/>
        <w:numPr>
          <w:ilvl w:val="0"/>
          <w:numId w:val="5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4:01</w:t>
      </w:r>
    </w:p>
    <w:p w:rsidR="00553817" w:rsidRPr="000D3C64" w:rsidRDefault="00553817" w:rsidP="000D3C64">
      <w:pPr>
        <w:pStyle w:val="ListParagraph"/>
        <w:numPr>
          <w:ilvl w:val="0"/>
          <w:numId w:val="5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5:02</w:t>
      </w:r>
    </w:p>
    <w:p w:rsidR="00553817" w:rsidRPr="000D3C64" w:rsidRDefault="00553817" w:rsidP="000D3C64">
      <w:pPr>
        <w:pStyle w:val="ListParagraph"/>
        <w:numPr>
          <w:ilvl w:val="0"/>
          <w:numId w:val="5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4:03</w:t>
      </w:r>
    </w:p>
    <w:p w:rsidR="00B14AE0" w:rsidRPr="000D3C64" w:rsidRDefault="00B14AE0" w:rsidP="000D3C64">
      <w:pPr>
        <w:pStyle w:val="ListParagraph"/>
        <w:numPr>
          <w:ilvl w:val="0"/>
          <w:numId w:val="53"/>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 daily wages of Ramu, Raju and Rajesh are in the ratio of 2 : 3 : 4. Iif their salaries are increased by 20%, 30% and 15% respectively then Raju's salary will be increased by Rs. 120. What was the salary of Ramu initially?</w:t>
      </w:r>
    </w:p>
    <w:p w:rsidR="00B14AE0" w:rsidRPr="000D3C64" w:rsidRDefault="00B14AE0" w:rsidP="000D3C64">
      <w:pPr>
        <w:pStyle w:val="ListParagraph"/>
        <w:numPr>
          <w:ilvl w:val="0"/>
          <w:numId w:val="5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200</w:t>
      </w:r>
    </w:p>
    <w:p w:rsidR="00B14AE0" w:rsidRPr="000D3C64" w:rsidRDefault="00B14AE0" w:rsidP="000D3C64">
      <w:pPr>
        <w:pStyle w:val="ListParagraph"/>
        <w:numPr>
          <w:ilvl w:val="0"/>
          <w:numId w:val="5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800/3</w:t>
      </w:r>
    </w:p>
    <w:p w:rsidR="00B14AE0" w:rsidRPr="000D3C64" w:rsidRDefault="00B14AE0" w:rsidP="000D3C64">
      <w:pPr>
        <w:pStyle w:val="ListParagraph"/>
        <w:numPr>
          <w:ilvl w:val="0"/>
          <w:numId w:val="5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400/3</w:t>
      </w:r>
    </w:p>
    <w:p w:rsidR="00B14AE0" w:rsidRPr="000D3C64" w:rsidRDefault="00B14AE0" w:rsidP="000D3C64">
      <w:pPr>
        <w:pStyle w:val="ListParagraph"/>
        <w:numPr>
          <w:ilvl w:val="0"/>
          <w:numId w:val="5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400</w:t>
      </w:r>
    </w:p>
    <w:p w:rsidR="0069313B" w:rsidRPr="000D3C64" w:rsidRDefault="0069313B"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1,000 is to be divided as incentives among three best employees in the firm such that Ekat receives twice as much as Ajay, who receives one-fifth as much as Rahul. How much money did Rahul receive?</w:t>
      </w:r>
    </w:p>
    <w:p w:rsidR="0069313B" w:rsidRPr="000D3C64" w:rsidRDefault="0069313B" w:rsidP="000D3C64">
      <w:pPr>
        <w:pStyle w:val="ListParagraph"/>
        <w:numPr>
          <w:ilvl w:val="0"/>
          <w:numId w:val="5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625</w:t>
      </w:r>
    </w:p>
    <w:p w:rsidR="0069313B" w:rsidRPr="000D3C64" w:rsidRDefault="0069313B" w:rsidP="000D3C64">
      <w:pPr>
        <w:pStyle w:val="ListParagraph"/>
        <w:numPr>
          <w:ilvl w:val="0"/>
          <w:numId w:val="5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325</w:t>
      </w:r>
    </w:p>
    <w:p w:rsidR="0069313B" w:rsidRPr="000D3C64" w:rsidRDefault="0069313B" w:rsidP="000D3C64">
      <w:pPr>
        <w:pStyle w:val="ListParagraph"/>
        <w:numPr>
          <w:ilvl w:val="0"/>
          <w:numId w:val="5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780</w:t>
      </w:r>
    </w:p>
    <w:p w:rsidR="0069313B" w:rsidRPr="000D3C64" w:rsidRDefault="0069313B" w:rsidP="000D3C64">
      <w:pPr>
        <w:pStyle w:val="ListParagraph"/>
        <w:numPr>
          <w:ilvl w:val="0"/>
          <w:numId w:val="5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480</w:t>
      </w:r>
    </w:p>
    <w:p w:rsidR="0069313B" w:rsidRPr="000D3C64" w:rsidRDefault="0069313B"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Rs. 1,360 have been divided among A, B, C such that A gets (2/3)rd of what B gets and B gets (1/4)th of what C gets, then B's share is:</w:t>
      </w:r>
    </w:p>
    <w:p w:rsidR="0069313B" w:rsidRPr="000D3C64" w:rsidRDefault="0069313B" w:rsidP="000D3C64">
      <w:pPr>
        <w:pStyle w:val="ListParagraph"/>
        <w:numPr>
          <w:ilvl w:val="0"/>
          <w:numId w:val="5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160</w:t>
      </w:r>
    </w:p>
    <w:p w:rsidR="0069313B" w:rsidRPr="000D3C64" w:rsidRDefault="0069313B" w:rsidP="000D3C64">
      <w:pPr>
        <w:pStyle w:val="ListParagraph"/>
        <w:numPr>
          <w:ilvl w:val="0"/>
          <w:numId w:val="5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320</w:t>
      </w:r>
    </w:p>
    <w:p w:rsidR="0069313B" w:rsidRPr="000D3C64" w:rsidRDefault="0069313B" w:rsidP="000D3C64">
      <w:pPr>
        <w:pStyle w:val="ListParagraph"/>
        <w:numPr>
          <w:ilvl w:val="0"/>
          <w:numId w:val="5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240</w:t>
      </w:r>
    </w:p>
    <w:p w:rsidR="0069313B" w:rsidRPr="000D3C64" w:rsidRDefault="0069313B" w:rsidP="000D3C64">
      <w:pPr>
        <w:pStyle w:val="ListParagraph"/>
        <w:numPr>
          <w:ilvl w:val="0"/>
          <w:numId w:val="5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120</w:t>
      </w:r>
    </w:p>
    <w:p w:rsidR="006D1167" w:rsidRPr="000D3C64" w:rsidRDefault="006D1167"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company, there are 40 team members. Which of the following cannot be the ratio of number of male employees to the number of female employees?</w:t>
      </w:r>
    </w:p>
    <w:p w:rsidR="006D1167" w:rsidRPr="000D3C64" w:rsidRDefault="006D1167" w:rsidP="000D3C64">
      <w:pPr>
        <w:pStyle w:val="ListParagraph"/>
        <w:numPr>
          <w:ilvl w:val="0"/>
          <w:numId w:val="5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7:13</w:t>
      </w:r>
    </w:p>
    <w:p w:rsidR="006D1167" w:rsidRPr="000D3C64" w:rsidRDefault="006D1167" w:rsidP="000D3C64">
      <w:pPr>
        <w:pStyle w:val="ListParagraph"/>
        <w:numPr>
          <w:ilvl w:val="0"/>
          <w:numId w:val="5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3:5</w:t>
      </w:r>
    </w:p>
    <w:p w:rsidR="006D1167" w:rsidRPr="000D3C64" w:rsidRDefault="006D1167" w:rsidP="000D3C64">
      <w:pPr>
        <w:pStyle w:val="ListParagraph"/>
        <w:numPr>
          <w:ilvl w:val="0"/>
          <w:numId w:val="5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4:1</w:t>
      </w:r>
    </w:p>
    <w:p w:rsidR="006D1167" w:rsidRPr="000D3C64" w:rsidRDefault="006D1167" w:rsidP="000D3C64">
      <w:pPr>
        <w:pStyle w:val="ListParagraph"/>
        <w:numPr>
          <w:ilvl w:val="0"/>
          <w:numId w:val="5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9:13</w:t>
      </w:r>
    </w:p>
    <w:p w:rsidR="006D1167" w:rsidRPr="000D3C64" w:rsidRDefault="006D1167"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 ratio of Radii of two circles is 3:4. Find the ratio of their areas.</w:t>
      </w:r>
    </w:p>
    <w:p w:rsidR="006D1167" w:rsidRPr="000D3C64" w:rsidRDefault="006D1167" w:rsidP="000D3C64">
      <w:pPr>
        <w:pStyle w:val="ListParagraph"/>
        <w:numPr>
          <w:ilvl w:val="0"/>
          <w:numId w:val="5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9:16</w:t>
      </w:r>
    </w:p>
    <w:p w:rsidR="006D1167" w:rsidRPr="000D3C64" w:rsidRDefault="006D1167" w:rsidP="000D3C64">
      <w:pPr>
        <w:pStyle w:val="ListParagraph"/>
        <w:numPr>
          <w:ilvl w:val="0"/>
          <w:numId w:val="5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9:05</w:t>
      </w:r>
    </w:p>
    <w:p w:rsidR="006D1167" w:rsidRPr="000D3C64" w:rsidRDefault="006D1167" w:rsidP="000D3C64">
      <w:pPr>
        <w:pStyle w:val="ListParagraph"/>
        <w:numPr>
          <w:ilvl w:val="0"/>
          <w:numId w:val="5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9:55</w:t>
      </w:r>
    </w:p>
    <w:p w:rsidR="00553817" w:rsidRPr="000D3C64" w:rsidRDefault="006D1167" w:rsidP="000D3C64">
      <w:pPr>
        <w:pStyle w:val="ListParagraph"/>
        <w:numPr>
          <w:ilvl w:val="0"/>
          <w:numId w:val="59"/>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9:13</w:t>
      </w:r>
    </w:p>
    <w:p w:rsidR="00F4066C" w:rsidRPr="000D3C64" w:rsidRDefault="00F4066C"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company, there are 40 team members. Which of the following cannot be the ratio of number of male employees to the number of female employees?</w:t>
      </w:r>
    </w:p>
    <w:p w:rsidR="00F4066C" w:rsidRPr="000D3C64" w:rsidRDefault="00F4066C" w:rsidP="000D3C64">
      <w:pPr>
        <w:pStyle w:val="ListParagraph"/>
        <w:numPr>
          <w:ilvl w:val="0"/>
          <w:numId w:val="6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9:13</w:t>
      </w:r>
    </w:p>
    <w:p w:rsidR="00F4066C" w:rsidRPr="000D3C64" w:rsidRDefault="00F4066C" w:rsidP="000D3C64">
      <w:pPr>
        <w:pStyle w:val="ListParagraph"/>
        <w:numPr>
          <w:ilvl w:val="0"/>
          <w:numId w:val="6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3:5</w:t>
      </w:r>
    </w:p>
    <w:p w:rsidR="00F4066C" w:rsidRPr="000D3C64" w:rsidRDefault="00F4066C" w:rsidP="000D3C64">
      <w:pPr>
        <w:pStyle w:val="ListParagraph"/>
        <w:numPr>
          <w:ilvl w:val="0"/>
          <w:numId w:val="6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7:13</w:t>
      </w:r>
    </w:p>
    <w:p w:rsidR="00553817" w:rsidRPr="000D3C64" w:rsidRDefault="00F4066C" w:rsidP="000D3C64">
      <w:pPr>
        <w:pStyle w:val="ListParagraph"/>
        <w:numPr>
          <w:ilvl w:val="0"/>
          <w:numId w:val="6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4:1</w:t>
      </w:r>
    </w:p>
    <w:p w:rsidR="00553817" w:rsidRPr="000D3C64" w:rsidRDefault="00553817" w:rsidP="000D3C64">
      <w:pPr>
        <w:pStyle w:val="ListParagraph"/>
        <w:numPr>
          <w:ilvl w:val="0"/>
          <w:numId w:val="53"/>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Two friends bought two bicycles whose prices were in the ratio of 1 : 5 if they sold them at a loss of 10%, the difference of the money earned by them was Rs. 3600. What was the cost price of the costlier cycle?</w:t>
      </w:r>
    </w:p>
    <w:p w:rsidR="00553817" w:rsidRPr="000D3C64" w:rsidRDefault="00553817" w:rsidP="000D3C64">
      <w:pPr>
        <w:pStyle w:val="ListParagraph"/>
        <w:numPr>
          <w:ilvl w:val="0"/>
          <w:numId w:val="6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Rs.6500</w:t>
      </w:r>
    </w:p>
    <w:p w:rsidR="00553817" w:rsidRPr="000D3C64" w:rsidRDefault="00553817" w:rsidP="000D3C64">
      <w:pPr>
        <w:pStyle w:val="ListParagraph"/>
        <w:numPr>
          <w:ilvl w:val="0"/>
          <w:numId w:val="6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Rs.5000</w:t>
      </w:r>
    </w:p>
    <w:p w:rsidR="00553817" w:rsidRPr="000D3C64" w:rsidRDefault="00553817" w:rsidP="000D3C64">
      <w:pPr>
        <w:pStyle w:val="ListParagraph"/>
        <w:numPr>
          <w:ilvl w:val="0"/>
          <w:numId w:val="6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Rs.5500</w:t>
      </w:r>
    </w:p>
    <w:p w:rsidR="00553817" w:rsidRPr="000D3C64" w:rsidRDefault="00553817" w:rsidP="000D3C64">
      <w:pPr>
        <w:pStyle w:val="ListParagraph"/>
        <w:numPr>
          <w:ilvl w:val="0"/>
          <w:numId w:val="61"/>
        </w:numPr>
        <w:shd w:val="clear" w:color="auto" w:fill="FFFFFF"/>
        <w:spacing w:after="167" w:line="360" w:lineRule="auto"/>
        <w:jc w:val="both"/>
        <w:rPr>
          <w:rFonts w:ascii="Times New Roman"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Rs.6000</w:t>
      </w:r>
    </w:p>
    <w:p w:rsidR="00DD3CB3" w:rsidRPr="000D3C64" w:rsidRDefault="00DD3CB3" w:rsidP="000D3C64">
      <w:pPr>
        <w:pStyle w:val="ListParagraph"/>
        <w:numPr>
          <w:ilvl w:val="0"/>
          <w:numId w:val="53"/>
        </w:numPr>
        <w:shd w:val="clear" w:color="auto" w:fill="FFFFFF"/>
        <w:spacing w:after="167" w:line="360" w:lineRule="auto"/>
        <w:jc w:val="both"/>
        <w:rPr>
          <w:rFonts w:ascii="Times New Roman" w:hAnsi="Times New Roman" w:cs="Times New Roman"/>
          <w:color w:val="000000" w:themeColor="text1"/>
          <w:sz w:val="30"/>
          <w:szCs w:val="30"/>
          <w:highlight w:val="white"/>
        </w:rPr>
      </w:pPr>
      <w:r w:rsidRPr="000D3C64">
        <w:rPr>
          <w:rFonts w:ascii="Times New Roman" w:hAnsi="Times New Roman" w:cs="Times New Roman"/>
          <w:color w:val="000000" w:themeColor="text1"/>
          <w:sz w:val="30"/>
          <w:szCs w:val="30"/>
        </w:rPr>
        <w:t>A, B, C are 3 girls and there are 770 Apples. For every 4 Apples, A takes,B takes 3. For ever 6 Apples, C takes 7 Apples? Ans: 261:145:303.</w:t>
      </w:r>
    </w:p>
    <w:p w:rsidR="001B3D6F" w:rsidRPr="000D3C64" w:rsidRDefault="001B3D6F" w:rsidP="000D3C64">
      <w:pPr>
        <w:pStyle w:val="ListParagraph"/>
        <w:numPr>
          <w:ilvl w:val="0"/>
          <w:numId w:val="53"/>
        </w:numPr>
        <w:shd w:val="clear" w:color="auto" w:fill="FFFFFF"/>
        <w:spacing w:after="167" w:line="360" w:lineRule="auto"/>
        <w:jc w:val="both"/>
        <w:rPr>
          <w:rFonts w:ascii="Times New Roman" w:hAnsi="Times New Roman" w:cs="Times New Roman"/>
          <w:color w:val="000000" w:themeColor="text1"/>
          <w:sz w:val="30"/>
          <w:szCs w:val="30"/>
          <w:highlight w:val="white"/>
        </w:rPr>
      </w:pPr>
      <w:r w:rsidRPr="000D3C64">
        <w:rPr>
          <w:rFonts w:ascii="Times New Roman" w:hAnsi="Times New Roman" w:cs="Times New Roman"/>
          <w:color w:val="000000" w:themeColor="text1"/>
          <w:sz w:val="30"/>
          <w:szCs w:val="30"/>
        </w:rPr>
        <w:t xml:space="preserve">There are two containers on a table. A and B. A is half full of wine, while B,which is twice A's size, is one quarter full of wine. Both containers are filled with water and the contents are poured into a third container C. What portion of container C's mixture is wine? Sol: Let d size of container A is "x" then B's size will be "2x" A is half full of wine </w:t>
      </w:r>
      <w:r w:rsidRPr="000D3C64">
        <w:rPr>
          <w:rFonts w:ascii="Cambria Math" w:hAnsi="Cambria Math" w:cs="Cambria Math"/>
          <w:color w:val="000000" w:themeColor="text1"/>
          <w:sz w:val="30"/>
          <w:szCs w:val="30"/>
        </w:rPr>
        <w:t>⇒</w:t>
      </w:r>
      <w:r w:rsidRPr="000D3C64">
        <w:rPr>
          <w:rFonts w:ascii="Times New Roman" w:hAnsi="Times New Roman" w:cs="Times New Roman"/>
          <w:color w:val="000000" w:themeColor="text1"/>
          <w:sz w:val="30"/>
          <w:szCs w:val="30"/>
        </w:rPr>
        <w:t xml:space="preserve">x2   So remaining "x2 " of A contains water B is quarter full of win </w:t>
      </w:r>
      <w:r w:rsidRPr="000D3C64">
        <w:rPr>
          <w:rFonts w:ascii="Cambria Math" w:hAnsi="Cambria Math" w:cs="Cambria Math"/>
          <w:color w:val="000000" w:themeColor="text1"/>
          <w:sz w:val="30"/>
          <w:szCs w:val="30"/>
        </w:rPr>
        <w:t>⇒</w:t>
      </w:r>
      <w:r w:rsidRPr="000D3C64">
        <w:rPr>
          <w:rFonts w:ascii="Times New Roman" w:hAnsi="Times New Roman" w:cs="Times New Roman"/>
          <w:color w:val="000000" w:themeColor="text1"/>
          <w:sz w:val="30"/>
          <w:szCs w:val="30"/>
        </w:rPr>
        <w:t>2x4</w:t>
      </w:r>
      <w:r w:rsidRPr="000D3C64">
        <w:rPr>
          <w:rFonts w:ascii="Cambria Math" w:hAnsi="Cambria Math" w:cs="Cambria Math"/>
          <w:color w:val="000000" w:themeColor="text1"/>
          <w:sz w:val="30"/>
          <w:szCs w:val="30"/>
        </w:rPr>
        <w:t>⇒</w:t>
      </w:r>
      <w:r w:rsidRPr="000D3C64">
        <w:rPr>
          <w:rFonts w:ascii="Times New Roman" w:hAnsi="Times New Roman" w:cs="Times New Roman"/>
          <w:color w:val="000000" w:themeColor="text1"/>
          <w:sz w:val="30"/>
          <w:szCs w:val="30"/>
        </w:rPr>
        <w:t xml:space="preserve">x2 So remaining </w:t>
      </w:r>
      <w:r w:rsidRPr="000D3C64">
        <w:rPr>
          <w:rFonts w:ascii="Cambria Math" w:hAnsi="Cambria Math" w:cs="Cambria Math"/>
          <w:color w:val="000000" w:themeColor="text1"/>
          <w:sz w:val="30"/>
          <w:szCs w:val="30"/>
        </w:rPr>
        <w:t>⇒</w:t>
      </w:r>
      <w:r w:rsidRPr="000D3C64">
        <w:rPr>
          <w:rFonts w:ascii="Times New Roman" w:hAnsi="Times New Roman" w:cs="Times New Roman"/>
          <w:color w:val="000000" w:themeColor="text1"/>
          <w:sz w:val="30"/>
          <w:szCs w:val="30"/>
        </w:rPr>
        <w:t xml:space="preserve">2x–x2=3x2 3x2 of B contains water Totally C has A's content + B's Content = x + 2x = 3x  Wine portion in C = x2 of "A" + x2 of "B"  x portion of wine Water portion in C = x2 of "A" + 3x2 of "B" </w:t>
      </w:r>
      <w:r w:rsidRPr="000D3C64">
        <w:rPr>
          <w:rFonts w:ascii="Cambria Math" w:hAnsi="Cambria Math" w:cs="Cambria Math"/>
          <w:color w:val="000000" w:themeColor="text1"/>
          <w:sz w:val="30"/>
          <w:szCs w:val="30"/>
        </w:rPr>
        <w:t>⇒</w:t>
      </w:r>
      <w:r w:rsidRPr="000D3C64">
        <w:rPr>
          <w:rFonts w:ascii="Times New Roman" w:hAnsi="Times New Roman" w:cs="Times New Roman"/>
          <w:color w:val="000000" w:themeColor="text1"/>
          <w:sz w:val="30"/>
          <w:szCs w:val="30"/>
        </w:rPr>
        <w:t>4x2</w:t>
      </w:r>
      <w:r w:rsidRPr="000D3C64">
        <w:rPr>
          <w:rFonts w:ascii="Cambria Math" w:hAnsi="Cambria Math" w:cs="Cambria Math"/>
          <w:color w:val="000000" w:themeColor="text1"/>
          <w:sz w:val="30"/>
          <w:szCs w:val="30"/>
        </w:rPr>
        <w:t>⇒</w:t>
      </w:r>
      <w:r w:rsidRPr="000D3C64">
        <w:rPr>
          <w:rFonts w:ascii="Times New Roman" w:hAnsi="Times New Roman" w:cs="Times New Roman"/>
          <w:color w:val="000000" w:themeColor="text1"/>
          <w:sz w:val="30"/>
          <w:szCs w:val="30"/>
        </w:rPr>
        <w:t>2x portion of water So portion of wine in C is x3x=13 portion of wine if 1/3 expressed in % 13×100 = 33.33% Ans : 33.33% of wine</w:t>
      </w:r>
    </w:p>
    <w:p w:rsidR="0049437A" w:rsidRPr="000D3C64" w:rsidRDefault="0049437A" w:rsidP="000D3C64">
      <w:pPr>
        <w:pStyle w:val="ListParagraph"/>
        <w:numPr>
          <w:ilvl w:val="0"/>
          <w:numId w:val="53"/>
        </w:numPr>
        <w:shd w:val="clear" w:color="auto" w:fill="FFFFFF"/>
        <w:spacing w:after="167" w:line="360" w:lineRule="auto"/>
        <w:jc w:val="both"/>
        <w:rPr>
          <w:rFonts w:ascii="Times New Roman" w:hAnsi="Times New Roman" w:cs="Times New Roman"/>
          <w:color w:val="000000" w:themeColor="text1"/>
          <w:sz w:val="30"/>
          <w:szCs w:val="30"/>
          <w:highlight w:val="white"/>
        </w:rPr>
      </w:pPr>
      <w:r w:rsidRPr="000D3C64">
        <w:rPr>
          <w:rFonts w:ascii="Times New Roman" w:hAnsi="Times New Roman" w:cs="Times New Roman"/>
          <w:color w:val="000000" w:themeColor="text1"/>
          <w:sz w:val="30"/>
          <w:szCs w:val="30"/>
        </w:rPr>
        <w:t>There was a race between 3 people. Me, Doug and Anne. When I take 21 steps the distance covered is equal to Doug's 24 steps and Anne's 28 steps. I take 6 steps to every 7 steps of Doug and 8 steps of Anne. Who won the race?</w:t>
      </w:r>
    </w:p>
    <w:p w:rsidR="006F1537" w:rsidRPr="000D3C64" w:rsidRDefault="006F1537" w:rsidP="000D3C64">
      <w:pPr>
        <w:pStyle w:val="ListParagraph"/>
        <w:numPr>
          <w:ilvl w:val="0"/>
          <w:numId w:val="53"/>
        </w:num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A dog takes 4 leaps for every 5 leaps of hare but 3 leaps of dog is equal to 4 leaps of hare compare speed?</w:t>
      </w:r>
    </w:p>
    <w:p w:rsidR="006F1537" w:rsidRPr="000D3C64" w:rsidRDefault="006F1537" w:rsidP="000D3C64">
      <w:pPr>
        <w:autoSpaceDE w:val="0"/>
        <w:autoSpaceDN w:val="0"/>
        <w:adjustRightInd w:val="0"/>
        <w:spacing w:after="0" w:line="360" w:lineRule="auto"/>
        <w:ind w:left="360"/>
        <w:rPr>
          <w:rFonts w:ascii="Times New Roman" w:eastAsia="ArialMT" w:hAnsi="Times New Roman" w:cs="Times New Roman"/>
          <w:sz w:val="30"/>
          <w:szCs w:val="30"/>
        </w:rPr>
      </w:pPr>
      <w:r w:rsidRPr="000D3C64">
        <w:rPr>
          <w:rFonts w:ascii="Times New Roman" w:eastAsia="ArialMT" w:hAnsi="Times New Roman" w:cs="Times New Roman"/>
          <w:sz w:val="30"/>
          <w:szCs w:val="30"/>
        </w:rPr>
        <w:t>Sol:</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Dog and hare speeds according to the number of leaps = 4 : </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But their leap lengths are in the ratio = 4 : 3 (3 x D = 4 x H )</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Multiplying number of leaps and leap lengths we get their speeds as = 4 x 4 : 5 x 3 = 16: 15 </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Answer = 16 : 15</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2. A, B, C are 3 girls and there are 770 Apples. For every 4 Apples, A takes,B takes 3. For ever 6 Apples, C takes 7 Apples? </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Ans: 261:145:303.</w:t>
      </w:r>
    </w:p>
    <w:p w:rsidR="006F1537" w:rsidRPr="000D3C64" w:rsidRDefault="006F1537" w:rsidP="000D3C64">
      <w:pPr>
        <w:pStyle w:val="ListParagraph"/>
        <w:autoSpaceDE w:val="0"/>
        <w:autoSpaceDN w:val="0"/>
        <w:adjustRightInd w:val="0"/>
        <w:spacing w:after="0" w:line="360" w:lineRule="auto"/>
        <w:rPr>
          <w:rFonts w:ascii="Times New Roman" w:eastAsia="ArialMT" w:hAnsi="Times New Roman" w:cs="Times New Roman"/>
          <w:sz w:val="30"/>
          <w:szCs w:val="30"/>
        </w:rPr>
      </w:pPr>
    </w:p>
    <w:p w:rsidR="006F1537" w:rsidRPr="000D3C64" w:rsidRDefault="006F1537" w:rsidP="000D3C64">
      <w:pPr>
        <w:shd w:val="clear" w:color="auto" w:fill="FFFFFF"/>
        <w:spacing w:after="167" w:line="360" w:lineRule="auto"/>
        <w:ind w:left="360"/>
        <w:jc w:val="both"/>
        <w:rPr>
          <w:rFonts w:ascii="Times New Roman" w:hAnsi="Times New Roman" w:cs="Times New Roman"/>
          <w:color w:val="000000" w:themeColor="text1"/>
          <w:sz w:val="30"/>
          <w:szCs w:val="30"/>
          <w:highlight w:val="white"/>
        </w:rPr>
      </w:pP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rPr>
      </w:pPr>
      <w:bookmarkStart w:id="16" w:name="_Toc10562418"/>
      <w:r w:rsidRPr="000D3C64">
        <w:rPr>
          <w:rFonts w:ascii="Times New Roman" w:hAnsi="Times New Roman" w:cs="Times New Roman"/>
          <w:b/>
          <w:color w:val="000000" w:themeColor="text1"/>
          <w:sz w:val="30"/>
          <w:szCs w:val="30"/>
        </w:rPr>
        <w:t>Probability</w:t>
      </w:r>
      <w:bookmarkEnd w:id="16"/>
    </w:p>
    <w:p w:rsidR="00A558AC" w:rsidRPr="000D3C64" w:rsidRDefault="00553817" w:rsidP="000D3C64">
      <w:pPr>
        <w:pStyle w:val="ListParagraph"/>
        <w:numPr>
          <w:ilvl w:val="0"/>
          <w:numId w:val="62"/>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The probability of throwing more than 5 in a single throw of an ordinary die is:</w:t>
      </w:r>
    </w:p>
    <w:p w:rsidR="00553817" w:rsidRPr="000D3C64" w:rsidRDefault="00553817" w:rsidP="000D3C64">
      <w:pPr>
        <w:pStyle w:val="ListParagraph"/>
        <w:numPr>
          <w:ilvl w:val="0"/>
          <w:numId w:val="63"/>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0.17</w:t>
      </w:r>
    </w:p>
    <w:p w:rsidR="00553817" w:rsidRPr="000D3C64" w:rsidRDefault="00553817" w:rsidP="000D3C64">
      <w:pPr>
        <w:pStyle w:val="ListParagraph"/>
        <w:numPr>
          <w:ilvl w:val="0"/>
          <w:numId w:val="6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w:t>
      </w:r>
    </w:p>
    <w:p w:rsidR="00553817" w:rsidRPr="000D3C64" w:rsidRDefault="00553817" w:rsidP="000D3C64">
      <w:pPr>
        <w:pStyle w:val="ListParagraph"/>
        <w:numPr>
          <w:ilvl w:val="0"/>
          <w:numId w:val="6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0.83</w:t>
      </w:r>
    </w:p>
    <w:p w:rsidR="00553817" w:rsidRPr="000D3C64" w:rsidRDefault="00553817" w:rsidP="000D3C64">
      <w:pPr>
        <w:pStyle w:val="ListParagraph"/>
        <w:numPr>
          <w:ilvl w:val="0"/>
          <w:numId w:val="63"/>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0</w:t>
      </w:r>
    </w:p>
    <w:p w:rsidR="00993784" w:rsidRPr="000D3C64" w:rsidRDefault="00993784" w:rsidP="000D3C64">
      <w:pPr>
        <w:pStyle w:val="ListParagraph"/>
        <w:numPr>
          <w:ilvl w:val="0"/>
          <w:numId w:val="6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There are six cards in which it has two king cards. all cards are turned down and two cards are opened. a) What is the possibility to get at least one king. b) What is the possibility to get two kings.</w:t>
      </w:r>
    </w:p>
    <w:p w:rsidR="00171FC2" w:rsidRPr="000D3C64" w:rsidRDefault="00171FC2" w:rsidP="000D3C64">
      <w:pPr>
        <w:pStyle w:val="ListParagraph"/>
        <w:numPr>
          <w:ilvl w:val="0"/>
          <w:numId w:val="6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Two guys are tossing coin with a bet of $1 for each game. After some tosses., one guy earned $3 while the other won three times. How many games do they play.</w:t>
      </w:r>
    </w:p>
    <w:p w:rsidR="0069313B" w:rsidRPr="000D3C64" w:rsidRDefault="0069313B" w:rsidP="000D3C64">
      <w:pPr>
        <w:pStyle w:val="ListParagraph"/>
        <w:numPr>
          <w:ilvl w:val="0"/>
          <w:numId w:val="62"/>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the outcome is an odd number when a dice is rolled, then calculate the probability that it is a prime number.</w:t>
      </w:r>
    </w:p>
    <w:p w:rsidR="0069313B" w:rsidRPr="000D3C64" w:rsidRDefault="0069313B" w:rsidP="000D3C64">
      <w:pPr>
        <w:pStyle w:val="ListParagraph"/>
        <w:numPr>
          <w:ilvl w:val="0"/>
          <w:numId w:val="6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w:t>
      </w:r>
    </w:p>
    <w:p w:rsidR="0069313B" w:rsidRPr="000D3C64" w:rsidRDefault="0069313B" w:rsidP="000D3C64">
      <w:pPr>
        <w:pStyle w:val="ListParagraph"/>
        <w:numPr>
          <w:ilvl w:val="0"/>
          <w:numId w:val="6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2/3</w:t>
      </w:r>
    </w:p>
    <w:p w:rsidR="0069313B" w:rsidRPr="000D3C64" w:rsidRDefault="0069313B" w:rsidP="000D3C64">
      <w:pPr>
        <w:pStyle w:val="ListParagraph"/>
        <w:numPr>
          <w:ilvl w:val="0"/>
          <w:numId w:val="6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1/6</w:t>
      </w:r>
    </w:p>
    <w:p w:rsidR="00A558AC" w:rsidRPr="000D3C64" w:rsidRDefault="0069313B" w:rsidP="000D3C64">
      <w:pPr>
        <w:pStyle w:val="ListParagraph"/>
        <w:numPr>
          <w:ilvl w:val="0"/>
          <w:numId w:val="64"/>
        </w:numPr>
        <w:shd w:val="clear" w:color="auto" w:fill="FFFFFF"/>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5/6</w:t>
      </w:r>
    </w:p>
    <w:p w:rsidR="00993784" w:rsidRPr="000D3C64" w:rsidRDefault="00993784" w:rsidP="000D3C64">
      <w:pPr>
        <w:pStyle w:val="ListParagraph"/>
        <w:numPr>
          <w:ilvl w:val="0"/>
          <w:numId w:val="62"/>
        </w:numPr>
        <w:shd w:val="clear" w:color="auto" w:fill="FFFFFF"/>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Persons A and B. Person A picks a random no. from 1 to 1000. Then person B picks a random no. from 1 to 1000. What is the probability of B getting no. greater then what A has picked?</w:t>
      </w:r>
    </w:p>
    <w:p w:rsidR="0069313B" w:rsidRPr="000D3C64" w:rsidRDefault="0069313B" w:rsidP="000D3C64">
      <w:pPr>
        <w:pStyle w:val="ListParagraph"/>
        <w:numPr>
          <w:ilvl w:val="0"/>
          <w:numId w:val="62"/>
        </w:numPr>
        <w:shd w:val="clear" w:color="auto" w:fill="FFFFFF"/>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bag contains 20 discs numbered 1 to 20. A disc is drawn from the bag. The probability that the number on it is a multiple of 3 is:</w:t>
      </w:r>
    </w:p>
    <w:p w:rsidR="0069313B" w:rsidRPr="000D3C64" w:rsidRDefault="0069313B" w:rsidP="000D3C64">
      <w:pPr>
        <w:pStyle w:val="ListParagraph"/>
        <w:numPr>
          <w:ilvl w:val="0"/>
          <w:numId w:val="6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1/5</w:t>
      </w:r>
    </w:p>
    <w:p w:rsidR="0069313B" w:rsidRPr="000D3C64" w:rsidRDefault="0069313B" w:rsidP="000D3C64">
      <w:pPr>
        <w:pStyle w:val="ListParagraph"/>
        <w:numPr>
          <w:ilvl w:val="0"/>
          <w:numId w:val="6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2/5</w:t>
      </w:r>
    </w:p>
    <w:p w:rsidR="0069313B" w:rsidRPr="000D3C64" w:rsidRDefault="0069313B" w:rsidP="000D3C64">
      <w:pPr>
        <w:pStyle w:val="ListParagraph"/>
        <w:numPr>
          <w:ilvl w:val="0"/>
          <w:numId w:val="6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5/10</w:t>
      </w:r>
    </w:p>
    <w:p w:rsidR="0069313B" w:rsidRPr="000D3C64" w:rsidRDefault="0069313B" w:rsidP="000D3C64">
      <w:pPr>
        <w:pStyle w:val="ListParagraph"/>
        <w:numPr>
          <w:ilvl w:val="0"/>
          <w:numId w:val="65"/>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3/10</w:t>
      </w:r>
    </w:p>
    <w:p w:rsidR="006D1167" w:rsidRPr="000D3C64" w:rsidRDefault="006D1167" w:rsidP="000D3C64">
      <w:pPr>
        <w:pStyle w:val="ListParagraph"/>
        <w:numPr>
          <w:ilvl w:val="0"/>
          <w:numId w:val="6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two unbiased coins are tossed, the probability of getting both heads or both tails is:</w:t>
      </w:r>
    </w:p>
    <w:p w:rsidR="006D1167" w:rsidRPr="000D3C64" w:rsidRDefault="006D1167" w:rsidP="000D3C64">
      <w:pPr>
        <w:pStyle w:val="ListParagraph"/>
        <w:numPr>
          <w:ilvl w:val="0"/>
          <w:numId w:val="6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w:t>
      </w:r>
    </w:p>
    <w:p w:rsidR="006D1167" w:rsidRPr="000D3C64" w:rsidRDefault="006D1167" w:rsidP="000D3C64">
      <w:pPr>
        <w:pStyle w:val="ListParagraph"/>
        <w:numPr>
          <w:ilvl w:val="0"/>
          <w:numId w:val="6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6D1167" w:rsidRPr="000D3C64" w:rsidRDefault="006D1167" w:rsidP="000D3C64">
      <w:pPr>
        <w:pStyle w:val="ListParagraph"/>
        <w:numPr>
          <w:ilvl w:val="0"/>
          <w:numId w:val="6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1/4</w:t>
      </w:r>
    </w:p>
    <w:p w:rsidR="006D1167" w:rsidRPr="000D3C64" w:rsidRDefault="006D1167" w:rsidP="000D3C64">
      <w:pPr>
        <w:pStyle w:val="ListParagraph"/>
        <w:numPr>
          <w:ilvl w:val="0"/>
          <w:numId w:val="6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3/4</w:t>
      </w:r>
    </w:p>
    <w:p w:rsidR="006D1167" w:rsidRPr="000D3C64" w:rsidRDefault="006D1167" w:rsidP="000D3C64">
      <w:pPr>
        <w:pStyle w:val="ListParagraph"/>
        <w:numPr>
          <w:ilvl w:val="0"/>
          <w:numId w:val="6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Two unbiased coins are tossed. The probability of obtaining at least one head is:</w:t>
      </w:r>
    </w:p>
    <w:p w:rsidR="006D1167" w:rsidRPr="000D3C64" w:rsidRDefault="006D1167" w:rsidP="000D3C64">
      <w:pPr>
        <w:pStyle w:val="ListParagraph"/>
        <w:numPr>
          <w:ilvl w:val="0"/>
          <w:numId w:val="6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2/4</w:t>
      </w:r>
    </w:p>
    <w:p w:rsidR="006D1167" w:rsidRPr="000D3C64" w:rsidRDefault="006D1167" w:rsidP="000D3C64">
      <w:pPr>
        <w:pStyle w:val="ListParagraph"/>
        <w:numPr>
          <w:ilvl w:val="0"/>
          <w:numId w:val="6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6D1167" w:rsidRPr="000D3C64" w:rsidRDefault="006D1167" w:rsidP="000D3C64">
      <w:pPr>
        <w:pStyle w:val="ListParagraph"/>
        <w:numPr>
          <w:ilvl w:val="0"/>
          <w:numId w:val="6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1/4</w:t>
      </w:r>
    </w:p>
    <w:p w:rsidR="006D1167" w:rsidRPr="000D3C64" w:rsidRDefault="006D1167" w:rsidP="000D3C64">
      <w:pPr>
        <w:pStyle w:val="ListParagraph"/>
        <w:numPr>
          <w:ilvl w:val="0"/>
          <w:numId w:val="6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3/4</w:t>
      </w:r>
    </w:p>
    <w:p w:rsidR="00F4066C" w:rsidRPr="000D3C64" w:rsidRDefault="00F4066C" w:rsidP="000D3C64">
      <w:pPr>
        <w:pStyle w:val="ListParagraph"/>
        <w:numPr>
          <w:ilvl w:val="0"/>
          <w:numId w:val="6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P(A-B) =1/5, P(A) = 1/3 and P(B) =1/2, then what is the probability that out of the two events A and B, only B would occur?</w:t>
      </w:r>
    </w:p>
    <w:p w:rsidR="00F4066C" w:rsidRPr="000D3C64" w:rsidRDefault="00F4066C" w:rsidP="000D3C64">
      <w:pPr>
        <w:pStyle w:val="ListParagraph"/>
        <w:numPr>
          <w:ilvl w:val="0"/>
          <w:numId w:val="6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11/30</w:t>
      </w:r>
    </w:p>
    <w:p w:rsidR="00F4066C" w:rsidRPr="000D3C64" w:rsidRDefault="00F4066C" w:rsidP="000D3C64">
      <w:pPr>
        <w:pStyle w:val="ListParagraph"/>
        <w:numPr>
          <w:ilvl w:val="0"/>
          <w:numId w:val="6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13/30</w:t>
      </w:r>
    </w:p>
    <w:p w:rsidR="00F4066C" w:rsidRPr="000D3C64" w:rsidRDefault="00F4066C" w:rsidP="000D3C64">
      <w:pPr>
        <w:pStyle w:val="ListParagraph"/>
        <w:numPr>
          <w:ilvl w:val="0"/>
          <w:numId w:val="6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17/30</w:t>
      </w:r>
    </w:p>
    <w:p w:rsidR="00F4066C" w:rsidRPr="000D3C64" w:rsidRDefault="00F4066C" w:rsidP="000D3C64">
      <w:pPr>
        <w:pStyle w:val="ListParagraph"/>
        <w:numPr>
          <w:ilvl w:val="0"/>
          <w:numId w:val="68"/>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w:t>
      </w:r>
    </w:p>
    <w:p w:rsidR="00F4066C" w:rsidRPr="000D3C64" w:rsidRDefault="00F4066C" w:rsidP="000D3C64">
      <w:pPr>
        <w:pStyle w:val="ListParagraph"/>
        <w:numPr>
          <w:ilvl w:val="0"/>
          <w:numId w:val="6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Two dice with the face marked 1, 2. 3, 4, 5, 6 are thrown simultaneously and the points on the dice are multiplied together. The probability that product Is 12 Is:</w:t>
      </w:r>
    </w:p>
    <w:p w:rsidR="00F4066C" w:rsidRPr="000D3C64" w:rsidRDefault="00F4066C" w:rsidP="000D3C64">
      <w:pPr>
        <w:pStyle w:val="ListParagraph"/>
        <w:numPr>
          <w:ilvl w:val="0"/>
          <w:numId w:val="6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None of the mentioned options</w:t>
      </w:r>
    </w:p>
    <w:p w:rsidR="00F4066C" w:rsidRPr="000D3C64" w:rsidRDefault="00F4066C" w:rsidP="000D3C64">
      <w:pPr>
        <w:pStyle w:val="ListParagraph"/>
        <w:numPr>
          <w:ilvl w:val="0"/>
          <w:numId w:val="6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4/36</w:t>
      </w:r>
    </w:p>
    <w:p w:rsidR="00F4066C" w:rsidRPr="000D3C64" w:rsidRDefault="00F4066C" w:rsidP="000D3C64">
      <w:pPr>
        <w:pStyle w:val="ListParagraph"/>
        <w:numPr>
          <w:ilvl w:val="0"/>
          <w:numId w:val="6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12/36</w:t>
      </w:r>
    </w:p>
    <w:p w:rsidR="00F4066C" w:rsidRPr="000D3C64" w:rsidRDefault="00F4066C" w:rsidP="000D3C64">
      <w:pPr>
        <w:pStyle w:val="ListParagraph"/>
        <w:numPr>
          <w:ilvl w:val="0"/>
          <w:numId w:val="6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5/36</w:t>
      </w:r>
    </w:p>
    <w:p w:rsidR="00553817" w:rsidRPr="000D3C64" w:rsidRDefault="00553817" w:rsidP="000D3C64">
      <w:pPr>
        <w:pStyle w:val="ListParagraph"/>
        <w:numPr>
          <w:ilvl w:val="0"/>
          <w:numId w:val="6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What is the change of getting the sum of at least 7 in a single throw of two dices together?</w:t>
      </w:r>
    </w:p>
    <w:p w:rsidR="00553817" w:rsidRPr="000D3C64" w:rsidRDefault="00553817" w:rsidP="000D3C64">
      <w:pPr>
        <w:pStyle w:val="ListParagraph"/>
        <w:numPr>
          <w:ilvl w:val="0"/>
          <w:numId w:val="7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17/36</w:t>
      </w:r>
    </w:p>
    <w:p w:rsidR="00553817" w:rsidRPr="000D3C64" w:rsidRDefault="00553817" w:rsidP="000D3C64">
      <w:pPr>
        <w:pStyle w:val="ListParagraph"/>
        <w:numPr>
          <w:ilvl w:val="0"/>
          <w:numId w:val="7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5/12</w:t>
      </w:r>
    </w:p>
    <w:p w:rsidR="00553817" w:rsidRPr="000D3C64" w:rsidRDefault="00553817" w:rsidP="000D3C64">
      <w:pPr>
        <w:pStyle w:val="ListParagraph"/>
        <w:numPr>
          <w:ilvl w:val="0"/>
          <w:numId w:val="7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7/12</w:t>
      </w:r>
    </w:p>
    <w:p w:rsidR="00553817" w:rsidRPr="000D3C64" w:rsidRDefault="00553817" w:rsidP="000D3C64">
      <w:pPr>
        <w:pStyle w:val="ListParagraph"/>
        <w:numPr>
          <w:ilvl w:val="0"/>
          <w:numId w:val="7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1/4</w:t>
      </w:r>
    </w:p>
    <w:p w:rsidR="00553817" w:rsidRPr="000D3C64" w:rsidRDefault="00553817" w:rsidP="000D3C64">
      <w:pPr>
        <w:pStyle w:val="ListParagraph"/>
        <w:numPr>
          <w:ilvl w:val="0"/>
          <w:numId w:val="6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two unbiased coins are tossed, the probability of getting both heads or both tails is:</w:t>
      </w:r>
    </w:p>
    <w:p w:rsidR="00553817" w:rsidRPr="000D3C64" w:rsidRDefault="00553817" w:rsidP="000D3C64">
      <w:pPr>
        <w:pStyle w:val="ListParagraph"/>
        <w:numPr>
          <w:ilvl w:val="0"/>
          <w:numId w:val="7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0</w:t>
      </w:r>
    </w:p>
    <w:p w:rsidR="00553817" w:rsidRPr="000D3C64" w:rsidRDefault="00553817" w:rsidP="000D3C64">
      <w:pPr>
        <w:pStyle w:val="ListParagraph"/>
        <w:numPr>
          <w:ilvl w:val="0"/>
          <w:numId w:val="7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1/4</w:t>
      </w:r>
    </w:p>
    <w:p w:rsidR="00553817" w:rsidRPr="000D3C64" w:rsidRDefault="00553817" w:rsidP="000D3C64">
      <w:pPr>
        <w:pStyle w:val="ListParagraph"/>
        <w:numPr>
          <w:ilvl w:val="0"/>
          <w:numId w:val="7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w:t>
      </w:r>
    </w:p>
    <w:p w:rsidR="00553817" w:rsidRPr="000D3C64" w:rsidRDefault="00553817" w:rsidP="000D3C64">
      <w:pPr>
        <w:pStyle w:val="ListParagraph"/>
        <w:numPr>
          <w:ilvl w:val="0"/>
          <w:numId w:val="7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Not Sure</w:t>
      </w:r>
    </w:p>
    <w:p w:rsidR="00553817" w:rsidRPr="000D3C64" w:rsidRDefault="00C55597" w:rsidP="000D3C64">
      <w:pPr>
        <w:pStyle w:val="ListParagraph"/>
        <w:numPr>
          <w:ilvl w:val="0"/>
          <w:numId w:val="7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¾</w:t>
      </w:r>
    </w:p>
    <w:p w:rsidR="00C55597" w:rsidRPr="000D3C64" w:rsidRDefault="00C55597"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person has to go both Northwards &amp; Southwards in search of a job. He decides to go by the first train he encounters.There are trains for every 15 min both southwards and northwards. First train towards south is at 6:00 A.M. and that towards North is at 6:10. If the person arrives at any random time, what is the probability that he gets into a train towards North.</w:t>
      </w:r>
    </w:p>
    <w:p w:rsidR="00FF5BB6" w:rsidRPr="000D3C64" w:rsidRDefault="008557AC"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and B play a game of dice between them. The dice consists of colors on their faces instead of numbers. A wins if both dice show same color. B wins if both dice show different colors. One dice consists of 1 red and 5 blue. What must be the color in the faces of other dice.(i.e how many blue and how many red?). Chances of winning for A and B are even.</w:t>
      </w:r>
    </w:p>
    <w:p w:rsidR="001B3D6F" w:rsidRPr="000D3C64" w:rsidRDefault="001B3D6F"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Jar contains 18 balls. 3 blue balls are removed from the jar and not replaced.Now the probability of getting a blue ball is 1/5 then how many blue balls jar contains initially ? Sol: x/15 = 1/5 x = 3 3 + 3 (removed 3 blue balls) = 6</w:t>
      </w:r>
    </w:p>
    <w:p w:rsidR="00525729" w:rsidRPr="000D3C64" w:rsidRDefault="00525729"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1000 junior and 800 senior students in a class.And there are 60 sibling pairs where each pair has 1 junior and 1 senior.  One student is chosen from senior and 1 from junior randomly.What is the probability that the two selected students are from a sibling pair? Ans: 714 / 80000</w:t>
      </w:r>
    </w:p>
    <w:p w:rsidR="00E14A24" w:rsidRPr="000D3C64" w:rsidRDefault="00E14A24"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coin is so unbalanced that it may come both heads in 2 tosses as it may come tails in a single toss. What is the probabality of getting a head in a single toss.</w:t>
      </w:r>
    </w:p>
    <w:p w:rsidR="00E14A24" w:rsidRPr="000D3C64" w:rsidRDefault="00E14A24"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local forecast service has accuracy of 2/3 says No rain , and Meteriological service having accuracy of 4/3 says Rain. if Preference is as no rain what is the chance of rain?</w:t>
      </w:r>
    </w:p>
    <w:p w:rsidR="00E14A24" w:rsidRPr="000D3C64" w:rsidRDefault="00E14A24"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19 red balls and one black ball. Ten balls are put in one jar and the remaining 10 are put in another jar. What is the possibility that the black is in the right jar. Ans: 1/2.</w:t>
      </w:r>
    </w:p>
    <w:p w:rsidR="006117F8" w:rsidRPr="000D3C64" w:rsidRDefault="006117F8"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railway station, there are two trains going. One in the harbour line and one in the main line, each having a frequency of 10 minutes. The main line service starts at 5 o'clock and the harbour line starts at 5.02A.M. A man goes to the station every day to catch the first train that comes. What is the probability of the man catching the first train?       Ans: 0.8</w:t>
      </w:r>
    </w:p>
    <w:p w:rsidR="006117F8" w:rsidRPr="000D3C64" w:rsidRDefault="006117F8"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six cards, in which, it has two king cards. All cards are turned down and two cards are opened. a) What is the possibility to get at least one king? b) What is the possibility to get two kings?</w:t>
      </w:r>
    </w:p>
    <w:p w:rsidR="0094745D" w:rsidRPr="000D3C64" w:rsidRDefault="0094745D"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Three different types of objects in a bucket. How many times does one need to select object from the bucket to get atleast 3 objects of the same type?       Ans: 7</w:t>
      </w:r>
    </w:p>
    <w:p w:rsidR="0094745D" w:rsidRPr="000D3C64" w:rsidRDefault="0094745D"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3 types of apples in a box. what is the number of apples we should take so that we end up with 3 apples of one kind.</w:t>
      </w:r>
    </w:p>
    <w:p w:rsidR="00354776" w:rsidRPr="000D3C64" w:rsidRDefault="00354776" w:rsidP="000D3C64">
      <w:pPr>
        <w:pStyle w:val="ListParagraph"/>
        <w:numPr>
          <w:ilvl w:val="0"/>
          <w:numId w:val="6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are 17 brown ties,13 red ties, 9 green ties, 5 blue ties and 2 white ties.Then a man takes a tie. so, how many times he at least take tie to get the 2 ties In same colour?</w:t>
      </w:r>
    </w:p>
    <w:p w:rsidR="00F80320" w:rsidRPr="000D3C64" w:rsidRDefault="00F80320" w:rsidP="000D3C64">
      <w:pPr>
        <w:shd w:val="clear" w:color="auto" w:fill="FFFFFF"/>
        <w:spacing w:after="167" w:line="360" w:lineRule="auto"/>
        <w:ind w:left="360"/>
        <w:jc w:val="both"/>
        <w:rPr>
          <w:rFonts w:ascii="Times New Roman" w:eastAsia="Roboto" w:hAnsi="Times New Roman" w:cs="Times New Roman"/>
          <w:color w:val="000000" w:themeColor="text1"/>
          <w:sz w:val="30"/>
          <w:szCs w:val="30"/>
        </w:rPr>
      </w:pPr>
    </w:p>
    <w:p w:rsidR="00F80320" w:rsidRPr="000D3C64" w:rsidRDefault="00F80320" w:rsidP="008D6FAA">
      <w:pPr>
        <w:pStyle w:val="HTMLPreformatted"/>
        <w:numPr>
          <w:ilvl w:val="0"/>
          <w:numId w:val="62"/>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lang w:val="en-IN"/>
        </w:rPr>
        <w:t>.</w:t>
      </w:r>
      <w:r w:rsidRPr="000D3C64">
        <w:rPr>
          <w:rFonts w:ascii="Times New Roman" w:hAnsi="Times New Roman" w:cs="Times New Roman"/>
          <w:color w:val="0A0A0A"/>
          <w:sz w:val="30"/>
          <w:szCs w:val="30"/>
        </w:rPr>
        <w:t xml:space="preserve">If two different numbers are randomly selected from the first 8 natural numbers, what is the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probability that the sum of the selected numbers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will be multiple of 3?</w:t>
      </w:r>
    </w:p>
    <w:tbl>
      <w:tblPr>
        <w:tblW w:w="10361" w:type="dxa"/>
        <w:tblLayout w:type="fixed"/>
        <w:tblCellMar>
          <w:top w:w="15" w:type="dxa"/>
          <w:left w:w="15" w:type="dxa"/>
          <w:bottom w:w="15" w:type="dxa"/>
          <w:right w:w="240" w:type="dxa"/>
        </w:tblCellMar>
        <w:tblLook w:val="04A0"/>
      </w:tblPr>
      <w:tblGrid>
        <w:gridCol w:w="561"/>
        <w:gridCol w:w="9800"/>
      </w:tblGrid>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5/43</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9/28</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2/45</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1/45</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E</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5/14</w:t>
            </w:r>
          </w:p>
        </w:tc>
      </w:tr>
    </w:tbl>
    <w:p w:rsidR="00F80320" w:rsidRPr="000D3C64" w:rsidRDefault="00F80320" w:rsidP="000D3C64">
      <w:pPr>
        <w:shd w:val="clear" w:color="auto" w:fill="FFFFFF"/>
        <w:spacing w:line="360" w:lineRule="auto"/>
        <w:rPr>
          <w:rFonts w:ascii="Times New Roman" w:hAnsi="Times New Roman" w:cs="Times New Roman"/>
          <w:vanish/>
          <w:color w:val="3D3D3D"/>
          <w:sz w:val="30"/>
          <w:szCs w:val="30"/>
        </w:rPr>
      </w:pPr>
      <w:r w:rsidRPr="000D3C64">
        <w:rPr>
          <w:rFonts w:ascii="Times New Roman" w:hAnsi="Times New Roman" w:cs="Times New Roman"/>
          <w:vanish/>
          <w:color w:val="3D3D3D"/>
          <w:sz w:val="30"/>
          <w:szCs w:val="30"/>
        </w:rPr>
        <w:t xml:space="preserve">44222     </w:t>
      </w:r>
    </w:p>
    <w:p w:rsidR="00F80320" w:rsidRPr="000D3C64" w:rsidRDefault="00F80320" w:rsidP="008D6FAA">
      <w:pPr>
        <w:pStyle w:val="HTMLPreformatted"/>
        <w:numPr>
          <w:ilvl w:val="0"/>
          <w:numId w:val="62"/>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lang w:val="en-IN"/>
        </w:rPr>
        <w:t>From</w:t>
      </w:r>
      <w:r w:rsidRPr="000D3C64">
        <w:rPr>
          <w:rFonts w:ascii="Times New Roman" w:hAnsi="Times New Roman" w:cs="Times New Roman"/>
          <w:color w:val="0A0A0A"/>
          <w:sz w:val="30"/>
          <w:szCs w:val="30"/>
        </w:rPr>
        <w:t xml:space="preserve"> a bag with 6 SanDisk, 5 HP, 4 Transcend pen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drives. What is the probability that all the 2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selected pen drives are SanDisk?</w:t>
      </w:r>
    </w:p>
    <w:tbl>
      <w:tblPr>
        <w:tblW w:w="12193" w:type="dxa"/>
        <w:tblLayout w:type="fixed"/>
        <w:tblCellMar>
          <w:top w:w="15" w:type="dxa"/>
          <w:left w:w="15" w:type="dxa"/>
          <w:bottom w:w="15" w:type="dxa"/>
          <w:right w:w="240" w:type="dxa"/>
        </w:tblCellMar>
        <w:tblLook w:val="04A0"/>
      </w:tblPr>
      <w:tblGrid>
        <w:gridCol w:w="792"/>
        <w:gridCol w:w="11401"/>
      </w:tblGrid>
      <w:tr w:rsidR="00F80320" w:rsidRPr="000D3C64" w:rsidTr="00810B3F">
        <w:tc>
          <w:tcPr>
            <w:tcW w:w="792"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11401"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1/9</w:t>
            </w:r>
          </w:p>
        </w:tc>
      </w:tr>
      <w:tr w:rsidR="00F80320" w:rsidRPr="000D3C64" w:rsidTr="00810B3F">
        <w:tc>
          <w:tcPr>
            <w:tcW w:w="792"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11401"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1/21</w:t>
            </w:r>
          </w:p>
        </w:tc>
      </w:tr>
      <w:tr w:rsidR="00F80320" w:rsidRPr="000D3C64" w:rsidTr="00810B3F">
        <w:tc>
          <w:tcPr>
            <w:tcW w:w="792"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11401"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1/7</w:t>
            </w:r>
          </w:p>
        </w:tc>
      </w:tr>
      <w:tr w:rsidR="00F80320" w:rsidRPr="000D3C64" w:rsidTr="00810B3F">
        <w:tc>
          <w:tcPr>
            <w:tcW w:w="792"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11401"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none</w:t>
            </w:r>
          </w:p>
        </w:tc>
      </w:tr>
    </w:tbl>
    <w:p w:rsidR="00F80320" w:rsidRPr="000D3C64" w:rsidRDefault="00F80320" w:rsidP="008D6FAA">
      <w:pPr>
        <w:pStyle w:val="HTMLPreformatted"/>
        <w:numPr>
          <w:ilvl w:val="0"/>
          <w:numId w:val="62"/>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What is the probability that Kavi while randomly placing 3 keys (each intended for a particular lock) in 3 different key chains will use exactly one of </w:t>
      </w:r>
    </w:p>
    <w:p w:rsidR="00F80320" w:rsidRPr="000D3C64" w:rsidRDefault="00F80320"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those keys wrongly to unlock a particular lock?</w:t>
      </w:r>
    </w:p>
    <w:tbl>
      <w:tblPr>
        <w:tblW w:w="10361" w:type="dxa"/>
        <w:tblLayout w:type="fixed"/>
        <w:tblCellMar>
          <w:top w:w="15" w:type="dxa"/>
          <w:left w:w="15" w:type="dxa"/>
          <w:bottom w:w="15" w:type="dxa"/>
          <w:right w:w="240" w:type="dxa"/>
        </w:tblCellMar>
        <w:tblLook w:val="04A0"/>
      </w:tblPr>
      <w:tblGrid>
        <w:gridCol w:w="561"/>
        <w:gridCol w:w="9800"/>
      </w:tblGrid>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1/3!</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1/3!</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1/3</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0</w:t>
            </w:r>
          </w:p>
        </w:tc>
      </w:tr>
      <w:tr w:rsidR="00F80320" w:rsidRPr="000D3C64" w:rsidTr="00810B3F">
        <w:tc>
          <w:tcPr>
            <w:tcW w:w="561" w:type="dxa"/>
            <w:shd w:val="clear" w:color="auto" w:fill="auto"/>
            <w:tcMar>
              <w:top w:w="0" w:type="dxa"/>
              <w:left w:w="0" w:type="dxa"/>
              <w:bottom w:w="0" w:type="dxa"/>
              <w:right w:w="0" w:type="dxa"/>
            </w:tcMar>
            <w:vAlign w:val="center"/>
          </w:tcPr>
          <w:p w:rsidR="00F80320" w:rsidRPr="000D3C64" w:rsidRDefault="00F80320"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E</w:t>
            </w:r>
          </w:p>
        </w:tc>
        <w:tc>
          <w:tcPr>
            <w:tcW w:w="9800" w:type="dxa"/>
            <w:shd w:val="clear" w:color="auto" w:fill="auto"/>
            <w:tcMar>
              <w:top w:w="0" w:type="dxa"/>
              <w:left w:w="0" w:type="dxa"/>
              <w:bottom w:w="0" w:type="dxa"/>
              <w:right w:w="0" w:type="dxa"/>
            </w:tcMar>
            <w:vAlign w:val="center"/>
          </w:tcPr>
          <w:p w:rsidR="00F80320" w:rsidRPr="000D3C64" w:rsidRDefault="00F80320"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wrong</w:t>
            </w:r>
          </w:p>
        </w:tc>
      </w:tr>
    </w:tbl>
    <w:p w:rsidR="00F80320" w:rsidRPr="000D3C64" w:rsidRDefault="00F80320" w:rsidP="000D3C64">
      <w:pPr>
        <w:shd w:val="clear" w:color="auto" w:fill="FFFFFF"/>
        <w:spacing w:line="360" w:lineRule="auto"/>
        <w:rPr>
          <w:rFonts w:ascii="Times New Roman" w:hAnsi="Times New Roman" w:cs="Times New Roman"/>
          <w:vanish/>
          <w:color w:val="3D3D3D"/>
          <w:sz w:val="30"/>
          <w:szCs w:val="30"/>
        </w:rPr>
      </w:pP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rPr>
      </w:pPr>
      <w:bookmarkStart w:id="17" w:name="_Toc10562419"/>
      <w:r w:rsidRPr="000D3C64">
        <w:rPr>
          <w:rFonts w:ascii="Times New Roman" w:hAnsi="Times New Roman" w:cs="Times New Roman"/>
          <w:b/>
          <w:color w:val="000000" w:themeColor="text1"/>
          <w:sz w:val="30"/>
          <w:szCs w:val="30"/>
        </w:rPr>
        <w:t>Profit and Loss</w:t>
      </w:r>
      <w:bookmarkEnd w:id="17"/>
    </w:p>
    <w:p w:rsidR="00F4066C" w:rsidRPr="000D3C64" w:rsidRDefault="00F4066C"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Santhosh purchases bananas at the rate of Rs.10 per dozen and sells them at the rate of Rs.12 for every 10 bananas. Find his profit/loss percent</w:t>
      </w:r>
    </w:p>
    <w:p w:rsidR="00F4066C" w:rsidRPr="000D3C64" w:rsidRDefault="00F4066C" w:rsidP="000D3C64">
      <w:pPr>
        <w:pStyle w:val="ListParagraph"/>
        <w:numPr>
          <w:ilvl w:val="0"/>
          <w:numId w:val="7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33.33%</w:t>
      </w:r>
    </w:p>
    <w:p w:rsidR="00F4066C" w:rsidRPr="000D3C64" w:rsidRDefault="00F4066C" w:rsidP="000D3C64">
      <w:pPr>
        <w:pStyle w:val="ListParagraph"/>
        <w:numPr>
          <w:ilvl w:val="0"/>
          <w:numId w:val="7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22%</w:t>
      </w:r>
    </w:p>
    <w:p w:rsidR="00F4066C" w:rsidRPr="000D3C64" w:rsidRDefault="00F4066C" w:rsidP="000D3C64">
      <w:pPr>
        <w:pStyle w:val="ListParagraph"/>
        <w:numPr>
          <w:ilvl w:val="0"/>
          <w:numId w:val="7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44%</w:t>
      </w:r>
    </w:p>
    <w:p w:rsidR="00F4066C" w:rsidRPr="000D3C64" w:rsidRDefault="00F4066C" w:rsidP="000D3C64">
      <w:pPr>
        <w:pStyle w:val="ListParagraph"/>
        <w:numPr>
          <w:ilvl w:val="0"/>
          <w:numId w:val="7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w:t>
      </w:r>
    </w:p>
    <w:p w:rsidR="00B14AE0" w:rsidRPr="000D3C64" w:rsidRDefault="00B14AE0" w:rsidP="000D3C64">
      <w:pPr>
        <w:pStyle w:val="ListParagraph"/>
        <w:numPr>
          <w:ilvl w:val="0"/>
          <w:numId w:val="72"/>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man sold a horse at a loss of 7%. Had he been able to sell it at a gain of 9%, it would have fetched Rs. 64 more than it did. What was the cost price?</w:t>
      </w:r>
    </w:p>
    <w:p w:rsidR="00B14AE0" w:rsidRPr="000D3C64" w:rsidRDefault="00B14AE0" w:rsidP="000D3C64">
      <w:pPr>
        <w:pStyle w:val="ListParagraph"/>
        <w:numPr>
          <w:ilvl w:val="0"/>
          <w:numId w:val="7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400</w:t>
      </w:r>
    </w:p>
    <w:p w:rsidR="00B14AE0" w:rsidRPr="000D3C64" w:rsidRDefault="00B14AE0" w:rsidP="000D3C64">
      <w:pPr>
        <w:pStyle w:val="ListParagraph"/>
        <w:numPr>
          <w:ilvl w:val="0"/>
          <w:numId w:val="7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500</w:t>
      </w:r>
    </w:p>
    <w:p w:rsidR="00B14AE0" w:rsidRPr="000D3C64" w:rsidRDefault="00B14AE0" w:rsidP="000D3C64">
      <w:pPr>
        <w:pStyle w:val="ListParagraph"/>
        <w:numPr>
          <w:ilvl w:val="0"/>
          <w:numId w:val="7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600</w:t>
      </w:r>
    </w:p>
    <w:p w:rsidR="00B14AE0" w:rsidRPr="000D3C64" w:rsidRDefault="00B14AE0" w:rsidP="000D3C64">
      <w:pPr>
        <w:pStyle w:val="ListParagraph"/>
        <w:numPr>
          <w:ilvl w:val="0"/>
          <w:numId w:val="74"/>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700</w:t>
      </w:r>
    </w:p>
    <w:p w:rsidR="00B14AE0" w:rsidRPr="000D3C64" w:rsidRDefault="00B14AE0" w:rsidP="000D3C64">
      <w:pPr>
        <w:pStyle w:val="ListParagraph"/>
        <w:numPr>
          <w:ilvl w:val="0"/>
          <w:numId w:val="72"/>
        </w:numPr>
        <w:spacing w:before="200" w:after="46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Two friends bought two bicycles whose prices were in the ratio 1:5. If they sold them at a loss of 10%, the difference of the money earned by them was Rs. 3600. What was the cost price of the costlier cycle?</w:t>
      </w:r>
    </w:p>
    <w:p w:rsidR="00B14AE0" w:rsidRPr="000D3C64" w:rsidRDefault="00B14AE0" w:rsidP="000D3C64">
      <w:pPr>
        <w:pStyle w:val="ListParagraph"/>
        <w:numPr>
          <w:ilvl w:val="0"/>
          <w:numId w:val="7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6500</w:t>
      </w:r>
    </w:p>
    <w:p w:rsidR="00B14AE0" w:rsidRPr="000D3C64" w:rsidRDefault="00B14AE0" w:rsidP="000D3C64">
      <w:pPr>
        <w:pStyle w:val="ListParagraph"/>
        <w:numPr>
          <w:ilvl w:val="0"/>
          <w:numId w:val="7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5000</w:t>
      </w:r>
    </w:p>
    <w:p w:rsidR="00B14AE0" w:rsidRPr="000D3C64" w:rsidRDefault="00B14AE0" w:rsidP="000D3C64">
      <w:pPr>
        <w:pStyle w:val="ListParagraph"/>
        <w:numPr>
          <w:ilvl w:val="0"/>
          <w:numId w:val="7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6000</w:t>
      </w:r>
    </w:p>
    <w:p w:rsidR="00B14AE0" w:rsidRPr="000D3C64" w:rsidRDefault="00B14AE0" w:rsidP="000D3C64">
      <w:pPr>
        <w:pStyle w:val="ListParagraph"/>
        <w:numPr>
          <w:ilvl w:val="0"/>
          <w:numId w:val="75"/>
        </w:numPr>
        <w:spacing w:before="320" w:after="420" w:line="360" w:lineRule="auto"/>
        <w:ind w:right="180"/>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5500</w:t>
      </w:r>
    </w:p>
    <w:p w:rsidR="0069313B" w:rsidRPr="000D3C64" w:rsidRDefault="0069313B"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the price of selling of an article is double, then its profit percentage triples. Determine the original profit percentage.</w:t>
      </w:r>
    </w:p>
    <w:p w:rsidR="0069313B" w:rsidRPr="000D3C64" w:rsidRDefault="0069313B" w:rsidP="000D3C64">
      <w:pPr>
        <w:pStyle w:val="ListParagraph"/>
        <w:numPr>
          <w:ilvl w:val="0"/>
          <w:numId w:val="7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120%</w:t>
      </w:r>
    </w:p>
    <w:p w:rsidR="0069313B" w:rsidRPr="000D3C64" w:rsidRDefault="0069313B" w:rsidP="000D3C64">
      <w:pPr>
        <w:pStyle w:val="ListParagraph"/>
        <w:numPr>
          <w:ilvl w:val="0"/>
          <w:numId w:val="7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100%</w:t>
      </w:r>
    </w:p>
    <w:p w:rsidR="0069313B" w:rsidRPr="000D3C64" w:rsidRDefault="0069313B" w:rsidP="000D3C64">
      <w:pPr>
        <w:pStyle w:val="ListParagraph"/>
        <w:numPr>
          <w:ilvl w:val="0"/>
          <w:numId w:val="7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135%</w:t>
      </w:r>
    </w:p>
    <w:p w:rsidR="0069313B" w:rsidRPr="000D3C64" w:rsidRDefault="0069313B" w:rsidP="000D3C64">
      <w:pPr>
        <w:pStyle w:val="ListParagraph"/>
        <w:numPr>
          <w:ilvl w:val="0"/>
          <w:numId w:val="7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66.66%</w:t>
      </w:r>
    </w:p>
    <w:p w:rsidR="006D1167" w:rsidRPr="000D3C64" w:rsidRDefault="006D1167"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Two friends bought two bags whose prices were in the ratio of 1 : 3. If they sold them at a loss of 10%, the difference of the money earned by them was Rs. 360. What was the cost price of the cheaper bag?</w:t>
      </w:r>
    </w:p>
    <w:p w:rsidR="006D1167" w:rsidRPr="000D3C64" w:rsidRDefault="006D1167" w:rsidP="000D3C64">
      <w:pPr>
        <w:pStyle w:val="ListParagraph"/>
        <w:numPr>
          <w:ilvl w:val="0"/>
          <w:numId w:val="7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200</w:t>
      </w:r>
    </w:p>
    <w:p w:rsidR="006D1167" w:rsidRPr="000D3C64" w:rsidRDefault="006D1167" w:rsidP="000D3C64">
      <w:pPr>
        <w:pStyle w:val="ListParagraph"/>
        <w:numPr>
          <w:ilvl w:val="0"/>
          <w:numId w:val="7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400</w:t>
      </w:r>
    </w:p>
    <w:p w:rsidR="006D1167" w:rsidRPr="000D3C64" w:rsidRDefault="006D1167" w:rsidP="000D3C64">
      <w:pPr>
        <w:pStyle w:val="ListParagraph"/>
        <w:numPr>
          <w:ilvl w:val="0"/>
          <w:numId w:val="7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300</w:t>
      </w:r>
    </w:p>
    <w:p w:rsidR="006D1167" w:rsidRPr="000D3C64" w:rsidRDefault="006D1167" w:rsidP="000D3C64">
      <w:pPr>
        <w:pStyle w:val="ListParagraph"/>
        <w:numPr>
          <w:ilvl w:val="0"/>
          <w:numId w:val="7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100</w:t>
      </w:r>
    </w:p>
    <w:p w:rsidR="006D1167" w:rsidRPr="000D3C64" w:rsidRDefault="006D1167"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person bought two watches for 480. He sold one at a loss of 15% and the other at a gain of 19% and he found that each watch was sold at the same price. Find the cost price of one of the two watches.</w:t>
      </w:r>
    </w:p>
    <w:p w:rsidR="006D1167" w:rsidRPr="000D3C64" w:rsidRDefault="006D1167" w:rsidP="000D3C64">
      <w:pPr>
        <w:pStyle w:val="ListParagraph"/>
        <w:numPr>
          <w:ilvl w:val="0"/>
          <w:numId w:val="7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500</w:t>
      </w:r>
    </w:p>
    <w:p w:rsidR="006D1167" w:rsidRPr="000D3C64" w:rsidRDefault="006D1167" w:rsidP="000D3C64">
      <w:pPr>
        <w:pStyle w:val="ListParagraph"/>
        <w:numPr>
          <w:ilvl w:val="0"/>
          <w:numId w:val="7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200</w:t>
      </w:r>
    </w:p>
    <w:p w:rsidR="006D1167" w:rsidRPr="000D3C64" w:rsidRDefault="006D1167" w:rsidP="000D3C64">
      <w:pPr>
        <w:pStyle w:val="ListParagraph"/>
        <w:numPr>
          <w:ilvl w:val="0"/>
          <w:numId w:val="7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 300</w:t>
      </w:r>
    </w:p>
    <w:p w:rsidR="006D1167" w:rsidRPr="000D3C64" w:rsidRDefault="006D1167" w:rsidP="000D3C64">
      <w:pPr>
        <w:pStyle w:val="ListParagraph"/>
        <w:numPr>
          <w:ilvl w:val="0"/>
          <w:numId w:val="78"/>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Rs.400</w:t>
      </w:r>
    </w:p>
    <w:p w:rsidR="006D1167" w:rsidRPr="000D3C64" w:rsidRDefault="006D1167"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kg of sugar costs Rs.49.50. But the supplier gives 10 grams less for every kg he sells. What is the approximate actual cost to the supplier (per kg)?</w:t>
      </w:r>
    </w:p>
    <w:p w:rsidR="006D1167" w:rsidRPr="000D3C64" w:rsidRDefault="006D1167" w:rsidP="000D3C64">
      <w:pPr>
        <w:pStyle w:val="ListParagraph"/>
        <w:numPr>
          <w:ilvl w:val="0"/>
          <w:numId w:val="7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Rs.51</w:t>
      </w:r>
    </w:p>
    <w:p w:rsidR="006D1167" w:rsidRPr="000D3C64" w:rsidRDefault="006D1167" w:rsidP="000D3C64">
      <w:pPr>
        <w:pStyle w:val="ListParagraph"/>
        <w:numPr>
          <w:ilvl w:val="0"/>
          <w:numId w:val="7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Rs.50</w:t>
      </w:r>
    </w:p>
    <w:p w:rsidR="006D1167" w:rsidRPr="000D3C64" w:rsidRDefault="006D1167" w:rsidP="000D3C64">
      <w:pPr>
        <w:pStyle w:val="ListParagraph"/>
        <w:numPr>
          <w:ilvl w:val="0"/>
          <w:numId w:val="7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Rs.49</w:t>
      </w:r>
    </w:p>
    <w:p w:rsidR="006D1167" w:rsidRPr="000D3C64" w:rsidRDefault="006D1167" w:rsidP="000D3C64">
      <w:pPr>
        <w:pStyle w:val="ListParagraph"/>
        <w:numPr>
          <w:ilvl w:val="0"/>
          <w:numId w:val="7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Rs.52</w:t>
      </w:r>
    </w:p>
    <w:p w:rsidR="00F4066C" w:rsidRPr="000D3C64" w:rsidRDefault="00F4066C"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Comino, a pizza manufacturing company, sells 1 lakh pizzas in a month. The cost of making one pizza is Rs.500 and the company invests 25% of the manufacturing cost in an advertisement. The cost of delivering pizzas is borne by the company and is approximately 30% of the manufacturing cost. At what price should the pizzas be sold in order- to gain 15% overall profit?</w:t>
      </w:r>
    </w:p>
    <w:p w:rsidR="00F4066C" w:rsidRPr="000D3C64" w:rsidRDefault="00F4066C" w:rsidP="000D3C64">
      <w:pPr>
        <w:pStyle w:val="ListParagraph"/>
        <w:numPr>
          <w:ilvl w:val="0"/>
          <w:numId w:val="8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Rs.768.25</w:t>
      </w:r>
    </w:p>
    <w:p w:rsidR="00F4066C" w:rsidRPr="000D3C64" w:rsidRDefault="00F4066C" w:rsidP="000D3C64">
      <w:pPr>
        <w:pStyle w:val="ListParagraph"/>
        <w:numPr>
          <w:ilvl w:val="0"/>
          <w:numId w:val="8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Rs.891.25</w:t>
      </w:r>
    </w:p>
    <w:p w:rsidR="00F4066C" w:rsidRPr="000D3C64" w:rsidRDefault="00F4066C" w:rsidP="000D3C64">
      <w:pPr>
        <w:pStyle w:val="ListParagraph"/>
        <w:numPr>
          <w:ilvl w:val="0"/>
          <w:numId w:val="8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Rs.659.25</w:t>
      </w:r>
    </w:p>
    <w:p w:rsidR="00F4066C" w:rsidRPr="000D3C64" w:rsidRDefault="00F4066C" w:rsidP="000D3C64">
      <w:pPr>
        <w:pStyle w:val="ListParagraph"/>
        <w:numPr>
          <w:ilvl w:val="0"/>
          <w:numId w:val="8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Rs.924.25</w:t>
      </w:r>
    </w:p>
    <w:p w:rsidR="00F4066C" w:rsidRPr="000D3C64" w:rsidRDefault="00F4066C"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What is the percentage of profit earned by shopkeeper if he earns 10% of the product weight in weighing and 10% profit in pricing the product ?</w:t>
      </w:r>
    </w:p>
    <w:p w:rsidR="00F4066C" w:rsidRPr="000D3C64" w:rsidRDefault="00F4066C" w:rsidP="000D3C64">
      <w:pPr>
        <w:pStyle w:val="ListParagraph"/>
        <w:numPr>
          <w:ilvl w:val="0"/>
          <w:numId w:val="8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26.60%</w:t>
      </w:r>
    </w:p>
    <w:p w:rsidR="00F4066C" w:rsidRPr="000D3C64" w:rsidRDefault="00F4066C" w:rsidP="000D3C64">
      <w:pPr>
        <w:pStyle w:val="ListParagraph"/>
        <w:numPr>
          <w:ilvl w:val="0"/>
          <w:numId w:val="8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22.22%</w:t>
      </w:r>
    </w:p>
    <w:p w:rsidR="00F4066C" w:rsidRPr="000D3C64" w:rsidRDefault="00F4066C" w:rsidP="000D3C64">
      <w:pPr>
        <w:pStyle w:val="ListParagraph"/>
        <w:numPr>
          <w:ilvl w:val="0"/>
          <w:numId w:val="8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24.36%</w:t>
      </w:r>
    </w:p>
    <w:p w:rsidR="00F4066C" w:rsidRPr="000D3C64" w:rsidRDefault="00F4066C" w:rsidP="000D3C64">
      <w:pPr>
        <w:pStyle w:val="ListParagraph"/>
        <w:numPr>
          <w:ilvl w:val="0"/>
          <w:numId w:val="8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20.23%</w:t>
      </w:r>
    </w:p>
    <w:p w:rsidR="00553817" w:rsidRPr="000D3C64" w:rsidRDefault="00553817" w:rsidP="000D3C64">
      <w:pPr>
        <w:pStyle w:val="ListParagraph"/>
        <w:numPr>
          <w:ilvl w:val="0"/>
          <w:numId w:val="7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the price of selling of an article is doubled, then its profit percent triples. Determine the original profit percentage.</w:t>
      </w:r>
    </w:p>
    <w:p w:rsidR="00553817" w:rsidRPr="000D3C64" w:rsidRDefault="00553817" w:rsidP="000D3C64">
      <w:pPr>
        <w:pStyle w:val="ListParagraph"/>
        <w:numPr>
          <w:ilvl w:val="0"/>
          <w:numId w:val="8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66.60%</w:t>
      </w:r>
    </w:p>
    <w:p w:rsidR="00553817" w:rsidRPr="000D3C64" w:rsidRDefault="00553817" w:rsidP="000D3C64">
      <w:pPr>
        <w:pStyle w:val="ListParagraph"/>
        <w:numPr>
          <w:ilvl w:val="0"/>
          <w:numId w:val="8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135%</w:t>
      </w:r>
    </w:p>
    <w:p w:rsidR="00553817" w:rsidRPr="000D3C64" w:rsidRDefault="00553817" w:rsidP="000D3C64">
      <w:pPr>
        <w:pStyle w:val="ListParagraph"/>
        <w:numPr>
          <w:ilvl w:val="0"/>
          <w:numId w:val="8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100%</w:t>
      </w:r>
    </w:p>
    <w:p w:rsidR="00553817" w:rsidRPr="000D3C64" w:rsidRDefault="00553817" w:rsidP="000D3C64">
      <w:pPr>
        <w:pStyle w:val="ListParagraph"/>
        <w:numPr>
          <w:ilvl w:val="0"/>
          <w:numId w:val="8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120%</w:t>
      </w:r>
    </w:p>
    <w:p w:rsidR="00553817" w:rsidRPr="000D3C64" w:rsidRDefault="00553817" w:rsidP="000D3C64">
      <w:pPr>
        <w:pStyle w:val="ListParagraph"/>
        <w:numPr>
          <w:ilvl w:val="0"/>
          <w:numId w:val="72"/>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I sold a book at a profit of 12%. Had I sold it for Rs. 18 more, 18% would have been gained. Find the cost price.</w:t>
      </w:r>
    </w:p>
    <w:p w:rsidR="00553817" w:rsidRPr="000D3C64" w:rsidRDefault="00553817" w:rsidP="000D3C64">
      <w:pPr>
        <w:pStyle w:val="ListParagraph"/>
        <w:numPr>
          <w:ilvl w:val="0"/>
          <w:numId w:val="84"/>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Rs. 400</w:t>
      </w:r>
    </w:p>
    <w:p w:rsidR="00553817" w:rsidRPr="000D3C64" w:rsidRDefault="00553817" w:rsidP="000D3C64">
      <w:pPr>
        <w:pStyle w:val="ListParagraph"/>
        <w:numPr>
          <w:ilvl w:val="0"/>
          <w:numId w:val="84"/>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Rs. 250</w:t>
      </w:r>
    </w:p>
    <w:p w:rsidR="00553817" w:rsidRPr="000D3C64" w:rsidRDefault="00553817" w:rsidP="000D3C64">
      <w:pPr>
        <w:pStyle w:val="ListParagraph"/>
        <w:numPr>
          <w:ilvl w:val="0"/>
          <w:numId w:val="84"/>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Rs. 350</w:t>
      </w:r>
    </w:p>
    <w:p w:rsidR="00553817" w:rsidRPr="000D3C64" w:rsidRDefault="00553817" w:rsidP="000D3C64">
      <w:pPr>
        <w:pStyle w:val="ListParagraph"/>
        <w:numPr>
          <w:ilvl w:val="0"/>
          <w:numId w:val="84"/>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Rs. 300</w:t>
      </w:r>
    </w:p>
    <w:p w:rsidR="00553817" w:rsidRPr="000D3C64" w:rsidRDefault="00553817" w:rsidP="000D3C64">
      <w:pPr>
        <w:pStyle w:val="ListParagraph"/>
        <w:numPr>
          <w:ilvl w:val="0"/>
          <w:numId w:val="72"/>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What is the percentage of profit earned by the owner, if he marks the product 20% over the cost price and gives a discount of 10% but charges 5% of the billed price as service tax?</w:t>
      </w:r>
    </w:p>
    <w:p w:rsidR="00553817" w:rsidRPr="000D3C64" w:rsidRDefault="00553817" w:rsidP="000D3C64">
      <w:pPr>
        <w:pStyle w:val="ListParagraph"/>
        <w:numPr>
          <w:ilvl w:val="0"/>
          <w:numId w:val="85"/>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13.40%</w:t>
      </w:r>
    </w:p>
    <w:p w:rsidR="00553817" w:rsidRPr="000D3C64" w:rsidRDefault="00553817" w:rsidP="000D3C64">
      <w:pPr>
        <w:pStyle w:val="ListParagraph"/>
        <w:numPr>
          <w:ilvl w:val="0"/>
          <w:numId w:val="85"/>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20.20%</w:t>
      </w:r>
    </w:p>
    <w:p w:rsidR="00553817" w:rsidRPr="000D3C64" w:rsidRDefault="00553817" w:rsidP="000D3C64">
      <w:pPr>
        <w:pStyle w:val="ListParagraph"/>
        <w:numPr>
          <w:ilvl w:val="0"/>
          <w:numId w:val="85"/>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18.40%</w:t>
      </w:r>
    </w:p>
    <w:p w:rsidR="00553817" w:rsidRPr="000D3C64" w:rsidRDefault="00553817" w:rsidP="000D3C64">
      <w:pPr>
        <w:pStyle w:val="ListParagraph"/>
        <w:numPr>
          <w:ilvl w:val="0"/>
          <w:numId w:val="85"/>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15.60%</w:t>
      </w:r>
    </w:p>
    <w:p w:rsidR="002E2EB0" w:rsidRPr="000D3C64" w:rsidRDefault="002E2EB0"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A vender solds two things at same cost 12 RS with one item at 25%profit and other at 20%loss,by this transaction he made profit or loss by how much? Ans loss,60paise</w:t>
      </w:r>
    </w:p>
    <w:p w:rsidR="008557AC" w:rsidRPr="000D3C64" w:rsidRDefault="008557AC"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A merchant in the last day sells 2 lamps for Rs.12 price. He finds that he has got 25 % gain on one and 20% lost on the other. Did he loose or gain overall? If so how much? Ans: 60 paise Loss.</w:t>
      </w:r>
    </w:p>
    <w:p w:rsidR="00525729" w:rsidRPr="000D3C64" w:rsidRDefault="00525729"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How many kgs of wheat costing Rs.24/- per kg must be mixed with 30 kgs of wheat costing Rs.18.40/- per kg so that 15% profit can be obtained by selling the mixture at Rs.23/- per kg? Ans: 12</w:t>
      </w:r>
    </w:p>
    <w:p w:rsidR="006209F1" w:rsidRPr="000D3C64" w:rsidRDefault="006209F1"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A man sold two cows for Rs. 210 at a total profit of 5 %. He sold one cow at a loss of 10% and another at a profit of 10%. What is the price of each cow?</w:t>
      </w:r>
    </w:p>
    <w:p w:rsidR="005E5D7A" w:rsidRPr="000D3C64" w:rsidRDefault="005E5D7A"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A coffee seller has two types of coffee Brand A costing 5 bits per pound and Brand B costing 3 bits per pound. He mixes two brands to get a 40 pound mixture. He sold this at 6 bits per pound. The seller gets a profit of 33 1/2 percent. How much he has used Brand A in the mixture?  Ans: 30 pounds</w:t>
      </w:r>
    </w:p>
    <w:p w:rsidR="006117F8" w:rsidRPr="000D3C64" w:rsidRDefault="006117F8"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The profit made by a company in one year is enough to give 6% return on all shares. But as the preffered shares get on return of 7.5%, so the ordinary shares got on return of 5%. If the value of preferd shares is Rs 4,000000, then what is the value of ordinary shares? Ans: Rs. 6,000000</w:t>
      </w:r>
    </w:p>
    <w:p w:rsidR="00404F6B" w:rsidRPr="000D3C64" w:rsidRDefault="003A5ECE"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A person sells 2 items for Rs. 12 each. For one he profits 25% and for the other he losses 20%. Altogether did he loss or gain? And by how much?       Ans: He losses by 60 paise</w:t>
      </w:r>
    </w:p>
    <w:p w:rsidR="00404F6B" w:rsidRPr="000D3C64" w:rsidRDefault="00404F6B" w:rsidP="000D3C64">
      <w:pPr>
        <w:pStyle w:val="ListParagraph"/>
        <w:spacing w:after="167" w:line="360" w:lineRule="auto"/>
        <w:jc w:val="both"/>
        <w:rPr>
          <w:rFonts w:ascii="Times New Roman" w:eastAsia="Times New Roman" w:hAnsi="Times New Roman" w:cs="Times New Roman"/>
          <w:color w:val="000000" w:themeColor="text1"/>
          <w:sz w:val="30"/>
          <w:szCs w:val="30"/>
        </w:rPr>
      </w:pPr>
    </w:p>
    <w:p w:rsidR="00404F6B" w:rsidRPr="000D3C64" w:rsidRDefault="00404F6B" w:rsidP="000D3C64">
      <w:pPr>
        <w:pStyle w:val="ListParagraph"/>
        <w:numPr>
          <w:ilvl w:val="0"/>
          <w:numId w:val="72"/>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A0A0A"/>
          <w:sz w:val="30"/>
          <w:szCs w:val="30"/>
          <w:shd w:val="clear" w:color="auto" w:fill="EEEEEE"/>
        </w:rPr>
        <w:t>Mr. T has a wrong weighing pan. One arm is lengthier than other.</w:t>
      </w:r>
    </w:p>
    <w:p w:rsidR="00404F6B" w:rsidRPr="000D3C64" w:rsidRDefault="00404F6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1 kilogram on left balances 8 melons on right.1 kilogram on right</w:t>
      </w:r>
    </w:p>
    <w:p w:rsidR="00404F6B" w:rsidRPr="000D3C64" w:rsidRDefault="00404F6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balances 2 melons on left. If all melons are equal in weight,</w:t>
      </w:r>
    </w:p>
    <w:p w:rsidR="00404F6B" w:rsidRPr="000D3C64" w:rsidRDefault="00404F6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what is the weight of a single melon?</w:t>
      </w:r>
    </w:p>
    <w:p w:rsidR="00404F6B" w:rsidRPr="000D3C64" w:rsidRDefault="00404F6B" w:rsidP="000D3C64">
      <w:pPr>
        <w:numPr>
          <w:ilvl w:val="0"/>
          <w:numId w:val="35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350 gm</w:t>
      </w:r>
    </w:p>
    <w:p w:rsidR="00404F6B" w:rsidRPr="000D3C64" w:rsidRDefault="00404F6B" w:rsidP="000D3C64">
      <w:pPr>
        <w:numPr>
          <w:ilvl w:val="0"/>
          <w:numId w:val="35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300 gm</w:t>
      </w:r>
    </w:p>
    <w:p w:rsidR="00404F6B" w:rsidRPr="000D3C64" w:rsidRDefault="00404F6B" w:rsidP="000D3C64">
      <w:pPr>
        <w:numPr>
          <w:ilvl w:val="0"/>
          <w:numId w:val="35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 gm</w:t>
      </w:r>
    </w:p>
    <w:p w:rsidR="00404F6B" w:rsidRPr="000D3C64" w:rsidRDefault="00404F6B" w:rsidP="000D3C64">
      <w:pPr>
        <w:numPr>
          <w:ilvl w:val="0"/>
          <w:numId w:val="35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250 gm</w:t>
      </w:r>
    </w:p>
    <w:p w:rsidR="00404F6B" w:rsidRPr="000D3C64" w:rsidRDefault="00404F6B" w:rsidP="000D3C64">
      <w:pPr>
        <w:shd w:val="clear" w:color="auto" w:fill="FFFFFF"/>
        <w:spacing w:after="0" w:line="360" w:lineRule="auto"/>
        <w:rPr>
          <w:rFonts w:ascii="Times New Roman" w:eastAsia="Times New Roman" w:hAnsi="Times New Roman" w:cs="Times New Roman"/>
          <w:color w:val="3D3D3D"/>
          <w:sz w:val="30"/>
          <w:szCs w:val="30"/>
        </w:rPr>
      </w:pPr>
    </w:p>
    <w:p w:rsidR="00404F6B" w:rsidRPr="000D3C64" w:rsidRDefault="00404F6B" w:rsidP="000D3C64">
      <w:pPr>
        <w:pStyle w:val="ListParagraph"/>
        <w:numPr>
          <w:ilvl w:val="0"/>
          <w:numId w:val="7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the Garbar Jhala, Ahmadabad a shopkeeper first raises the price of Jewellery by x% then he decreases the new price by x%. After one such up down cycle, the price of a Jewellery decreased by Rs. 21025. After a second updown cycle the jewellery was sold for Rs. 484416. What was the original price of the jewellery.</w:t>
      </w:r>
    </w:p>
    <w:p w:rsidR="00404F6B" w:rsidRPr="000D3C64" w:rsidRDefault="00404F6B" w:rsidP="000D3C64">
      <w:pPr>
        <w:numPr>
          <w:ilvl w:val="0"/>
          <w:numId w:val="358"/>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525625</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873643</w:t>
      </w:r>
    </w:p>
    <w:p w:rsidR="00404F6B" w:rsidRPr="000D3C64" w:rsidRDefault="00404F6B" w:rsidP="000D3C64">
      <w:pPr>
        <w:numPr>
          <w:ilvl w:val="0"/>
          <w:numId w:val="358"/>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653242</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734223</w:t>
      </w:r>
    </w:p>
    <w:p w:rsidR="00404F6B" w:rsidRPr="000D3C64" w:rsidRDefault="00404F6B" w:rsidP="000D3C64">
      <w:pPr>
        <w:spacing w:after="0" w:line="360" w:lineRule="auto"/>
        <w:rPr>
          <w:rFonts w:ascii="Times New Roman" w:eastAsia="Times New Roman" w:hAnsi="Times New Roman" w:cs="Times New Roman"/>
          <w:color w:val="3D3D3D"/>
          <w:sz w:val="30"/>
          <w:szCs w:val="30"/>
        </w:rPr>
      </w:pPr>
    </w:p>
    <w:p w:rsidR="00404F6B" w:rsidRPr="000D3C64" w:rsidRDefault="00404F6B" w:rsidP="000D3C64">
      <w:pPr>
        <w:pStyle w:val="ListParagraph"/>
        <w:numPr>
          <w:ilvl w:val="0"/>
          <w:numId w:val="7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How many kgs of wheat costing Rs.24/- per kg must be mixed with 30 kgs of wheat costing Rs.18.40/- per kg so that 15% profit can be obtained by selling the mixture at Rs.23/- per kg?</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b.11</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12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Sol:c</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S.P. of 1 kg mixture = Rs.23. Gain = 15%.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C.P. of 1 kg mixture = Rs.[(100/115) x 23] = Rs.20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the quantity of wheat costing Rs.24 is x kgs.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Using weighted average rule = x ×24+30×18.4 x +30=20 Solving we get x = 12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percentage profit earned by selling an article for Rs. 1920 is equal to the percentage loss incurred by selling the same article for Rs. 1280. At what price should the article be sold to make 25% profit?</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A.Rs. 2000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B.Rs. 2200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C.Rs. 2400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D.Data inadequate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C.P. be Rs. x. Then,= &gt;1920−xx*100=x−1280x*1001920-xx*100=x-1280x*100 =&gt; 1920 – x = x – 1280 =&gt; 2x = 3200 =&gt; x = 1600 Required S.P. = 125% of Rs. 1600 =Rs(125/100*1600) = Rs2000</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0D3C64">
      <w:pPr>
        <w:pStyle w:val="ListParagraph"/>
        <w:numPr>
          <w:ilvl w:val="0"/>
          <w:numId w:val="7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books bought at prices ranging from Rs. 200 to Rs. 350 are sold at prices ranging from Rs. 300 to Rs. 425, what is the greatest possible profit that might be made in selling eight books?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A.600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B.1200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C.1800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D.none of these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Least Cost Price = Rs. (200 * 8) = Rs. 1600. Greatest Selling Price = Rs. (425 * 8) = Rs. 3400. Required profit = Rs. (3400 – 1600) = Rs. 1800.</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0D3C64">
      <w:pPr>
        <w:pStyle w:val="ListParagraph"/>
        <w:numPr>
          <w:ilvl w:val="0"/>
          <w:numId w:val="7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Bhajan Singh purchased 120 reams of paper at Rs 80 per ream. He spent Rs 280 on transportation, paid octroi at the rate of 40 paise per ream and paid Rs 72 to the coolie. If he wants to have a gain of 8 %, what must be the selling price per ream?</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A.90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B.89</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C.87.48</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D.86</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Total investment = Rs. (120 * 80 + 280 + (40/100) * 120 + 72). = Rs. (9600 + 280+48 + 72) = Rs, 10000. Sell price of 120 reams = 108% of Rs. 10000 = Rs. 10800. Sell Price per ream = Rs. [10800/120] = Rs. 90.</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0D3C64">
      <w:pPr>
        <w:pStyle w:val="ListParagraph"/>
        <w:numPr>
          <w:ilvl w:val="0"/>
          <w:numId w:val="7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dealer sold two of his cattle for Rs. 500 each. On one of them he lost 10% on the other, he gained 10%. His gain or loss percent in the entire transaction was: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A.10% loss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 loss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 gain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D.Neither loss nor profit</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Loss%= (common gain or loss % / 10)2 = (10/10)² % = 1%.</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0D3C64">
      <w:pPr>
        <w:pStyle w:val="ListParagraph"/>
        <w:numPr>
          <w:ilvl w:val="0"/>
          <w:numId w:val="7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By mixing two qualities of pulses in the ratio 2: 3 and selling the mixture at the rate of Rs 22 per kilogram, a shopkeeper makes a profit of 10 %. If the cost of the smaller quantity be Rs 14 per kg, the cost per kg of the larger quantity is: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A.Rs 23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B.Rs 25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C.Rs 24</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D.None of these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Cost Price of 5 kg = Rs.(14*2 + x*3) = (28 + 3x). Sell price of 5 kg = Rs. (22×5) = Rs. 110. [{110 – (28 + 3x)}/(28 + 3x) ]* 100 =10 [82-3x/28 + 3x]= 1 / 10 820 – 30x = 28 +3x 33x = 792 x = 24</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0D3C64">
      <w:pPr>
        <w:pStyle w:val="ListParagraph"/>
        <w:numPr>
          <w:ilvl w:val="0"/>
          <w:numId w:val="7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Rahul went to purchase a Nokia mobile handset, the shopkeeper told him to pay 20% tax if he asked the bill. Rahul manages to get the discount of 5% on the actual sale price of the mobile and he paid the shopkeeper Rs. 3325 without tax. Besides he manages to avoid to pay 20% tax on the already discounted price, what is the amount of discount that he has gotten?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A.750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B.375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C.875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D.525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CP = 100, SP (with tax) =120 New SP = 100 – 5 = 95 Effective discount = 120 – 95 = 25 So, at SP of 95 —-&gt; discount = 25 and at SP of 3325 —–&gt; discount = 2595×3325 = 875</w:t>
      </w:r>
    </w:p>
    <w:p w:rsidR="00404F6B" w:rsidRPr="000D3C64" w:rsidRDefault="00404F6B" w:rsidP="000D3C64">
      <w:pPr>
        <w:spacing w:after="0" w:line="360" w:lineRule="auto"/>
        <w:textAlignment w:val="baseline"/>
        <w:rPr>
          <w:rFonts w:ascii="Times New Roman" w:eastAsia="Times New Roman" w:hAnsi="Times New Roman" w:cs="Times New Roman"/>
          <w:color w:val="3D3D3D"/>
          <w:sz w:val="30"/>
          <w:szCs w:val="30"/>
        </w:rPr>
      </w:pPr>
    </w:p>
    <w:p w:rsidR="00404F6B" w:rsidRPr="000D3C64" w:rsidRDefault="00404F6B" w:rsidP="000D3C64">
      <w:pPr>
        <w:autoSpaceDE w:val="0"/>
        <w:autoSpaceDN w:val="0"/>
        <w:adjustRightInd w:val="0"/>
        <w:spacing w:after="0" w:line="360" w:lineRule="auto"/>
        <w:ind w:right="-40"/>
        <w:jc w:val="both"/>
        <w:rPr>
          <w:rFonts w:ascii="Times New Roman" w:hAnsi="Times New Roman" w:cs="Times New Roman"/>
          <w:sz w:val="30"/>
          <w:szCs w:val="30"/>
        </w:rPr>
      </w:pPr>
      <w:r w:rsidRPr="000D3C64">
        <w:rPr>
          <w:rFonts w:ascii="Times New Roman" w:hAnsi="Times New Roman" w:cs="Times New Roman"/>
          <w:sz w:val="30"/>
          <w:szCs w:val="30"/>
        </w:rPr>
        <w:t>A man sold two  steel woods  for Rs. 600 each. On one, he gains 25% and on other, he loses 14%. How much does he gain or lose in the whole transaction?</w:t>
      </w:r>
    </w:p>
    <w:p w:rsidR="00404F6B" w:rsidRPr="000D3C64" w:rsidRDefault="00404F6B" w:rsidP="000D3C64">
      <w:pPr>
        <w:autoSpaceDE w:val="0"/>
        <w:autoSpaceDN w:val="0"/>
        <w:adjustRightInd w:val="0"/>
        <w:spacing w:after="0" w:line="360" w:lineRule="auto"/>
        <w:ind w:left="393" w:right="-40" w:hanging="281"/>
        <w:jc w:val="both"/>
        <w:rPr>
          <w:rFonts w:ascii="Times New Roman" w:hAnsi="Times New Roman" w:cs="Times New Roman"/>
          <w:sz w:val="30"/>
          <w:szCs w:val="30"/>
        </w:rPr>
      </w:pPr>
      <w:r w:rsidRPr="000D3C64">
        <w:rPr>
          <w:rFonts w:ascii="Times New Roman" w:hAnsi="Times New Roman" w:cs="Times New Roman"/>
          <w:sz w:val="30"/>
          <w:szCs w:val="30"/>
        </w:rPr>
        <w:tab/>
        <w:t xml:space="preserve"> a.    1.86% gain                       b.    2% gain</w:t>
      </w:r>
    </w:p>
    <w:p w:rsidR="00404F6B" w:rsidRPr="000D3C64" w:rsidRDefault="00404F6B" w:rsidP="000D3C64">
      <w:pPr>
        <w:autoSpaceDE w:val="0"/>
        <w:autoSpaceDN w:val="0"/>
        <w:adjustRightInd w:val="0"/>
        <w:spacing w:after="0" w:line="360" w:lineRule="auto"/>
        <w:ind w:left="393" w:right="1170"/>
        <w:jc w:val="both"/>
        <w:rPr>
          <w:rFonts w:ascii="Times New Roman" w:hAnsi="Times New Roman" w:cs="Times New Roman"/>
          <w:sz w:val="30"/>
          <w:szCs w:val="30"/>
        </w:rPr>
      </w:pPr>
      <w:r w:rsidRPr="000D3C64">
        <w:rPr>
          <w:rFonts w:ascii="Times New Roman" w:hAnsi="Times New Roman" w:cs="Times New Roman"/>
          <w:sz w:val="30"/>
          <w:szCs w:val="30"/>
        </w:rPr>
        <w:t>c.    1.86% loss                       d.    2% loss</w:t>
      </w:r>
    </w:p>
    <w:p w:rsidR="00404F6B" w:rsidRPr="000D3C64" w:rsidRDefault="00404F6B" w:rsidP="000D3C64">
      <w:pPr>
        <w:spacing w:line="360" w:lineRule="auto"/>
        <w:rPr>
          <w:rFonts w:ascii="Times New Roman" w:hAnsi="Times New Roman" w:cs="Times New Roman"/>
          <w:sz w:val="30"/>
          <w:szCs w:val="30"/>
        </w:rPr>
      </w:pPr>
    </w:p>
    <w:p w:rsidR="00404F6B" w:rsidRPr="000D3C64" w:rsidRDefault="00404F6B" w:rsidP="000D3C64">
      <w:pPr>
        <w:pStyle w:val="Default"/>
        <w:numPr>
          <w:ilvl w:val="0"/>
          <w:numId w:val="72"/>
        </w:numPr>
        <w:spacing w:line="360" w:lineRule="auto"/>
        <w:rPr>
          <w:sz w:val="30"/>
          <w:szCs w:val="30"/>
        </w:rPr>
      </w:pPr>
      <w:r w:rsidRPr="000D3C64">
        <w:rPr>
          <w:sz w:val="30"/>
          <w:szCs w:val="30"/>
        </w:rPr>
        <w:t xml:space="preserve">A man sold two steel woods for Rs. 600 each. On one, he gains 25% and on other, he loses 14%. How much does he gain or lose in the whole transaction? </w:t>
      </w:r>
    </w:p>
    <w:p w:rsidR="00404F6B" w:rsidRPr="000D3C64" w:rsidRDefault="00404F6B" w:rsidP="000D3C64">
      <w:pPr>
        <w:pStyle w:val="Default"/>
        <w:spacing w:line="360" w:lineRule="auto"/>
        <w:rPr>
          <w:sz w:val="30"/>
          <w:szCs w:val="30"/>
        </w:rPr>
      </w:pPr>
      <w:r w:rsidRPr="000D3C64">
        <w:rPr>
          <w:sz w:val="30"/>
          <w:szCs w:val="30"/>
        </w:rPr>
        <w:t xml:space="preserve">a. 1.86% gain b. 2% gain </w:t>
      </w:r>
    </w:p>
    <w:p w:rsidR="00404F6B" w:rsidRPr="000D3C64" w:rsidRDefault="00404F6B"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 1.86% loss d. 2% loss</w:t>
      </w:r>
    </w:p>
    <w:p w:rsidR="00404F6B" w:rsidRPr="000D3C64" w:rsidRDefault="00404F6B" w:rsidP="000D3C64">
      <w:pPr>
        <w:pStyle w:val="ListParagraph"/>
        <w:numPr>
          <w:ilvl w:val="0"/>
          <w:numId w:val="7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In a sale, a perfume is available at a discount of 20% on  the  selling  price.  If  the  perfume’s  discounted selling  price  is  Rs.3675.40,  what  was  the  original selling price of the perfume (in RS.)?</w:t>
      </w:r>
    </w:p>
    <w:p w:rsidR="00404F6B" w:rsidRPr="000D3C64" w:rsidRDefault="00404F6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4324                  b.  4386.45        c.   4594.25                             d.  None</w:t>
      </w:r>
    </w:p>
    <w:p w:rsidR="00404F6B" w:rsidRPr="000D3C64" w:rsidRDefault="00404F6B" w:rsidP="000D3C64">
      <w:pPr>
        <w:spacing w:line="360" w:lineRule="auto"/>
        <w:jc w:val="both"/>
        <w:rPr>
          <w:rFonts w:ascii="Times New Roman" w:hAnsi="Times New Roman" w:cs="Times New Roman"/>
          <w:sz w:val="30"/>
          <w:szCs w:val="30"/>
        </w:rPr>
      </w:pPr>
    </w:p>
    <w:p w:rsidR="00404F6B" w:rsidRPr="000D3C64" w:rsidRDefault="00404F6B" w:rsidP="000D3C64">
      <w:pPr>
        <w:pStyle w:val="ListParagraph"/>
        <w:numPr>
          <w:ilvl w:val="0"/>
          <w:numId w:val="72"/>
        </w:numPr>
        <w:autoSpaceDE w:val="0"/>
        <w:autoSpaceDN w:val="0"/>
        <w:adjustRightInd w:val="0"/>
        <w:spacing w:after="0" w:line="360" w:lineRule="auto"/>
        <w:ind w:right="78"/>
        <w:jc w:val="both"/>
        <w:rPr>
          <w:rFonts w:ascii="Times New Roman" w:hAnsi="Times New Roman" w:cs="Times New Roman"/>
          <w:sz w:val="30"/>
          <w:szCs w:val="30"/>
        </w:rPr>
      </w:pPr>
      <w:r w:rsidRPr="000D3C64">
        <w:rPr>
          <w:rFonts w:ascii="Times New Roman" w:hAnsi="Times New Roman" w:cs="Times New Roman"/>
          <w:sz w:val="30"/>
          <w:szCs w:val="30"/>
        </w:rPr>
        <w:t>In  selling  an  article  for  Rs.86  there  is  a  gain  of 54%. The gain by selling that for Rs.84 is(approx)</w:t>
      </w:r>
    </w:p>
    <w:p w:rsidR="00404F6B" w:rsidRPr="000D3C64" w:rsidRDefault="00404F6B"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55%                    b.  50%                  c.   48%       d.  46%</w:t>
      </w:r>
    </w:p>
    <w:p w:rsidR="00404F6B" w:rsidRPr="000D3C64" w:rsidRDefault="00404F6B" w:rsidP="000D3C64">
      <w:pPr>
        <w:spacing w:line="360" w:lineRule="auto"/>
        <w:rPr>
          <w:rFonts w:ascii="Times New Roman" w:hAnsi="Times New Roman" w:cs="Times New Roman"/>
          <w:sz w:val="30"/>
          <w:szCs w:val="30"/>
        </w:rPr>
      </w:pPr>
    </w:p>
    <w:p w:rsidR="00404F6B" w:rsidRPr="000D3C64" w:rsidRDefault="00404F6B" w:rsidP="000D3C64">
      <w:pPr>
        <w:pStyle w:val="ListParagraph"/>
        <w:numPr>
          <w:ilvl w:val="0"/>
          <w:numId w:val="72"/>
        </w:numPr>
        <w:autoSpaceDE w:val="0"/>
        <w:autoSpaceDN w:val="0"/>
        <w:adjustRightInd w:val="0"/>
        <w:spacing w:after="0" w:line="360" w:lineRule="auto"/>
        <w:ind w:right="68"/>
        <w:jc w:val="both"/>
        <w:rPr>
          <w:rFonts w:ascii="Times New Roman" w:hAnsi="Times New Roman" w:cs="Times New Roman"/>
          <w:sz w:val="30"/>
          <w:szCs w:val="30"/>
        </w:rPr>
      </w:pPr>
      <w:r w:rsidRPr="000D3C64">
        <w:rPr>
          <w:rFonts w:ascii="Times New Roman" w:hAnsi="Times New Roman" w:cs="Times New Roman"/>
          <w:sz w:val="30"/>
          <w:szCs w:val="30"/>
        </w:rPr>
        <w:t>10.In what ratio must  a grocer  mix two  varieties of pulses    costing    Rs.17    and    Rs.    25    per    kg respectively  so  as  to  get  a  mixture  worth  Rs.18.50 kg?</w:t>
      </w:r>
    </w:p>
    <w:p w:rsidR="00404F6B" w:rsidRPr="000D3C64" w:rsidRDefault="00404F6B" w:rsidP="000D3C64">
      <w:pPr>
        <w:autoSpaceDE w:val="0"/>
        <w:autoSpaceDN w:val="0"/>
        <w:adjustRightInd w:val="0"/>
        <w:spacing w:after="0" w:line="360" w:lineRule="auto"/>
        <w:ind w:left="283" w:right="601"/>
        <w:rPr>
          <w:rFonts w:ascii="Times New Roman" w:hAnsi="Times New Roman" w:cs="Times New Roman"/>
          <w:sz w:val="30"/>
          <w:szCs w:val="30"/>
        </w:rPr>
      </w:pPr>
      <w:r w:rsidRPr="000D3C64">
        <w:rPr>
          <w:rFonts w:ascii="Times New Roman" w:hAnsi="Times New Roman" w:cs="Times New Roman"/>
          <w:sz w:val="30"/>
          <w:szCs w:val="30"/>
        </w:rPr>
        <w:t>a.   3:14                   b.  13:3                  c.   15:3          d.  1:3</w:t>
      </w:r>
    </w:p>
    <w:p w:rsidR="00404F6B" w:rsidRPr="000D3C64" w:rsidRDefault="00404F6B" w:rsidP="000D3C64">
      <w:pPr>
        <w:autoSpaceDE w:val="0"/>
        <w:autoSpaceDN w:val="0"/>
        <w:adjustRightInd w:val="0"/>
        <w:spacing w:after="0" w:line="360" w:lineRule="auto"/>
        <w:ind w:right="601"/>
        <w:rPr>
          <w:rFonts w:ascii="Times New Roman" w:hAnsi="Times New Roman" w:cs="Times New Roman"/>
          <w:sz w:val="30"/>
          <w:szCs w:val="30"/>
        </w:rPr>
      </w:pPr>
    </w:p>
    <w:p w:rsidR="00404F6B" w:rsidRPr="000D3C64" w:rsidRDefault="00404F6B" w:rsidP="000D3C64">
      <w:pPr>
        <w:pStyle w:val="ListParagraph"/>
        <w:numPr>
          <w:ilvl w:val="0"/>
          <w:numId w:val="72"/>
        </w:numPr>
        <w:autoSpaceDE w:val="0"/>
        <w:autoSpaceDN w:val="0"/>
        <w:adjustRightInd w:val="0"/>
        <w:spacing w:after="0" w:line="360" w:lineRule="auto"/>
        <w:ind w:right="-35"/>
        <w:jc w:val="both"/>
        <w:rPr>
          <w:rFonts w:ascii="Times New Roman" w:hAnsi="Times New Roman" w:cs="Times New Roman"/>
          <w:sz w:val="30"/>
          <w:szCs w:val="30"/>
        </w:rPr>
      </w:pPr>
      <w:r w:rsidRPr="000D3C64">
        <w:rPr>
          <w:rFonts w:ascii="Times New Roman" w:hAnsi="Times New Roman" w:cs="Times New Roman"/>
          <w:sz w:val="30"/>
          <w:szCs w:val="30"/>
        </w:rPr>
        <w:t>. A vendor bought 6 fruits for a rupee. How many for a rupee must he sell to gain 20%?</w:t>
      </w:r>
    </w:p>
    <w:p w:rsidR="00404F6B" w:rsidRPr="000D3C64" w:rsidRDefault="00404F6B" w:rsidP="000D3C64">
      <w:pPr>
        <w:autoSpaceDE w:val="0"/>
        <w:autoSpaceDN w:val="0"/>
        <w:adjustRightInd w:val="0"/>
        <w:spacing w:after="0" w:line="360" w:lineRule="auto"/>
        <w:ind w:left="393"/>
        <w:rPr>
          <w:rFonts w:ascii="Times New Roman" w:hAnsi="Times New Roman" w:cs="Times New Roman"/>
          <w:sz w:val="30"/>
          <w:szCs w:val="30"/>
        </w:rPr>
      </w:pPr>
      <w:r w:rsidRPr="000D3C64">
        <w:rPr>
          <w:rFonts w:ascii="Times New Roman" w:hAnsi="Times New Roman" w:cs="Times New Roman"/>
          <w:sz w:val="30"/>
          <w:szCs w:val="30"/>
        </w:rPr>
        <w:t>a.   3                  b.   4                  c.   5                  d.   6</w:t>
      </w:r>
    </w:p>
    <w:p w:rsidR="00404F6B" w:rsidRPr="000D3C64" w:rsidRDefault="00404F6B" w:rsidP="000D3C64">
      <w:pPr>
        <w:autoSpaceDE w:val="0"/>
        <w:autoSpaceDN w:val="0"/>
        <w:adjustRightInd w:val="0"/>
        <w:spacing w:after="0" w:line="360" w:lineRule="auto"/>
        <w:ind w:left="393"/>
        <w:rPr>
          <w:rFonts w:ascii="Times New Roman" w:hAnsi="Times New Roman" w:cs="Times New Roman"/>
          <w:sz w:val="30"/>
          <w:szCs w:val="30"/>
        </w:rPr>
      </w:pPr>
    </w:p>
    <w:p w:rsidR="00404F6B" w:rsidRPr="000D3C64" w:rsidRDefault="00404F6B" w:rsidP="000D3C64">
      <w:pPr>
        <w:pStyle w:val="ListParagraph"/>
        <w:numPr>
          <w:ilvl w:val="0"/>
          <w:numId w:val="7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How many kgs of wheat costing Rs.24/- per kg must be mixed with 30 kgs of wheat costing Rs.18.40/- per kg so that 15% profit can be obtained by selling the mixture at Rs.23/- per kg?</w:t>
      </w:r>
    </w:p>
    <w:p w:rsidR="00404F6B" w:rsidRPr="000D3C64" w:rsidRDefault="00404F6B" w:rsidP="000D3C64">
      <w:pPr>
        <w:numPr>
          <w:ilvl w:val="0"/>
          <w:numId w:val="357"/>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10</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12</w:t>
      </w:r>
    </w:p>
    <w:p w:rsidR="00404F6B" w:rsidRPr="000D3C64" w:rsidRDefault="00404F6B" w:rsidP="000D3C64">
      <w:pPr>
        <w:numPr>
          <w:ilvl w:val="0"/>
          <w:numId w:val="357"/>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11</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13</w:t>
      </w:r>
    </w:p>
    <w:p w:rsidR="00404F6B" w:rsidRPr="000D3C64" w:rsidRDefault="00404F6B" w:rsidP="000D3C64">
      <w:pPr>
        <w:spacing w:after="167" w:line="360" w:lineRule="auto"/>
        <w:jc w:val="both"/>
        <w:rPr>
          <w:rFonts w:ascii="Times New Roman" w:eastAsia="Times New Roman" w:hAnsi="Times New Roman" w:cs="Times New Roman"/>
          <w:color w:val="000000" w:themeColor="text1"/>
          <w:sz w:val="30"/>
          <w:szCs w:val="30"/>
        </w:rPr>
      </w:pPr>
    </w:p>
    <w:p w:rsidR="00545A3B" w:rsidRPr="000D3C64" w:rsidRDefault="00545A3B" w:rsidP="000D3C64">
      <w:pPr>
        <w:pStyle w:val="Heading1"/>
        <w:spacing w:line="360" w:lineRule="auto"/>
        <w:rPr>
          <w:rFonts w:ascii="Times New Roman" w:hAnsi="Times New Roman" w:cs="Times New Roman"/>
          <w:sz w:val="30"/>
          <w:szCs w:val="30"/>
        </w:rPr>
      </w:pPr>
      <w:bookmarkStart w:id="18" w:name="_Toc10562420"/>
      <w:r w:rsidRPr="000D3C64">
        <w:rPr>
          <w:rFonts w:ascii="Times New Roman" w:hAnsi="Times New Roman" w:cs="Times New Roman"/>
          <w:sz w:val="30"/>
          <w:szCs w:val="30"/>
        </w:rPr>
        <w:t>Pipes and cisterns</w:t>
      </w:r>
      <w:bookmarkEnd w:id="18"/>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 If a pipe A can fill a tank in 40 minutes and pipe B fill the same tank in 30 minutes. How long will it take for both pipes together to fill the tank?</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A.17</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B.16</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C.15</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D.120/7</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E.13</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545A3B" w:rsidRPr="000D3C64"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545A3B" w:rsidRDefault="00545A3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Time taken by both pipes together to fill the tank = 1/(1/40 +1/30) = 120/7 min</w:t>
      </w:r>
    </w:p>
    <w:p w:rsidR="008D6FAA" w:rsidRPr="000D3C64" w:rsidRDefault="008D6FAA" w:rsidP="000D3C64">
      <w:pPr>
        <w:spacing w:after="0" w:line="360" w:lineRule="auto"/>
        <w:rPr>
          <w:rFonts w:ascii="Times New Roman" w:hAnsi="Times New Roman" w:cs="Times New Roman"/>
          <w:sz w:val="30"/>
          <w:szCs w:val="30"/>
        </w:rPr>
      </w:pPr>
    </w:p>
    <w:p w:rsidR="00545A3B" w:rsidRPr="000D3C64" w:rsidRDefault="008D6FAA" w:rsidP="008D6FAA">
      <w:pPr>
        <w:pStyle w:val="Default"/>
        <w:spacing w:line="360" w:lineRule="auto"/>
        <w:rPr>
          <w:sz w:val="30"/>
          <w:szCs w:val="30"/>
        </w:rPr>
      </w:pPr>
      <w:r>
        <w:rPr>
          <w:rFonts w:eastAsia="Calibri"/>
          <w:color w:val="auto"/>
          <w:sz w:val="30"/>
          <w:szCs w:val="30"/>
          <w:lang w:val="en-US" w:eastAsia="en-IN"/>
        </w:rPr>
        <w:t xml:space="preserve">2. </w:t>
      </w:r>
      <w:r w:rsidR="00545A3B" w:rsidRPr="000D3C64">
        <w:rPr>
          <w:sz w:val="30"/>
          <w:szCs w:val="30"/>
        </w:rPr>
        <w:t xml:space="preserve">Two pipes A and B separately fill a cistern in 15/2 min and 5 min respectively and third pipe C can empty 14 l/m. If all the pipes are open when the cistern is full, it is emptied in 1 hr. How many litres does the cistern hold? </w:t>
      </w:r>
    </w:p>
    <w:p w:rsidR="00545A3B" w:rsidRPr="000D3C64" w:rsidRDefault="00545A3B"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750 b. 820 c. 700 d. 300.</w:t>
      </w:r>
    </w:p>
    <w:p w:rsidR="00545A3B" w:rsidRPr="008D6FAA" w:rsidRDefault="00545A3B" w:rsidP="008D6FAA">
      <w:pPr>
        <w:pStyle w:val="ListParagraph"/>
        <w:numPr>
          <w:ilvl w:val="1"/>
          <w:numId w:val="418"/>
        </w:numPr>
        <w:spacing w:after="0" w:line="360" w:lineRule="auto"/>
        <w:rPr>
          <w:rFonts w:ascii="Times New Roman" w:eastAsia="Times New Roman" w:hAnsi="Times New Roman" w:cs="Times New Roman"/>
          <w:sz w:val="30"/>
          <w:szCs w:val="30"/>
        </w:rPr>
      </w:pPr>
      <w:r w:rsidRPr="008D6FAA">
        <w:rPr>
          <w:rFonts w:ascii="Times New Roman" w:eastAsia="Times New Roman" w:hAnsi="Times New Roman" w:cs="Times New Roman"/>
          <w:color w:val="0A0A0A"/>
          <w:sz w:val="30"/>
          <w:szCs w:val="30"/>
          <w:shd w:val="clear" w:color="auto" w:fill="EEEEEE"/>
        </w:rPr>
        <w:t>It is a typical Tap problem. There are two taps, which are</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used to fill the tank and one tap to empty the tank. First tap</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fill the tank in 10 min., while the second takes quarter of an hour</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to fill the tank if both are operated independently. Third tap is</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capable of emptying the tank in seven and a half minutes. If all the</w:t>
      </w:r>
    </w:p>
    <w:p w:rsidR="00545A3B" w:rsidRPr="000D3C64" w:rsidRDefault="00545A3B"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taps are opened simultaneously (when the tank is empty) how long (if ever)</w:t>
      </w:r>
      <w:r w:rsidRPr="000D3C64">
        <w:rPr>
          <w:rFonts w:ascii="Times New Roman" w:eastAsia="Times New Roman" w:hAnsi="Times New Roman" w:cs="Times New Roman"/>
          <w:sz w:val="30"/>
          <w:szCs w:val="30"/>
        </w:rPr>
        <w:t xml:space="preserve"> </w:t>
      </w:r>
      <w:r w:rsidRPr="000D3C64">
        <w:rPr>
          <w:rFonts w:ascii="Times New Roman" w:eastAsia="Times New Roman" w:hAnsi="Times New Roman" w:cs="Times New Roman"/>
          <w:color w:val="0A0A0A"/>
          <w:sz w:val="30"/>
          <w:szCs w:val="30"/>
          <w:shd w:val="clear" w:color="auto" w:fill="EEEEEE"/>
        </w:rPr>
        <w:t>will it take for the tank to get filled completely?</w:t>
      </w:r>
    </w:p>
    <w:p w:rsidR="00545A3B" w:rsidRPr="000D3C64" w:rsidRDefault="00545A3B" w:rsidP="000D3C64">
      <w:pPr>
        <w:numPr>
          <w:ilvl w:val="0"/>
          <w:numId w:val="4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minutes</w:t>
      </w:r>
    </w:p>
    <w:p w:rsidR="00545A3B" w:rsidRPr="000D3C64" w:rsidRDefault="00545A3B" w:rsidP="000D3C64">
      <w:pPr>
        <w:numPr>
          <w:ilvl w:val="0"/>
          <w:numId w:val="4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 minutes</w:t>
      </w:r>
    </w:p>
    <w:p w:rsidR="00545A3B" w:rsidRPr="000D3C64" w:rsidRDefault="00545A3B" w:rsidP="000D3C64">
      <w:pPr>
        <w:numPr>
          <w:ilvl w:val="0"/>
          <w:numId w:val="4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 minutes</w:t>
      </w:r>
    </w:p>
    <w:p w:rsidR="00545A3B" w:rsidRPr="000D3C64" w:rsidRDefault="00545A3B" w:rsidP="000D3C64">
      <w:pPr>
        <w:numPr>
          <w:ilvl w:val="0"/>
          <w:numId w:val="416"/>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 minutes</w:t>
      </w: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8D6FAA">
      <w:pPr>
        <w:pStyle w:val="ListParagraph"/>
        <w:numPr>
          <w:ilvl w:val="0"/>
          <w:numId w:val="313"/>
        </w:numPr>
        <w:shd w:val="clear" w:color="auto" w:fill="FFFFFF"/>
        <w:spacing w:after="0" w:line="360" w:lineRule="auto"/>
        <w:rPr>
          <w:rFonts w:ascii="Times New Roman" w:hAnsi="Times New Roman" w:cs="Times New Roman"/>
          <w:color w:val="333333"/>
          <w:sz w:val="30"/>
          <w:szCs w:val="30"/>
        </w:rPr>
      </w:pPr>
      <w:r w:rsidRPr="000D3C64">
        <w:rPr>
          <w:rFonts w:ascii="Times New Roman" w:hAnsi="Times New Roman" w:cs="Times New Roman"/>
          <w:color w:val="333333"/>
          <w:sz w:val="30"/>
          <w:szCs w:val="30"/>
        </w:rPr>
        <w:t>An empty tank be filled with an inlet pipe ‘A’ in 42 minutes. After 12 minutes an outlet pipe ‘B’ is opened which can empty the tank in 30 minutes. After 6 minutes another inlet pipe ‘C’ opened into the same tank, which can fill the tank in 35 minutes and the tank is filled. Find the time taken to fill the tank?</w:t>
      </w:r>
    </w:p>
    <w:p w:rsidR="00545A3B" w:rsidRPr="000D3C64" w:rsidRDefault="00545A3B" w:rsidP="000D3C64">
      <w:pPr>
        <w:pStyle w:val="ListParagraph"/>
        <w:numPr>
          <w:ilvl w:val="1"/>
          <w:numId w:val="415"/>
        </w:numPr>
        <w:spacing w:line="360" w:lineRule="auto"/>
        <w:rPr>
          <w:rFonts w:ascii="Times New Roman" w:hAnsi="Times New Roman" w:cs="Times New Roman"/>
          <w:sz w:val="30"/>
          <w:szCs w:val="30"/>
        </w:rPr>
      </w:pPr>
      <w:r w:rsidRPr="000D3C64">
        <w:rPr>
          <w:rFonts w:ascii="Times New Roman" w:hAnsi="Times New Roman" w:cs="Times New Roman"/>
          <w:color w:val="333333"/>
          <w:sz w:val="30"/>
          <w:szCs w:val="30"/>
          <w:shd w:val="clear" w:color="auto" w:fill="FFFFFF"/>
        </w:rPr>
        <w:t>58.5</w:t>
      </w:r>
    </w:p>
    <w:p w:rsidR="00545A3B" w:rsidRPr="000D3C64" w:rsidRDefault="00545A3B" w:rsidP="000D3C64">
      <w:pPr>
        <w:pStyle w:val="ListParagraph"/>
        <w:numPr>
          <w:ilvl w:val="1"/>
          <w:numId w:val="415"/>
        </w:numPr>
        <w:spacing w:line="360" w:lineRule="auto"/>
        <w:rPr>
          <w:rFonts w:ascii="Times New Roman" w:hAnsi="Times New Roman" w:cs="Times New Roman"/>
          <w:sz w:val="30"/>
          <w:szCs w:val="30"/>
        </w:rPr>
      </w:pPr>
      <w:r w:rsidRPr="000D3C64">
        <w:rPr>
          <w:rFonts w:ascii="Times New Roman" w:hAnsi="Times New Roman" w:cs="Times New Roman"/>
          <w:color w:val="333333"/>
          <w:sz w:val="30"/>
          <w:szCs w:val="30"/>
          <w:shd w:val="clear" w:color="auto" w:fill="FFFFFF"/>
        </w:rPr>
        <w:t>67.3</w:t>
      </w:r>
    </w:p>
    <w:p w:rsidR="00545A3B" w:rsidRPr="000D3C64" w:rsidRDefault="00545A3B" w:rsidP="000D3C64">
      <w:pPr>
        <w:pStyle w:val="ListParagraph"/>
        <w:numPr>
          <w:ilvl w:val="1"/>
          <w:numId w:val="415"/>
        </w:numPr>
        <w:spacing w:line="360" w:lineRule="auto"/>
        <w:rPr>
          <w:rFonts w:ascii="Times New Roman" w:hAnsi="Times New Roman" w:cs="Times New Roman"/>
          <w:sz w:val="30"/>
          <w:szCs w:val="30"/>
        </w:rPr>
      </w:pPr>
      <w:r w:rsidRPr="000D3C64">
        <w:rPr>
          <w:rFonts w:ascii="Times New Roman" w:hAnsi="Times New Roman" w:cs="Times New Roman"/>
          <w:color w:val="333333"/>
          <w:sz w:val="30"/>
          <w:szCs w:val="30"/>
          <w:shd w:val="clear" w:color="auto" w:fill="FFFFFF"/>
        </w:rPr>
        <w:t>62.3</w:t>
      </w:r>
    </w:p>
    <w:p w:rsidR="00545A3B" w:rsidRPr="000D3C64" w:rsidRDefault="00545A3B" w:rsidP="000D3C64">
      <w:pPr>
        <w:pStyle w:val="ListParagraph"/>
        <w:numPr>
          <w:ilvl w:val="1"/>
          <w:numId w:val="415"/>
        </w:numPr>
        <w:spacing w:line="360" w:lineRule="auto"/>
        <w:rPr>
          <w:rFonts w:ascii="Times New Roman" w:hAnsi="Times New Roman" w:cs="Times New Roman"/>
          <w:sz w:val="30"/>
          <w:szCs w:val="30"/>
        </w:rPr>
      </w:pPr>
      <w:r w:rsidRPr="000D3C64">
        <w:rPr>
          <w:rFonts w:ascii="Times New Roman" w:hAnsi="Times New Roman" w:cs="Times New Roman"/>
          <w:color w:val="333333"/>
          <w:sz w:val="30"/>
          <w:szCs w:val="30"/>
          <w:shd w:val="clear" w:color="auto" w:fill="FFFFFF"/>
        </w:rPr>
        <w:t>64.5</w:t>
      </w: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8D6FAA">
      <w:pPr>
        <w:pStyle w:val="ListParagraph"/>
        <w:numPr>
          <w:ilvl w:val="0"/>
          <w:numId w:val="3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a pipe A can fill a tank in 40 minutes and pipe B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fill the same tank in 30 minutes. How long will it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take for both pipes together to fill the tank?</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36min</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48min</w:t>
            </w:r>
          </w:p>
        </w:tc>
      </w:tr>
    </w:tbl>
    <w:p w:rsidR="00545A3B" w:rsidRPr="000D3C64" w:rsidRDefault="00545A3B" w:rsidP="000D3C64">
      <w:pPr>
        <w:spacing w:line="360" w:lineRule="auto"/>
        <w:rPr>
          <w:rFonts w:ascii="Times New Roman" w:hAnsi="Times New Roman" w:cs="Times New Roman"/>
          <w:sz w:val="30"/>
          <w:szCs w:val="30"/>
        </w:rPr>
      </w:pPr>
    </w:p>
    <w:p w:rsidR="00545A3B" w:rsidRPr="000D3C64" w:rsidRDefault="00545A3B" w:rsidP="008D6FAA">
      <w:pPr>
        <w:pStyle w:val="ListParagraph"/>
        <w:numPr>
          <w:ilvl w:val="0"/>
          <w:numId w:val="3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pipe can fill a bath in 7.5 minutes and another can fill it in 15 minutes. A person opens both the pipes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simultaneously. When the bath should have been full,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he finds that the waste pipe was open. He then closes the waste pipe and in 2 minutes more, the bath is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full. In what time, would the waste pipe empty it?</w:t>
      </w:r>
    </w:p>
    <w:tbl>
      <w:tblPr>
        <w:tblW w:w="10361" w:type="dxa"/>
        <w:tblCellMar>
          <w:top w:w="15" w:type="dxa"/>
          <w:left w:w="15" w:type="dxa"/>
          <w:bottom w:w="15" w:type="dxa"/>
          <w:right w:w="240" w:type="dxa"/>
        </w:tblCellMar>
        <w:tblLook w:val="04A0"/>
      </w:tblPr>
      <w:tblGrid>
        <w:gridCol w:w="561"/>
        <w:gridCol w:w="9800"/>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25/2</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80/3</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CellMar>
          <w:top w:w="15" w:type="dxa"/>
          <w:left w:w="15" w:type="dxa"/>
          <w:bottom w:w="15" w:type="dxa"/>
          <w:right w:w="15" w:type="dxa"/>
        </w:tblCellMar>
        <w:tblLook w:val="04A0"/>
      </w:tblPr>
      <w:tblGrid>
        <w:gridCol w:w="12193"/>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8D6FAA">
      <w:pPr>
        <w:pStyle w:val="ListParagraph"/>
        <w:numPr>
          <w:ilvl w:val="0"/>
          <w:numId w:val="3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tank has a leak that can empty it in 4 hours. A pipe that admits 20 litres of water per hour into the tank is turned on and now the tank is emptied in 5 hours.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capacity of the tank in litres?</w:t>
      </w:r>
    </w:p>
    <w:tbl>
      <w:tblPr>
        <w:tblW w:w="10361" w:type="dxa"/>
        <w:tblCellMar>
          <w:top w:w="15" w:type="dxa"/>
          <w:left w:w="15" w:type="dxa"/>
          <w:bottom w:w="15" w:type="dxa"/>
          <w:right w:w="240" w:type="dxa"/>
        </w:tblCellMar>
        <w:tblLook w:val="04A0"/>
      </w:tblPr>
      <w:tblGrid>
        <w:gridCol w:w="698"/>
        <w:gridCol w:w="9663"/>
      </w:tblGrid>
      <w:tr w:rsidR="00545A3B" w:rsidRPr="000D3C64" w:rsidTr="00545A3B">
        <w:tc>
          <w:tcPr>
            <w:tcW w:w="698"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360</w:t>
            </w:r>
          </w:p>
        </w:tc>
      </w:tr>
      <w:tr w:rsidR="00545A3B" w:rsidRPr="000D3C64" w:rsidTr="00545A3B">
        <w:tc>
          <w:tcPr>
            <w:tcW w:w="698"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400</w:t>
            </w:r>
          </w:p>
        </w:tc>
      </w:tr>
      <w:tr w:rsidR="00545A3B" w:rsidRPr="000D3C64" w:rsidTr="00545A3B">
        <w:tc>
          <w:tcPr>
            <w:tcW w:w="698"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480</w:t>
            </w:r>
          </w:p>
        </w:tc>
      </w:tr>
      <w:tr w:rsidR="00545A3B" w:rsidRPr="000D3C64" w:rsidTr="00545A3B">
        <w:tc>
          <w:tcPr>
            <w:tcW w:w="698"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520</w:t>
            </w:r>
          </w:p>
        </w:tc>
      </w:tr>
    </w:tbl>
    <w:p w:rsidR="00545A3B" w:rsidRPr="000D3C64" w:rsidRDefault="00545A3B" w:rsidP="000D3C64">
      <w:pPr>
        <w:spacing w:line="360" w:lineRule="auto"/>
        <w:rPr>
          <w:rFonts w:ascii="Times New Roman" w:hAnsi="Times New Roman" w:cs="Times New Roman"/>
          <w:sz w:val="30"/>
          <w:szCs w:val="30"/>
        </w:rPr>
      </w:pPr>
    </w:p>
    <w:tbl>
      <w:tblPr>
        <w:tblW w:w="10155" w:type="dxa"/>
        <w:tblCellMar>
          <w:top w:w="15" w:type="dxa"/>
          <w:left w:w="15" w:type="dxa"/>
          <w:bottom w:w="15" w:type="dxa"/>
          <w:right w:w="15" w:type="dxa"/>
        </w:tblCellMar>
        <w:tblLook w:val="04A0"/>
      </w:tblPr>
      <w:tblGrid>
        <w:gridCol w:w="10155"/>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8D6FAA">
      <w:pPr>
        <w:pStyle w:val="ListParagraph"/>
        <w:numPr>
          <w:ilvl w:val="0"/>
          <w:numId w:val="3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 inlet pipe fills a tank in 5 hrs and outlet pipe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empty same tank in 36 hrs working individually. How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many additional number of outlet pipes of same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capacity required to be opened so that tank never overflows?</w:t>
      </w:r>
    </w:p>
    <w:tbl>
      <w:tblPr>
        <w:tblW w:w="10155" w:type="dxa"/>
        <w:tblCellMar>
          <w:top w:w="15" w:type="dxa"/>
          <w:left w:w="15" w:type="dxa"/>
          <w:bottom w:w="15" w:type="dxa"/>
          <w:right w:w="240" w:type="dxa"/>
        </w:tblCellMar>
        <w:tblLook w:val="04A0"/>
      </w:tblPr>
      <w:tblGrid>
        <w:gridCol w:w="561"/>
        <w:gridCol w:w="9594"/>
      </w:tblGrid>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r w:rsidR="00545A3B" w:rsidRPr="000D3C64" w:rsidTr="00545A3B">
        <w:tc>
          <w:tcPr>
            <w:tcW w:w="561"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bl>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p w:rsidR="00545A3B" w:rsidRPr="000D3C64" w:rsidRDefault="00545A3B"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CellMar>
          <w:top w:w="15" w:type="dxa"/>
          <w:left w:w="15" w:type="dxa"/>
          <w:bottom w:w="15" w:type="dxa"/>
          <w:right w:w="15" w:type="dxa"/>
        </w:tblCellMar>
        <w:tblLook w:val="04A0"/>
      </w:tblPr>
      <w:tblGrid>
        <w:gridCol w:w="11950"/>
      </w:tblGrid>
      <w:tr w:rsidR="00545A3B" w:rsidRPr="000D3C64" w:rsidTr="00545A3B">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rPr>
                <w:rFonts w:ascii="Times New Roman" w:eastAsia="Times New Roman" w:hAnsi="Times New Roman" w:cs="Times New Roman"/>
                <w:b/>
                <w:bCs/>
                <w:color w:val="3D3D3D"/>
                <w:sz w:val="30"/>
                <w:szCs w:val="30"/>
              </w:rPr>
            </w:pPr>
          </w:p>
        </w:tc>
      </w:tr>
    </w:tbl>
    <w:p w:rsidR="00545A3B" w:rsidRPr="000D3C64" w:rsidRDefault="00545A3B" w:rsidP="008D6FAA">
      <w:pPr>
        <w:pStyle w:val="ListParagraph"/>
        <w:numPr>
          <w:ilvl w:val="0"/>
          <w:numId w:val="3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a pipe A can fill a tank in 40 minutes and pipe B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fill the same tank in 30 minutes. How long will it </w:t>
      </w:r>
    </w:p>
    <w:p w:rsidR="00545A3B" w:rsidRPr="000D3C64" w:rsidRDefault="00545A3B"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take for both pipes together to fill the tank?</w:t>
      </w:r>
    </w:p>
    <w:tbl>
      <w:tblPr>
        <w:tblW w:w="10155" w:type="dxa"/>
        <w:tblCellMar>
          <w:top w:w="15" w:type="dxa"/>
          <w:left w:w="15" w:type="dxa"/>
          <w:bottom w:w="15" w:type="dxa"/>
          <w:right w:w="240" w:type="dxa"/>
        </w:tblCellMar>
        <w:tblLook w:val="04A0"/>
      </w:tblPr>
      <w:tblGrid>
        <w:gridCol w:w="586"/>
        <w:gridCol w:w="9569"/>
      </w:tblGrid>
      <w:tr w:rsidR="00545A3B" w:rsidRPr="000D3C64" w:rsidTr="00545A3B">
        <w:tc>
          <w:tcPr>
            <w:tcW w:w="58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w:t>
            </w:r>
          </w:p>
        </w:tc>
      </w:tr>
      <w:tr w:rsidR="00545A3B" w:rsidRPr="000D3C64" w:rsidTr="00545A3B">
        <w:tc>
          <w:tcPr>
            <w:tcW w:w="58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w:t>
            </w:r>
          </w:p>
        </w:tc>
      </w:tr>
      <w:tr w:rsidR="00545A3B" w:rsidRPr="000D3C64" w:rsidTr="00545A3B">
        <w:tc>
          <w:tcPr>
            <w:tcW w:w="58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545A3B" w:rsidRPr="000D3C64" w:rsidTr="00545A3B">
        <w:tc>
          <w:tcPr>
            <w:tcW w:w="58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120/7</w:t>
            </w:r>
          </w:p>
        </w:tc>
      </w:tr>
      <w:tr w:rsidR="00545A3B" w:rsidRPr="000D3C64" w:rsidTr="00545A3B">
        <w:tc>
          <w:tcPr>
            <w:tcW w:w="586" w:type="dxa"/>
            <w:shd w:val="clear" w:color="auto" w:fill="auto"/>
            <w:tcMar>
              <w:top w:w="0" w:type="dxa"/>
              <w:left w:w="0" w:type="dxa"/>
              <w:bottom w:w="0" w:type="dxa"/>
              <w:right w:w="0" w:type="dxa"/>
            </w:tcMar>
            <w:vAlign w:val="center"/>
            <w:hideMark/>
          </w:tcPr>
          <w:p w:rsidR="00545A3B" w:rsidRPr="000D3C64" w:rsidRDefault="00545A3B"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shd w:val="clear" w:color="auto" w:fill="auto"/>
            <w:tcMar>
              <w:top w:w="0" w:type="dxa"/>
              <w:left w:w="0" w:type="dxa"/>
              <w:bottom w:w="0" w:type="dxa"/>
              <w:right w:w="0" w:type="dxa"/>
            </w:tcMar>
            <w:vAlign w:val="center"/>
            <w:hideMark/>
          </w:tcPr>
          <w:p w:rsidR="00545A3B" w:rsidRPr="000D3C64" w:rsidRDefault="00545A3B"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w:t>
            </w:r>
          </w:p>
        </w:tc>
      </w:tr>
    </w:tbl>
    <w:p w:rsidR="00545A3B" w:rsidRPr="000D3C64" w:rsidRDefault="00545A3B" w:rsidP="008D6FAA">
      <w:pPr>
        <w:spacing w:line="360" w:lineRule="auto"/>
        <w:jc w:val="both"/>
        <w:rPr>
          <w:rFonts w:ascii="Times New Roman" w:hAnsi="Times New Roman" w:cs="Times New Roman"/>
          <w:b/>
          <w:sz w:val="30"/>
          <w:szCs w:val="30"/>
        </w:rPr>
      </w:pPr>
    </w:p>
    <w:p w:rsidR="00545A3B" w:rsidRPr="000D3C64" w:rsidRDefault="00545A3B" w:rsidP="008D6FAA">
      <w:pPr>
        <w:pStyle w:val="ListParagraph"/>
        <w:numPr>
          <w:ilvl w:val="0"/>
          <w:numId w:val="313"/>
        </w:numPr>
        <w:spacing w:line="360" w:lineRule="auto"/>
        <w:jc w:val="both"/>
        <w:rPr>
          <w:rFonts w:ascii="Times New Roman" w:hAnsi="Times New Roman" w:cs="Times New Roman"/>
          <w:sz w:val="30"/>
          <w:szCs w:val="30"/>
        </w:rPr>
      </w:pPr>
      <w:r w:rsidRPr="000D3C64">
        <w:rPr>
          <w:rFonts w:ascii="Times New Roman" w:hAnsi="Times New Roman" w:cs="Times New Roman"/>
          <w:b/>
          <w:sz w:val="30"/>
          <w:szCs w:val="30"/>
        </w:rPr>
        <w:t>1</w:t>
      </w:r>
      <w:r w:rsidRPr="000D3C64">
        <w:rPr>
          <w:rFonts w:ascii="Times New Roman" w:hAnsi="Times New Roman" w:cs="Times New Roman"/>
          <w:sz w:val="30"/>
          <w:szCs w:val="30"/>
        </w:rPr>
        <w:t>2 buckets of water fill a tank when the capacity of each bucket is 13.5 litres. How many buckets will be needed to fill the same tank, if the capacity of each bucket is 9 litres? a.   18                   b.  20            c.   16                          d.  Cannot be determined</w:t>
      </w:r>
    </w:p>
    <w:p w:rsidR="00545A3B" w:rsidRPr="000D3C64" w:rsidRDefault="00545A3B" w:rsidP="000D3C64">
      <w:pPr>
        <w:spacing w:line="360" w:lineRule="auto"/>
        <w:rPr>
          <w:rFonts w:ascii="Times New Roman" w:hAnsi="Times New Roman" w:cs="Times New Roman"/>
          <w:sz w:val="30"/>
          <w:szCs w:val="30"/>
        </w:rPr>
      </w:pPr>
    </w:p>
    <w:p w:rsidR="00553817" w:rsidRPr="000D3C64" w:rsidRDefault="00553817" w:rsidP="000D3C64">
      <w:pPr>
        <w:pStyle w:val="Heading1"/>
        <w:spacing w:line="360" w:lineRule="auto"/>
        <w:jc w:val="both"/>
        <w:rPr>
          <w:rFonts w:ascii="Times New Roman" w:hAnsi="Times New Roman" w:cs="Times New Roman"/>
          <w:b/>
          <w:color w:val="000000" w:themeColor="text1"/>
          <w:sz w:val="30"/>
          <w:szCs w:val="30"/>
        </w:rPr>
      </w:pPr>
      <w:bookmarkStart w:id="19" w:name="_Toc10562421"/>
      <w:r w:rsidRPr="000D3C64">
        <w:rPr>
          <w:rFonts w:ascii="Times New Roman" w:hAnsi="Times New Roman" w:cs="Times New Roman"/>
          <w:b/>
          <w:color w:val="000000" w:themeColor="text1"/>
          <w:sz w:val="30"/>
          <w:szCs w:val="30"/>
        </w:rPr>
        <w:t>Numbers</w:t>
      </w:r>
      <w:bookmarkEnd w:id="19"/>
    </w:p>
    <w:p w:rsidR="00553817" w:rsidRPr="000D3C64" w:rsidRDefault="00553817" w:rsidP="000D3C64">
      <w:pPr>
        <w:pStyle w:val="ListParagraph"/>
        <w:numPr>
          <w:ilvl w:val="0"/>
          <w:numId w:val="86"/>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(3/11)th of 3333 is</w:t>
      </w:r>
    </w:p>
    <w:p w:rsidR="00553817" w:rsidRPr="000D3C64" w:rsidRDefault="00553817" w:rsidP="000D3C64">
      <w:pPr>
        <w:pStyle w:val="ListParagraph"/>
        <w:numPr>
          <w:ilvl w:val="0"/>
          <w:numId w:val="87"/>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927</w:t>
      </w:r>
    </w:p>
    <w:p w:rsidR="00553817" w:rsidRPr="000D3C64" w:rsidRDefault="00553817" w:rsidP="000D3C64">
      <w:pPr>
        <w:pStyle w:val="ListParagraph"/>
        <w:numPr>
          <w:ilvl w:val="0"/>
          <w:numId w:val="87"/>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918</w:t>
      </w:r>
    </w:p>
    <w:p w:rsidR="00553817" w:rsidRPr="000D3C64" w:rsidRDefault="00553817" w:rsidP="000D3C64">
      <w:pPr>
        <w:pStyle w:val="ListParagraph"/>
        <w:numPr>
          <w:ilvl w:val="0"/>
          <w:numId w:val="87"/>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909</w:t>
      </w:r>
    </w:p>
    <w:p w:rsidR="00553817" w:rsidRPr="000D3C64" w:rsidRDefault="00553817" w:rsidP="000D3C64">
      <w:pPr>
        <w:pStyle w:val="ListParagraph"/>
        <w:numPr>
          <w:ilvl w:val="0"/>
          <w:numId w:val="87"/>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960</w:t>
      </w:r>
    </w:p>
    <w:p w:rsidR="0069313B" w:rsidRPr="000D3C64" w:rsidRDefault="0069313B"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(3/23)</w:t>
      </w:r>
      <w:r w:rsidRPr="000D3C64">
        <w:rPr>
          <w:rFonts w:ascii="Times New Roman" w:eastAsia="Roboto" w:hAnsi="Times New Roman" w:cs="Times New Roman"/>
          <w:color w:val="000000" w:themeColor="text1"/>
          <w:sz w:val="30"/>
          <w:szCs w:val="30"/>
          <w:vertAlign w:val="superscript"/>
        </w:rPr>
        <w:t>th</w:t>
      </w:r>
      <w:r w:rsidRPr="000D3C64">
        <w:rPr>
          <w:rFonts w:ascii="Times New Roman" w:eastAsia="Roboto" w:hAnsi="Times New Roman" w:cs="Times New Roman"/>
          <w:color w:val="000000" w:themeColor="text1"/>
          <w:sz w:val="30"/>
          <w:szCs w:val="30"/>
        </w:rPr>
        <w:t> of 437 is:</w:t>
      </w:r>
    </w:p>
    <w:p w:rsidR="0069313B" w:rsidRPr="000D3C64" w:rsidRDefault="0069313B" w:rsidP="000D3C64">
      <w:pPr>
        <w:pStyle w:val="ListParagraph"/>
        <w:numPr>
          <w:ilvl w:val="0"/>
          <w:numId w:val="8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76</w:t>
      </w:r>
    </w:p>
    <w:p w:rsidR="0069313B" w:rsidRPr="000D3C64" w:rsidRDefault="0069313B" w:rsidP="000D3C64">
      <w:pPr>
        <w:pStyle w:val="ListParagraph"/>
        <w:numPr>
          <w:ilvl w:val="0"/>
          <w:numId w:val="8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57</w:t>
      </w:r>
    </w:p>
    <w:p w:rsidR="0069313B" w:rsidRPr="000D3C64" w:rsidRDefault="0069313B" w:rsidP="000D3C64">
      <w:pPr>
        <w:pStyle w:val="ListParagraph"/>
        <w:numPr>
          <w:ilvl w:val="0"/>
          <w:numId w:val="8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95</w:t>
      </w:r>
    </w:p>
    <w:p w:rsidR="0069313B" w:rsidRPr="000D3C64" w:rsidRDefault="0069313B" w:rsidP="000D3C64">
      <w:pPr>
        <w:pStyle w:val="ListParagraph"/>
        <w:numPr>
          <w:ilvl w:val="0"/>
          <w:numId w:val="88"/>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114</w:t>
      </w:r>
    </w:p>
    <w:p w:rsidR="0069313B" w:rsidRPr="000D3C64" w:rsidRDefault="0069313B"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LCM of 8, 12, 15 and 21</w:t>
      </w:r>
    </w:p>
    <w:p w:rsidR="0069313B" w:rsidRPr="000D3C64" w:rsidRDefault="0069313B" w:rsidP="000D3C64">
      <w:pPr>
        <w:pStyle w:val="ListParagraph"/>
        <w:numPr>
          <w:ilvl w:val="0"/>
          <w:numId w:val="8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465</w:t>
      </w:r>
    </w:p>
    <w:p w:rsidR="0069313B" w:rsidRPr="000D3C64" w:rsidRDefault="0069313B" w:rsidP="000D3C64">
      <w:pPr>
        <w:pStyle w:val="ListParagraph"/>
        <w:numPr>
          <w:ilvl w:val="0"/>
          <w:numId w:val="8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423</w:t>
      </w:r>
    </w:p>
    <w:p w:rsidR="0069313B" w:rsidRPr="000D3C64" w:rsidRDefault="0069313B" w:rsidP="000D3C64">
      <w:pPr>
        <w:pStyle w:val="ListParagraph"/>
        <w:numPr>
          <w:ilvl w:val="0"/>
          <w:numId w:val="8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840</w:t>
      </w:r>
    </w:p>
    <w:p w:rsidR="0069313B" w:rsidRPr="000D3C64" w:rsidRDefault="0069313B" w:rsidP="000D3C64">
      <w:pPr>
        <w:pStyle w:val="ListParagraph"/>
        <w:numPr>
          <w:ilvl w:val="0"/>
          <w:numId w:val="8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831</w:t>
      </w:r>
    </w:p>
    <w:p w:rsidR="0069313B" w:rsidRPr="000D3C64" w:rsidRDefault="0069313B"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(5/23)</w:t>
      </w:r>
      <w:r w:rsidRPr="000D3C64">
        <w:rPr>
          <w:rFonts w:ascii="Times New Roman" w:eastAsia="Roboto" w:hAnsi="Times New Roman" w:cs="Times New Roman"/>
          <w:color w:val="000000" w:themeColor="text1"/>
          <w:sz w:val="30"/>
          <w:szCs w:val="30"/>
          <w:vertAlign w:val="superscript"/>
        </w:rPr>
        <w:t>th</w:t>
      </w:r>
      <w:r w:rsidRPr="000D3C64">
        <w:rPr>
          <w:rFonts w:ascii="Times New Roman" w:eastAsia="Roboto" w:hAnsi="Times New Roman" w:cs="Times New Roman"/>
          <w:color w:val="000000" w:themeColor="text1"/>
          <w:sz w:val="30"/>
          <w:szCs w:val="30"/>
        </w:rPr>
        <w:t> of 437 is:</w:t>
      </w:r>
    </w:p>
    <w:p w:rsidR="0069313B" w:rsidRPr="000D3C64" w:rsidRDefault="0069313B" w:rsidP="000D3C64">
      <w:pPr>
        <w:pStyle w:val="ListParagraph"/>
        <w:numPr>
          <w:ilvl w:val="0"/>
          <w:numId w:val="9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105</w:t>
      </w:r>
    </w:p>
    <w:p w:rsidR="0069313B" w:rsidRPr="000D3C64" w:rsidRDefault="0069313B" w:rsidP="000D3C64">
      <w:pPr>
        <w:pStyle w:val="ListParagraph"/>
        <w:numPr>
          <w:ilvl w:val="0"/>
          <w:numId w:val="9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75</w:t>
      </w:r>
    </w:p>
    <w:p w:rsidR="0069313B" w:rsidRPr="000D3C64" w:rsidRDefault="0069313B" w:rsidP="000D3C64">
      <w:pPr>
        <w:pStyle w:val="ListParagraph"/>
        <w:numPr>
          <w:ilvl w:val="0"/>
          <w:numId w:val="9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95</w:t>
      </w:r>
    </w:p>
    <w:p w:rsidR="0069313B" w:rsidRPr="000D3C64" w:rsidRDefault="0069313B" w:rsidP="000D3C64">
      <w:pPr>
        <w:pStyle w:val="ListParagraph"/>
        <w:numPr>
          <w:ilvl w:val="0"/>
          <w:numId w:val="90"/>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85</w:t>
      </w:r>
    </w:p>
    <w:p w:rsidR="006D1167" w:rsidRPr="000D3C64" w:rsidRDefault="00EB3965"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t>
      </w:r>
      <w:r w:rsidR="006D1167" w:rsidRPr="000D3C64">
        <w:rPr>
          <w:rFonts w:ascii="Times New Roman" w:eastAsia="Roboto" w:hAnsi="Times New Roman" w:cs="Times New Roman"/>
          <w:color w:val="000000" w:themeColor="text1"/>
          <w:sz w:val="30"/>
          <w:szCs w:val="30"/>
        </w:rPr>
        <w:t>12/11)</w:t>
      </w:r>
      <w:r w:rsidR="006D1167" w:rsidRPr="000D3C64">
        <w:rPr>
          <w:rFonts w:ascii="Times New Roman" w:eastAsia="Roboto" w:hAnsi="Times New Roman" w:cs="Times New Roman"/>
          <w:color w:val="000000" w:themeColor="text1"/>
          <w:sz w:val="30"/>
          <w:szCs w:val="30"/>
          <w:vertAlign w:val="superscript"/>
        </w:rPr>
        <w:t>th</w:t>
      </w:r>
      <w:r w:rsidR="006D1167" w:rsidRPr="000D3C64">
        <w:rPr>
          <w:rFonts w:ascii="Times New Roman" w:eastAsia="Roboto" w:hAnsi="Times New Roman" w:cs="Times New Roman"/>
          <w:color w:val="000000" w:themeColor="text1"/>
          <w:sz w:val="30"/>
          <w:szCs w:val="30"/>
        </w:rPr>
        <w:t> of 473 is:</w:t>
      </w:r>
    </w:p>
    <w:p w:rsidR="006D1167" w:rsidRPr="000D3C64" w:rsidRDefault="006D1167" w:rsidP="000D3C64">
      <w:pPr>
        <w:pStyle w:val="ListParagraph"/>
        <w:numPr>
          <w:ilvl w:val="0"/>
          <w:numId w:val="9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516</w:t>
      </w:r>
    </w:p>
    <w:p w:rsidR="006D1167" w:rsidRPr="000D3C64" w:rsidRDefault="006D1167" w:rsidP="000D3C64">
      <w:pPr>
        <w:pStyle w:val="ListParagraph"/>
        <w:numPr>
          <w:ilvl w:val="0"/>
          <w:numId w:val="9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506</w:t>
      </w:r>
    </w:p>
    <w:p w:rsidR="006D1167" w:rsidRPr="000D3C64" w:rsidRDefault="006D1167" w:rsidP="000D3C64">
      <w:pPr>
        <w:pStyle w:val="ListParagraph"/>
        <w:numPr>
          <w:ilvl w:val="0"/>
          <w:numId w:val="9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504</w:t>
      </w:r>
    </w:p>
    <w:p w:rsidR="006D1167" w:rsidRPr="000D3C64" w:rsidRDefault="006D1167" w:rsidP="000D3C64">
      <w:pPr>
        <w:pStyle w:val="ListParagraph"/>
        <w:numPr>
          <w:ilvl w:val="0"/>
          <w:numId w:val="91"/>
        </w:numPr>
        <w:shd w:val="clear" w:color="auto" w:fill="FFFFFF"/>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518</w:t>
      </w:r>
    </w:p>
    <w:p w:rsidR="00F4066C" w:rsidRPr="000D3C64" w:rsidRDefault="00F4066C"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When three times a number is added to the square of the same number, the result is 70. what is the number?</w:t>
      </w:r>
    </w:p>
    <w:p w:rsidR="00F4066C" w:rsidRPr="000D3C64" w:rsidRDefault="00F4066C" w:rsidP="000D3C64">
      <w:pPr>
        <w:pStyle w:val="ListParagraph"/>
        <w:numPr>
          <w:ilvl w:val="0"/>
          <w:numId w:val="9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w:t>
      </w:r>
    </w:p>
    <w:p w:rsidR="00F4066C" w:rsidRPr="000D3C64" w:rsidRDefault="00F4066C" w:rsidP="000D3C64">
      <w:pPr>
        <w:pStyle w:val="ListParagraph"/>
        <w:numPr>
          <w:ilvl w:val="0"/>
          <w:numId w:val="9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w:t>
      </w:r>
    </w:p>
    <w:p w:rsidR="00F4066C" w:rsidRPr="000D3C64" w:rsidRDefault="00F4066C" w:rsidP="000D3C64">
      <w:pPr>
        <w:pStyle w:val="ListParagraph"/>
        <w:numPr>
          <w:ilvl w:val="0"/>
          <w:numId w:val="9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w:t>
      </w:r>
    </w:p>
    <w:p w:rsidR="00F4066C" w:rsidRPr="000D3C64" w:rsidRDefault="00F4066C" w:rsidP="000D3C64">
      <w:pPr>
        <w:pStyle w:val="ListParagraph"/>
        <w:numPr>
          <w:ilvl w:val="0"/>
          <w:numId w:val="92"/>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w:t>
      </w:r>
    </w:p>
    <w:p w:rsidR="00F4066C" w:rsidRPr="000D3C64" w:rsidRDefault="00F4066C"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(6/15)</w:t>
      </w:r>
      <w:r w:rsidRPr="000D3C64">
        <w:rPr>
          <w:rFonts w:ascii="Times New Roman" w:eastAsia="Roboto" w:hAnsi="Times New Roman" w:cs="Times New Roman"/>
          <w:color w:val="000000" w:themeColor="text1"/>
          <w:sz w:val="30"/>
          <w:szCs w:val="30"/>
          <w:vertAlign w:val="superscript"/>
        </w:rPr>
        <w:t>th</w:t>
      </w:r>
      <w:r w:rsidRPr="000D3C64">
        <w:rPr>
          <w:rFonts w:ascii="Times New Roman" w:eastAsia="Roboto" w:hAnsi="Times New Roman" w:cs="Times New Roman"/>
          <w:color w:val="000000" w:themeColor="text1"/>
          <w:sz w:val="30"/>
          <w:szCs w:val="30"/>
        </w:rPr>
        <w:t> of 240 is:</w:t>
      </w:r>
    </w:p>
    <w:p w:rsidR="00F4066C" w:rsidRPr="000D3C64" w:rsidRDefault="00F4066C" w:rsidP="000D3C64">
      <w:pPr>
        <w:pStyle w:val="ListParagraph"/>
        <w:numPr>
          <w:ilvl w:val="0"/>
          <w:numId w:val="9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84</w:t>
      </w:r>
    </w:p>
    <w:p w:rsidR="00F4066C" w:rsidRPr="000D3C64" w:rsidRDefault="00F4066C" w:rsidP="000D3C64">
      <w:pPr>
        <w:pStyle w:val="ListParagraph"/>
        <w:numPr>
          <w:ilvl w:val="0"/>
          <w:numId w:val="9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96</w:t>
      </w:r>
    </w:p>
    <w:p w:rsidR="00F4066C" w:rsidRPr="000D3C64" w:rsidRDefault="00F4066C" w:rsidP="000D3C64">
      <w:pPr>
        <w:pStyle w:val="ListParagraph"/>
        <w:numPr>
          <w:ilvl w:val="0"/>
          <w:numId w:val="9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108</w:t>
      </w:r>
    </w:p>
    <w:p w:rsidR="00F4066C" w:rsidRPr="000D3C64" w:rsidRDefault="00F4066C" w:rsidP="000D3C64">
      <w:pPr>
        <w:pStyle w:val="ListParagraph"/>
        <w:numPr>
          <w:ilvl w:val="0"/>
          <w:numId w:val="9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102</w:t>
      </w:r>
    </w:p>
    <w:p w:rsidR="00F4066C" w:rsidRPr="000D3C64" w:rsidRDefault="00F4066C"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(12/11)th of 473 is</w:t>
      </w:r>
    </w:p>
    <w:p w:rsidR="00F4066C" w:rsidRPr="000D3C64" w:rsidRDefault="00F4066C" w:rsidP="000D3C64">
      <w:pPr>
        <w:pStyle w:val="ListParagraph"/>
        <w:numPr>
          <w:ilvl w:val="0"/>
          <w:numId w:val="9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506</w:t>
      </w:r>
    </w:p>
    <w:p w:rsidR="00F4066C" w:rsidRPr="000D3C64" w:rsidRDefault="00F4066C" w:rsidP="000D3C64">
      <w:pPr>
        <w:pStyle w:val="ListParagraph"/>
        <w:numPr>
          <w:ilvl w:val="0"/>
          <w:numId w:val="9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504</w:t>
      </w:r>
    </w:p>
    <w:p w:rsidR="00F4066C" w:rsidRPr="000D3C64" w:rsidRDefault="00F4066C" w:rsidP="000D3C64">
      <w:pPr>
        <w:pStyle w:val="ListParagraph"/>
        <w:numPr>
          <w:ilvl w:val="0"/>
          <w:numId w:val="9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516</w:t>
      </w:r>
    </w:p>
    <w:p w:rsidR="00534C6A" w:rsidRPr="000D3C64" w:rsidRDefault="00F4066C" w:rsidP="000D3C64">
      <w:pPr>
        <w:pStyle w:val="ListParagraph"/>
        <w:numPr>
          <w:ilvl w:val="0"/>
          <w:numId w:val="94"/>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518</w:t>
      </w:r>
    </w:p>
    <w:p w:rsidR="00F4066C" w:rsidRPr="000D3C64" w:rsidRDefault="00F4066C"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Read the information given below and answer the question that follows.</w:t>
      </w:r>
    </w:p>
    <w:p w:rsidR="00F4066C" w:rsidRPr="000D3C64" w:rsidRDefault="00F4066C"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 Greatest integer less than or equal to a</w:t>
      </w:r>
    </w:p>
    <w:p w:rsidR="00F4066C" w:rsidRPr="000D3C64" w:rsidRDefault="00F4066C" w:rsidP="000D3C64">
      <w:pPr>
        <w:shd w:val="clear" w:color="auto" w:fill="FFFFFF"/>
        <w:spacing w:after="0"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 Smallest integer greater than or equal to a</w:t>
      </w:r>
    </w:p>
    <w:p w:rsidR="00F4066C" w:rsidRPr="000D3C64" w:rsidRDefault="00F4066C" w:rsidP="000D3C64">
      <w:p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the value of [2.9] - (4.1).</w:t>
      </w:r>
    </w:p>
    <w:p w:rsidR="00F4066C" w:rsidRPr="000D3C64" w:rsidRDefault="00F4066C" w:rsidP="000D3C64">
      <w:pPr>
        <w:pStyle w:val="ListParagraph"/>
        <w:numPr>
          <w:ilvl w:val="0"/>
          <w:numId w:val="9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w:t>
      </w:r>
    </w:p>
    <w:p w:rsidR="00F4066C" w:rsidRPr="000D3C64" w:rsidRDefault="00F4066C" w:rsidP="000D3C64">
      <w:pPr>
        <w:pStyle w:val="ListParagraph"/>
        <w:numPr>
          <w:ilvl w:val="0"/>
          <w:numId w:val="9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-2</w:t>
      </w:r>
    </w:p>
    <w:p w:rsidR="00F4066C" w:rsidRPr="000D3C64" w:rsidRDefault="00F4066C" w:rsidP="000D3C64">
      <w:pPr>
        <w:pStyle w:val="ListParagraph"/>
        <w:numPr>
          <w:ilvl w:val="0"/>
          <w:numId w:val="9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-3</w:t>
      </w:r>
    </w:p>
    <w:p w:rsidR="00F4066C" w:rsidRPr="000D3C64" w:rsidRDefault="00F4066C" w:rsidP="000D3C64">
      <w:pPr>
        <w:pStyle w:val="ListParagraph"/>
        <w:numPr>
          <w:ilvl w:val="0"/>
          <w:numId w:val="95"/>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w:t>
      </w:r>
    </w:p>
    <w:p w:rsidR="00553817" w:rsidRPr="000D3C64" w:rsidRDefault="00553817" w:rsidP="000D3C64">
      <w:pPr>
        <w:pStyle w:val="ListParagraph"/>
        <w:numPr>
          <w:ilvl w:val="0"/>
          <w:numId w:val="86"/>
        </w:numPr>
        <w:spacing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When three times a number is added to the square of the same number, the result is 70. What is the number?</w:t>
      </w:r>
    </w:p>
    <w:p w:rsidR="00553817" w:rsidRPr="000D3C64" w:rsidRDefault="00553817" w:rsidP="000D3C64">
      <w:pPr>
        <w:pStyle w:val="ListParagraph"/>
        <w:numPr>
          <w:ilvl w:val="0"/>
          <w:numId w:val="96"/>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6</w:t>
      </w:r>
    </w:p>
    <w:p w:rsidR="00553817" w:rsidRPr="000D3C64" w:rsidRDefault="00553817" w:rsidP="000D3C64">
      <w:pPr>
        <w:pStyle w:val="ListParagraph"/>
        <w:numPr>
          <w:ilvl w:val="0"/>
          <w:numId w:val="96"/>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5</w:t>
      </w:r>
    </w:p>
    <w:p w:rsidR="00553817" w:rsidRPr="000D3C64" w:rsidRDefault="00553817" w:rsidP="000D3C64">
      <w:pPr>
        <w:pStyle w:val="ListParagraph"/>
        <w:numPr>
          <w:ilvl w:val="0"/>
          <w:numId w:val="96"/>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7</w:t>
      </w:r>
    </w:p>
    <w:p w:rsidR="00553817" w:rsidRPr="000D3C64" w:rsidRDefault="00553817" w:rsidP="000D3C64">
      <w:pPr>
        <w:pStyle w:val="ListParagraph"/>
        <w:numPr>
          <w:ilvl w:val="0"/>
          <w:numId w:val="96"/>
        </w:numPr>
        <w:spacing w:after="167" w:line="360" w:lineRule="auto"/>
        <w:jc w:val="both"/>
        <w:rPr>
          <w:rFonts w:ascii="Times New Roman" w:eastAsia="Times New Roman" w:hAnsi="Times New Roman" w:cs="Times New Roman"/>
          <w:color w:val="000000" w:themeColor="text1"/>
          <w:sz w:val="30"/>
          <w:szCs w:val="30"/>
        </w:rPr>
      </w:pPr>
      <w:r w:rsidRPr="000D3C64">
        <w:rPr>
          <w:rFonts w:ascii="Times New Roman" w:eastAsia="Times New Roman" w:hAnsi="Times New Roman" w:cs="Times New Roman"/>
          <w:color w:val="000000" w:themeColor="text1"/>
          <w:sz w:val="30"/>
          <w:szCs w:val="30"/>
        </w:rPr>
        <w:t>8</w:t>
      </w:r>
    </w:p>
    <w:p w:rsidR="00553817" w:rsidRPr="000D3C64" w:rsidRDefault="00553817" w:rsidP="000D3C64">
      <w:pPr>
        <w:pStyle w:val="ListParagraph"/>
        <w:numPr>
          <w:ilvl w:val="0"/>
          <w:numId w:val="86"/>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(4/13)th of 299 is:</w:t>
      </w:r>
    </w:p>
    <w:p w:rsidR="00553817" w:rsidRPr="000D3C64" w:rsidRDefault="00553817" w:rsidP="000D3C64">
      <w:pPr>
        <w:pStyle w:val="ListParagraph"/>
        <w:numPr>
          <w:ilvl w:val="0"/>
          <w:numId w:val="9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82</w:t>
      </w:r>
    </w:p>
    <w:p w:rsidR="00553817" w:rsidRPr="000D3C64" w:rsidRDefault="00553817" w:rsidP="000D3C64">
      <w:pPr>
        <w:pStyle w:val="ListParagraph"/>
        <w:numPr>
          <w:ilvl w:val="0"/>
          <w:numId w:val="9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92</w:t>
      </w:r>
    </w:p>
    <w:p w:rsidR="00553817" w:rsidRPr="000D3C64" w:rsidRDefault="00553817" w:rsidP="000D3C64">
      <w:pPr>
        <w:pStyle w:val="ListParagraph"/>
        <w:numPr>
          <w:ilvl w:val="0"/>
          <w:numId w:val="9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46</w:t>
      </w:r>
    </w:p>
    <w:p w:rsidR="00553817" w:rsidRPr="000D3C64" w:rsidRDefault="00553817" w:rsidP="000D3C64">
      <w:pPr>
        <w:pStyle w:val="ListParagraph"/>
        <w:numPr>
          <w:ilvl w:val="0"/>
          <w:numId w:val="97"/>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44</w:t>
      </w:r>
    </w:p>
    <w:p w:rsidR="00C55597" w:rsidRPr="000D3C64" w:rsidRDefault="00C55597"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 bought a car with a peculiar 5 digit numbered licence plate which on reversing could still be read. On reversing value is increased by 78633.Whats the original number if all digits were different? Ans: Only 0 1 6 8 and 9 can be read upside down. So on rearranging these digits, we get the answer as 10968.</w:t>
      </w:r>
    </w:p>
    <w:p w:rsidR="00C55597" w:rsidRPr="000D3C64" w:rsidRDefault="00C55597"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is a safe with a 5 digit No. The 4th digit is 4 greater thansecond digit, while 3rd digit is 3 less than 2nd digit. The 1st digit is thrice the last digit. There are 3 pairs whose sum is 11. Find the number.</w:t>
      </w:r>
    </w:p>
    <w:p w:rsidR="00DD3CB3" w:rsidRPr="000D3C64" w:rsidRDefault="00DD3CB3"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the total no of 10 digits whose sum is 4.</w:t>
      </w:r>
    </w:p>
    <w:p w:rsidR="002E2EB0" w:rsidRPr="000D3C64" w:rsidRDefault="002E2EB0"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No. of animals is 11 more than the no. of birds. If the no. of birds were the no. of animals and no. of animals were the no. of birds( ie., interchanging no.s of animals and birds.), the total no. of legs get reduced by one fifth (1/5). How many no. of birds and animals were there? ans: birds:11,animals:22</w:t>
      </w:r>
    </w:p>
    <w:p w:rsidR="002E2EB0" w:rsidRPr="000D3C64" w:rsidRDefault="002E2EB0"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soap company a soap is manufactured with 11 parts.For making one soap you will get 1 part as scrap. At the end of the day u have 251 such scraps. From that how many soaps can be manufactured? ans: 22 + 2+ 1 = 25.</w:t>
      </w:r>
    </w:p>
    <w:p w:rsidR="002E2EB0" w:rsidRPr="000D3C64" w:rsidRDefault="002E2EB0"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is a 5digit no. 3 pairs of sum is eleven each.Last digit is 3 times the first one. 3 rd digit is 3 less than the second. 4 th digit is 4 more than the second one. Find the digit. ans : 25296</w:t>
      </w:r>
    </w:p>
    <w:p w:rsidR="008557AC" w:rsidRPr="000D3C64" w:rsidRDefault="008557AC"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a five digit number subject to following conditions:- a. It contains 2 prime no digits. b. 3rd digit is the lagest. c. 1st digit = (3 rd digit - 1).       c. Sum of 4th digit and 5th digit is less than 1st digit. d. Value of the 5th digit lies between the value of 1st digit and 2nd digit, 5th digit is one half of the 4th digit. Ans: 71842</w:t>
      </w:r>
    </w:p>
    <w:p w:rsidR="008557AC" w:rsidRPr="000D3C64" w:rsidRDefault="008557AC"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the 3 digit number. Third digit is square root of first digit. Second digit is sum of first and third digits. Find the number</w:t>
      </w:r>
    </w:p>
    <w:p w:rsidR="001B3D6F" w:rsidRPr="000D3C64" w:rsidRDefault="001B3D6F"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Census population of a district in 1981 was 4.54 Lakhs, while in year 2001 it was 7.44 Lakhs. What was the estimated mid-year population of that district in year 2009. Sol: 1981 </w:t>
      </w:r>
      <w:r w:rsidRPr="000D3C64">
        <w:rPr>
          <w:rFonts w:ascii="Cambria Math" w:eastAsia="Roboto" w:hAnsi="Cambria Math" w:cs="Cambria Math"/>
          <w:color w:val="000000" w:themeColor="text1"/>
          <w:sz w:val="30"/>
          <w:szCs w:val="30"/>
        </w:rPr>
        <w:t>⇒</w:t>
      </w:r>
      <w:r w:rsidRPr="000D3C64">
        <w:rPr>
          <w:rFonts w:ascii="Times New Roman" w:eastAsia="Roboto" w:hAnsi="Times New Roman" w:cs="Times New Roman"/>
          <w:color w:val="000000" w:themeColor="text1"/>
          <w:sz w:val="30"/>
          <w:szCs w:val="30"/>
        </w:rPr>
        <w:t xml:space="preserve">  4.54 2001 </w:t>
      </w:r>
      <w:r w:rsidRPr="000D3C64">
        <w:rPr>
          <w:rFonts w:ascii="Cambria Math" w:eastAsia="Roboto" w:hAnsi="Cambria Math" w:cs="Cambria Math"/>
          <w:color w:val="000000" w:themeColor="text1"/>
          <w:sz w:val="30"/>
          <w:szCs w:val="30"/>
        </w:rPr>
        <w:t>⇒</w:t>
      </w:r>
      <w:r w:rsidRPr="000D3C64">
        <w:rPr>
          <w:rFonts w:ascii="Times New Roman" w:eastAsia="Roboto" w:hAnsi="Times New Roman" w:cs="Times New Roman"/>
          <w:color w:val="000000" w:themeColor="text1"/>
          <w:sz w:val="30"/>
          <w:szCs w:val="30"/>
        </w:rPr>
        <w:t xml:space="preserve">  7.44 Difference ( year ) = 20 Difference ( population ) = 2.9 So population per year = 2.920 = 0.145 2009  </w:t>
      </w:r>
      <w:r w:rsidRPr="000D3C64">
        <w:rPr>
          <w:rFonts w:ascii="Cambria Math" w:eastAsia="Roboto" w:hAnsi="Cambria Math" w:cs="Cambria Math"/>
          <w:color w:val="000000" w:themeColor="text1"/>
          <w:sz w:val="30"/>
          <w:szCs w:val="30"/>
        </w:rPr>
        <w:t>⇒</w:t>
      </w:r>
      <w:r w:rsidRPr="000D3C64">
        <w:rPr>
          <w:rFonts w:ascii="Times New Roman" w:eastAsia="Roboto" w:hAnsi="Times New Roman" w:cs="Times New Roman"/>
          <w:color w:val="000000" w:themeColor="text1"/>
          <w:sz w:val="30"/>
          <w:szCs w:val="30"/>
        </w:rPr>
        <w:t xml:space="preserve">  x = ? Hence x = 7.44 +  8×0.145 =8.6 Lakhs</w:t>
      </w:r>
    </w:p>
    <w:p w:rsidR="001B3D6F" w:rsidRPr="000D3C64" w:rsidRDefault="001B3D6F"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the maximum value of n such that 50! is perfectly divisible by 2520^n . Sol: 2520 = 23×32×5×7 Here 7 is the Highest prime So find the number of 7's in 50! only. Number of 7's in 50! = [507]+[5072]  = 7+1 = 8  For n(max) = 8, 50! is perfectly divisible by 25208</w:t>
      </w:r>
      <w:r w:rsidR="00563CAE" w:rsidRPr="000D3C64">
        <w:rPr>
          <w:rFonts w:ascii="Times New Roman" w:eastAsia="Roboto" w:hAnsi="Times New Roman" w:cs="Times New Roman"/>
          <w:color w:val="000000" w:themeColor="text1"/>
          <w:sz w:val="30"/>
          <w:szCs w:val="30"/>
        </w:rPr>
        <w:t>.</w:t>
      </w:r>
    </w:p>
    <w:p w:rsidR="00D37856" w:rsidRPr="000D3C64" w:rsidRDefault="00D37856"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If A = x3y2 and B=xy3, then find the HCF of A, B Sol: A=x3×y2 B = x×y3 To find the HCF of the above numbers, take minimum power of x and y in both the numbers. HCF = Common terms from both A &amp; B and minimum powers =  x×y2</w:t>
      </w:r>
    </w:p>
    <w:p w:rsidR="00525729" w:rsidRPr="000D3C64" w:rsidRDefault="008C368C"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xml:space="preserve"> </w:t>
      </w:r>
      <w:r w:rsidR="00525729" w:rsidRPr="000D3C64">
        <w:rPr>
          <w:rFonts w:ascii="Times New Roman" w:eastAsia="Roboto" w:hAnsi="Times New Roman" w:cs="Times New Roman"/>
          <w:color w:val="000000" w:themeColor="text1"/>
          <w:sz w:val="30"/>
          <w:szCs w:val="30"/>
        </w:rPr>
        <w:t>(11111011)2 = ()8 Ans: 373</w:t>
      </w:r>
    </w:p>
    <w:p w:rsidR="006209F1" w:rsidRPr="000D3C64" w:rsidRDefault="006209F1"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Three friends divided some bullets equally. After all of them shot 4 bullets the total no.of remaining bullets is equal to that of one has after division. Find the original number divided.</w:t>
      </w:r>
    </w:p>
    <w:p w:rsidR="005E5D7A" w:rsidRPr="000D3C64" w:rsidRDefault="005E5D7A"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class  there are less than 500 students. When it is divided by 3 it gives a whole number. Similarly when it is divided by 4, 5 or 7 gives a whole number. Find the no. of students in the class. Ans: 420</w:t>
      </w:r>
    </w:p>
    <w:p w:rsidR="006E4241" w:rsidRPr="000D3C64" w:rsidRDefault="006E4241" w:rsidP="000D3C64">
      <w:pPr>
        <w:pStyle w:val="ListParagraph"/>
        <w:numPr>
          <w:ilvl w:val="0"/>
          <w:numId w:val="86"/>
        </w:numPr>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In a 5 digit number, 3 pairs of sum is 11 each.last digit is 3 times first one,3rd digit is 3 less than 2nd, 4th digit is 4 more than the second one.  Find the number.</w:t>
      </w:r>
      <w:r w:rsidRPr="000D3C64">
        <w:rPr>
          <w:rFonts w:ascii="Times New Roman" w:hAnsi="Times New Roman" w:cs="Times New Roman"/>
          <w:sz w:val="30"/>
          <w:szCs w:val="30"/>
        </w:rPr>
        <w:t xml:space="preserve"> </w:t>
      </w:r>
      <w:r w:rsidRPr="000D3C64">
        <w:rPr>
          <w:rFonts w:ascii="Times New Roman" w:eastAsia="Roboto" w:hAnsi="Times New Roman" w:cs="Times New Roman"/>
          <w:color w:val="000000" w:themeColor="text1"/>
          <w:sz w:val="30"/>
          <w:szCs w:val="30"/>
        </w:rPr>
        <w:t xml:space="preserve">Ans should be 24186  </w:t>
      </w:r>
    </w:p>
    <w:p w:rsidR="006E4241" w:rsidRPr="000D3C64" w:rsidRDefault="006E4241"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How many numbers are divisible by 4 between 1 to 100 n = 24</w:t>
      </w:r>
    </w:p>
    <w:p w:rsidR="006E4241" w:rsidRPr="000D3C64" w:rsidRDefault="006E4241"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How many boys are there in the class if the number of boys in the class is 8 more than the number of girls in the class, which is five times the difference between the number of girls and boys in the class. b = 40</w:t>
      </w:r>
    </w:p>
    <w:p w:rsidR="00E14A24" w:rsidRPr="000D3C64" w:rsidRDefault="00E14A24"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 There is one lily in the pond on 1st june. There are two in the pond on 2nd june . There are four on 3rd june and so on. The pond is full with lilies by the end of the june. (i) On which date the pond is half full? Ans: 29th. --the june has 30 days).       (ii) If we start with 2 lilies on 1st june when will be the pond be full with lilies. Ans: 29th June.</w:t>
      </w:r>
    </w:p>
    <w:p w:rsidR="006117F8" w:rsidRPr="000D3C64" w:rsidRDefault="006117F8"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10 digit number, if the 1st digit number is the number of ones,2nd digit number is the number of twos, and ... so on. 10th digit is the number of zeroes, then find the number.</w:t>
      </w:r>
    </w:p>
    <w:p w:rsidR="006117F8" w:rsidRPr="000D3C64" w:rsidRDefault="006117F8"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certain community, there are thousand married couples. Two thirds of the husbands who are taller than their wives are also heavier and three quarters of the husbands who are heavier than their wives are also taller. If there are 120 wives who are taller and heavier than their husbands, how many husbands are taller and heavier than their wives?</w:t>
      </w:r>
    </w:p>
    <w:p w:rsidR="00603957" w:rsidRPr="000D3C64" w:rsidRDefault="00603957"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How can 1000000000 be written as a product of two factors neither of them containing zeros Ans: 2 power 9 x 5 power 9</w:t>
      </w:r>
    </w:p>
    <w:p w:rsidR="00603957" w:rsidRPr="000D3C64" w:rsidRDefault="00603957"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Light glows for every 13 seconds . How many times did it glow between 1:57:58 and 3:20:47 am. Ans : 383 + 1 = 384</w:t>
      </w:r>
    </w:p>
    <w:p w:rsidR="005008A4" w:rsidRPr="000D3C64" w:rsidRDefault="005008A4"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were 2 systems A n B.14 degrees in A is equivalent to 36 in system B.and 133 in A is equivalent to 87 in B.now what is the temperature where they both r equal? Ans:51.25</w:t>
      </w:r>
    </w:p>
    <w:p w:rsidR="002F61F2" w:rsidRPr="000D3C64" w:rsidRDefault="002F61F2"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man drives with constant speed..n he after some time he sees a milestone with 2-digits..then he travels for an hr n sees the same 2 digits in reverse order..n then after an hr he sees that the milestone has the same 2 digits with a 0 between them..so whats the man speed?       Ans:45km/hr</w:t>
      </w:r>
    </w:p>
    <w:p w:rsidR="002F61F2" w:rsidRPr="000D3C64" w:rsidRDefault="002F61F2"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In a class there are less than 500 students . when it is divided by 3 it gives a whole number. similarly when it is divided by 4,5 or 7 gives a whole number.find the no. of students in the class. ans: 420</w:t>
      </w:r>
    </w:p>
    <w:p w:rsidR="003A5ECE" w:rsidRPr="000D3C64" w:rsidRDefault="003A5ECE"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Everyday in his business a merchant had to weigh amounts from 1 kg to 121kgs, to the nearest kg. What are the minimum number of weight required and how heavy should they be?       Ans: .The minimum number is 5 and they should weigh 1,3,9,27 and 81kgs.</w:t>
      </w:r>
    </w:p>
    <w:p w:rsidR="003A5ECE" w:rsidRPr="000D3C64" w:rsidRDefault="003A5ECE"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man collects cigarette stubs and makes one full cigarette with every 8 stubs. If he gets 64 stubs how many full cigarettes can he smoke. Ans: 8+1=9</w:t>
      </w:r>
    </w:p>
    <w:p w:rsidR="00171FC2" w:rsidRPr="000D3C64" w:rsidRDefault="00171FC2"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There is a five digit number, where the third number is one higher than the sum of first and second digits. Fourth digit is twice of fifth and third digit is twice the fourth. Second digit is five more than the first digit. What is the number</w:t>
      </w:r>
    </w:p>
    <w:p w:rsidR="0094745D" w:rsidRPr="000D3C64" w:rsidRDefault="0094745D"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.Meera was playing with her brother using 55 blocks.She gets bored playing and starts arranging the blocks such that the no. of blocks in each row is one less than that in the lower row. Find how many were there       in the bottom most row?</w:t>
      </w:r>
    </w:p>
    <w:p w:rsidR="0094745D" w:rsidRPr="000D3C64" w:rsidRDefault="0094745D"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Three clocks where set to true time. First run with the exact time. Second slows one minute/day. Third gains one minute/day. After how many days they will show true time.</w:t>
      </w:r>
    </w:p>
    <w:p w:rsidR="0094745D" w:rsidRPr="000D3C64" w:rsidRDefault="0094745D"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shopkeeper likes to arrange and rearrange his collection of stamps. He arranges them sometimes in pair, sometimes in bundle of three, sometimes in bundle of fours, occasionally in bundle of fives and sixes. Every time he's left with one stamp in hand after arrangement in bundles. But if he arranges in the bundle of seven, he's not left with any stamp. How many stamps does a shopkeeper have?</w:t>
      </w:r>
    </w:p>
    <w:p w:rsidR="0094745D" w:rsidRPr="000D3C64" w:rsidRDefault="0094745D"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stamp collector has the habit to arrange or rearrange the stamps accordingly. while doing this he some times keeps the stamps in pairs, or in group of 3 or in 4 or in or in 6 and realises that in any case he is left with 1 stamp and when he arranges them in groups of 7 no stamps remain. what is the number of stamps he has?</w:t>
      </w:r>
    </w:p>
    <w:p w:rsidR="00ED0DCA" w:rsidRPr="000D3C64" w:rsidRDefault="00ED0DCA"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Lady (say L) is a philanthropist. she goes to a restaurent, orders food and pays half the amount she has and another doller to a waiter as tip. she then goes to a mall, does some purchases and pays half the amount left and another 2 dollers to a begger outside. At last she goes to a book store, takes some books and pays half the amount left and another 3 dollers to a begger outside. she then checks that she only had a doller left to her. How much money she had initially? ANs. 42 $</w:t>
      </w:r>
    </w:p>
    <w:p w:rsidR="00354776" w:rsidRPr="000D3C64" w:rsidRDefault="00354776" w:rsidP="000D3C64">
      <w:pPr>
        <w:pStyle w:val="ListParagraph"/>
        <w:numPr>
          <w:ilvl w:val="0"/>
          <w:numId w:val="86"/>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A tree on first day grows 1/2 of its size second day 1/3rd of its size on the previous day similarly than 1/4th and so on.u have to calculate after how many days the tree will be 100 times of its original size. ans -198 days</w:t>
      </w:r>
    </w:p>
    <w:p w:rsidR="00553817" w:rsidRPr="000D3C64" w:rsidRDefault="00F4066C" w:rsidP="000D3C64">
      <w:pPr>
        <w:pStyle w:val="Heading1"/>
        <w:spacing w:line="360" w:lineRule="auto"/>
        <w:jc w:val="both"/>
        <w:rPr>
          <w:rFonts w:ascii="Times New Roman" w:eastAsia="Roboto" w:hAnsi="Times New Roman" w:cs="Times New Roman"/>
          <w:b/>
          <w:color w:val="000000" w:themeColor="text1"/>
          <w:sz w:val="30"/>
          <w:szCs w:val="30"/>
          <w:highlight w:val="white"/>
        </w:rPr>
      </w:pPr>
      <w:bookmarkStart w:id="20" w:name="_Toc10562422"/>
      <w:r w:rsidRPr="000D3C64">
        <w:rPr>
          <w:rFonts w:ascii="Times New Roman" w:eastAsia="Roboto" w:hAnsi="Times New Roman" w:cs="Times New Roman"/>
          <w:b/>
          <w:color w:val="000000" w:themeColor="text1"/>
          <w:sz w:val="30"/>
          <w:szCs w:val="30"/>
          <w:highlight w:val="white"/>
        </w:rPr>
        <w:t>SI and CI</w:t>
      </w:r>
      <w:bookmarkEnd w:id="20"/>
    </w:p>
    <w:p w:rsidR="00F4066C" w:rsidRPr="000D3C64" w:rsidRDefault="00F4066C" w:rsidP="000D3C64">
      <w:pPr>
        <w:pStyle w:val="ListParagraph"/>
        <w:numPr>
          <w:ilvl w:val="0"/>
          <w:numId w:val="98"/>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 rate of compound interest at which a sum of Rs. 8000/- amounts to rupees 8820 in 2 years is?</w:t>
      </w:r>
    </w:p>
    <w:p w:rsidR="00F4066C" w:rsidRPr="000D3C64" w:rsidRDefault="00F4066C" w:rsidP="000D3C64">
      <w:pPr>
        <w:pStyle w:val="ListParagraph"/>
        <w:numPr>
          <w:ilvl w:val="0"/>
          <w:numId w:val="9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4 %</w:t>
      </w:r>
    </w:p>
    <w:p w:rsidR="00F4066C" w:rsidRPr="000D3C64" w:rsidRDefault="00F4066C" w:rsidP="000D3C64">
      <w:pPr>
        <w:pStyle w:val="ListParagraph"/>
        <w:numPr>
          <w:ilvl w:val="0"/>
          <w:numId w:val="9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6 %</w:t>
      </w:r>
    </w:p>
    <w:p w:rsidR="00F4066C" w:rsidRPr="000D3C64" w:rsidRDefault="00F4066C" w:rsidP="000D3C64">
      <w:pPr>
        <w:pStyle w:val="ListParagraph"/>
        <w:numPr>
          <w:ilvl w:val="0"/>
          <w:numId w:val="9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7 %</w:t>
      </w:r>
    </w:p>
    <w:p w:rsidR="00F4066C" w:rsidRPr="000D3C64" w:rsidRDefault="00F4066C" w:rsidP="000D3C64">
      <w:pPr>
        <w:pStyle w:val="ListParagraph"/>
        <w:numPr>
          <w:ilvl w:val="0"/>
          <w:numId w:val="99"/>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5 %</w:t>
      </w:r>
    </w:p>
    <w:p w:rsidR="000C221A" w:rsidRPr="008D6FAA" w:rsidRDefault="000C221A" w:rsidP="000D3C64">
      <w:pPr>
        <w:pStyle w:val="Heading1"/>
        <w:spacing w:line="360" w:lineRule="auto"/>
        <w:rPr>
          <w:rFonts w:ascii="Times New Roman" w:hAnsi="Times New Roman" w:cs="Times New Roman"/>
          <w:b/>
          <w:color w:val="auto"/>
          <w:szCs w:val="30"/>
        </w:rPr>
      </w:pPr>
      <w:bookmarkStart w:id="21" w:name="_Toc10562423"/>
      <w:r w:rsidRPr="008D6FAA">
        <w:rPr>
          <w:rFonts w:ascii="Times New Roman" w:hAnsi="Times New Roman" w:cs="Times New Roman"/>
          <w:b/>
          <w:color w:val="auto"/>
          <w:szCs w:val="30"/>
        </w:rPr>
        <w:t>Area ,Shapes and Perimeter</w:t>
      </w:r>
      <w:bookmarkEnd w:id="21"/>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1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 error 2% in excess is made while measuring the side of a square. The percentage of error in the calculated area of the square is: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A.1.04</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B.2.04</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C.3.04</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D.4.04</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100 cm is read as 102 cm. A1 = (100*100)Sq.cm A2 = (102*102)Sq.cm (A2 – A1) = 1022−10021022-1002 = (102 + 100) x (102 – 100) = 404 sq.cm.</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2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the length of a certain rectangle is decreased by 4 cm and the width is increased by 3 cm, a square with the same area as the original rectangle would result. Find the perimeter of the original rectangle?</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C.40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D.50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x and y be the length and breadth of the rectangle respectively. Then, x – 4 = y + 3 or x – y = 7 —-(i) Area of the rectangle =xy; Area of the square = (x – 4) (y + 3) (x – 4) (y + 3) =xy &lt;=&gt; 3x – 4y = 12 —-(ii) Solving (i) and (ii), we get x = 16 and y = 9. Perimeter of the rectangle = 2 (x + y) = [2 (16 + 9)] cm = 50 cm</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3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length of a rectangle is twice its breadth. If its length is decreased by 5 cm and breadth is increased by 5 cm, the area of the rectangle is increased by 75 sq. cm. Find the length of the rectangle.</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A.10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C.20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D.18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breadth = x. Then, length = 2x. Then, (2x – 5) (x + 5) – 2x * x = 75 =&gt; 5x – 25 = 75 =&gt; x = 20. Length of the rectangle = 20 cm.</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4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sector of a circle has the radius of 21 cm and central angle 135o. Find its perimeter?</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A.91.5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B.93.5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C.94.5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D.92.5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E.None of these</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Perimeter of the sector = length of the arc + 2(radius) = (135/360 * 2 * 22/7 * 21) + 2(21) = 49.5 + 42 = 91.5 cm</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5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plot has a concrete path within its borders on all sides having the uniform width of 4m. The plot is rectangular with sides 20m and 15m. The charge of removing concrete is Rs. 6 per sq.m. How much is spent in removing all the concrete?</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A.Rs. 1548</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B.Rs. 1296</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C.Rs. 1500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D.Rs. 1083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6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tree breaks and falls to the ground such that its upper part is still partially attached to its stem. At what height did it break, if the original height of the tree was 24 cm and it makes an angle of 30° with the ground?</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A.12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C.9.5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D.7.5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7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room is 8 meters long and 4 meters wide. How many paving stones each measuring 2.5dm by 2dm are required to pave its floor?</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A.700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B.720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C.640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D.810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8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barrel of a fountain pen is cylindrical in shape which radius of the base as 0.7 cm and is 5 cm long. One such barrel in the pen can be used to write 300 words. A barrel full of ink which has a capacity of 14 cu cm can be used to write how many words approximately?</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A.598</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B.656</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C.508</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D.545</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E.687</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Volume of the barrel of pen = πr2h = 22/7 * 0.7*0.7 * 5 = 7.7 cu cm A barrel which has capacity 7.7 cu cm can write 300 words So which has capacity 14 cu cm can write = 300/7.7 * 14 = 545 words</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9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vessel is in the form of a hemispherical bowl on which is mounted a hollow cylinder. The diameter of the sphere is 14 cm and the total height of vessel is 15 cm, find the capacity of the vessel.</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A.1977.23 cm3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B.1999.45 cm3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C.1840.67 cm3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D.1950.67 cm3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E.1833.27 cm3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Diameter is 14, so radius is 7 cm Total height = 15 cm, so height of cylinder = 15-7 = 8 cm (because height of hemisphere is same as its radius) Capacity of vessel = volume of cylinder + vol of hemisphere So = πr2h + 2/3 *πr3 = 22/7 * 7 * 7 * 8 + 2/3 * 22/7 * 7 * 7 * 7 = 1232 + 718.67 = 1950.67 cu cm</w:t>
      </w:r>
    </w:p>
    <w:p w:rsidR="000C221A" w:rsidRPr="000D3C64" w:rsidRDefault="000C221A" w:rsidP="000D3C64">
      <w:pPr>
        <w:spacing w:after="0" w:line="360" w:lineRule="auto"/>
        <w:rPr>
          <w:rFonts w:ascii="Times New Roman" w:hAnsi="Times New Roman" w:cs="Times New Roman"/>
          <w:sz w:val="30"/>
          <w:szCs w:val="30"/>
        </w:rPr>
      </w:pPr>
    </w:p>
    <w:p w:rsidR="008D6FAA"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Question 10 </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diameters of the internal and external surfaces of a hollow spherical shell are 10cm and 6 cm respectively. If it is melted and recast into a solid cylinder of length 8/3 cm, find the diameter of the cylinder.</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A.28√2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B.14√2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C.26√2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D.18√2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E.22√2 cm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External diameter of a sphere = 10 cm Internal diameter of the sphere = 6 cm Volume of the sphere = 4/3 π (R3 – r3) = (4/3) (22/7) (103 – 63) = (4/3) (22/7) (784) = 9856 / 3 cm3 Height of the cylinder formed = 8/3 cm Let the radius of the cylinder be ‘r’ cm Volume of the cylinder = πr2h = 22/7 * r2 * 8/3 = 22/7 * r2 * 8/3 = 9856 / 3 r2 = 392 r = 14√2 cm So Diameter of the cylinder = 2 x 14√2 =28√2 cm</w:t>
      </w:r>
    </w:p>
    <w:p w:rsidR="000C221A" w:rsidRPr="000D3C64" w:rsidRDefault="000C221A" w:rsidP="000D3C64">
      <w:pPr>
        <w:spacing w:line="360" w:lineRule="auto"/>
        <w:rPr>
          <w:rFonts w:ascii="Times New Roman" w:hAnsi="Times New Roman" w:cs="Times New Roman"/>
          <w:sz w:val="30"/>
          <w:szCs w:val="30"/>
        </w:rPr>
      </w:pPr>
    </w:p>
    <w:p w:rsidR="008D6FAA" w:rsidRDefault="000C221A"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Question 11. </w:t>
      </w:r>
    </w:p>
    <w:p w:rsidR="000C221A" w:rsidRPr="000D3C64" w:rsidRDefault="000C221A"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Find the radius of the circle inscribed in a triangle ABC. Triangle ABC is a rightangled isosceles triangle with the hypotenuse as √62 </w:t>
      </w:r>
    </w:p>
    <w:p w:rsidR="000C221A" w:rsidRPr="000D3C64" w:rsidRDefault="000C221A" w:rsidP="000D3C64">
      <w:pPr>
        <w:numPr>
          <w:ilvl w:val="0"/>
          <w:numId w:val="414"/>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4 cm </w:t>
      </w:r>
    </w:p>
    <w:p w:rsidR="000C221A" w:rsidRPr="000D3C64" w:rsidRDefault="000C221A" w:rsidP="000D3C64">
      <w:pPr>
        <w:numPr>
          <w:ilvl w:val="0"/>
          <w:numId w:val="414"/>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2.5 cm </w:t>
      </w:r>
    </w:p>
    <w:p w:rsidR="000C221A" w:rsidRPr="000D3C64" w:rsidRDefault="000C221A" w:rsidP="000D3C64">
      <w:pPr>
        <w:numPr>
          <w:ilvl w:val="0"/>
          <w:numId w:val="414"/>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 cm </w:t>
      </w:r>
    </w:p>
    <w:p w:rsidR="000C221A" w:rsidRPr="000D3C64" w:rsidRDefault="000C221A" w:rsidP="000D3C64">
      <w:pPr>
        <w:numPr>
          <w:ilvl w:val="0"/>
          <w:numId w:val="414"/>
        </w:numPr>
        <w:spacing w:after="71"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3 cm </w:t>
      </w:r>
    </w:p>
    <w:p w:rsidR="000C221A" w:rsidRPr="000D3C64" w:rsidRDefault="000C221A" w:rsidP="000D3C64">
      <w:pPr>
        <w:spacing w:line="360" w:lineRule="auto"/>
        <w:rPr>
          <w:rFonts w:ascii="Times New Roman" w:hAnsi="Times New Roman" w:cs="Times New Roman"/>
          <w:sz w:val="30"/>
          <w:szCs w:val="30"/>
        </w:rPr>
      </w:pPr>
    </w:p>
    <w:p w:rsidR="002F569A" w:rsidRPr="008D6FAA" w:rsidRDefault="002F569A" w:rsidP="000D3C64">
      <w:pPr>
        <w:pStyle w:val="Heading1"/>
        <w:spacing w:line="360" w:lineRule="auto"/>
        <w:rPr>
          <w:rFonts w:ascii="Times New Roman" w:hAnsi="Times New Roman" w:cs="Times New Roman"/>
          <w:b/>
          <w:color w:val="auto"/>
          <w:sz w:val="36"/>
          <w:szCs w:val="30"/>
        </w:rPr>
      </w:pPr>
      <w:bookmarkStart w:id="22" w:name="_Toc10562424"/>
      <w:r w:rsidRPr="008D6FAA">
        <w:rPr>
          <w:rFonts w:ascii="Times New Roman" w:hAnsi="Times New Roman" w:cs="Times New Roman"/>
          <w:b/>
          <w:color w:val="auto"/>
          <w:sz w:val="36"/>
          <w:szCs w:val="30"/>
        </w:rPr>
        <w:t>LCM and HCF</w:t>
      </w:r>
      <w:bookmarkEnd w:id="22"/>
    </w:p>
    <w:p w:rsidR="002F569A" w:rsidRPr="000D3C64" w:rsidRDefault="002F569A" w:rsidP="000D3C64">
      <w:pPr>
        <w:pStyle w:val="ListParagraph"/>
        <w:numPr>
          <w:ilvl w:val="0"/>
          <w:numId w:val="681"/>
        </w:num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If A = </w:t>
      </w:r>
      <w:r w:rsidRPr="000D3C64">
        <w:rPr>
          <w:rFonts w:ascii="Times New Roman" w:eastAsia="ArialMT" w:hAnsi="Times New Roman" w:cs="Times New Roman"/>
          <w:i/>
          <w:iCs/>
          <w:sz w:val="30"/>
          <w:szCs w:val="30"/>
        </w:rPr>
        <w:t xml:space="preserve">x </w:t>
      </w:r>
      <w:r w:rsidRPr="000D3C64">
        <w:rPr>
          <w:rFonts w:ascii="Times New Roman" w:eastAsia="ArialMT" w:hAnsi="Times New Roman" w:cs="Times New Roman"/>
          <w:sz w:val="30"/>
          <w:szCs w:val="30"/>
        </w:rPr>
        <w:t xml:space="preserve">3 </w:t>
      </w:r>
      <w:r w:rsidRPr="000D3C64">
        <w:rPr>
          <w:rFonts w:ascii="Times New Roman" w:eastAsia="ArialMT" w:hAnsi="Times New Roman" w:cs="Times New Roman"/>
          <w:i/>
          <w:iCs/>
          <w:sz w:val="30"/>
          <w:szCs w:val="30"/>
        </w:rPr>
        <w:t xml:space="preserve">y </w:t>
      </w:r>
      <w:r w:rsidRPr="000D3C64">
        <w:rPr>
          <w:rFonts w:ascii="Times New Roman" w:eastAsia="ArialMT" w:hAnsi="Times New Roman" w:cs="Times New Roman"/>
          <w:sz w:val="30"/>
          <w:szCs w:val="30"/>
        </w:rPr>
        <w:t xml:space="preserve">2 and B= </w:t>
      </w:r>
      <w:r w:rsidRPr="000D3C64">
        <w:rPr>
          <w:rFonts w:ascii="Times New Roman" w:eastAsia="ArialMT" w:hAnsi="Times New Roman" w:cs="Times New Roman"/>
          <w:i/>
          <w:iCs/>
          <w:sz w:val="30"/>
          <w:szCs w:val="30"/>
        </w:rPr>
        <w:t xml:space="preserve">xy </w:t>
      </w:r>
      <w:r w:rsidRPr="000D3C64">
        <w:rPr>
          <w:rFonts w:ascii="Times New Roman" w:eastAsia="ArialMT" w:hAnsi="Times New Roman" w:cs="Times New Roman"/>
          <w:sz w:val="30"/>
          <w:szCs w:val="30"/>
        </w:rPr>
        <w:t xml:space="preserve">3 , then find the HCF of A, B </w:t>
      </w:r>
    </w:p>
    <w:p w:rsidR="002F569A" w:rsidRPr="000D3C64" w:rsidRDefault="002F569A" w:rsidP="000D3C64">
      <w:pPr>
        <w:autoSpaceDE w:val="0"/>
        <w:autoSpaceDN w:val="0"/>
        <w:adjustRightInd w:val="0"/>
        <w:spacing w:after="0" w:line="360" w:lineRule="auto"/>
        <w:ind w:left="360"/>
        <w:rPr>
          <w:rFonts w:ascii="Times New Roman" w:eastAsia="ArialMT" w:hAnsi="Times New Roman" w:cs="Times New Roman"/>
          <w:sz w:val="30"/>
          <w:szCs w:val="30"/>
        </w:rPr>
      </w:pPr>
      <w:r w:rsidRPr="000D3C64">
        <w:rPr>
          <w:rFonts w:ascii="Times New Roman" w:eastAsia="ArialMT" w:hAnsi="Times New Roman" w:cs="Times New Roman"/>
          <w:sz w:val="30"/>
          <w:szCs w:val="30"/>
        </w:rPr>
        <w:t>Sol:</w:t>
      </w:r>
    </w:p>
    <w:p w:rsidR="002F569A" w:rsidRPr="000D3C64" w:rsidRDefault="002F569A"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A= </w:t>
      </w:r>
      <w:r w:rsidRPr="000D3C64">
        <w:rPr>
          <w:rFonts w:ascii="Times New Roman" w:eastAsia="ArialMT" w:hAnsi="Times New Roman" w:cs="Times New Roman"/>
          <w:i/>
          <w:iCs/>
          <w:sz w:val="30"/>
          <w:szCs w:val="30"/>
        </w:rPr>
        <w:t xml:space="preserve">x </w:t>
      </w:r>
      <w:r w:rsidRPr="000D3C64">
        <w:rPr>
          <w:rFonts w:ascii="Times New Roman" w:eastAsia="ArialMT" w:hAnsi="Times New Roman" w:cs="Times New Roman"/>
          <w:sz w:val="30"/>
          <w:szCs w:val="30"/>
        </w:rPr>
        <w:t xml:space="preserve">3 × </w:t>
      </w:r>
      <w:r w:rsidRPr="000D3C64">
        <w:rPr>
          <w:rFonts w:ascii="Times New Roman" w:eastAsia="ArialMT" w:hAnsi="Times New Roman" w:cs="Times New Roman"/>
          <w:i/>
          <w:iCs/>
          <w:sz w:val="30"/>
          <w:szCs w:val="30"/>
        </w:rPr>
        <w:t xml:space="preserve">y </w:t>
      </w:r>
      <w:r w:rsidRPr="000D3C64">
        <w:rPr>
          <w:rFonts w:ascii="Times New Roman" w:eastAsia="ArialMT" w:hAnsi="Times New Roman" w:cs="Times New Roman"/>
          <w:sz w:val="30"/>
          <w:szCs w:val="30"/>
        </w:rPr>
        <w:t>2</w:t>
      </w:r>
    </w:p>
    <w:p w:rsidR="002F569A" w:rsidRPr="000D3C64" w:rsidRDefault="002F569A"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B = </w:t>
      </w:r>
      <w:r w:rsidRPr="000D3C64">
        <w:rPr>
          <w:rFonts w:ascii="Times New Roman" w:eastAsia="ArialMT" w:hAnsi="Times New Roman" w:cs="Times New Roman"/>
          <w:i/>
          <w:iCs/>
          <w:sz w:val="30"/>
          <w:szCs w:val="30"/>
        </w:rPr>
        <w:t xml:space="preserve">x </w:t>
      </w:r>
      <w:r w:rsidRPr="000D3C64">
        <w:rPr>
          <w:rFonts w:ascii="Times New Roman" w:eastAsia="ArialMT" w:hAnsi="Times New Roman" w:cs="Times New Roman"/>
          <w:sz w:val="30"/>
          <w:szCs w:val="30"/>
        </w:rPr>
        <w:t xml:space="preserve">× </w:t>
      </w:r>
      <w:r w:rsidRPr="000D3C64">
        <w:rPr>
          <w:rFonts w:ascii="Times New Roman" w:eastAsia="ArialMT" w:hAnsi="Times New Roman" w:cs="Times New Roman"/>
          <w:i/>
          <w:iCs/>
          <w:sz w:val="30"/>
          <w:szCs w:val="30"/>
        </w:rPr>
        <w:t xml:space="preserve">y </w:t>
      </w:r>
      <w:r w:rsidRPr="000D3C64">
        <w:rPr>
          <w:rFonts w:ascii="Times New Roman" w:eastAsia="ArialMT" w:hAnsi="Times New Roman" w:cs="Times New Roman"/>
          <w:sz w:val="30"/>
          <w:szCs w:val="30"/>
        </w:rPr>
        <w:t>3</w:t>
      </w:r>
    </w:p>
    <w:p w:rsidR="002F569A" w:rsidRPr="000D3C64" w:rsidRDefault="002F569A"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To find the HCF of the above numbers, take minimum power of x and y in both the numbers.</w:t>
      </w:r>
    </w:p>
    <w:p w:rsidR="002F569A" w:rsidRPr="000D3C64" w:rsidRDefault="002F569A"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 xml:space="preserve">HCF = Common terms from both A &amp; B and minimum powers = </w:t>
      </w:r>
      <w:r w:rsidRPr="000D3C64">
        <w:rPr>
          <w:rFonts w:ascii="Times New Roman" w:eastAsia="ArialMT" w:hAnsi="Times New Roman" w:cs="Times New Roman"/>
          <w:i/>
          <w:iCs/>
          <w:sz w:val="30"/>
          <w:szCs w:val="30"/>
        </w:rPr>
        <w:t xml:space="preserve">x </w:t>
      </w:r>
      <w:r w:rsidRPr="000D3C64">
        <w:rPr>
          <w:rFonts w:ascii="Times New Roman" w:eastAsia="ArialMT" w:hAnsi="Times New Roman" w:cs="Times New Roman"/>
          <w:sz w:val="30"/>
          <w:szCs w:val="30"/>
        </w:rPr>
        <w:t xml:space="preserve">× </w:t>
      </w:r>
      <w:r w:rsidRPr="000D3C64">
        <w:rPr>
          <w:rFonts w:ascii="Times New Roman" w:eastAsia="ArialMT" w:hAnsi="Times New Roman" w:cs="Times New Roman"/>
          <w:i/>
          <w:iCs/>
          <w:sz w:val="30"/>
          <w:szCs w:val="30"/>
        </w:rPr>
        <w:t xml:space="preserve">y </w:t>
      </w:r>
      <w:r w:rsidRPr="000D3C64">
        <w:rPr>
          <w:rFonts w:ascii="Times New Roman" w:eastAsia="ArialMT" w:hAnsi="Times New Roman" w:cs="Times New Roman"/>
          <w:sz w:val="30"/>
          <w:szCs w:val="30"/>
        </w:rPr>
        <w:t>2</w:t>
      </w:r>
    </w:p>
    <w:p w:rsidR="008D6FAA" w:rsidRPr="000D3C64" w:rsidRDefault="008D6FAA" w:rsidP="000D3C64">
      <w:pPr>
        <w:spacing w:line="360" w:lineRule="auto"/>
        <w:rPr>
          <w:rFonts w:ascii="Times New Roman" w:hAnsi="Times New Roman" w:cs="Times New Roman"/>
          <w:sz w:val="30"/>
          <w:szCs w:val="30"/>
        </w:rPr>
      </w:pPr>
    </w:p>
    <w:p w:rsidR="00553817" w:rsidRPr="000D3C64" w:rsidRDefault="00C3197B" w:rsidP="000D3C64">
      <w:pPr>
        <w:pStyle w:val="Heading1"/>
        <w:spacing w:line="360" w:lineRule="auto"/>
        <w:jc w:val="both"/>
        <w:rPr>
          <w:rFonts w:ascii="Times New Roman" w:eastAsia="Times New Roman" w:hAnsi="Times New Roman" w:cs="Times New Roman"/>
          <w:b/>
          <w:color w:val="000000" w:themeColor="text1"/>
          <w:sz w:val="30"/>
          <w:szCs w:val="30"/>
          <w:highlight w:val="white"/>
        </w:rPr>
      </w:pPr>
      <w:bookmarkStart w:id="23" w:name="_Toc10562425"/>
      <w:r w:rsidRPr="000D3C64">
        <w:rPr>
          <w:rFonts w:ascii="Times New Roman" w:eastAsia="Times New Roman" w:hAnsi="Times New Roman" w:cs="Times New Roman"/>
          <w:b/>
          <w:color w:val="000000" w:themeColor="text1"/>
          <w:sz w:val="30"/>
          <w:szCs w:val="30"/>
          <w:highlight w:val="white"/>
        </w:rPr>
        <w:t>Combinations</w:t>
      </w:r>
      <w:bookmarkEnd w:id="23"/>
    </w:p>
    <w:p w:rsidR="00C3197B" w:rsidRPr="000D3C64" w:rsidRDefault="00C3197B" w:rsidP="000D3C64">
      <w:pPr>
        <w:pStyle w:val="ListParagraph"/>
        <w:numPr>
          <w:ilvl w:val="0"/>
          <w:numId w:val="100"/>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The number of diagonals of a polygon having 14 sides is:</w:t>
      </w:r>
    </w:p>
    <w:p w:rsidR="00C3197B" w:rsidRPr="000D3C64" w:rsidRDefault="00C3197B" w:rsidP="000D3C64">
      <w:pPr>
        <w:pStyle w:val="ListParagraph"/>
        <w:numPr>
          <w:ilvl w:val="0"/>
          <w:numId w:val="10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48</w:t>
      </w:r>
    </w:p>
    <w:p w:rsidR="00C3197B" w:rsidRPr="000D3C64" w:rsidRDefault="00C3197B" w:rsidP="000D3C64">
      <w:pPr>
        <w:pStyle w:val="ListParagraph"/>
        <w:numPr>
          <w:ilvl w:val="0"/>
          <w:numId w:val="10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112</w:t>
      </w:r>
    </w:p>
    <w:p w:rsidR="00C3197B" w:rsidRPr="000D3C64" w:rsidRDefault="00C3197B" w:rsidP="000D3C64">
      <w:pPr>
        <w:pStyle w:val="ListParagraph"/>
        <w:numPr>
          <w:ilvl w:val="0"/>
          <w:numId w:val="10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77</w:t>
      </w:r>
    </w:p>
    <w:p w:rsidR="00C3197B" w:rsidRPr="000D3C64" w:rsidRDefault="00C3197B" w:rsidP="000D3C64">
      <w:pPr>
        <w:pStyle w:val="ListParagraph"/>
        <w:numPr>
          <w:ilvl w:val="0"/>
          <w:numId w:val="101"/>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85</w:t>
      </w:r>
    </w:p>
    <w:p w:rsidR="00C3197B" w:rsidRPr="000D3C64" w:rsidRDefault="006D1167" w:rsidP="000D3C64">
      <w:pPr>
        <w:pStyle w:val="Heading1"/>
        <w:spacing w:line="360" w:lineRule="auto"/>
        <w:jc w:val="both"/>
        <w:rPr>
          <w:rFonts w:ascii="Times New Roman" w:hAnsi="Times New Roman" w:cs="Times New Roman"/>
          <w:b/>
          <w:color w:val="000000" w:themeColor="text1"/>
          <w:sz w:val="30"/>
          <w:szCs w:val="30"/>
          <w:highlight w:val="white"/>
        </w:rPr>
      </w:pPr>
      <w:bookmarkStart w:id="24" w:name="_Toc10562426"/>
      <w:r w:rsidRPr="000D3C64">
        <w:rPr>
          <w:rFonts w:ascii="Times New Roman" w:hAnsi="Times New Roman" w:cs="Times New Roman"/>
          <w:b/>
          <w:color w:val="000000" w:themeColor="text1"/>
          <w:sz w:val="30"/>
          <w:szCs w:val="30"/>
          <w:highlight w:val="white"/>
        </w:rPr>
        <w:t>Sequence and Series</w:t>
      </w:r>
      <w:bookmarkEnd w:id="24"/>
    </w:p>
    <w:p w:rsidR="006D1167" w:rsidRPr="000D3C64" w:rsidRDefault="006D1167" w:rsidP="000D3C64">
      <w:pPr>
        <w:pStyle w:val="ListParagraph"/>
        <w:numPr>
          <w:ilvl w:val="0"/>
          <w:numId w:val="102"/>
        </w:numPr>
        <w:shd w:val="clear" w:color="auto" w:fill="FFFFFF"/>
        <w:spacing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Find the sum of 7 terms of the series: 11, 103, 1005,....</w:t>
      </w:r>
    </w:p>
    <w:p w:rsidR="006D1167" w:rsidRPr="000D3C64" w:rsidRDefault="006D1167" w:rsidP="000D3C64">
      <w:pPr>
        <w:pStyle w:val="ListParagraph"/>
        <w:numPr>
          <w:ilvl w:val="0"/>
          <w:numId w:val="10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11111159</w:t>
      </w:r>
    </w:p>
    <w:p w:rsidR="006D1167" w:rsidRPr="000D3C64" w:rsidRDefault="006D1167" w:rsidP="000D3C64">
      <w:pPr>
        <w:pStyle w:val="ListParagraph"/>
        <w:numPr>
          <w:ilvl w:val="0"/>
          <w:numId w:val="10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11111149</w:t>
      </w:r>
    </w:p>
    <w:p w:rsidR="006D1167" w:rsidRPr="000D3C64" w:rsidRDefault="006D1167" w:rsidP="000D3C64">
      <w:pPr>
        <w:pStyle w:val="ListParagraph"/>
        <w:numPr>
          <w:ilvl w:val="0"/>
          <w:numId w:val="103"/>
        </w:numPr>
        <w:shd w:val="clear" w:color="auto" w:fill="FFFFFF"/>
        <w:spacing w:after="167" w:line="360" w:lineRule="auto"/>
        <w:jc w:val="both"/>
        <w:rPr>
          <w:rFonts w:ascii="Times New Roman" w:eastAsia="Roboto" w:hAnsi="Times New Roman" w:cs="Times New Roman"/>
          <w:color w:val="000000" w:themeColor="text1"/>
          <w:sz w:val="30"/>
          <w:szCs w:val="30"/>
        </w:rPr>
      </w:pPr>
      <w:r w:rsidRPr="000D3C64">
        <w:rPr>
          <w:rFonts w:ascii="Times New Roman" w:eastAsia="Roboto" w:hAnsi="Times New Roman" w:cs="Times New Roman"/>
          <w:color w:val="000000" w:themeColor="text1"/>
          <w:sz w:val="30"/>
          <w:szCs w:val="30"/>
        </w:rPr>
        <w:t>1111159</w:t>
      </w:r>
    </w:p>
    <w:p w:rsidR="006D1167" w:rsidRPr="000D3C64" w:rsidRDefault="006D1167" w:rsidP="000D3C64">
      <w:pPr>
        <w:pStyle w:val="ListParagraph"/>
        <w:numPr>
          <w:ilvl w:val="0"/>
          <w:numId w:val="103"/>
        </w:numPr>
        <w:spacing w:line="360" w:lineRule="auto"/>
        <w:jc w:val="both"/>
        <w:rPr>
          <w:rFonts w:ascii="Times New Roman" w:hAnsi="Times New Roman" w:cs="Times New Roman"/>
          <w:color w:val="000000" w:themeColor="text1"/>
          <w:sz w:val="30"/>
          <w:szCs w:val="30"/>
          <w:highlight w:val="white"/>
        </w:rPr>
      </w:pPr>
      <w:r w:rsidRPr="000D3C64">
        <w:rPr>
          <w:rFonts w:ascii="Times New Roman" w:eastAsia="Roboto" w:hAnsi="Times New Roman" w:cs="Times New Roman"/>
          <w:color w:val="000000" w:themeColor="text1"/>
          <w:sz w:val="30"/>
          <w:szCs w:val="30"/>
        </w:rPr>
        <w:t>1111149</w:t>
      </w:r>
    </w:p>
    <w:p w:rsidR="00553817" w:rsidRPr="008D6FAA" w:rsidRDefault="00C55597" w:rsidP="000D3C64">
      <w:pPr>
        <w:pStyle w:val="Heading1"/>
        <w:spacing w:line="360" w:lineRule="auto"/>
        <w:jc w:val="both"/>
        <w:rPr>
          <w:rFonts w:ascii="Times New Roman" w:hAnsi="Times New Roman" w:cs="Times New Roman"/>
          <w:b/>
          <w:color w:val="auto"/>
          <w:sz w:val="36"/>
          <w:szCs w:val="30"/>
        </w:rPr>
      </w:pPr>
      <w:bookmarkStart w:id="25" w:name="_Toc10562427"/>
      <w:r w:rsidRPr="008D6FAA">
        <w:rPr>
          <w:rFonts w:ascii="Times New Roman" w:hAnsi="Times New Roman" w:cs="Times New Roman"/>
          <w:b/>
          <w:color w:val="auto"/>
          <w:sz w:val="36"/>
          <w:szCs w:val="30"/>
        </w:rPr>
        <w:t>Trigonometry</w:t>
      </w:r>
      <w:bookmarkEnd w:id="25"/>
    </w:p>
    <w:p w:rsidR="00C55597" w:rsidRPr="000D3C64" w:rsidRDefault="00C55597" w:rsidP="000D3C64">
      <w:pPr>
        <w:pStyle w:val="ListParagraph"/>
        <w:numPr>
          <w:ilvl w:val="0"/>
          <w:numId w:val="10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fly is there 1 feet below the ceiling right across a wall length is 30m at equal distance from both the ends. There is a spider 1 feet above floor right across the long wall eqidistant from both the ends. If the width of the room is 12m and 12m, what distance is to be travelled by the spider to catch the fly, if it takes the shortest path.</w:t>
      </w:r>
    </w:p>
    <w:p w:rsidR="00FF5BB6" w:rsidRPr="008D6FAA" w:rsidRDefault="00FF5BB6" w:rsidP="008D6FAA">
      <w:pPr>
        <w:spacing w:line="360" w:lineRule="auto"/>
        <w:ind w:left="360"/>
        <w:jc w:val="both"/>
        <w:rPr>
          <w:rFonts w:ascii="Times New Roman" w:hAnsi="Times New Roman" w:cs="Times New Roman"/>
          <w:sz w:val="30"/>
          <w:szCs w:val="30"/>
        </w:rPr>
      </w:pPr>
    </w:p>
    <w:p w:rsidR="00FF5BB6" w:rsidRPr="000D3C64" w:rsidRDefault="00FF5BB6" w:rsidP="000D3C64">
      <w:pPr>
        <w:pStyle w:val="Heading1"/>
        <w:spacing w:line="360" w:lineRule="auto"/>
        <w:jc w:val="both"/>
        <w:rPr>
          <w:rFonts w:ascii="Times New Roman" w:hAnsi="Times New Roman" w:cs="Times New Roman"/>
          <w:sz w:val="30"/>
          <w:szCs w:val="30"/>
        </w:rPr>
      </w:pPr>
      <w:bookmarkStart w:id="26" w:name="_Toc10562428"/>
      <w:r w:rsidRPr="000D3C64">
        <w:rPr>
          <w:rFonts w:ascii="Times New Roman" w:hAnsi="Times New Roman" w:cs="Times New Roman"/>
          <w:sz w:val="30"/>
          <w:szCs w:val="30"/>
        </w:rPr>
        <w:t>Sets</w:t>
      </w:r>
      <w:bookmarkEnd w:id="26"/>
    </w:p>
    <w:p w:rsidR="00FF5BB6" w:rsidRPr="000D3C64" w:rsidRDefault="00FF5BB6"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survey was taken among 100 people to find their preference of watching t.v. programmes. There are 3 channels. Given no of people who watch at least channel 1, at least channel 2,at least channel 3, no channels at all, at least channels 1 and 3, at least channels 1 and 2, at least channels 2 and 3. Find the no of people who watched all three</w:t>
      </w:r>
    </w:p>
    <w:p w:rsidR="00FF5BB6" w:rsidRPr="000D3C64" w:rsidRDefault="00FF5BB6"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eastAsia="Roboto" w:hAnsi="Times New Roman" w:cs="Times New Roman"/>
          <w:color w:val="000000" w:themeColor="text1"/>
          <w:sz w:val="30"/>
          <w:szCs w:val="30"/>
        </w:rPr>
        <w:t>Each man dances with 3 women, Each women dances with 3 men. Among each pair of men they have exactly two women in common. Find the no. of men and women.</w:t>
      </w:r>
    </w:p>
    <w:p w:rsidR="00D37856" w:rsidRPr="000D3C64" w:rsidRDefault="00D37856"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family X went for a vacation. Unfortunately it rained for 13 days when they were there. But whenever it rained in the mornings, they had clear afternoons and vice versa. In all they enjoyed 11 mornings and 12 afternoons. How many days did they stay there totally? Sol: Clearly 11 mornings and 12 afternoons = 23 half days since 13 days raining means 13 half days. so 23 – 13 =10 half days ( not affected by rain ) so 10 half days = 5 full days Total no. of days = 13 + 5 = 18 days.</w:t>
      </w:r>
    </w:p>
    <w:p w:rsidR="00171FC2" w:rsidRPr="000D3C64" w:rsidRDefault="00171FC2"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survey was taken among 100 people to find their preference of watching T. V. programs. There are 3 channels. Given the no of people who watch • at least channel 1• at least channel 2 • at least channel 3 • no channels at all • at least channels 1and 3 • at least channels 1 and 2 • at least channels 2 and 3 Find the no of people who watched all three.       307</w:t>
      </w:r>
    </w:p>
    <w:p w:rsidR="00171FC2" w:rsidRPr="000D3C64" w:rsidRDefault="00171FC2"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OF all pets i have, except 2 all are rabbits OF all pets i have, except 2 all are fish OF all pets i have, except 2 all are cats</w:t>
      </w:r>
    </w:p>
    <w:p w:rsidR="00171FC2" w:rsidRPr="000D3C64" w:rsidRDefault="00171FC2"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out of 30 questions, the three persons A,B &amp; C answered 45 correct answers, B answered 55% of A, B and C together answered 25 % more of what A answered. Find how many answers each answered?</w:t>
      </w:r>
    </w:p>
    <w:p w:rsidR="00354776" w:rsidRPr="000D3C64" w:rsidRDefault="00354776" w:rsidP="000D3C64">
      <w:pPr>
        <w:pStyle w:val="ListParagraph"/>
        <w:numPr>
          <w:ilvl w:val="0"/>
          <w:numId w:val="10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Last Year my cousin came to my place and we played a game where the loosing one has to give one choclate to the person who won the game .At the end of the vacation,i.e the day my cousin was leaving she counted number of games that i won an she won.At last she gave me a total of 8 choclates even though she won about 12 games.       Find the mumber of games that we played</w:t>
      </w:r>
    </w:p>
    <w:p w:rsidR="00993784" w:rsidRPr="000D3C64" w:rsidRDefault="00DD3CB3" w:rsidP="000D3C64">
      <w:pPr>
        <w:pStyle w:val="Heading1"/>
        <w:spacing w:line="360" w:lineRule="auto"/>
        <w:jc w:val="both"/>
        <w:rPr>
          <w:rFonts w:ascii="Times New Roman" w:hAnsi="Times New Roman" w:cs="Times New Roman"/>
          <w:sz w:val="30"/>
          <w:szCs w:val="30"/>
        </w:rPr>
      </w:pPr>
      <w:bookmarkStart w:id="27" w:name="_Toc10562429"/>
      <w:r w:rsidRPr="000D3C64">
        <w:rPr>
          <w:rFonts w:ascii="Times New Roman" w:hAnsi="Times New Roman" w:cs="Times New Roman"/>
          <w:sz w:val="30"/>
          <w:szCs w:val="30"/>
        </w:rPr>
        <w:t xml:space="preserve">Permutations and </w:t>
      </w:r>
      <w:r w:rsidR="00993784" w:rsidRPr="000D3C64">
        <w:rPr>
          <w:rFonts w:ascii="Times New Roman" w:hAnsi="Times New Roman" w:cs="Times New Roman"/>
          <w:sz w:val="30"/>
          <w:szCs w:val="30"/>
        </w:rPr>
        <w:t>Combinations</w:t>
      </w:r>
      <w:bookmarkEnd w:id="27"/>
    </w:p>
    <w:p w:rsidR="00993784" w:rsidRPr="000D3C64" w:rsidRDefault="00993784"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Basketball Tournament organizers decided that two consecutive defeats will knock out the team. There are 51 teams participating. What is the maximum no. of matches that can be played</w:t>
      </w:r>
    </w:p>
    <w:p w:rsidR="00DD3CB3" w:rsidRPr="000D3C64" w:rsidRDefault="00DD3CB3"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Six persons A,B,C,D,E &amp; F went to solider cinima. There are six conseutive seats. A sits in one of the seats followed by B, followed by C and soon. If a taken one of the six seats , then B should sit adjacent to A. C should sit adjacent A or B. D should sit adjacent to A, B,or C and soon. How many possibilities are there?       Ans: 32 ways.</w:t>
      </w:r>
    </w:p>
    <w:p w:rsidR="00DD3CB3" w:rsidRPr="000D3C64" w:rsidRDefault="00DD3CB3"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In mathematica country 1,2,3,4....,8,9 are nine cities. Cities which form a no. that is divisible by 3 are connected by air planes. (e.g. cities 1 &amp; 2 form no. 12 which divisible by 3 then 1 is connected to city 2). Find the total no. of ways you can go to 8 if you are allowed to break the journies. Ans: 5.</w:t>
      </w:r>
    </w:p>
    <w:p w:rsidR="00DD3CB3" w:rsidRPr="000D3C64" w:rsidRDefault="00DD3CB3"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4 mathematician has x apples. If he arranges them in rows of 3 one will be left. The same is the case with 5,7,9 apples. But when he arranged them in rows of 11, non will be left. Find the no. of apples. Ans: 946. (Hint: 11*6 11*11 11*16 11*21 =2E......11*76 =3D946).</w:t>
      </w:r>
    </w:p>
    <w:p w:rsidR="002E2EB0" w:rsidRPr="000D3C64" w:rsidRDefault="002E2EB0"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How many four digit numbers divisible by four can be formed 1, 2, 3, 4; repetitions are not allowed! ans 6</w:t>
      </w:r>
    </w:p>
    <w:p w:rsidR="008557AC" w:rsidRPr="000D3C64" w:rsidRDefault="008557AC"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1, 2 , 3, 4 digits are available. How many number of 4 digited numbers which are divisible by 4. (There should be no repetition of digits in the numbers) can be formed? Ans: 6 numbers.</w:t>
      </w:r>
    </w:p>
    <w:p w:rsidR="008557AC" w:rsidRPr="000D3C64" w:rsidRDefault="008557AC"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girl has 55 marbles. She arranges them in n rows. The nth row consists of n marbles, the (n-1)th row consists of (n-1) marbles and so on. What are the number of marbles in nth row?</w:t>
      </w:r>
    </w:p>
    <w:p w:rsidR="001B3D6F" w:rsidRPr="000D3C64" w:rsidRDefault="001B3D6F"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Find the no of ways in which 6 toffees can be distributed over 5 different people namely A,B,C,D,E. Sol: We assume that all the toffees are similar.  Then Number of ways are (n+r−1)Cr−1. Here A + B + C + D + E = 6 Here r = 5, n = 6 Number of ways = 6+5−1C5−1 = 10C4 = 210. If all the toffees are different, then each toffee can be distributed to any of the five. So total ways are 56</w:t>
      </w:r>
    </w:p>
    <w:p w:rsidR="00525729" w:rsidRPr="000D3C64" w:rsidRDefault="00525729"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16 people, they divide into four groups,  now from those four groups select a team of three members,such that no two members in the team should belong to same group. Ans: 256</w:t>
      </w:r>
    </w:p>
    <w:p w:rsidR="00525729" w:rsidRPr="000D3C64" w:rsidRDefault="00525729"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How many five digit numbers are there such that two left most digits are even and remaining are odd and digit 4 should not be repeated. Ans: 2375</w:t>
      </w:r>
    </w:p>
    <w:p w:rsidR="00525729" w:rsidRPr="000D3C64" w:rsidRDefault="00525729"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7 people have to be selected from 12 men and 3 women,  Such that no two women can come together. In how many ways we can select them? Ans: 2772</w:t>
      </w:r>
    </w:p>
    <w:p w:rsidR="006E4241" w:rsidRPr="000D3C64" w:rsidRDefault="006E4241"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8 digits and 5 alphabets.In how many ways can you form an alphanumeric word using 3 digits and 2 alphabets? .8C3 × 5C2 × 5! = 43200</w:t>
      </w:r>
    </w:p>
    <w:p w:rsidR="006E4241" w:rsidRPr="000D3C64" w:rsidRDefault="006E4241"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In an Octagon the number of possible diagonals are? 8C2 – 8 = 20 </w:t>
      </w:r>
    </w:p>
    <w:p w:rsidR="006E4241" w:rsidRPr="000D3C64" w:rsidRDefault="006E4241"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5 cars are to be parked in 5 parking slots. there are 3 red cars, 1 blue car and 1 green car. How many ways the car can be parked? 20 ways.</w:t>
      </w:r>
    </w:p>
    <w:p w:rsidR="006E4241" w:rsidRPr="000D3C64" w:rsidRDefault="006E4241"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set of football matches is to be organized in a "round-robin" fashion, i.e., every participating team plays a match against every other team once and only once. If 21 matches are totally played, how many teams participated? Number of teams =7</w:t>
      </w:r>
    </w:p>
    <w:p w:rsidR="0049437A" w:rsidRPr="000D3C64" w:rsidRDefault="0049437A"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 Old car of Mary requires tyres to be changed after each 24000 km. If she wants to go for 42000 km journey then how many minimum number of tyres she will need.</w:t>
      </w:r>
    </w:p>
    <w:p w:rsidR="00E14A24" w:rsidRPr="000D3C64" w:rsidRDefault="00E14A24"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 virgo club members used to meet every week to play cards. Each time they used to seat around a round table and for their memory they used all the possiblecombinations of postions each for a single time only. Can you tell for how many times they met?</w:t>
      </w:r>
    </w:p>
    <w:p w:rsidR="006117F8" w:rsidRPr="000D3C64" w:rsidRDefault="006117F8"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were 50 players playing a game among themselves. Each player is out of the game when lose 3 matches. What is the number of matches should be played in order to get the winner.</w:t>
      </w:r>
    </w:p>
    <w:p w:rsidR="006117F8" w:rsidRPr="000D3C64" w:rsidRDefault="006117F8"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A bag contains certain number of files. Each file is numbered with one digit of 0 to 9. Suppose the person want to get the number between 1 to 2000 (or 7000 check ). How many minimum number of files should be present in the bag.</w:t>
      </w:r>
    </w:p>
    <w:p w:rsidR="006117F8" w:rsidRPr="000D3C64" w:rsidRDefault="006117F8"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4 married couples, out of which, 3 poeple in a group is needed. But there should not be his or her spouse in the group. How many groups are possible? Ans: 32.</w:t>
      </w:r>
    </w:p>
    <w:p w:rsidR="006117F8" w:rsidRPr="000D3C64" w:rsidRDefault="006117F8"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In the 4 digits 1,2,3,4, how many 4 digited numbers are possible which are divisible by 4? Repeatations are allowed. Ans: 64.</w:t>
      </w:r>
    </w:p>
    <w:p w:rsidR="00603957" w:rsidRPr="000D3C64" w:rsidRDefault="00603957"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is a cube, which has to be inscribed with the following pair of numbers on opposite sides.1 and 6, 2 and 4,3 and 5. How many different ways can it be done?</w:t>
      </w:r>
    </w:p>
    <w:p w:rsidR="003A5ECE" w:rsidRPr="000D3C64" w:rsidRDefault="003A5ECE"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.In a badminton tournament a team is eliminated from the tournament if it losses 2 games. If there are 51 teams then what is the maximum number of games required to select the champion?       Ans: 101</w:t>
      </w:r>
    </w:p>
    <w:p w:rsidR="00171FC2" w:rsidRPr="000D3C64" w:rsidRDefault="00171FC2"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If a die has 1,6 and 3,4 and 2,5 opposite each other how many such dies can be made.</w:t>
      </w:r>
    </w:p>
    <w:p w:rsidR="00354776" w:rsidRPr="000D3C64" w:rsidRDefault="00354776"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100 teams in a football knockout tournament how many mathces should be held to get the winner</w:t>
      </w:r>
    </w:p>
    <w:p w:rsidR="003B1E1F" w:rsidRPr="000D3C64" w:rsidRDefault="008C68C5" w:rsidP="000D3C64">
      <w:pPr>
        <w:pStyle w:val="ListParagraph"/>
        <w:numPr>
          <w:ilvl w:val="0"/>
          <w:numId w:val="10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We are given 100 pieces of a puzzle. If fixing two components together is counted as 1 move ( a component can be one piece or an already fixed set of pieces), how many moves do we need to fix the entire puzzle. </w:t>
      </w:r>
    </w:p>
    <w:p w:rsidR="008C68C5" w:rsidRPr="000D3C64" w:rsidRDefault="008C68C5"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18</w:t>
      </w:r>
    </w:p>
    <w:p w:rsidR="00404F6B" w:rsidRPr="008D6FAA" w:rsidRDefault="00404F6B" w:rsidP="008D6FAA">
      <w:pPr>
        <w:pStyle w:val="ListParagraph"/>
        <w:numPr>
          <w:ilvl w:val="0"/>
          <w:numId w:val="106"/>
        </w:numPr>
        <w:spacing w:after="0" w:line="360" w:lineRule="auto"/>
        <w:rPr>
          <w:rFonts w:ascii="Times New Roman" w:hAnsi="Times New Roman" w:cs="Times New Roman"/>
          <w:sz w:val="30"/>
          <w:szCs w:val="30"/>
        </w:rPr>
      </w:pPr>
      <w:r w:rsidRPr="008D6FAA">
        <w:rPr>
          <w:rFonts w:ascii="Times New Roman" w:hAnsi="Times New Roman" w:cs="Times New Roman"/>
          <w:sz w:val="30"/>
          <w:szCs w:val="30"/>
        </w:rPr>
        <w:t>How many 4 digit numbers contain number 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3170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3172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3174</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3168</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Total number of 4 digit numbers are 9000 (between 1000 and 9999).</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We find the numbers without any two in them. So total numbers are 8 x 9 x 9 x 9 = 5832 So numbers with number two in them = 9000 – 5832 = 3168</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How many three digit numbers ABC are formed where at least two of the three digits are same.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252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260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213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226</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Total 3 digit numbers = 9 x 10 x 10 = 900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Total number of 3 digit numbers without repetition = 9 x 9 x 8 = 648</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 a number of three digit numbers with at least one digit repeats = 900 – 648=252</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In a cycle race, there are 5 persons named as J,K,L,M,N participated for 5 positions so that in how many number of ways can M finishes always before N?</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70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60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80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22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Total number of ways in which 5 persons can finish is 5! = 120 (there are no ties) Now in half of these ways M can finish before N.</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There are 16 people, they divide into four groups, now from those four groups select a team of three members, such that no two members of the team should belong to the same group.</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a.112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b.234</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c.256</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d.214</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We can select any three of the 4 groups in 4 C 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ways. Now from each of these groups, we can select 1 person in 4 ways. So total ways = 4 x 4 x 4 x 4 = 256</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 people have to be selected from 12 men and 3 women, Such that no two women can come together. In how many ways we can select them?</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2772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2773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2775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2134</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2772</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We can select only one woman, and remaining 6 from men. So 12 C 6 × 3 C 1 = 2772</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Tennis players take part in a tournament. Every player plays twice with each of his opponents. How many games are to be played?</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210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123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250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215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We can select two teams out of 15 in 15 C 2 ways. So each team plays with other teams once. Now to play two games, we have to conduct 15 C 2 x 2 = 210 games.</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Find the no of ways in which 6 toffees can be distributed over 5 different people namely A,B,C,D,E.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4</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6</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5</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 d</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We assume that all the toffees are similar. Then Number of ways are ( n + r −1) C r −1</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HereA+B+C+D+E=6</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Here r = 5, n = 6</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Number of ways = 6+5−1 C 5−1 = 10 C 4 = 210.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all the toffees are different, then each toffee can be distributed to any of the five. So total ways are 5</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shop has 4 shelves, 3 wardrobes, 2 chairs and 7 tables for sale. You have to buy </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1 shelf</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1 wardrobe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either 1 chair or 1 table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How many selections can be made?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110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109</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108</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107</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 c</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way to answer this question</w:t>
      </w:r>
    </w:p>
    <w:p w:rsidR="00404F6B" w:rsidRPr="000D3C64" w:rsidRDefault="00404F6B" w:rsidP="000D3C64">
      <w:pPr>
        <w:pStyle w:val="ListParagraph"/>
        <w:numPr>
          <w:ilvl w:val="1"/>
          <w:numId w:val="359"/>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1 × 3 C 1 × 2 C 1 + 4 C 1 × 3 C 1 × 7 C 1 = 108</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How many ways can one arrange the word EDUCATION such that relative positions of vowels and consonants remain same?</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2880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2180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2670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2560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 The word EDUCATION is a 9 letter word with none of the letters repeating</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vowels occupy 3,5,7th &amp; 8th position in the word &amp; remaining five positions are occupied by consonants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As the relative position of the vowels &amp; consonants in any arrangement should remain the same as in the word EDUCATION. The four vowels can be arranged in 3rd,5th,7th &amp; 8th position in 4! ways.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similarly, the five consonants can be arranged in 1st , 2nd, 4th, 6th &amp; 9th position in 5! ways Hence the total number of ways = 5!×4!=120×24=2880</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There are 8 digits and 5 alphabets.In how many ways can you form an alphanumeric word using 3 digits and 2 alphabets?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33190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33210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41200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43200</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Sol:</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Select 3 digits from 8 digits i. e. 8 C 3 ways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And also select 2 alphabets from 5 alphabets i.e., 5 C 2 ways</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Now to form an alphanumeric word of 5 characters we have to arrange the 5 selected digits. So the answer is . 8 C 3</w:t>
      </w:r>
    </w:p>
    <w:p w:rsidR="00404F6B" w:rsidRPr="000D3C64" w:rsidRDefault="00404F6B"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5 C 2 × 5! = 43200</w:t>
      </w:r>
    </w:p>
    <w:p w:rsidR="00404F6B" w:rsidRPr="000D3C64" w:rsidRDefault="00404F6B" w:rsidP="000D3C64">
      <w:pPr>
        <w:shd w:val="clear" w:color="auto" w:fill="FFFFFF"/>
        <w:spacing w:after="0" w:line="360" w:lineRule="auto"/>
        <w:jc w:val="both"/>
        <w:rPr>
          <w:rFonts w:ascii="Times New Roman" w:hAnsi="Times New Roman" w:cs="Times New Roman"/>
          <w:b/>
          <w:color w:val="FF0000"/>
          <w:sz w:val="30"/>
          <w:szCs w:val="30"/>
        </w:rPr>
      </w:pPr>
    </w:p>
    <w:p w:rsidR="00404F6B" w:rsidRPr="000D3C64" w:rsidRDefault="00404F6B" w:rsidP="008D6FAA">
      <w:pPr>
        <w:pStyle w:val="ListParagraph"/>
        <w:numPr>
          <w:ilvl w:val="0"/>
          <w:numId w:val="106"/>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 cars are to be parked in 5 parking slots. there are 3 red cars, 1 blue car and 1 green car. In how many ways the car can be parked?</w:t>
      </w:r>
    </w:p>
    <w:p w:rsidR="00404F6B" w:rsidRPr="000D3C64" w:rsidRDefault="00404F6B" w:rsidP="000D3C64">
      <w:pPr>
        <w:numPr>
          <w:ilvl w:val="0"/>
          <w:numId w:val="364"/>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10</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20</w:t>
      </w:r>
    </w:p>
    <w:p w:rsidR="00404F6B" w:rsidRPr="000D3C64" w:rsidRDefault="00404F6B" w:rsidP="000D3C64">
      <w:pPr>
        <w:numPr>
          <w:ilvl w:val="0"/>
          <w:numId w:val="364"/>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25</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30</w:t>
      </w:r>
    </w:p>
    <w:p w:rsidR="00404F6B" w:rsidRPr="000D3C64" w:rsidRDefault="00404F6B" w:rsidP="000D3C64">
      <w:pPr>
        <w:shd w:val="clear" w:color="auto" w:fill="FFFFFF"/>
        <w:spacing w:after="0" w:line="360" w:lineRule="auto"/>
        <w:ind w:left="1080"/>
        <w:jc w:val="both"/>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set of football matches is to be organized in a "round-robin" fashion, i.e., every participating team plays a match against every other team once and only once. If 21 matches are totally played, how many teams participated?</w:t>
      </w:r>
    </w:p>
    <w:p w:rsidR="00404F6B" w:rsidRPr="000D3C64" w:rsidRDefault="00404F6B" w:rsidP="000D3C64">
      <w:pPr>
        <w:numPr>
          <w:ilvl w:val="0"/>
          <w:numId w:val="365"/>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8</w:t>
      </w:r>
    </w:p>
    <w:p w:rsidR="00404F6B" w:rsidRPr="000D3C64" w:rsidRDefault="00404F6B" w:rsidP="000D3C64">
      <w:pPr>
        <w:numPr>
          <w:ilvl w:val="0"/>
          <w:numId w:val="365"/>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9</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7</w:t>
      </w:r>
    </w:p>
    <w:p w:rsidR="00404F6B" w:rsidRPr="000D3C64" w:rsidRDefault="00404F6B" w:rsidP="000D3C64">
      <w:pPr>
        <w:shd w:val="clear" w:color="auto" w:fill="FFFFFF"/>
        <w:spacing w:after="0" w:line="360" w:lineRule="auto"/>
        <w:ind w:left="1080"/>
        <w:jc w:val="both"/>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There are 16 hockey teams. find :</w:t>
      </w:r>
      <w:r w:rsidRPr="000D3C64">
        <w:rPr>
          <w:rFonts w:ascii="Times New Roman" w:eastAsia="Times New Roman" w:hAnsi="Times New Roman" w:cs="Times New Roman"/>
          <w:sz w:val="30"/>
          <w:szCs w:val="30"/>
        </w:rPr>
        <w:br/>
      </w:r>
      <w:r w:rsidRPr="000D3C64">
        <w:rPr>
          <w:rFonts w:ascii="Times New Roman" w:eastAsia="Times New Roman" w:hAnsi="Times New Roman" w:cs="Times New Roman"/>
          <w:sz w:val="30"/>
          <w:szCs w:val="30"/>
          <w:shd w:val="clear" w:color="auto" w:fill="FFFFFF"/>
        </w:rPr>
        <w:t>Number of matches when knockout of 16 team is to be played</w:t>
      </w:r>
    </w:p>
    <w:p w:rsidR="00404F6B" w:rsidRPr="000D3C64" w:rsidRDefault="00404F6B" w:rsidP="000D3C64">
      <w:pPr>
        <w:numPr>
          <w:ilvl w:val="1"/>
          <w:numId w:val="366"/>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14</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16</w:t>
      </w:r>
    </w:p>
    <w:p w:rsidR="00404F6B" w:rsidRPr="000D3C64" w:rsidRDefault="00404F6B" w:rsidP="000D3C64">
      <w:pPr>
        <w:numPr>
          <w:ilvl w:val="1"/>
          <w:numId w:val="366"/>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15</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17</w:t>
      </w:r>
    </w:p>
    <w:p w:rsidR="00404F6B" w:rsidRPr="000D3C64" w:rsidRDefault="00404F6B" w:rsidP="000D3C64">
      <w:pPr>
        <w:spacing w:after="0" w:line="360" w:lineRule="auto"/>
        <w:rPr>
          <w:rFonts w:ascii="Times New Roman" w:eastAsia="Times New Roman" w:hAnsi="Times New Roman" w:cs="Times New Roman"/>
          <w:sz w:val="30"/>
          <w:szCs w:val="30"/>
          <w:shd w:val="clear" w:color="auto" w:fill="FFFFFF"/>
        </w:rPr>
      </w:pPr>
    </w:p>
    <w:p w:rsidR="00404F6B" w:rsidRPr="000D3C64" w:rsidRDefault="00404F6B" w:rsidP="000D3C64">
      <w:pPr>
        <w:spacing w:after="0" w:line="360" w:lineRule="auto"/>
        <w:ind w:left="360"/>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sz w:val="30"/>
          <w:szCs w:val="30"/>
        </w:rPr>
        <w:t>How many three digit numbers abc are formed where at least two of the three digits are same.</w:t>
      </w:r>
    </w:p>
    <w:p w:rsidR="00404F6B" w:rsidRPr="000D3C64" w:rsidRDefault="00404F6B" w:rsidP="000D3C64">
      <w:pPr>
        <w:numPr>
          <w:ilvl w:val="0"/>
          <w:numId w:val="369"/>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224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252</w:t>
      </w:r>
    </w:p>
    <w:p w:rsidR="00404F6B" w:rsidRPr="000D3C64" w:rsidRDefault="00404F6B" w:rsidP="000D3C64">
      <w:pPr>
        <w:numPr>
          <w:ilvl w:val="0"/>
          <w:numId w:val="369"/>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234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200</w:t>
      </w:r>
    </w:p>
    <w:p w:rsidR="00404F6B" w:rsidRPr="000D3C64" w:rsidRDefault="00404F6B" w:rsidP="000D3C64">
      <w:pPr>
        <w:shd w:val="clear" w:color="auto" w:fill="FFFFFF"/>
        <w:spacing w:after="0" w:line="360" w:lineRule="auto"/>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cycle race there are 5 persons named as J,K,L,M,N participated for 5 positions so that in how many number of ways can M finishes always before N?</w:t>
      </w:r>
    </w:p>
    <w:p w:rsidR="00404F6B" w:rsidRPr="000D3C64" w:rsidRDefault="00404F6B" w:rsidP="000D3C64">
      <w:pPr>
        <w:numPr>
          <w:ilvl w:val="0"/>
          <w:numId w:val="37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bCs/>
          <w:sz w:val="30"/>
          <w:szCs w:val="30"/>
        </w:rPr>
        <w:t>55</w:t>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t>c. 69</w:t>
      </w:r>
    </w:p>
    <w:p w:rsidR="00404F6B" w:rsidRPr="000D3C64" w:rsidRDefault="00404F6B" w:rsidP="000D3C64">
      <w:pPr>
        <w:numPr>
          <w:ilvl w:val="0"/>
          <w:numId w:val="370"/>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bCs/>
          <w:sz w:val="30"/>
          <w:szCs w:val="30"/>
        </w:rPr>
        <w:t>57</w:t>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r>
      <w:r w:rsidRPr="000D3C64">
        <w:rPr>
          <w:rFonts w:ascii="Times New Roman" w:eastAsia="Times New Roman" w:hAnsi="Times New Roman" w:cs="Times New Roman"/>
          <w:bCs/>
          <w:sz w:val="30"/>
          <w:szCs w:val="30"/>
        </w:rPr>
        <w:tab/>
        <w:t>d. 60</w:t>
      </w:r>
    </w:p>
    <w:p w:rsidR="00404F6B" w:rsidRPr="000D3C64" w:rsidRDefault="00404F6B" w:rsidP="000D3C64">
      <w:pPr>
        <w:shd w:val="clear" w:color="auto" w:fill="FFFFFF"/>
        <w:spacing w:after="0" w:line="360" w:lineRule="auto"/>
        <w:ind w:left="720"/>
        <w:rPr>
          <w:rFonts w:ascii="Times New Roman" w:eastAsia="Times New Roman" w:hAnsi="Times New Roman" w:cs="Times New Roman"/>
          <w:sz w:val="30"/>
          <w:szCs w:val="30"/>
        </w:rPr>
      </w:pPr>
    </w:p>
    <w:p w:rsidR="00404F6B" w:rsidRPr="000D3C64" w:rsidRDefault="00404F6B" w:rsidP="000D3C64">
      <w:pPr>
        <w:shd w:val="clear" w:color="auto" w:fill="FFFFFF"/>
        <w:spacing w:after="0" w:line="360" w:lineRule="auto"/>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There are 16 people, they divide into four groups, now from those four groups select a team of three members, such that no two members in the team should belong to same group.</w:t>
      </w:r>
    </w:p>
    <w:p w:rsidR="00404F6B" w:rsidRPr="000D3C64" w:rsidRDefault="00404F6B" w:rsidP="000D3C64">
      <w:pPr>
        <w:numPr>
          <w:ilvl w:val="0"/>
          <w:numId w:val="37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256</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287</w:t>
      </w:r>
    </w:p>
    <w:p w:rsidR="00404F6B" w:rsidRPr="000D3C64" w:rsidRDefault="00404F6B" w:rsidP="000D3C64">
      <w:pPr>
        <w:numPr>
          <w:ilvl w:val="0"/>
          <w:numId w:val="372"/>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245</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265</w:t>
      </w:r>
    </w:p>
    <w:p w:rsidR="00404F6B" w:rsidRPr="000D3C64" w:rsidRDefault="00404F6B" w:rsidP="000D3C64">
      <w:pPr>
        <w:shd w:val="clear" w:color="auto" w:fill="FFFFFF"/>
        <w:spacing w:after="0" w:line="360" w:lineRule="auto"/>
        <w:ind w:left="720"/>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How many five digit numbers are there such that two left most digits are even and remaining are odd and digit 4 should not be repeated.</w:t>
      </w:r>
    </w:p>
    <w:p w:rsidR="00404F6B" w:rsidRPr="000D3C64" w:rsidRDefault="00404F6B" w:rsidP="000D3C64">
      <w:pPr>
        <w:numPr>
          <w:ilvl w:val="0"/>
          <w:numId w:val="373"/>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2567</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2875</w:t>
      </w:r>
    </w:p>
    <w:p w:rsidR="00404F6B" w:rsidRPr="000D3C64" w:rsidRDefault="00404F6B" w:rsidP="000D3C64">
      <w:pPr>
        <w:numPr>
          <w:ilvl w:val="0"/>
          <w:numId w:val="373"/>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2375</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3765</w:t>
      </w:r>
    </w:p>
    <w:p w:rsidR="00404F6B" w:rsidRPr="000D3C64" w:rsidRDefault="00404F6B" w:rsidP="000D3C64">
      <w:pPr>
        <w:shd w:val="clear" w:color="auto" w:fill="FFFFFF"/>
        <w:spacing w:after="0" w:line="360" w:lineRule="auto"/>
        <w:ind w:left="720"/>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 people have to be selected from 12 men and 3 women,  Such that no two women can come together. In how many ways we can select them?</w:t>
      </w:r>
    </w:p>
    <w:p w:rsidR="00404F6B" w:rsidRPr="000D3C64" w:rsidRDefault="00404F6B" w:rsidP="000D3C64">
      <w:pPr>
        <w:numPr>
          <w:ilvl w:val="0"/>
          <w:numId w:val="374"/>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2772</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2975</w:t>
      </w:r>
    </w:p>
    <w:p w:rsidR="00404F6B" w:rsidRPr="000D3C64" w:rsidRDefault="00404F6B" w:rsidP="000D3C64">
      <w:pPr>
        <w:numPr>
          <w:ilvl w:val="0"/>
          <w:numId w:val="374"/>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2654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2764</w:t>
      </w:r>
    </w:p>
    <w:p w:rsidR="00404F6B" w:rsidRPr="000D3C64" w:rsidRDefault="00404F6B" w:rsidP="000D3C64">
      <w:pPr>
        <w:shd w:val="clear" w:color="auto" w:fill="FFFFFF"/>
        <w:spacing w:after="0" w:line="360" w:lineRule="auto"/>
        <w:ind w:left="720"/>
        <w:rPr>
          <w:rFonts w:ascii="Times New Roman" w:eastAsia="Times New Roman" w:hAnsi="Times New Roman" w:cs="Times New Roman"/>
          <w:sz w:val="30"/>
          <w:szCs w:val="30"/>
        </w:rPr>
      </w:pPr>
    </w:p>
    <w:p w:rsidR="00404F6B" w:rsidRPr="000D3C64" w:rsidRDefault="00404F6B" w:rsidP="000D3C64">
      <w:pPr>
        <w:shd w:val="clear" w:color="auto" w:fill="FFFFFF"/>
        <w:spacing w:after="0" w:line="360" w:lineRule="auto"/>
        <w:ind w:left="720"/>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Find the no of ways in which 6 toffees can be distributed over 5 different people namely A, B, C, D, E.</w:t>
      </w:r>
    </w:p>
    <w:p w:rsidR="00404F6B" w:rsidRPr="000D3C64" w:rsidRDefault="00404F6B" w:rsidP="000D3C64">
      <w:pPr>
        <w:numPr>
          <w:ilvl w:val="0"/>
          <w:numId w:val="376"/>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57</w:t>
      </w:r>
    </w:p>
    <w:p w:rsidR="00404F6B" w:rsidRPr="000D3C64" w:rsidRDefault="00404F6B" w:rsidP="000D3C64">
      <w:pPr>
        <w:numPr>
          <w:ilvl w:val="0"/>
          <w:numId w:val="376"/>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55</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56</w:t>
      </w:r>
    </w:p>
    <w:p w:rsidR="00404F6B" w:rsidRPr="000D3C64" w:rsidRDefault="00404F6B" w:rsidP="000D3C64">
      <w:pPr>
        <w:shd w:val="clear" w:color="auto" w:fill="FFFFFF"/>
        <w:spacing w:after="0" w:line="360" w:lineRule="auto"/>
        <w:ind w:left="720"/>
        <w:jc w:val="both"/>
        <w:rPr>
          <w:rFonts w:ascii="Times New Roman" w:eastAsia="Times New Roman" w:hAnsi="Times New Roman" w:cs="Times New Roman"/>
          <w:sz w:val="30"/>
          <w:szCs w:val="30"/>
        </w:rPr>
      </w:pPr>
    </w:p>
    <w:p w:rsidR="00404F6B" w:rsidRPr="000D3C64" w:rsidRDefault="00404F6B" w:rsidP="000D3C64">
      <w:pPr>
        <w:spacing w:after="0" w:line="360" w:lineRule="auto"/>
        <w:ind w:left="720"/>
        <w:rPr>
          <w:rFonts w:ascii="Times New Roman" w:hAnsi="Times New Roman" w:cs="Times New Roman"/>
          <w:sz w:val="30"/>
          <w:szCs w:val="30"/>
        </w:rPr>
      </w:pPr>
    </w:p>
    <w:p w:rsidR="00404F6B" w:rsidRPr="000D3C64" w:rsidRDefault="00404F6B" w:rsidP="008D6FAA">
      <w:pPr>
        <w:pStyle w:val="ListParagraph"/>
        <w:numPr>
          <w:ilvl w:val="0"/>
          <w:numId w:val="106"/>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There are 8 digits and 5 alphabets. In how many ways can you form an alphanumeric word using 3 digits and 2 alphabets?</w:t>
      </w:r>
    </w:p>
    <w:p w:rsidR="00404F6B" w:rsidRPr="000D3C64" w:rsidRDefault="00404F6B" w:rsidP="000D3C64">
      <w:pPr>
        <w:numPr>
          <w:ilvl w:val="0"/>
          <w:numId w:val="377"/>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12984</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43200</w:t>
      </w:r>
    </w:p>
    <w:p w:rsidR="00404F6B" w:rsidRPr="000D3C64" w:rsidRDefault="00404F6B" w:rsidP="000D3C64">
      <w:pPr>
        <w:numPr>
          <w:ilvl w:val="0"/>
          <w:numId w:val="377"/>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23433</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23412</w:t>
      </w:r>
    </w:p>
    <w:p w:rsidR="00404F6B" w:rsidRPr="000D3C64" w:rsidRDefault="00404F6B" w:rsidP="000D3C64">
      <w:pPr>
        <w:shd w:val="clear" w:color="auto" w:fill="FFFFFF"/>
        <w:spacing w:after="0" w:line="360" w:lineRule="auto"/>
        <w:ind w:left="720"/>
        <w:jc w:val="both"/>
        <w:rPr>
          <w:rFonts w:ascii="Times New Roman" w:eastAsia="Times New Roman" w:hAnsi="Times New Roman" w:cs="Times New Roman"/>
          <w:sz w:val="30"/>
          <w:szCs w:val="30"/>
        </w:rPr>
      </w:pPr>
    </w:p>
    <w:p w:rsidR="00404F6B" w:rsidRPr="000D3C64" w:rsidRDefault="00404F6B" w:rsidP="008D6FAA">
      <w:pPr>
        <w:pStyle w:val="ListParagraph"/>
        <w:numPr>
          <w:ilvl w:val="0"/>
          <w:numId w:val="106"/>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A college has 10 basketball players. A 5-member team and a captain will be selected out of these 10 players. How many different selections can be made?</w:t>
      </w:r>
      <w:r w:rsidRPr="000D3C64">
        <w:rPr>
          <w:rFonts w:ascii="Times New Roman" w:eastAsia="Times New Roman" w:hAnsi="Times New Roman" w:cs="Times New Roman"/>
          <w:sz w:val="30"/>
          <w:szCs w:val="30"/>
        </w:rPr>
        <w:t> </w:t>
      </w:r>
    </w:p>
    <w:p w:rsidR="00404F6B" w:rsidRPr="000D3C64" w:rsidRDefault="00404F6B" w:rsidP="000D3C64">
      <w:pPr>
        <w:pStyle w:val="ListParagraph"/>
        <w:numPr>
          <w:ilvl w:val="0"/>
          <w:numId w:val="363"/>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1260</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10C6 * 6!</w:t>
      </w:r>
    </w:p>
    <w:p w:rsidR="00404F6B" w:rsidRPr="000D3C64" w:rsidRDefault="00404F6B" w:rsidP="000D3C64">
      <w:pPr>
        <w:pStyle w:val="ListParagraph"/>
        <w:numPr>
          <w:ilvl w:val="0"/>
          <w:numId w:val="363"/>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210</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10C5 * 6</w:t>
      </w:r>
    </w:p>
    <w:p w:rsidR="00404F6B" w:rsidRPr="000D3C64" w:rsidRDefault="00404F6B" w:rsidP="000D3C64">
      <w:pPr>
        <w:pStyle w:val="ListParagraph"/>
        <w:shd w:val="clear" w:color="auto" w:fill="FFFFFF"/>
        <w:spacing w:after="0" w:line="360" w:lineRule="auto"/>
        <w:ind w:left="1440"/>
        <w:jc w:val="both"/>
        <w:rPr>
          <w:rFonts w:ascii="Times New Roman" w:hAnsi="Times New Roman" w:cs="Times New Roman"/>
          <w:bCs/>
          <w:sz w:val="30"/>
          <w:szCs w:val="30"/>
          <w:shd w:val="clear" w:color="auto" w:fill="FFFFFF"/>
        </w:rPr>
      </w:pPr>
    </w:p>
    <w:p w:rsidR="00404F6B" w:rsidRPr="000D3C64" w:rsidRDefault="00404F6B" w:rsidP="008D6FAA">
      <w:pPr>
        <w:pStyle w:val="ListParagraph"/>
        <w:numPr>
          <w:ilvl w:val="0"/>
          <w:numId w:val="106"/>
        </w:numPr>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6 members have to be selected from different field. 10 from java, 5 from Microsoft, 8 from Oracle, 2 from IBM. What is the possible combination?</w:t>
      </w:r>
    </w:p>
    <w:p w:rsidR="00404F6B" w:rsidRPr="000D3C64" w:rsidRDefault="00404F6B" w:rsidP="000D3C64">
      <w:pPr>
        <w:pStyle w:val="ListParagraph"/>
        <w:numPr>
          <w:ilvl w:val="0"/>
          <w:numId w:val="378"/>
        </w:numPr>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148000</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158000</w:t>
      </w:r>
    </w:p>
    <w:p w:rsidR="00404F6B" w:rsidRPr="000D3C64" w:rsidRDefault="00404F6B" w:rsidP="000D3C64">
      <w:pPr>
        <w:pStyle w:val="ListParagraph"/>
        <w:numPr>
          <w:ilvl w:val="0"/>
          <w:numId w:val="378"/>
        </w:numPr>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168000</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178000</w:t>
      </w:r>
    </w:p>
    <w:p w:rsidR="00404F6B" w:rsidRPr="000D3C64" w:rsidRDefault="00404F6B" w:rsidP="000D3C64">
      <w:pPr>
        <w:spacing w:after="0" w:line="360" w:lineRule="auto"/>
        <w:ind w:left="475" w:right="-37" w:hanging="360"/>
        <w:jc w:val="both"/>
        <w:rPr>
          <w:rFonts w:ascii="Times New Roman" w:hAnsi="Times New Roman" w:cs="Times New Roman"/>
          <w:b/>
          <w:color w:val="FF0000"/>
          <w:sz w:val="30"/>
          <w:szCs w:val="30"/>
        </w:rPr>
      </w:pPr>
    </w:p>
    <w:p w:rsidR="00404F6B" w:rsidRPr="000D3C64" w:rsidRDefault="00404F6B" w:rsidP="008D6FAA">
      <w:pPr>
        <w:pStyle w:val="Default"/>
        <w:numPr>
          <w:ilvl w:val="0"/>
          <w:numId w:val="106"/>
        </w:numPr>
        <w:spacing w:line="360" w:lineRule="auto"/>
        <w:rPr>
          <w:sz w:val="30"/>
          <w:szCs w:val="30"/>
        </w:rPr>
      </w:pPr>
      <w:r w:rsidRPr="000D3C64">
        <w:rPr>
          <w:sz w:val="30"/>
          <w:szCs w:val="30"/>
        </w:rPr>
        <w:t xml:space="preserve">Find the number of ways in which PPPPQQDDF can be arranged in such a way that 2 P‟s always come together. </w:t>
      </w:r>
    </w:p>
    <w:p w:rsidR="00404F6B" w:rsidRPr="000D3C64" w:rsidRDefault="00404F6B"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a. 3*8! b. 3*7! c. 6*8! d. 5*2!.</w:t>
      </w:r>
    </w:p>
    <w:p w:rsidR="00404F6B" w:rsidRPr="000D3C64" w:rsidRDefault="00404F6B" w:rsidP="000D3C64">
      <w:pPr>
        <w:spacing w:after="0" w:line="360" w:lineRule="auto"/>
        <w:ind w:right="-37"/>
        <w:jc w:val="both"/>
        <w:rPr>
          <w:rFonts w:ascii="Times New Roman" w:hAnsi="Times New Roman" w:cs="Times New Roman"/>
          <w:sz w:val="30"/>
          <w:szCs w:val="30"/>
        </w:rPr>
      </w:pPr>
    </w:p>
    <w:p w:rsidR="00404F6B" w:rsidRPr="000D3C64" w:rsidRDefault="00404F6B" w:rsidP="008D6FAA">
      <w:pPr>
        <w:pStyle w:val="ListParagraph"/>
        <w:numPr>
          <w:ilvl w:val="0"/>
          <w:numId w:val="106"/>
        </w:numPr>
        <w:spacing w:after="0" w:line="360" w:lineRule="auto"/>
        <w:ind w:right="-37"/>
        <w:jc w:val="both"/>
        <w:rPr>
          <w:rFonts w:ascii="Times New Roman" w:hAnsi="Times New Roman" w:cs="Times New Roman"/>
          <w:sz w:val="30"/>
          <w:szCs w:val="30"/>
        </w:rPr>
      </w:pPr>
      <w:r w:rsidRPr="000D3C64">
        <w:rPr>
          <w:rFonts w:ascii="Times New Roman" w:hAnsi="Times New Roman" w:cs="Times New Roman"/>
          <w:sz w:val="30"/>
          <w:szCs w:val="30"/>
        </w:rPr>
        <w:t>How  many  such  pairs  of  letters  are  there  in  the word   TEMPORARY   which   have   as   many   letters between   them   in   the   word   as   in   the   English alphabet?</w:t>
      </w:r>
    </w:p>
    <w:p w:rsidR="00404F6B" w:rsidRPr="000D3C64" w:rsidRDefault="00404F6B" w:rsidP="000D3C64">
      <w:pPr>
        <w:spacing w:after="0" w:line="360" w:lineRule="auto"/>
        <w:ind w:left="475"/>
        <w:rPr>
          <w:rFonts w:ascii="Times New Roman" w:hAnsi="Times New Roman" w:cs="Times New Roman"/>
          <w:sz w:val="30"/>
          <w:szCs w:val="30"/>
        </w:rPr>
      </w:pPr>
      <w:r w:rsidRPr="000D3C64">
        <w:rPr>
          <w:rFonts w:ascii="Times New Roman" w:hAnsi="Times New Roman" w:cs="Times New Roman"/>
          <w:sz w:val="30"/>
          <w:szCs w:val="30"/>
        </w:rPr>
        <w:t>a.  2                    b.  5                 c.   4                  d.  3</w:t>
      </w:r>
    </w:p>
    <w:p w:rsidR="00404F6B" w:rsidRPr="000D3C64" w:rsidRDefault="00404F6B" w:rsidP="000D3C64">
      <w:pPr>
        <w:spacing w:after="0" w:line="360" w:lineRule="auto"/>
        <w:rPr>
          <w:rFonts w:ascii="Times New Roman" w:hAnsi="Times New Roman" w:cs="Times New Roman"/>
          <w:sz w:val="30"/>
          <w:szCs w:val="30"/>
        </w:rPr>
      </w:pPr>
    </w:p>
    <w:p w:rsidR="00404F6B" w:rsidRPr="000D3C64" w:rsidRDefault="00404F6B" w:rsidP="008D6FAA">
      <w:pPr>
        <w:pStyle w:val="Default"/>
        <w:numPr>
          <w:ilvl w:val="0"/>
          <w:numId w:val="106"/>
        </w:numPr>
        <w:spacing w:line="360" w:lineRule="auto"/>
        <w:rPr>
          <w:sz w:val="30"/>
          <w:szCs w:val="30"/>
        </w:rPr>
      </w:pPr>
      <w:r w:rsidRPr="000D3C64">
        <w:rPr>
          <w:sz w:val="30"/>
          <w:szCs w:val="30"/>
        </w:rPr>
        <w:t xml:space="preserve">The number of ways in which AAABBBCCD can be arranged in such a way that 2 B’s always come together is </w:t>
      </w:r>
    </w:p>
    <w:p w:rsidR="00404F6B" w:rsidRPr="000D3C64" w:rsidRDefault="00404F6B" w:rsidP="000D3C64">
      <w:pPr>
        <w:pStyle w:val="Default"/>
        <w:spacing w:line="360" w:lineRule="auto"/>
        <w:rPr>
          <w:sz w:val="30"/>
          <w:szCs w:val="30"/>
        </w:rPr>
      </w:pPr>
      <w:r w:rsidRPr="000D3C64">
        <w:rPr>
          <w:sz w:val="30"/>
          <w:szCs w:val="30"/>
        </w:rPr>
        <w:t xml:space="preserve">a. 3*8! b. 3*7! c. 6*7!  d. 6*8! e. None of these </w:t>
      </w:r>
    </w:p>
    <w:p w:rsidR="00404F6B" w:rsidRPr="000D3C64" w:rsidRDefault="00404F6B" w:rsidP="000D3C64">
      <w:pPr>
        <w:pStyle w:val="Default"/>
        <w:spacing w:line="360" w:lineRule="auto"/>
        <w:rPr>
          <w:sz w:val="30"/>
          <w:szCs w:val="30"/>
        </w:rPr>
      </w:pPr>
    </w:p>
    <w:p w:rsidR="00404F6B" w:rsidRPr="000D3C64" w:rsidRDefault="00404F6B" w:rsidP="008D6FAA">
      <w:pPr>
        <w:pStyle w:val="ListParagraph"/>
        <w:numPr>
          <w:ilvl w:val="0"/>
          <w:numId w:val="106"/>
        </w:numPr>
        <w:shd w:val="clear" w:color="auto" w:fill="FFFFFF"/>
        <w:spacing w:after="0" w:line="360" w:lineRule="auto"/>
        <w:rPr>
          <w:rFonts w:ascii="Times New Roman" w:eastAsia="Times New Roman" w:hAnsi="Times New Roman" w:cs="Times New Roman"/>
          <w:color w:val="333333"/>
          <w:sz w:val="30"/>
          <w:szCs w:val="30"/>
          <w:highlight w:val="lightGray"/>
        </w:rPr>
      </w:pPr>
      <w:r w:rsidRPr="000D3C64">
        <w:rPr>
          <w:rFonts w:ascii="Times New Roman" w:eastAsia="Times New Roman" w:hAnsi="Times New Roman" w:cs="Times New Roman"/>
          <w:color w:val="333333"/>
          <w:sz w:val="30"/>
          <w:szCs w:val="30"/>
          <w:highlight w:val="lightGray"/>
        </w:rPr>
        <w:t xml:space="preserve">A Student has to attempt 10 questions from 2 sections A and B. Both the sections have 5 questions each. Section A has 4 options and Section B has 2 options true or False. How many combinations are possible? </w:t>
      </w:r>
    </w:p>
    <w:p w:rsidR="00404F6B" w:rsidRPr="000D3C64" w:rsidRDefault="00404F6B" w:rsidP="000D3C64">
      <w:pPr>
        <w:pStyle w:val="ListParagraph"/>
        <w:numPr>
          <w:ilvl w:val="0"/>
          <w:numId w:val="362"/>
        </w:numPr>
        <w:shd w:val="clear" w:color="auto" w:fill="F2F2F2"/>
        <w:spacing w:after="0" w:line="360" w:lineRule="auto"/>
        <w:rPr>
          <w:rFonts w:ascii="Times New Roman" w:eastAsia="Times New Roman" w:hAnsi="Times New Roman" w:cs="Times New Roman"/>
          <w:color w:val="333333"/>
          <w:sz w:val="30"/>
          <w:szCs w:val="30"/>
          <w:highlight w:val="lightGray"/>
        </w:rPr>
      </w:pPr>
      <w:r w:rsidRPr="000D3C64">
        <w:rPr>
          <w:rFonts w:ascii="Times New Roman" w:eastAsia="Times New Roman" w:hAnsi="Times New Roman" w:cs="Times New Roman"/>
          <w:color w:val="333333"/>
          <w:sz w:val="30"/>
          <w:szCs w:val="30"/>
          <w:highlight w:val="lightGray"/>
        </w:rPr>
        <w:t>2^10</w:t>
      </w:r>
    </w:p>
    <w:p w:rsidR="00404F6B" w:rsidRPr="000D3C64" w:rsidRDefault="00404F6B" w:rsidP="000D3C64">
      <w:pPr>
        <w:pStyle w:val="ListParagraph"/>
        <w:numPr>
          <w:ilvl w:val="0"/>
          <w:numId w:val="362"/>
        </w:numPr>
        <w:shd w:val="clear" w:color="auto" w:fill="F2F2F2"/>
        <w:spacing w:after="0" w:line="360" w:lineRule="auto"/>
        <w:rPr>
          <w:rFonts w:ascii="Times New Roman" w:eastAsia="Times New Roman" w:hAnsi="Times New Roman" w:cs="Times New Roman"/>
          <w:color w:val="333333"/>
          <w:sz w:val="30"/>
          <w:szCs w:val="30"/>
          <w:highlight w:val="lightGray"/>
        </w:rPr>
      </w:pPr>
      <w:r w:rsidRPr="000D3C64">
        <w:rPr>
          <w:rFonts w:ascii="Times New Roman" w:eastAsia="Times New Roman" w:hAnsi="Times New Roman" w:cs="Times New Roman"/>
          <w:color w:val="333333"/>
          <w:sz w:val="30"/>
          <w:szCs w:val="30"/>
          <w:highlight w:val="lightGray"/>
        </w:rPr>
        <w:t>2^15</w:t>
      </w:r>
    </w:p>
    <w:p w:rsidR="00810B3F" w:rsidRPr="000D3C64" w:rsidRDefault="00810B3F" w:rsidP="000D3C64">
      <w:pPr>
        <w:pStyle w:val="ListParagraph"/>
        <w:numPr>
          <w:ilvl w:val="0"/>
          <w:numId w:val="362"/>
        </w:numPr>
        <w:shd w:val="clear" w:color="auto" w:fill="F2F2F2"/>
        <w:spacing w:after="0" w:line="360" w:lineRule="auto"/>
        <w:rPr>
          <w:rFonts w:ascii="Times New Roman" w:eastAsia="Times New Roman" w:hAnsi="Times New Roman" w:cs="Times New Roman"/>
          <w:color w:val="333333"/>
          <w:sz w:val="30"/>
          <w:szCs w:val="30"/>
          <w:highlight w:val="lightGray"/>
        </w:rPr>
      </w:pPr>
      <w:r w:rsidRPr="000D3C64">
        <w:rPr>
          <w:rFonts w:ascii="Times New Roman" w:eastAsia="Times New Roman" w:hAnsi="Times New Roman" w:cs="Times New Roman"/>
          <w:color w:val="333333"/>
          <w:sz w:val="30"/>
          <w:szCs w:val="30"/>
          <w:highlight w:val="lightGray"/>
        </w:rPr>
        <w:t>2^20</w:t>
      </w:r>
    </w:p>
    <w:p w:rsidR="00BD6539" w:rsidRPr="000D3C64" w:rsidRDefault="00BD6539" w:rsidP="008D6FAA">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The number of ways of providing 6 different   flowers among 4 pairs of lovers (P,Q,R,S) such that P and Q gets 1 flower each and R and S get 2 flowers each is</w:t>
      </w:r>
    </w:p>
    <w:p w:rsidR="00BD6539" w:rsidRPr="000D3C64" w:rsidRDefault="00BD6539" w:rsidP="000D3C64">
      <w:pPr>
        <w:pStyle w:val="ListParagraph"/>
        <w:numPr>
          <w:ilvl w:val="0"/>
          <w:numId w:val="380"/>
        </w:numPr>
        <w:spacing w:line="360" w:lineRule="auto"/>
        <w:jc w:val="both"/>
        <w:rPr>
          <w:rFonts w:ascii="Times New Roman" w:hAnsi="Times New Roman" w:cs="Times New Roman"/>
          <w:sz w:val="30"/>
          <w:szCs w:val="30"/>
        </w:rPr>
      </w:pPr>
      <w:r w:rsidRPr="000D3C64">
        <w:rPr>
          <w:rFonts w:ascii="Times New Roman" w:hAnsi="Times New Roman" w:cs="Times New Roman"/>
          <w:color w:val="3D3D3D"/>
          <w:sz w:val="30"/>
          <w:szCs w:val="30"/>
        </w:rPr>
        <w:t>6! / (2!*6!)</w:t>
      </w:r>
    </w:p>
    <w:p w:rsidR="00BD6539" w:rsidRPr="000D3C64" w:rsidRDefault="00BD6539" w:rsidP="000D3C64">
      <w:pPr>
        <w:pStyle w:val="ListParagraph"/>
        <w:numPr>
          <w:ilvl w:val="0"/>
          <w:numId w:val="380"/>
        </w:numPr>
        <w:spacing w:line="360" w:lineRule="auto"/>
        <w:jc w:val="both"/>
        <w:rPr>
          <w:rFonts w:ascii="Times New Roman" w:hAnsi="Times New Roman" w:cs="Times New Roman"/>
          <w:sz w:val="30"/>
          <w:szCs w:val="30"/>
        </w:rPr>
      </w:pPr>
      <w:r w:rsidRPr="000D3C64">
        <w:rPr>
          <w:rFonts w:ascii="Times New Roman" w:hAnsi="Times New Roman" w:cs="Times New Roman"/>
          <w:color w:val="3D3D3D"/>
          <w:sz w:val="30"/>
          <w:szCs w:val="30"/>
        </w:rPr>
        <w:t>180</w:t>
      </w:r>
    </w:p>
    <w:p w:rsidR="00BD6539" w:rsidRPr="000D3C64" w:rsidRDefault="00BD6539" w:rsidP="000D3C64">
      <w:pPr>
        <w:pStyle w:val="ListParagraph"/>
        <w:numPr>
          <w:ilvl w:val="0"/>
          <w:numId w:val="380"/>
        </w:numPr>
        <w:spacing w:line="360" w:lineRule="auto"/>
        <w:jc w:val="both"/>
        <w:rPr>
          <w:rFonts w:ascii="Times New Roman" w:hAnsi="Times New Roman" w:cs="Times New Roman"/>
          <w:sz w:val="30"/>
          <w:szCs w:val="30"/>
        </w:rPr>
      </w:pPr>
      <w:r w:rsidRPr="000D3C64">
        <w:rPr>
          <w:rFonts w:ascii="Times New Roman" w:hAnsi="Times New Roman" w:cs="Times New Roman"/>
          <w:color w:val="3D3D3D"/>
          <w:sz w:val="30"/>
          <w:szCs w:val="30"/>
        </w:rPr>
        <w:t>6! / (4*2)</w:t>
      </w:r>
    </w:p>
    <w:p w:rsidR="00BD6539" w:rsidRPr="000D3C64" w:rsidRDefault="00BD6539" w:rsidP="000D3C64">
      <w:pPr>
        <w:pStyle w:val="ListParagraph"/>
        <w:numPr>
          <w:ilvl w:val="0"/>
          <w:numId w:val="380"/>
        </w:numPr>
        <w:spacing w:line="360" w:lineRule="auto"/>
        <w:jc w:val="both"/>
        <w:rPr>
          <w:rFonts w:ascii="Times New Roman" w:hAnsi="Times New Roman" w:cs="Times New Roman"/>
          <w:sz w:val="30"/>
          <w:szCs w:val="30"/>
        </w:rPr>
      </w:pPr>
      <w:r w:rsidRPr="000D3C64">
        <w:rPr>
          <w:rFonts w:ascii="Times New Roman" w:hAnsi="Times New Roman" w:cs="Times New Roman"/>
          <w:color w:val="3D3D3D"/>
          <w:sz w:val="30"/>
          <w:szCs w:val="30"/>
        </w:rPr>
        <w:t>6c4</w:t>
      </w:r>
    </w:p>
    <w:p w:rsidR="00BD6539" w:rsidRPr="000D3C64" w:rsidRDefault="00BD6539" w:rsidP="008D6FAA">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students attended a party where every student </w:t>
      </w:r>
    </w:p>
    <w:p w:rsidR="00BD6539" w:rsidRPr="000D3C64" w:rsidRDefault="00BD6539"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has to dance with every other student. How many </w:t>
      </w:r>
    </w:p>
    <w:p w:rsidR="00BD6539" w:rsidRPr="000D3C64" w:rsidRDefault="00BD6539"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pair dances will be possible?</w:t>
      </w:r>
    </w:p>
    <w:tbl>
      <w:tblPr>
        <w:tblW w:w="10361" w:type="dxa"/>
        <w:tblCellMar>
          <w:top w:w="15" w:type="dxa"/>
          <w:left w:w="15" w:type="dxa"/>
          <w:bottom w:w="15" w:type="dxa"/>
          <w:right w:w="240" w:type="dxa"/>
        </w:tblCellMar>
        <w:tblLook w:val="04A0"/>
      </w:tblPr>
      <w:tblGrid>
        <w:gridCol w:w="561"/>
        <w:gridCol w:w="9800"/>
      </w:tblGrid>
      <w:tr w:rsidR="00BD6539" w:rsidRPr="000D3C64" w:rsidTr="00604E71">
        <w:tc>
          <w:tcPr>
            <w:tcW w:w="561"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178</w:t>
            </w:r>
          </w:p>
        </w:tc>
      </w:tr>
      <w:tr w:rsidR="00BD6539" w:rsidRPr="000D3C64" w:rsidTr="00604E71">
        <w:tc>
          <w:tcPr>
            <w:tcW w:w="561"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153</w:t>
            </w:r>
          </w:p>
        </w:tc>
      </w:tr>
      <w:tr w:rsidR="00BD6539" w:rsidRPr="000D3C64" w:rsidTr="00604E71">
        <w:tc>
          <w:tcPr>
            <w:tcW w:w="561"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194</w:t>
            </w:r>
          </w:p>
        </w:tc>
      </w:tr>
      <w:tr w:rsidR="00BD6539" w:rsidRPr="000D3C64" w:rsidTr="00604E71">
        <w:tc>
          <w:tcPr>
            <w:tcW w:w="561"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231</w:t>
            </w:r>
          </w:p>
        </w:tc>
      </w:tr>
    </w:tbl>
    <w:p w:rsidR="00BD6539" w:rsidRPr="000D3C64" w:rsidRDefault="00BD6539" w:rsidP="000D3C64">
      <w:pPr>
        <w:pStyle w:val="Default"/>
        <w:spacing w:line="360" w:lineRule="auto"/>
        <w:rPr>
          <w:sz w:val="30"/>
          <w:szCs w:val="30"/>
        </w:rPr>
      </w:pPr>
    </w:p>
    <w:p w:rsidR="00BD6539" w:rsidRPr="000D3C64" w:rsidRDefault="00BD6539" w:rsidP="008D6FAA">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coin is tossed 3 times. Find the probability of getting at least two heads?</w:t>
      </w:r>
    </w:p>
    <w:tbl>
      <w:tblPr>
        <w:tblW w:w="12193" w:type="dxa"/>
        <w:tblCellMar>
          <w:top w:w="15" w:type="dxa"/>
          <w:left w:w="15" w:type="dxa"/>
          <w:bottom w:w="15" w:type="dxa"/>
          <w:right w:w="240" w:type="dxa"/>
        </w:tblCellMar>
        <w:tblLook w:val="04A0"/>
      </w:tblPr>
      <w:tblGrid>
        <w:gridCol w:w="727"/>
        <w:gridCol w:w="11466"/>
      </w:tblGrid>
      <w:tr w:rsidR="00BD6539" w:rsidRPr="000D3C64" w:rsidTr="00604E71">
        <w:tc>
          <w:tcPr>
            <w:tcW w:w="727"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3/4</w:t>
            </w:r>
          </w:p>
        </w:tc>
      </w:tr>
      <w:tr w:rsidR="00BD6539" w:rsidRPr="000D3C64" w:rsidTr="00604E71">
        <w:tc>
          <w:tcPr>
            <w:tcW w:w="727"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5/8</w:t>
            </w:r>
          </w:p>
        </w:tc>
      </w:tr>
      <w:tr w:rsidR="00BD6539" w:rsidRPr="000D3C64" w:rsidTr="00604E71">
        <w:tc>
          <w:tcPr>
            <w:tcW w:w="727"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1/2</w:t>
            </w:r>
          </w:p>
        </w:tc>
      </w:tr>
      <w:tr w:rsidR="00BD6539" w:rsidRPr="000D3C64" w:rsidTr="00604E71">
        <w:tc>
          <w:tcPr>
            <w:tcW w:w="727" w:type="dxa"/>
            <w:shd w:val="clear" w:color="auto" w:fill="auto"/>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shd w:val="clear" w:color="auto" w:fill="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3/8</w:t>
            </w:r>
          </w:p>
        </w:tc>
      </w:tr>
    </w:tbl>
    <w:p w:rsidR="00BD6539" w:rsidRPr="000D3C64" w:rsidRDefault="00BD6539" w:rsidP="000D3C64">
      <w:pPr>
        <w:pStyle w:val="Default"/>
        <w:spacing w:line="360" w:lineRule="auto"/>
        <w:rPr>
          <w:sz w:val="30"/>
          <w:szCs w:val="30"/>
        </w:rPr>
      </w:pPr>
    </w:p>
    <w:p w:rsidR="00BD6539" w:rsidRPr="000D3C64" w:rsidRDefault="00BD6539" w:rsidP="000D3C64">
      <w:pPr>
        <w:spacing w:after="0" w:line="360" w:lineRule="auto"/>
        <w:rPr>
          <w:rFonts w:ascii="Times New Roman" w:hAnsi="Times New Roman" w:cs="Times New Roman"/>
          <w:sz w:val="30"/>
          <w:szCs w:val="30"/>
        </w:rPr>
      </w:pPr>
    </w:p>
    <w:p w:rsidR="00BD6539" w:rsidRPr="000D3C64" w:rsidRDefault="00BD6539" w:rsidP="008D6FAA">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Find the sum of all 4 - digit numbers formed  by taking all the digits 1,2,5,7?</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99099</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99990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99900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99909</w:t>
            </w:r>
          </w:p>
        </w:tc>
      </w:tr>
    </w:tbl>
    <w:p w:rsidR="00BD6539" w:rsidRPr="000D3C64" w:rsidRDefault="00BD6539" w:rsidP="000D3C64">
      <w:pPr>
        <w:shd w:val="clear" w:color="auto" w:fill="FFFFFF"/>
        <w:spacing w:line="360" w:lineRule="auto"/>
        <w:rPr>
          <w:rFonts w:ascii="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8D6FAA">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If all the possible words using the letters of the word ‘CART’ are formed without repetition and </w:t>
      </w:r>
    </w:p>
    <w:p w:rsidR="00BD6539" w:rsidRPr="000D3C64" w:rsidRDefault="00BD6539"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arranged in alphabetical order, what will be the </w:t>
      </w:r>
    </w:p>
    <w:p w:rsidR="00BD6539" w:rsidRPr="000D3C64" w:rsidRDefault="00BD6539"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position of the word ‘CTRA’?</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6</w:t>
            </w:r>
          </w:p>
        </w:tc>
      </w:tr>
    </w:tbl>
    <w:p w:rsidR="00BD6539" w:rsidRPr="000D3C64" w:rsidRDefault="00BD6539" w:rsidP="000D3C64">
      <w:pPr>
        <w:spacing w:after="0" w:line="360" w:lineRule="auto"/>
        <w:rPr>
          <w:rFonts w:ascii="Times New Roman" w:hAnsi="Times New Roman" w:cs="Times New Roman"/>
          <w:sz w:val="30"/>
          <w:szCs w:val="30"/>
        </w:rPr>
      </w:pPr>
    </w:p>
    <w:p w:rsidR="00BD6539" w:rsidRPr="000D3C64" w:rsidRDefault="00BD6539" w:rsidP="000D3C64">
      <w:pPr>
        <w:spacing w:after="0" w:line="360" w:lineRule="auto"/>
        <w:ind w:left="475"/>
        <w:rPr>
          <w:rFonts w:ascii="Times New Roman" w:hAnsi="Times New Roman" w:cs="Times New Roman"/>
          <w:sz w:val="30"/>
          <w:szCs w:val="30"/>
        </w:rPr>
      </w:pPr>
    </w:p>
    <w:tbl>
      <w:tblPr>
        <w:tblW w:w="11950" w:type="dxa"/>
        <w:tblLook w:val="04A0"/>
      </w:tblPr>
      <w:tblGrid>
        <w:gridCol w:w="11950"/>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6 members have to be selected from different </w:t>
      </w:r>
    </w:p>
    <w:p w:rsidR="00BD6539" w:rsidRPr="000D3C64" w:rsidRDefault="00BD6539" w:rsidP="000D3C64">
      <w:pPr>
        <w:pStyle w:val="ListParagraph"/>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field.10 from java,5 from Microsoft,8 from Oracle,2 from IBM.What is the possible combination?</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12880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168000</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99! how many zero's?</w:t>
      </w:r>
    </w:p>
    <w:p w:rsidR="00BD6539" w:rsidRPr="000D3C64" w:rsidRDefault="00BD6539" w:rsidP="000D3C64">
      <w:pPr>
        <w:shd w:val="clear" w:color="auto" w:fill="FFFFFF"/>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 </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Look w:val="04A0"/>
      </w:tblPr>
      <w:tblGrid>
        <w:gridCol w:w="11950"/>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how many different ways can 5 girls and 5  boys form a circle such that the boys and the    girls alternate?</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2880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a die has 1 6 and 3 4 and 2 5 opposite each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other how many such dies can be made</w:t>
      </w:r>
    </w:p>
    <w:p w:rsidR="00BD6539" w:rsidRPr="000D3C64" w:rsidRDefault="00BD6539" w:rsidP="000D3C64">
      <w:pPr>
        <w:shd w:val="clear" w:color="auto" w:fill="FFFFFF"/>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 </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Look w:val="04A0"/>
      </w:tblPr>
      <w:tblGrid>
        <w:gridCol w:w="11950"/>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7 members have to be selected from 12 men and 3 women, Such that no two women can come together.In how many ways we can select them?</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12c6*3c1 + 12c7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12c7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12c6*3c1</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how ways were team of four can be formed   from four boys and three girls such that at least one boy and one girl should be there?</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Look w:val="04A0"/>
      </w:tblPr>
      <w:tblGrid>
        <w:gridCol w:w="11950"/>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the number of different meals of 4 items that you can get from the given menu of 6 items and no need to choose different items.</w:t>
      </w:r>
    </w:p>
    <w:tbl>
      <w:tblPr>
        <w:tblW w:w="10155" w:type="dxa"/>
        <w:tblCellMar>
          <w:right w:w="240" w:type="dxa"/>
        </w:tblCellMar>
        <w:tblLook w:val="04A0"/>
      </w:tblPr>
      <w:tblGrid>
        <w:gridCol w:w="561"/>
        <w:gridCol w:w="9594"/>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 120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 126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 5040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 15</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how many ways can 4 men and 3 women can arrange with a condition that each men should not     sit together and they must be in the order of       their age.</w:t>
      </w:r>
    </w:p>
    <w:tbl>
      <w:tblPr>
        <w:tblW w:w="10155" w:type="dxa"/>
        <w:tblCellMar>
          <w:right w:w="240" w:type="dxa"/>
        </w:tblCellMar>
        <w:tblLook w:val="04A0"/>
      </w:tblPr>
      <w:tblGrid>
        <w:gridCol w:w="368"/>
        <w:gridCol w:w="9787"/>
      </w:tblGrid>
      <w:tr w:rsidR="00BD6539" w:rsidRPr="000D3C64" w:rsidTr="008D6FAA">
        <w:tc>
          <w:tcPr>
            <w:tcW w:w="368"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9787" w:type="dxa"/>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 210</w:t>
            </w:r>
          </w:p>
        </w:tc>
      </w:tr>
      <w:tr w:rsidR="00BD6539" w:rsidRPr="000D3C64" w:rsidTr="008D6FAA">
        <w:tc>
          <w:tcPr>
            <w:tcW w:w="368"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9787" w:type="dxa"/>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 5040</w:t>
            </w:r>
          </w:p>
        </w:tc>
      </w:tr>
      <w:tr w:rsidR="00BD6539" w:rsidRPr="000D3C64" w:rsidTr="008D6FAA">
        <w:tc>
          <w:tcPr>
            <w:tcW w:w="368"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9787" w:type="dxa"/>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 120</w:t>
            </w:r>
          </w:p>
        </w:tc>
      </w:tr>
      <w:tr w:rsidR="00BD6539" w:rsidRPr="000D3C64" w:rsidTr="008D6FAA">
        <w:tc>
          <w:tcPr>
            <w:tcW w:w="368"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9787" w:type="dxa"/>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 none of these</w:t>
            </w:r>
          </w:p>
        </w:tc>
      </w:tr>
      <w:tr w:rsidR="00BD6539" w:rsidRPr="000D3C64" w:rsidTr="008D6FAA">
        <w:tc>
          <w:tcPr>
            <w:tcW w:w="368"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9787" w:type="dxa"/>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Answer either None of these or 210(a)</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p w:rsidR="00BD6539" w:rsidRPr="000D3C64" w:rsidRDefault="00BD6539" w:rsidP="000D3C64">
      <w:pPr>
        <w:spacing w:after="0" w:line="360" w:lineRule="auto"/>
        <w:ind w:left="475"/>
        <w:rPr>
          <w:rFonts w:ascii="Times New Roman" w:hAnsi="Times New Roman" w:cs="Times New Roman"/>
          <w:sz w:val="30"/>
          <w:szCs w:val="30"/>
        </w:rPr>
      </w:pPr>
    </w:p>
    <w:p w:rsidR="00BD6539" w:rsidRPr="000D3C64" w:rsidRDefault="00BD6539" w:rsidP="000D3C64">
      <w:pPr>
        <w:spacing w:after="0" w:line="360" w:lineRule="auto"/>
        <w:ind w:left="475"/>
        <w:rPr>
          <w:rFonts w:ascii="Times New Roman" w:hAnsi="Times New Roman" w:cs="Times New Roman"/>
          <w:sz w:val="30"/>
          <w:szCs w:val="30"/>
        </w:rPr>
      </w:pPr>
    </w:p>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There are 6 boxes numbered 1, 2,...6. Each box is to be filled up either with a red or a green ball in such a way that at least 1 box contains a green ball and the boxes containing green balls  are consecutively numbered. The total number of  ways in which this can be done is</w:t>
      </w:r>
    </w:p>
    <w:tbl>
      <w:tblPr>
        <w:tblW w:w="9993" w:type="dxa"/>
        <w:tblCellMar>
          <w:right w:w="240" w:type="dxa"/>
        </w:tblCellMar>
        <w:tblLook w:val="04A0"/>
      </w:tblPr>
      <w:tblGrid>
        <w:gridCol w:w="9993"/>
      </w:tblGrid>
      <w:tr w:rsidR="008D6FAA" w:rsidRPr="000D3C64" w:rsidTr="008D6FAA">
        <w:tc>
          <w:tcPr>
            <w:tcW w:w="9993" w:type="dxa"/>
            <w:tcMar>
              <w:top w:w="0" w:type="dxa"/>
              <w:left w:w="0" w:type="dxa"/>
              <w:bottom w:w="0" w:type="dxa"/>
              <w:right w:w="0" w:type="dxa"/>
            </w:tcMar>
            <w:vAlign w:val="center"/>
            <w:hideMark/>
          </w:tcPr>
          <w:p w:rsidR="008D6FAA" w:rsidRPr="000D3C64" w:rsidRDefault="008D6FA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8D6FAA" w:rsidRPr="000D3C64" w:rsidTr="008D6FAA">
        <w:tc>
          <w:tcPr>
            <w:tcW w:w="9993" w:type="dxa"/>
            <w:tcMar>
              <w:top w:w="0" w:type="dxa"/>
              <w:left w:w="0" w:type="dxa"/>
              <w:bottom w:w="0" w:type="dxa"/>
              <w:right w:w="0" w:type="dxa"/>
            </w:tcMar>
            <w:vAlign w:val="center"/>
            <w:hideMark/>
          </w:tcPr>
          <w:p w:rsidR="008D6FAA" w:rsidRPr="000D3C64" w:rsidRDefault="008D6FA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w:t>
            </w:r>
          </w:p>
        </w:tc>
      </w:tr>
      <w:tr w:rsidR="008D6FAA" w:rsidRPr="000D3C64" w:rsidTr="008D6FAA">
        <w:tc>
          <w:tcPr>
            <w:tcW w:w="9993" w:type="dxa"/>
            <w:tcMar>
              <w:top w:w="0" w:type="dxa"/>
              <w:left w:w="0" w:type="dxa"/>
              <w:bottom w:w="0" w:type="dxa"/>
              <w:right w:w="0" w:type="dxa"/>
            </w:tcMar>
            <w:vAlign w:val="center"/>
            <w:hideMark/>
          </w:tcPr>
          <w:p w:rsidR="008D6FAA" w:rsidRPr="000D3C64" w:rsidRDefault="008D6FA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33</w:t>
            </w:r>
          </w:p>
        </w:tc>
      </w:tr>
      <w:tr w:rsidR="008D6FAA" w:rsidRPr="000D3C64" w:rsidTr="008D6FAA">
        <w:tc>
          <w:tcPr>
            <w:tcW w:w="9993" w:type="dxa"/>
            <w:tcMar>
              <w:top w:w="0" w:type="dxa"/>
              <w:left w:w="0" w:type="dxa"/>
              <w:bottom w:w="0" w:type="dxa"/>
              <w:right w:w="0" w:type="dxa"/>
            </w:tcMar>
            <w:vAlign w:val="center"/>
            <w:hideMark/>
          </w:tcPr>
          <w:p w:rsidR="008D6FAA" w:rsidRPr="000D3C64" w:rsidRDefault="008D6FAA"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w:t>
            </w: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how many ways can 7 different balls be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distributed in 5 different boxes if any box can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contain any number of balls and no box is left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empty?</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16800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12400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22000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19700</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how many ways can 7 different balls be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distributed in 5 different boxes if box 3 and box 5 can contain only one and two number of balls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respectively and rest of the boxes can contain any number of balls?</w:t>
      </w:r>
    </w:p>
    <w:tbl>
      <w:tblPr>
        <w:tblW w:w="10361" w:type="dxa"/>
        <w:tblCellMar>
          <w:right w:w="240" w:type="dxa"/>
        </w:tblCellMar>
        <w:tblLook w:val="04A0"/>
      </w:tblPr>
      <w:tblGrid>
        <w:gridCol w:w="642"/>
        <w:gridCol w:w="9719"/>
      </w:tblGrid>
      <w:tr w:rsidR="00BD6539" w:rsidRPr="000D3C64" w:rsidTr="00BD6539">
        <w:tc>
          <w:tcPr>
            <w:tcW w:w="642"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10100</w:t>
            </w:r>
          </w:p>
        </w:tc>
      </w:tr>
      <w:tr w:rsidR="00BD6539" w:rsidRPr="000D3C64" w:rsidTr="00BD6539">
        <w:tc>
          <w:tcPr>
            <w:tcW w:w="642"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6200</w:t>
            </w:r>
          </w:p>
        </w:tc>
      </w:tr>
      <w:tr w:rsidR="00BD6539" w:rsidRPr="000D3C64" w:rsidTr="00BD6539">
        <w:tc>
          <w:tcPr>
            <w:tcW w:w="642"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8505</w:t>
            </w:r>
          </w:p>
        </w:tc>
      </w:tr>
      <w:tr w:rsidR="00BD6539" w:rsidRPr="000D3C64" w:rsidTr="00BD6539">
        <w:tc>
          <w:tcPr>
            <w:tcW w:w="642"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12800</w:t>
            </w:r>
          </w:p>
        </w:tc>
      </w:tr>
    </w:tbl>
    <w:p w:rsidR="00BD6539" w:rsidRPr="008D6FAA"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8D6FAA">
        <w:rPr>
          <w:rFonts w:ascii="Times New Roman" w:eastAsia="Times New Roman" w:hAnsi="Times New Roman" w:cs="Times New Roman"/>
          <w:color w:val="0A0A0A"/>
          <w:sz w:val="30"/>
          <w:szCs w:val="30"/>
        </w:rPr>
        <w:t>Five balls need to be placed in three boxes.  Each box can hold all the five balls. In how many ways can the balls be placed in the boxes so that no box remains empty If all balls and boxes are identical but the boxes are placed in a row?</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how many ways can 10 software engineers and 10 civil engineers be seated around a round table so that they are positioned alternatively?</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 × 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 × 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 × (10!)^2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pStyle w:val="ListParagraph"/>
              <w:numPr>
                <w:ilvl w:val="3"/>
                <w:numId w:val="366"/>
              </w:numPr>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 9! × 10!</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box contains 20 balls. In how many ways can 8 balls be selected if each ball can be repeated any number of times?</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20C7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20C8</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27C8</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a chess competition involving some boys and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girls, every student had to play exactly one game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with every other student. It was found that in 45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and in 190 games both were boys. Then in how many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number of games there was one player boy and the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other was a girl?</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There are 12 intermediate stations between two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places A and B. Find the number of ways in which a train can be made to stop at 4 of these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intermediate stations so that no two stopping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stations are consecutive?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108</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140</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8D6FAA">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There are 6 boxes numbered 1,2,...,6. Each box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needs to be filled up either with a red or a blue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ball in such a way that at least 1 box contains a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blue ball and the boxes containing blue balls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are consecutively numbered. The total number of ways in which this can be done is</w:t>
      </w:r>
    </w:p>
    <w:tbl>
      <w:tblPr>
        <w:tblW w:w="10361" w:type="dxa"/>
        <w:tblCellMar>
          <w:right w:w="240" w:type="dxa"/>
        </w:tblCellMar>
        <w:tblLook w:val="04A0"/>
      </w:tblPr>
      <w:tblGrid>
        <w:gridCol w:w="753"/>
        <w:gridCol w:w="9608"/>
      </w:tblGrid>
      <w:tr w:rsidR="00BD6539" w:rsidRPr="000D3C64" w:rsidTr="00604E71">
        <w:tc>
          <w:tcPr>
            <w:tcW w:w="753"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w:t>
            </w:r>
          </w:p>
        </w:tc>
      </w:tr>
      <w:tr w:rsidR="00BD6539" w:rsidRPr="000D3C64" w:rsidTr="00604E71">
        <w:tc>
          <w:tcPr>
            <w:tcW w:w="753"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23</w:t>
            </w:r>
          </w:p>
        </w:tc>
      </w:tr>
      <w:tr w:rsidR="00BD6539" w:rsidRPr="000D3C64" w:rsidTr="00604E71">
        <w:tc>
          <w:tcPr>
            <w:tcW w:w="753"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w:t>
            </w:r>
          </w:p>
        </w:tc>
      </w:tr>
      <w:tr w:rsidR="00BD6539" w:rsidRPr="000D3C64" w:rsidTr="00604E71">
        <w:tc>
          <w:tcPr>
            <w:tcW w:w="753"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w:t>
            </w:r>
          </w:p>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p>
        </w:tc>
      </w:tr>
    </w:tbl>
    <w:p w:rsidR="00BD6539" w:rsidRPr="000D3C64" w:rsidRDefault="00AA17DD"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Pr>
          <w:rFonts w:ascii="Times New Roman" w:eastAsia="Times New Roman" w:hAnsi="Times New Roman" w:cs="Times New Roman"/>
          <w:color w:val="0A0A0A"/>
          <w:sz w:val="30"/>
          <w:szCs w:val="30"/>
        </w:rPr>
        <w:t>7</w:t>
      </w:r>
      <w:r w:rsidR="00BD6539" w:rsidRPr="000D3C64">
        <w:rPr>
          <w:rFonts w:ascii="Times New Roman" w:eastAsia="Times New Roman" w:hAnsi="Times New Roman" w:cs="Times New Roman"/>
          <w:color w:val="0A0A0A"/>
          <w:sz w:val="30"/>
          <w:szCs w:val="30"/>
        </w:rPr>
        <w:t>5. There are three places P, Q and R such that 3 roads connect P and Q and 4 roads connects Q and R. In how many ways can one travel from P to R?</w:t>
      </w:r>
    </w:p>
    <w:tbl>
      <w:tblPr>
        <w:tblW w:w="12193" w:type="dxa"/>
        <w:tblCellMar>
          <w:right w:w="240" w:type="dxa"/>
        </w:tblCellMar>
        <w:tblLook w:val="04A0"/>
      </w:tblPr>
      <w:tblGrid>
        <w:gridCol w:w="561"/>
        <w:gridCol w:w="11632"/>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101</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If a refrigerator contains 12 cans such that 7 blue cans and 5 red cans. In how many ways can we remove 8 cans so that atleast 1 blue can and 1 red can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remains in the refrigerator?</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855</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There are 16 people, they divide into four group, now from those four groups select a team of   three members, such that no two members in the  team should belong to same group?</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111</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320</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7 people have to be selected from 12 men and 3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women, Such that no two women can come together. In how many ways we can select them?</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2772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3225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Tennis players take part in a tournament. Every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player plays twice with each of his opponents.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games are to be played?</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487</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Find the no of ways in which 6 toffees can be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distributed over 5 different people namely A,B,C,D,E?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78</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How many ways can one arrange the word EDUCATION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such that relative positions of vowels and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consonants remains same?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2880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3233</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1400</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In an Octagon the number of possible diagonals are?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5 cars are to be parked in 5 parking slots.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There are 3 red cars, 1 blue car and 1 green car. How many ways the car can be parked?</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33</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A set of football matches is to be organized in a "round-robin" fashion,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i.e., everyone participating team plays a match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against every other team once and only once. If 21 matches are totally played, how many teams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participated?</w:t>
      </w:r>
    </w:p>
    <w:tbl>
      <w:tblPr>
        <w:tblW w:w="10361" w:type="dxa"/>
        <w:tblCellMar>
          <w:right w:w="240" w:type="dxa"/>
        </w:tblCellMar>
        <w:tblLook w:val="04A0"/>
      </w:tblPr>
      <w:tblGrid>
        <w:gridCol w:w="831"/>
        <w:gridCol w:w="9530"/>
      </w:tblGrid>
      <w:tr w:rsidR="00BD6539" w:rsidRPr="000D3C64" w:rsidTr="00604E71">
        <w:tc>
          <w:tcPr>
            <w:tcW w:w="83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r w:rsidR="00BD6539" w:rsidRPr="000D3C64" w:rsidTr="00604E71">
        <w:tc>
          <w:tcPr>
            <w:tcW w:w="83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tc>
      </w:tr>
      <w:tr w:rsidR="00BD6539" w:rsidRPr="000D3C64" w:rsidTr="00604E71">
        <w:tc>
          <w:tcPr>
            <w:tcW w:w="83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BD6539" w:rsidRPr="000D3C64" w:rsidTr="00604E71">
        <w:tc>
          <w:tcPr>
            <w:tcW w:w="83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w:t>
            </w: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The Virgo club members used to meet every week to play cards. Each time they used to seat around a round table and for their memory, they used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all the possible combinations of positions each for a single time only. Can you tell how many times they met?</w:t>
      </w:r>
    </w:p>
    <w:tbl>
      <w:tblPr>
        <w:tblW w:w="12193" w:type="dxa"/>
        <w:tblCellMar>
          <w:right w:w="240" w:type="dxa"/>
        </w:tblCellMar>
        <w:tblLook w:val="04A0"/>
      </w:tblPr>
      <w:tblGrid>
        <w:gridCol w:w="715"/>
        <w:gridCol w:w="5739"/>
        <w:gridCol w:w="5739"/>
      </w:tblGrid>
      <w:tr w:rsidR="00BD6539" w:rsidRPr="000D3C64" w:rsidTr="00604E71">
        <w:tc>
          <w:tcPr>
            <w:tcW w:w="716"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(n-2)</w:t>
            </w:r>
          </w:p>
        </w:tc>
      </w:tr>
      <w:tr w:rsidR="00BD6539" w:rsidRPr="000D3C64" w:rsidTr="00604E71">
        <w:tc>
          <w:tcPr>
            <w:tcW w:w="716"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(n-1)</w:t>
            </w:r>
          </w:p>
        </w:tc>
      </w:tr>
      <w:tr w:rsidR="00BD6539" w:rsidRPr="000D3C64" w:rsidTr="00604E71">
        <w:tc>
          <w:tcPr>
            <w:tcW w:w="716"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w:t>
            </w:r>
          </w:p>
        </w:tc>
      </w:tr>
      <w:tr w:rsidR="00BD6539" w:rsidRPr="000D3C64" w:rsidTr="00604E71">
        <w:tc>
          <w:tcPr>
            <w:tcW w:w="716"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BD6539" w:rsidRPr="000D3C64" w:rsidTr="00604E71">
        <w:trPr>
          <w:gridAfter w:val="1"/>
        </w:trPr>
        <w:tc>
          <w:tcPr>
            <w:tcW w:w="0" w:type="auto"/>
            <w:gridSpan w:val="2"/>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There are 16 hockey teams. find :Number of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matches when knockout of 16 team is to be played?</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17</w:t>
            </w:r>
          </w:p>
        </w:tc>
      </w:tr>
    </w:tbl>
    <w:p w:rsidR="00BD6539" w:rsidRPr="000D3C64" w:rsidRDefault="00BD6539" w:rsidP="000D3C64">
      <w:pPr>
        <w:shd w:val="clear" w:color="auto" w:fill="FFFFFF"/>
        <w:spacing w:line="360" w:lineRule="auto"/>
        <w:rPr>
          <w:rFonts w:ascii="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15 tennis players take part in a tournament.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 xml:space="preserve">Every player plays twice with each of his How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many games are to be played?</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190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220</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If a refrigerator contains 12 cans such that 7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 xml:space="preserve">blue cans and 5 red cans. In how many ways can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we remove 8 cans so that atleast 1 blue can and 1 red can remains in the refrigerator?</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450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455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544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500</w:t>
            </w:r>
          </w:p>
        </w:tc>
      </w:tr>
    </w:tbl>
    <w:p w:rsidR="00BD6539" w:rsidRPr="000D3C64" w:rsidRDefault="00BD6539" w:rsidP="000D3C64">
      <w:pPr>
        <w:shd w:val="clear" w:color="auto" w:fill="FFFFFF"/>
        <w:spacing w:line="360" w:lineRule="auto"/>
        <w:rPr>
          <w:rFonts w:ascii="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r w:rsidR="00BD6539" w:rsidRPr="000D3C64" w:rsidTr="00604E71">
        <w:tblPrEx>
          <w:tblCellMar>
            <w:right w:w="240" w:type="dxa"/>
          </w:tblCellMar>
        </w:tblPrEx>
        <w:tc>
          <w:tcPr>
            <w:tcW w:w="0" w:type="auto"/>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604E71"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There are 16 people, they divide into four groups, now from those four groups select a team of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 xml:space="preserve">three members, such that no two members in the </w:t>
      </w:r>
    </w:p>
    <w:p w:rsidR="00BD6539" w:rsidRPr="000D3C64" w:rsidRDefault="00BD6539" w:rsidP="000D3C64">
      <w:pPr>
        <w:pStyle w:val="HTMLPreformatted"/>
        <w:shd w:val="clear" w:color="auto" w:fill="EEEEEE"/>
        <w:wordWrap w:val="0"/>
        <w:spacing w:line="360" w:lineRule="auto"/>
        <w:ind w:left="540"/>
        <w:rPr>
          <w:rFonts w:ascii="Times New Roman" w:hAnsi="Times New Roman" w:cs="Times New Roman"/>
          <w:color w:val="0A0A0A"/>
          <w:sz w:val="30"/>
          <w:szCs w:val="30"/>
        </w:rPr>
      </w:pPr>
      <w:r w:rsidRPr="000D3C64">
        <w:rPr>
          <w:rFonts w:ascii="Times New Roman" w:hAnsi="Times New Roman" w:cs="Times New Roman"/>
          <w:color w:val="0A0A0A"/>
          <w:sz w:val="30"/>
          <w:szCs w:val="30"/>
        </w:rPr>
        <w:t>team should belong to same group.</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256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245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287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265</w:t>
            </w:r>
          </w:p>
        </w:tc>
      </w:tr>
    </w:tbl>
    <w:p w:rsidR="00BD6539" w:rsidRPr="000D3C64" w:rsidRDefault="00BD6539" w:rsidP="000D3C64">
      <w:pPr>
        <w:shd w:val="clear" w:color="auto" w:fill="FFFFFF"/>
        <w:spacing w:line="360" w:lineRule="auto"/>
        <w:rPr>
          <w:rFonts w:ascii="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Tennis players take part in a Every player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plays</w:t>
      </w:r>
    </w:p>
    <w:p w:rsidR="00BD6539" w:rsidRPr="000D3C64" w:rsidRDefault="00BD6539"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twice with each of his opponents. How many games </w:t>
      </w:r>
    </w:p>
    <w:p w:rsidR="00BD6539" w:rsidRPr="000D3C64" w:rsidRDefault="00BD6539"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are to be played?</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254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287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266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210</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There are 8 digits and 5 alphabets. In how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 xml:space="preserve">many ways can you form an alphanumeric word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using 3 digits and 2 alphabets?</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12984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23433</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43200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23412</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college</w:t>
      </w:r>
      <w:r w:rsidR="00604E71" w:rsidRPr="000D3C64">
        <w:rPr>
          <w:rFonts w:ascii="Times New Roman" w:hAnsi="Times New Roman" w:cs="Times New Roman"/>
          <w:color w:val="0A0A0A"/>
          <w:sz w:val="30"/>
          <w:szCs w:val="30"/>
        </w:rPr>
        <w:t xml:space="preserve"> has 10 basketball players. A 5      </w:t>
      </w:r>
      <w:r w:rsidRPr="000D3C64">
        <w:rPr>
          <w:rFonts w:ascii="Times New Roman" w:hAnsi="Times New Roman" w:cs="Times New Roman"/>
          <w:color w:val="0A0A0A"/>
          <w:sz w:val="30"/>
          <w:szCs w:val="30"/>
        </w:rPr>
        <w:t xml:space="preserve">member team and a captain will be selected out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 xml:space="preserve">of these 10. How many different selections can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be made?</w:t>
      </w:r>
    </w:p>
    <w:tbl>
      <w:tblPr>
        <w:tblW w:w="12193" w:type="dxa"/>
        <w:tblCellMar>
          <w:right w:w="240" w:type="dxa"/>
        </w:tblCellMar>
        <w:tblLook w:val="04A0"/>
      </w:tblPr>
      <w:tblGrid>
        <w:gridCol w:w="561"/>
        <w:gridCol w:w="11632"/>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1260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10C6 * 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10C5 * 6</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There are 6 credit cards and 4 debit cards. In how many ways 5 credit cards and 3 debit cards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can be selected?</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6 members have to be selected from different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 xml:space="preserve">field.10 from java,5 from microsoft,8 from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oracle,2 from IBM.</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is the possible combination?</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25C5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25C6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35C5</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FFFFFF"/>
        <w:spacing w:after="0" w:line="360" w:lineRule="auto"/>
        <w:rPr>
          <w:rFonts w:ascii="Times New Roman" w:eastAsia="Times New Roman" w:hAnsi="Times New Roman" w:cs="Times New Roman"/>
          <w:color w:val="3D3D3D"/>
          <w:sz w:val="30"/>
          <w:szCs w:val="30"/>
        </w:rPr>
      </w:pPr>
      <w:r w:rsidRPr="00AA17DD">
        <w:rPr>
          <w:rFonts w:ascii="Times New Roman" w:eastAsia="Times New Roman" w:hAnsi="Times New Roman" w:cs="Times New Roman"/>
          <w:color w:val="3D3D3D"/>
          <w:sz w:val="30"/>
          <w:szCs w:val="30"/>
        </w:rPr>
        <w:t>if a die has 1 6 and 3 4 and 2 5 opposite each other how many such dies can be made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604E71"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 </w:t>
      </w:r>
      <w:r w:rsidR="00BD6539" w:rsidRPr="00AA17DD">
        <w:rPr>
          <w:rFonts w:ascii="Times New Roman" w:eastAsia="Times New Roman" w:hAnsi="Times New Roman" w:cs="Times New Roman"/>
          <w:color w:val="0A0A0A"/>
          <w:sz w:val="30"/>
          <w:szCs w:val="30"/>
        </w:rPr>
        <w:t xml:space="preserve">7 members have to be selected from 12 men and 3 women, Such that no two women can come </w:t>
      </w:r>
      <w:r w:rsidRPr="00AA17DD">
        <w:rPr>
          <w:rFonts w:ascii="Times New Roman" w:eastAsia="Times New Roman" w:hAnsi="Times New Roman" w:cs="Times New Roman"/>
          <w:color w:val="0A0A0A"/>
          <w:sz w:val="30"/>
          <w:szCs w:val="30"/>
        </w:rPr>
        <w:t xml:space="preserve">       </w:t>
      </w:r>
      <w:r w:rsidR="00BD6539" w:rsidRPr="00AA17DD">
        <w:rPr>
          <w:rFonts w:ascii="Times New Roman" w:eastAsia="Times New Roman" w:hAnsi="Times New Roman" w:cs="Times New Roman"/>
          <w:color w:val="0A0A0A"/>
          <w:sz w:val="30"/>
          <w:szCs w:val="30"/>
        </w:rPr>
        <w:t>together. In how many ways we can select them ?</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0D3C64"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the number of different meals of 4 items that you can get from the given menu of 6 items and no need to choose different items.</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126</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5040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In how many ways can 4 men and 3 women can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 xml:space="preserve">arrange with a condition that each men should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 xml:space="preserve">not sit together and they must be in the order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of their age.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5040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A shop has 4 shelf, 3 wardrobes, 2 chairs and 7 tables for sell. </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You have to buy</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1 shelf</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1 wardrobe</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either 1 chair or 1 table</w:t>
      </w:r>
    </w:p>
    <w:p w:rsidR="00BD6539" w:rsidRPr="000D3C64" w:rsidRDefault="00BD6539"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selection can be made?</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108</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98</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In how many ways can the letters in mmmnnnppqq can be arranged with two n's together?</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7690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4580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7560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BD6539" w:rsidRPr="000D3C64" w:rsidRDefault="00BD6539"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How many such letter-pairs are there in the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word BONAFIDE having same number of letters left between them as they have in the series?</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w:t>
            </w:r>
          </w:p>
        </w:tc>
      </w:tr>
      <w:tr w:rsidR="00BD6539" w:rsidRPr="000D3C64" w:rsidTr="00604E71">
        <w:tc>
          <w:tcPr>
            <w:tcW w:w="0" w:type="auto"/>
            <w:gridSpan w:val="2"/>
            <w:tcMar>
              <w:top w:w="0" w:type="dxa"/>
              <w:left w:w="0" w:type="dxa"/>
              <w:bottom w:w="0" w:type="dxa"/>
              <w:right w:w="0" w:type="dxa"/>
            </w:tcMar>
            <w:vAlign w:val="center"/>
            <w:hideMark/>
          </w:tcPr>
          <w:p w:rsidR="00BD6539" w:rsidRPr="000D3C64" w:rsidRDefault="00BD6539" w:rsidP="000D3C64">
            <w:pPr>
              <w:spacing w:after="0" w:line="360" w:lineRule="auto"/>
              <w:rPr>
                <w:rFonts w:ascii="Times New Roman" w:eastAsia="Times New Roman" w:hAnsi="Times New Roman" w:cs="Times New Roman"/>
                <w:b/>
                <w:bCs/>
                <w:color w:val="3D3D3D"/>
                <w:sz w:val="30"/>
                <w:szCs w:val="30"/>
              </w:rPr>
            </w:pPr>
          </w:p>
        </w:tc>
      </w:tr>
    </w:tbl>
    <w:p w:rsidR="00BD6539" w:rsidRPr="00AA17DD" w:rsidRDefault="00BD6539" w:rsidP="00AA17DD">
      <w:pPr>
        <w:pStyle w:val="ListParagraph"/>
        <w:numPr>
          <w:ilvl w:val="0"/>
          <w:numId w:val="10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AA17DD">
        <w:rPr>
          <w:rFonts w:ascii="Times New Roman" w:eastAsia="Times New Roman" w:hAnsi="Times New Roman" w:cs="Times New Roman"/>
          <w:color w:val="0A0A0A"/>
          <w:sz w:val="30"/>
          <w:szCs w:val="30"/>
        </w:rPr>
        <w:t xml:space="preserve">How many such letter-pairs are there in the </w:t>
      </w:r>
      <w:r w:rsidR="00604E71" w:rsidRPr="00AA17DD">
        <w:rPr>
          <w:rFonts w:ascii="Times New Roman" w:eastAsia="Times New Roman" w:hAnsi="Times New Roman" w:cs="Times New Roman"/>
          <w:color w:val="0A0A0A"/>
          <w:sz w:val="30"/>
          <w:szCs w:val="30"/>
        </w:rPr>
        <w:t xml:space="preserve">  </w:t>
      </w:r>
      <w:r w:rsidRPr="00AA17DD">
        <w:rPr>
          <w:rFonts w:ascii="Times New Roman" w:eastAsia="Times New Roman" w:hAnsi="Times New Roman" w:cs="Times New Roman"/>
          <w:color w:val="0A0A0A"/>
          <w:sz w:val="30"/>
          <w:szCs w:val="30"/>
        </w:rPr>
        <w:t>word SERVANT having the same no. of letters left between them in the word as they have in the series?</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bl>
    <w:p w:rsidR="00BD6539" w:rsidRPr="000D3C64" w:rsidRDefault="00BD6539" w:rsidP="000D3C64">
      <w:pPr>
        <w:spacing w:line="360" w:lineRule="auto"/>
        <w:rPr>
          <w:rFonts w:ascii="Times New Roman" w:hAnsi="Times New Roman" w:cs="Times New Roman"/>
          <w:sz w:val="30"/>
          <w:szCs w:val="30"/>
        </w:rPr>
      </w:pPr>
    </w:p>
    <w:tbl>
      <w:tblPr>
        <w:tblW w:w="12193" w:type="dxa"/>
        <w:tblLook w:val="04A0"/>
      </w:tblPr>
      <w:tblGrid>
        <w:gridCol w:w="12193"/>
      </w:tblGrid>
      <w:tr w:rsidR="00BD6539" w:rsidRPr="000D3C64" w:rsidTr="00604E71">
        <w:tc>
          <w:tcPr>
            <w:tcW w:w="0" w:type="auto"/>
            <w:tcMar>
              <w:top w:w="0" w:type="dxa"/>
              <w:left w:w="0" w:type="dxa"/>
              <w:bottom w:w="0" w:type="dxa"/>
              <w:right w:w="0" w:type="dxa"/>
            </w:tcMar>
            <w:vAlign w:val="center"/>
            <w:hideMark/>
          </w:tcPr>
          <w:p w:rsidR="00BD6539" w:rsidRPr="000D3C64" w:rsidRDefault="00BD6539" w:rsidP="000D3C64">
            <w:pPr>
              <w:spacing w:line="360" w:lineRule="auto"/>
              <w:rPr>
                <w:rFonts w:ascii="Times New Roman" w:hAnsi="Times New Roman" w:cs="Times New Roman"/>
                <w:b/>
                <w:bCs/>
                <w:color w:val="3D3D3D"/>
                <w:sz w:val="30"/>
                <w:szCs w:val="30"/>
              </w:rPr>
            </w:pPr>
          </w:p>
        </w:tc>
      </w:tr>
    </w:tbl>
    <w:p w:rsidR="00BD6539" w:rsidRPr="000D3C64" w:rsidRDefault="00BD6539" w:rsidP="00AA17DD">
      <w:pPr>
        <w:pStyle w:val="HTMLPreformatted"/>
        <w:numPr>
          <w:ilvl w:val="0"/>
          <w:numId w:val="106"/>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 xml:space="preserve">If all the possible words using the letters of the word ‘SMART’ are formed without repetition </w:t>
      </w:r>
      <w:r w:rsidR="00604E71" w:rsidRPr="000D3C64">
        <w:rPr>
          <w:rFonts w:ascii="Times New Roman" w:hAnsi="Times New Roman" w:cs="Times New Roman"/>
          <w:color w:val="0A0A0A"/>
          <w:sz w:val="30"/>
          <w:szCs w:val="30"/>
        </w:rPr>
        <w:t xml:space="preserve"> </w:t>
      </w:r>
      <w:r w:rsidRPr="000D3C64">
        <w:rPr>
          <w:rFonts w:ascii="Times New Roman" w:hAnsi="Times New Roman" w:cs="Times New Roman"/>
          <w:color w:val="0A0A0A"/>
          <w:sz w:val="30"/>
          <w:szCs w:val="30"/>
        </w:rPr>
        <w:t>and arranged in alphabetical order, what will be the position of the word ‘MASRT’?</w:t>
      </w:r>
    </w:p>
    <w:tbl>
      <w:tblPr>
        <w:tblW w:w="10361" w:type="dxa"/>
        <w:tblCellMar>
          <w:right w:w="240" w:type="dxa"/>
        </w:tblCellMar>
        <w:tblLook w:val="04A0"/>
      </w:tblPr>
      <w:tblGrid>
        <w:gridCol w:w="561"/>
        <w:gridCol w:w="9800"/>
      </w:tblGrid>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27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37</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30</w:t>
            </w:r>
          </w:p>
        </w:tc>
      </w:tr>
      <w:tr w:rsidR="00BD6539" w:rsidRPr="000D3C64" w:rsidTr="00604E71">
        <w:tc>
          <w:tcPr>
            <w:tcW w:w="561" w:type="dxa"/>
            <w:tcMar>
              <w:top w:w="0" w:type="dxa"/>
              <w:left w:w="0" w:type="dxa"/>
              <w:bottom w:w="0" w:type="dxa"/>
              <w:right w:w="0" w:type="dxa"/>
            </w:tcMar>
            <w:vAlign w:val="center"/>
            <w:hideMark/>
          </w:tcPr>
          <w:p w:rsidR="00BD6539" w:rsidRPr="000D3C64" w:rsidRDefault="00BD6539"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BD6539" w:rsidRPr="000D3C64" w:rsidRDefault="00BD6539"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38</w:t>
            </w:r>
          </w:p>
        </w:tc>
      </w:tr>
    </w:tbl>
    <w:p w:rsidR="00BD6539" w:rsidRPr="000D3C64" w:rsidRDefault="00BD6539" w:rsidP="00AA17DD">
      <w:pPr>
        <w:pStyle w:val="ListParagraph"/>
        <w:spacing w:line="360" w:lineRule="auto"/>
        <w:ind w:left="360"/>
        <w:jc w:val="both"/>
        <w:rPr>
          <w:rFonts w:ascii="Times New Roman" w:hAnsi="Times New Roman" w:cs="Times New Roman"/>
          <w:sz w:val="30"/>
          <w:szCs w:val="30"/>
        </w:rPr>
      </w:pPr>
    </w:p>
    <w:p w:rsidR="00AA17DD" w:rsidRDefault="00AA17DD" w:rsidP="000D3C64">
      <w:pPr>
        <w:spacing w:line="360" w:lineRule="auto"/>
        <w:ind w:left="360"/>
        <w:jc w:val="both"/>
        <w:rPr>
          <w:rFonts w:ascii="Times New Roman" w:hAnsi="Times New Roman" w:cs="Times New Roman"/>
          <w:b/>
          <w:sz w:val="30"/>
          <w:szCs w:val="30"/>
        </w:rPr>
      </w:pPr>
    </w:p>
    <w:p w:rsidR="00AA17DD" w:rsidRDefault="00AA17DD" w:rsidP="000D3C64">
      <w:pPr>
        <w:spacing w:line="360" w:lineRule="auto"/>
        <w:ind w:left="360"/>
        <w:jc w:val="both"/>
        <w:rPr>
          <w:rFonts w:ascii="Times New Roman" w:hAnsi="Times New Roman" w:cs="Times New Roman"/>
          <w:b/>
          <w:sz w:val="30"/>
          <w:szCs w:val="30"/>
        </w:rPr>
      </w:pPr>
    </w:p>
    <w:p w:rsidR="00AA17DD" w:rsidRDefault="00AA17DD" w:rsidP="000D3C64">
      <w:pPr>
        <w:spacing w:line="360" w:lineRule="auto"/>
        <w:ind w:left="360"/>
        <w:jc w:val="both"/>
        <w:rPr>
          <w:rFonts w:ascii="Times New Roman" w:hAnsi="Times New Roman" w:cs="Times New Roman"/>
          <w:b/>
          <w:sz w:val="30"/>
          <w:szCs w:val="30"/>
        </w:rPr>
      </w:pPr>
    </w:p>
    <w:p w:rsidR="00AA17DD" w:rsidRDefault="00AA17DD" w:rsidP="000D3C64">
      <w:pPr>
        <w:spacing w:line="360" w:lineRule="auto"/>
        <w:ind w:left="360"/>
        <w:jc w:val="both"/>
        <w:rPr>
          <w:rFonts w:ascii="Times New Roman" w:hAnsi="Times New Roman" w:cs="Times New Roman"/>
          <w:b/>
          <w:sz w:val="30"/>
          <w:szCs w:val="30"/>
        </w:rPr>
      </w:pPr>
    </w:p>
    <w:p w:rsidR="00AA17DD" w:rsidRDefault="00AA17DD" w:rsidP="000D3C64">
      <w:pPr>
        <w:spacing w:line="360" w:lineRule="auto"/>
        <w:ind w:left="360"/>
        <w:jc w:val="both"/>
        <w:rPr>
          <w:rFonts w:ascii="Times New Roman" w:hAnsi="Times New Roman" w:cs="Times New Roman"/>
          <w:b/>
          <w:sz w:val="30"/>
          <w:szCs w:val="30"/>
        </w:rPr>
      </w:pPr>
    </w:p>
    <w:p w:rsidR="003B1E1F" w:rsidRPr="000D3C64" w:rsidRDefault="003B1E1F" w:rsidP="000D3C64">
      <w:pPr>
        <w:spacing w:line="360" w:lineRule="auto"/>
        <w:ind w:left="360"/>
        <w:jc w:val="both"/>
        <w:rPr>
          <w:rFonts w:ascii="Times New Roman" w:hAnsi="Times New Roman" w:cs="Times New Roman"/>
          <w:b/>
          <w:sz w:val="30"/>
          <w:szCs w:val="30"/>
        </w:rPr>
      </w:pPr>
      <w:r w:rsidRPr="000D3C64">
        <w:rPr>
          <w:rFonts w:ascii="Times New Roman" w:hAnsi="Times New Roman" w:cs="Times New Roman"/>
          <w:b/>
          <w:sz w:val="30"/>
          <w:szCs w:val="30"/>
        </w:rPr>
        <w:t>REASONING</w:t>
      </w:r>
    </w:p>
    <w:p w:rsidR="002F569A" w:rsidRPr="00AA17DD" w:rsidRDefault="002F569A" w:rsidP="000D3C64">
      <w:pPr>
        <w:pStyle w:val="Heading1"/>
        <w:spacing w:line="360" w:lineRule="auto"/>
        <w:rPr>
          <w:rFonts w:ascii="Times New Roman" w:hAnsi="Times New Roman" w:cs="Times New Roman"/>
          <w:b/>
          <w:color w:val="auto"/>
          <w:sz w:val="36"/>
          <w:szCs w:val="30"/>
        </w:rPr>
      </w:pPr>
      <w:bookmarkStart w:id="28" w:name="_Toc10562430"/>
      <w:r w:rsidRPr="00AA17DD">
        <w:rPr>
          <w:rFonts w:ascii="Times New Roman" w:hAnsi="Times New Roman" w:cs="Times New Roman"/>
          <w:b/>
          <w:color w:val="auto"/>
          <w:sz w:val="36"/>
          <w:szCs w:val="30"/>
        </w:rPr>
        <w:t>Data interpretation</w:t>
      </w:r>
      <w:bookmarkEnd w:id="28"/>
    </w:p>
    <w:p w:rsidR="002F569A" w:rsidRPr="00AA17DD" w:rsidRDefault="002F569A" w:rsidP="00AA17DD">
      <w:pPr>
        <w:pStyle w:val="ListParagraph"/>
        <w:numPr>
          <w:ilvl w:val="3"/>
          <w:numId w:val="380"/>
        </w:numPr>
        <w:spacing w:line="360" w:lineRule="auto"/>
        <w:rPr>
          <w:rFonts w:ascii="Times New Roman" w:hAnsi="Times New Roman" w:cs="Times New Roman"/>
          <w:b/>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noProof/>
          <w:sz w:val="30"/>
          <w:szCs w:val="30"/>
          <w:lang w:eastAsia="en-US"/>
        </w:rPr>
        <w:drawing>
          <wp:inline distT="0" distB="0" distL="0" distR="0">
            <wp:extent cx="5607586" cy="2410631"/>
            <wp:effectExtent l="0" t="0" r="0" b="8890"/>
            <wp:docPr id="14" name="Picture 14" descr="infosys data interpretation Ques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sys data interpretation Questi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8419" cy="2419587"/>
                    </a:xfrm>
                    <a:prstGeom prst="rect">
                      <a:avLst/>
                    </a:prstGeom>
                    <a:noFill/>
                    <a:ln>
                      <a:noFill/>
                    </a:ln>
                  </pic:spPr>
                </pic:pic>
              </a:graphicData>
            </a:graphic>
          </wp:inline>
        </w:drawing>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following table gives the percentage distribution of the population of five states, P, Q, R, S and T on the basis of the poverty line and also on the basis of sex. If the male population above the poverty line for State R is 1.9 million, then the total population of State R is?</w:t>
      </w:r>
      <w:r w:rsidRPr="000D3C64">
        <w:rPr>
          <w:rFonts w:ascii="Times New Roman" w:eastAsia="Times New Roman" w:hAnsi="Times New Roman" w:cs="Times New Roman"/>
          <w:noProof/>
          <w:sz w:val="30"/>
          <w:szCs w:val="30"/>
        </w:rPr>
        <w:t xml:space="preserve"> </w:t>
      </w:r>
    </w:p>
    <w:tbl>
      <w:tblPr>
        <w:tblW w:w="0" w:type="auto"/>
        <w:tblCellSpacing w:w="15" w:type="dxa"/>
        <w:tblCellMar>
          <w:top w:w="15" w:type="dxa"/>
          <w:left w:w="15" w:type="dxa"/>
          <w:bottom w:w="15" w:type="dxa"/>
          <w:right w:w="15" w:type="dxa"/>
        </w:tblCellMar>
        <w:tblLook w:val="04A0"/>
      </w:tblPr>
      <w:tblGrid>
        <w:gridCol w:w="292"/>
        <w:gridCol w:w="1576"/>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4.5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4.85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5.35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6.25 Million</w:t>
            </w:r>
          </w:p>
        </w:tc>
      </w:tr>
    </w:tbl>
    <w:p w:rsidR="002F569A" w:rsidRPr="000D3C64" w:rsidRDefault="002F569A" w:rsidP="000D3C64">
      <w:pPr>
        <w:spacing w:after="0" w:line="360" w:lineRule="auto"/>
        <w:rPr>
          <w:rFonts w:ascii="Times New Roman" w:eastAsia="Times New Roman" w:hAnsi="Times New Roman" w:cs="Times New Roman"/>
          <w:vanish/>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will be the number of females above the poverty line in the State S if it is known that the population of State S is 7 million?</w:t>
      </w:r>
    </w:p>
    <w:tbl>
      <w:tblPr>
        <w:tblW w:w="0" w:type="auto"/>
        <w:tblCellSpacing w:w="15" w:type="dxa"/>
        <w:tblCellMar>
          <w:top w:w="15" w:type="dxa"/>
          <w:left w:w="15" w:type="dxa"/>
          <w:bottom w:w="15" w:type="dxa"/>
          <w:right w:w="15" w:type="dxa"/>
        </w:tblCellMar>
        <w:tblLook w:val="04A0"/>
      </w:tblPr>
      <w:tblGrid>
        <w:gridCol w:w="292"/>
        <w:gridCol w:w="781"/>
        <w:gridCol w:w="796"/>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2.43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1.33 Million </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5.7 Million</w:t>
            </w:r>
          </w:p>
        </w:tc>
      </w:tr>
      <w:tr w:rsidR="002F569A" w:rsidRPr="000D3C64" w:rsidTr="002F569A">
        <w:trPr>
          <w:gridAfter w:val="1"/>
          <w:tblCellSpacing w:w="15" w:type="dxa"/>
        </w:trPr>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will be the male population above the poverty line for State P if the female population below the poverty line for State P is 2.1 million?</w:t>
      </w:r>
    </w:p>
    <w:tbl>
      <w:tblPr>
        <w:tblW w:w="0" w:type="auto"/>
        <w:tblCellSpacing w:w="15" w:type="dxa"/>
        <w:tblCellMar>
          <w:top w:w="15" w:type="dxa"/>
          <w:left w:w="15" w:type="dxa"/>
          <w:bottom w:w="15" w:type="dxa"/>
          <w:right w:w="15" w:type="dxa"/>
        </w:tblCellMar>
        <w:tblLook w:val="04A0"/>
      </w:tblPr>
      <w:tblGrid>
        <w:gridCol w:w="292"/>
        <w:gridCol w:w="1426"/>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2.1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2.3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2.7 million</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3.3 million</w:t>
            </w:r>
          </w:p>
        </w:tc>
      </w:tr>
    </w:tbl>
    <w:p w:rsidR="002F569A" w:rsidRPr="000D3C64" w:rsidRDefault="002F569A" w:rsidP="000D3C64">
      <w:pPr>
        <w:spacing w:after="0" w:line="360" w:lineRule="auto"/>
        <w:rPr>
          <w:rFonts w:ascii="Times New Roman" w:eastAsia="Times New Roman" w:hAnsi="Times New Roman" w:cs="Times New Roman"/>
          <w:vanish/>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If the population of males below the poverty line for State Q is 2.4 million and that for State T is 6 million, then the total populations of States Q and T are in the ratio?</w:t>
      </w:r>
    </w:p>
    <w:tbl>
      <w:tblPr>
        <w:tblW w:w="0" w:type="auto"/>
        <w:tblCellSpacing w:w="15" w:type="dxa"/>
        <w:tblCellMar>
          <w:top w:w="15" w:type="dxa"/>
          <w:left w:w="15" w:type="dxa"/>
          <w:bottom w:w="15" w:type="dxa"/>
          <w:right w:w="15" w:type="dxa"/>
        </w:tblCellMar>
        <w:tblLook w:val="04A0"/>
      </w:tblPr>
      <w:tblGrid>
        <w:gridCol w:w="292"/>
        <w:gridCol w:w="459"/>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1:3</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2:5</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3:7</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4:9</w:t>
            </w:r>
          </w:p>
        </w:tc>
      </w:tr>
    </w:tbl>
    <w:p w:rsidR="002F569A" w:rsidRPr="000D3C64" w:rsidRDefault="002F569A" w:rsidP="000D3C64">
      <w:pPr>
        <w:pStyle w:val="Default"/>
        <w:spacing w:line="360" w:lineRule="auto"/>
        <w:rPr>
          <w:b/>
          <w:color w:val="FF0000"/>
          <w:sz w:val="30"/>
          <w:szCs w:val="30"/>
        </w:rPr>
      </w:pPr>
    </w:p>
    <w:p w:rsidR="002F569A" w:rsidRPr="00AA17DD" w:rsidRDefault="002F569A" w:rsidP="00AA17DD">
      <w:pPr>
        <w:pStyle w:val="ListParagraph"/>
        <w:numPr>
          <w:ilvl w:val="3"/>
          <w:numId w:val="3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AA17DD">
        <w:rPr>
          <w:rFonts w:ascii="Times New Roman" w:eastAsia="Times New Roman" w:hAnsi="Times New Roman" w:cs="Times New Roman"/>
          <w:b/>
          <w:bCs/>
          <w:sz w:val="30"/>
          <w:szCs w:val="30"/>
        </w:rPr>
        <w:t>DIRECTIONS </w:t>
      </w:r>
      <w:r w:rsidRPr="00AA17DD">
        <w:rPr>
          <w:rFonts w:ascii="Times New Roman" w:eastAsia="Times New Roman" w:hAnsi="Times New Roman" w:cs="Times New Roman"/>
          <w:b/>
          <w:bCs/>
          <w:i/>
          <w:iCs/>
          <w:sz w:val="30"/>
          <w:szCs w:val="30"/>
        </w:rPr>
        <w:t>for questions 8 to 10:</w:t>
      </w:r>
      <w:r w:rsidRPr="00AA17DD">
        <w:rPr>
          <w:rFonts w:ascii="Times New Roman" w:eastAsia="Times New Roman" w:hAnsi="Times New Roman" w:cs="Times New Roman"/>
          <w:sz w:val="30"/>
          <w:szCs w:val="30"/>
        </w:rPr>
        <w:t> The percentage distribution of households by household size and the average sizes of household in. All India Rural and Urban areas. Urban areas classified as per population size are presented below.</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noProof/>
          <w:sz w:val="30"/>
          <w:szCs w:val="30"/>
          <w:lang w:eastAsia="en-US"/>
        </w:rPr>
        <w:drawing>
          <wp:inline distT="0" distB="0" distL="0" distR="0">
            <wp:extent cx="6341423" cy="2285699"/>
            <wp:effectExtent l="0" t="0" r="2540" b="635"/>
            <wp:docPr id="13" name="Picture 13" descr="Data Interpretation Practice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Interpretation Practice Questions"/>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89" t="11111" r="2348" b="11111"/>
                    <a:stretch/>
                  </pic:blipFill>
                  <pic:spPr bwMode="auto">
                    <a:xfrm>
                      <a:off x="0" y="0"/>
                      <a:ext cx="6331425" cy="2282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bl>
      <w:tblPr>
        <w:tblW w:w="14610" w:type="dxa"/>
        <w:tblCellSpacing w:w="15" w:type="dxa"/>
        <w:tblCellMar>
          <w:top w:w="15" w:type="dxa"/>
          <w:left w:w="15" w:type="dxa"/>
          <w:bottom w:w="15" w:type="dxa"/>
          <w:right w:w="15" w:type="dxa"/>
        </w:tblCellMar>
        <w:tblLook w:val="04A0"/>
      </w:tblPr>
      <w:tblGrid>
        <w:gridCol w:w="4443"/>
        <w:gridCol w:w="4540"/>
        <w:gridCol w:w="5627"/>
      </w:tblGrid>
      <w:tr w:rsidR="002F569A" w:rsidRPr="000D3C64" w:rsidTr="002F569A">
        <w:trPr>
          <w:tblCellSpacing w:w="15" w:type="dxa"/>
        </w:trPr>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All India</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Distribution of People</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Average Size of Household</w:t>
            </w:r>
          </w:p>
        </w:tc>
      </w:tr>
      <w:tr w:rsidR="002F569A" w:rsidRPr="000D3C64" w:rsidTr="002F569A">
        <w:trPr>
          <w:tblCellSpacing w:w="15" w:type="dxa"/>
        </w:trPr>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Rural</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5.08</w:t>
            </w:r>
          </w:p>
        </w:tc>
      </w:tr>
      <w:tr w:rsidR="002F569A" w:rsidRPr="000D3C64" w:rsidTr="002F569A">
        <w:trPr>
          <w:tblCellSpacing w:w="15" w:type="dxa"/>
        </w:trPr>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Urban</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4.60</w:t>
            </w:r>
          </w:p>
        </w:tc>
      </w:tr>
      <w:tr w:rsidR="002F569A" w:rsidRPr="000D3C64" w:rsidTr="002F569A">
        <w:trPr>
          <w:tblCellSpacing w:w="15" w:type="dxa"/>
        </w:trPr>
        <w:tc>
          <w:tcPr>
            <w:tcW w:w="0" w:type="auto"/>
            <w:vMerge w:val="restart"/>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Distribution of Urban</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Below 15, 000</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4.75</w:t>
            </w:r>
          </w:p>
        </w:tc>
      </w:tr>
      <w:tr w:rsidR="002F569A" w:rsidRPr="000D3C64" w:rsidTr="002F569A">
        <w:trPr>
          <w:tblCellSpacing w:w="15" w:type="dxa"/>
        </w:trPr>
        <w:tc>
          <w:tcPr>
            <w:tcW w:w="0" w:type="auto"/>
            <w:vMerge/>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15, 000 - 50, 000</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4.50</w:t>
            </w:r>
          </w:p>
        </w:tc>
      </w:tr>
      <w:tr w:rsidR="002F569A" w:rsidRPr="000D3C64" w:rsidTr="002F569A">
        <w:trPr>
          <w:tblCellSpacing w:w="15" w:type="dxa"/>
        </w:trPr>
        <w:tc>
          <w:tcPr>
            <w:tcW w:w="0" w:type="auto"/>
            <w:vMerge/>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50001 – Above</w:t>
            </w:r>
          </w:p>
        </w:tc>
        <w:tc>
          <w:tcPr>
            <w:tcW w:w="0" w:type="auto"/>
            <w:vAlign w:val="center"/>
            <w:hideMark/>
          </w:tcPr>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4.70</w:t>
            </w: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rural areas, which one of the following sizes of the households is the highest in number?</w:t>
      </w:r>
    </w:p>
    <w:tbl>
      <w:tblPr>
        <w:tblW w:w="0" w:type="auto"/>
        <w:tblCellSpacing w:w="15" w:type="dxa"/>
        <w:tblCellMar>
          <w:top w:w="15" w:type="dxa"/>
          <w:left w:w="15" w:type="dxa"/>
          <w:bottom w:w="15" w:type="dxa"/>
          <w:right w:w="15" w:type="dxa"/>
        </w:tblCellMar>
        <w:tblLook w:val="04A0"/>
      </w:tblPr>
      <w:tblGrid>
        <w:gridCol w:w="292"/>
        <w:gridCol w:w="375"/>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15</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w:t>
            </w:r>
          </w:p>
        </w:tc>
      </w:tr>
    </w:tbl>
    <w:p w:rsidR="002F569A" w:rsidRPr="000D3C64" w:rsidRDefault="002F569A" w:rsidP="000D3C64">
      <w:pPr>
        <w:spacing w:after="0" w:line="360" w:lineRule="auto"/>
        <w:rPr>
          <w:rFonts w:ascii="Times New Roman" w:eastAsia="Times New Roman" w:hAnsi="Times New Roman" w:cs="Times New Roman"/>
          <w:vanish/>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urban areas, among the households of different sizes, what is the percentage of households of size 5 or less?</w:t>
      </w:r>
    </w:p>
    <w:tbl>
      <w:tblPr>
        <w:tblW w:w="0" w:type="auto"/>
        <w:tblCellSpacing w:w="15" w:type="dxa"/>
        <w:tblCellMar>
          <w:top w:w="15" w:type="dxa"/>
          <w:left w:w="15" w:type="dxa"/>
          <w:bottom w:w="15" w:type="dxa"/>
          <w:right w:w="15" w:type="dxa"/>
        </w:tblCellMar>
        <w:tblLook w:val="04A0"/>
      </w:tblPr>
      <w:tblGrid>
        <w:gridCol w:w="292"/>
        <w:gridCol w:w="1255"/>
        <w:gridCol w:w="1270"/>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13</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72</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36</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87</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Can’t be determined</w:t>
            </w:r>
          </w:p>
        </w:tc>
      </w:tr>
      <w:tr w:rsidR="002F569A" w:rsidRPr="000D3C64" w:rsidTr="002F569A">
        <w:trPr>
          <w:gridAfter w:val="1"/>
          <w:trHeight w:val="726"/>
          <w:tblCellSpacing w:w="15" w:type="dxa"/>
        </w:trPr>
        <w:tc>
          <w:tcPr>
            <w:tcW w:w="0" w:type="auto"/>
            <w:gridSpan w:val="2"/>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rural areas, per 100 households, there were 31 households of size:</w:t>
      </w:r>
    </w:p>
    <w:tbl>
      <w:tblPr>
        <w:tblW w:w="0" w:type="auto"/>
        <w:tblCellSpacing w:w="15" w:type="dxa"/>
        <w:tblCellMar>
          <w:top w:w="15" w:type="dxa"/>
          <w:left w:w="15" w:type="dxa"/>
          <w:bottom w:w="15" w:type="dxa"/>
          <w:right w:w="15" w:type="dxa"/>
        </w:tblCellMar>
        <w:tblLook w:val="04A0"/>
      </w:tblPr>
      <w:tblGrid>
        <w:gridCol w:w="292"/>
        <w:gridCol w:w="1342"/>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or above</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4 and 5</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or less</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or less</w:t>
            </w:r>
          </w:p>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will be the interest for 5000?</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 If he Charges 2% more for the Sum of 5000 he gets 200 more</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 If he deposits half yearly for some years, he gets 500</w:t>
      </w:r>
    </w:p>
    <w:tbl>
      <w:tblPr>
        <w:tblW w:w="0" w:type="auto"/>
        <w:tblCellSpacing w:w="15" w:type="dxa"/>
        <w:tblCellMar>
          <w:top w:w="15" w:type="dxa"/>
          <w:left w:w="15" w:type="dxa"/>
          <w:bottom w:w="15" w:type="dxa"/>
          <w:right w:w="15" w:type="dxa"/>
        </w:tblCellMar>
        <w:tblLook w:val="04A0"/>
      </w:tblPr>
      <w:tblGrid>
        <w:gridCol w:w="292"/>
        <w:gridCol w:w="292"/>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r>
    </w:tbl>
    <w:p w:rsidR="002F569A" w:rsidRPr="000D3C64" w:rsidRDefault="002F569A"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Default"/>
        <w:spacing w:line="360" w:lineRule="auto"/>
        <w:rPr>
          <w:sz w:val="30"/>
          <w:szCs w:val="30"/>
        </w:rPr>
      </w:pPr>
      <w:r w:rsidRPr="000D3C64">
        <w:rPr>
          <w:sz w:val="30"/>
          <w:szCs w:val="30"/>
        </w:rPr>
        <w:t xml:space="preserve">Study the following pie charts carefully to answer the questions that follow: The total number of students=3500 and Total number of girls=1500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6. What is the total number of boys enrolled in MECH and </w:t>
      </w:r>
    </w:p>
    <w:p w:rsidR="002F569A" w:rsidRPr="000D3C64" w:rsidRDefault="002F569A" w:rsidP="000D3C64">
      <w:pPr>
        <w:pStyle w:val="Default"/>
        <w:spacing w:line="360" w:lineRule="auto"/>
        <w:rPr>
          <w:sz w:val="30"/>
          <w:szCs w:val="30"/>
        </w:rPr>
      </w:pPr>
      <w:r w:rsidRPr="000D3C64">
        <w:rPr>
          <w:sz w:val="30"/>
          <w:szCs w:val="30"/>
        </w:rPr>
        <w:t xml:space="preserve">IT together? </w:t>
      </w:r>
    </w:p>
    <w:p w:rsidR="002F569A" w:rsidRPr="000D3C64" w:rsidRDefault="002F569A" w:rsidP="000D3C64">
      <w:pPr>
        <w:pStyle w:val="Default"/>
        <w:spacing w:line="360" w:lineRule="auto"/>
        <w:rPr>
          <w:sz w:val="30"/>
          <w:szCs w:val="30"/>
        </w:rPr>
      </w:pPr>
      <w:r w:rsidRPr="000D3C64">
        <w:rPr>
          <w:sz w:val="30"/>
          <w:szCs w:val="30"/>
        </w:rPr>
        <w:t xml:space="preserve">a. 1050 b. 810 c. 1120 d. 980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7. What is the respective ratio of numbers of girls enrolled in CIVIL to the number of boys enrolled in ECE? </w:t>
      </w:r>
    </w:p>
    <w:p w:rsidR="002F569A" w:rsidRPr="000D3C64" w:rsidRDefault="002F569A" w:rsidP="000D3C64">
      <w:pPr>
        <w:pStyle w:val="Default"/>
        <w:spacing w:line="360" w:lineRule="auto"/>
        <w:rPr>
          <w:sz w:val="30"/>
          <w:szCs w:val="30"/>
        </w:rPr>
      </w:pPr>
      <w:r w:rsidRPr="000D3C64">
        <w:rPr>
          <w:sz w:val="30"/>
          <w:szCs w:val="30"/>
        </w:rPr>
        <w:t xml:space="preserve">a. 14:23 b. 2:3 </w:t>
      </w:r>
    </w:p>
    <w:p w:rsidR="002F569A" w:rsidRPr="000D3C64" w:rsidRDefault="002F569A" w:rsidP="000D3C64">
      <w:pPr>
        <w:pStyle w:val="Default"/>
        <w:spacing w:line="360" w:lineRule="auto"/>
        <w:rPr>
          <w:sz w:val="30"/>
          <w:szCs w:val="30"/>
        </w:rPr>
      </w:pPr>
      <w:r w:rsidRPr="000D3C64">
        <w:rPr>
          <w:sz w:val="30"/>
          <w:szCs w:val="30"/>
        </w:rPr>
        <w:t xml:space="preserve">c. 114:121 d. 53:65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noProof/>
          <w:sz w:val="30"/>
          <w:szCs w:val="30"/>
          <w:lang w:val="en-US"/>
        </w:rPr>
        <w:drawing>
          <wp:inline distT="0" distB="0" distL="0" distR="0">
            <wp:extent cx="3759835" cy="539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9835" cy="5398770"/>
                    </a:xfrm>
                    <a:prstGeom prst="rect">
                      <a:avLst/>
                    </a:prstGeom>
                    <a:noFill/>
                    <a:ln>
                      <a:noFill/>
                    </a:ln>
                  </pic:spPr>
                </pic:pic>
              </a:graphicData>
            </a:graphic>
          </wp:inline>
        </w:drawing>
      </w:r>
    </w:p>
    <w:p w:rsidR="002F569A" w:rsidRPr="000D3C64" w:rsidRDefault="002F569A" w:rsidP="000D3C64">
      <w:pPr>
        <w:pStyle w:val="Default"/>
        <w:spacing w:line="360" w:lineRule="auto"/>
        <w:rPr>
          <w:sz w:val="30"/>
          <w:szCs w:val="30"/>
        </w:rPr>
      </w:pPr>
      <w:r w:rsidRPr="000D3C64">
        <w:rPr>
          <w:sz w:val="30"/>
          <w:szCs w:val="30"/>
        </w:rPr>
        <w:t xml:space="preserve">8. What is the total number of girls enrolled in ECE and </w:t>
      </w:r>
    </w:p>
    <w:p w:rsidR="002F569A" w:rsidRPr="000D3C64" w:rsidRDefault="002F569A" w:rsidP="000D3C64">
      <w:pPr>
        <w:pStyle w:val="Default"/>
        <w:spacing w:line="360" w:lineRule="auto"/>
        <w:rPr>
          <w:sz w:val="30"/>
          <w:szCs w:val="30"/>
        </w:rPr>
      </w:pPr>
      <w:r w:rsidRPr="000D3C64">
        <w:rPr>
          <w:sz w:val="30"/>
          <w:szCs w:val="30"/>
        </w:rPr>
        <w:t xml:space="preserve">EEE together? </w:t>
      </w:r>
    </w:p>
    <w:p w:rsidR="002F569A" w:rsidRPr="000D3C64" w:rsidRDefault="002F569A" w:rsidP="000D3C64">
      <w:pPr>
        <w:pStyle w:val="Default"/>
        <w:spacing w:line="360" w:lineRule="auto"/>
        <w:rPr>
          <w:sz w:val="30"/>
          <w:szCs w:val="30"/>
        </w:rPr>
      </w:pPr>
      <w:r w:rsidRPr="000D3C64">
        <w:rPr>
          <w:sz w:val="30"/>
          <w:szCs w:val="30"/>
        </w:rPr>
        <w:t xml:space="preserve">a. 452 b. 495 c. 345 d. 480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9. If 20% of the girls enrolled in ECE change their stream to MECH then what will be the new number of MECH students altogether? </w:t>
      </w:r>
    </w:p>
    <w:p w:rsidR="002F569A" w:rsidRPr="000D3C64" w:rsidRDefault="002F569A" w:rsidP="000D3C64">
      <w:pPr>
        <w:pStyle w:val="Default"/>
        <w:spacing w:line="360" w:lineRule="auto"/>
        <w:rPr>
          <w:sz w:val="30"/>
          <w:szCs w:val="30"/>
        </w:rPr>
      </w:pPr>
      <w:r w:rsidRPr="000D3C64">
        <w:rPr>
          <w:sz w:val="30"/>
          <w:szCs w:val="30"/>
        </w:rPr>
        <w:t xml:space="preserve">a. 593 b. 733 c. 453 d. 1003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10. Number of girls enrolled in CIVIL, ECE and EEE forms what percent of total number of students in the college? </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a. 25 b. 30 c. 60 d. 75</w:t>
      </w:r>
    </w:p>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ListParagraph"/>
        <w:numPr>
          <w:ilvl w:val="0"/>
          <w:numId w:val="671"/>
        </w:numPr>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What is the average amount of interest per year which the company had to pay during this period? </w:t>
      </w:r>
    </w:p>
    <w:p w:rsidR="002F569A" w:rsidRPr="000D3C64" w:rsidRDefault="002F569A" w:rsidP="000D3C64">
      <w:pPr>
        <w:spacing w:after="0" w:line="360" w:lineRule="auto"/>
        <w:rPr>
          <w:rFonts w:ascii="Times New Roman" w:hAnsi="Times New Roman" w:cs="Times New Roman"/>
          <w:color w:val="41302D"/>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4048125" cy="1590675"/>
            <wp:effectExtent l="19050" t="0" r="9525" b="0"/>
            <wp:docPr id="11" name="Picture 11" descr="Table Charts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Charts Questions and Answers"/>
                    <pic:cNvPicPr>
                      <a:picLocks noChangeAspect="1" noChangeArrowheads="1"/>
                    </pic:cNvPicPr>
                  </pic:nvPicPr>
                  <pic:blipFill>
                    <a:blip r:embed="rId11" cstate="print"/>
                    <a:srcRect/>
                    <a:stretch>
                      <a:fillRect/>
                    </a:stretch>
                  </pic:blipFill>
                  <pic:spPr bwMode="auto">
                    <a:xfrm>
                      <a:off x="0" y="0"/>
                      <a:ext cx="4048125" cy="1590675"/>
                    </a:xfrm>
                    <a:prstGeom prst="rect">
                      <a:avLst/>
                    </a:prstGeom>
                    <a:noFill/>
                    <a:ln w="9525">
                      <a:noFill/>
                      <a:miter lim="800000"/>
                      <a:headEnd/>
                      <a:tailEnd/>
                    </a:ln>
                  </pic:spPr>
                </pic:pic>
              </a:graphicData>
            </a:graphic>
          </wp:inline>
        </w:drawing>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32.43</w:t>
      </w:r>
      <w:r w:rsidRPr="000D3C64">
        <w:rPr>
          <w:rFonts w:ascii="Times New Roman" w:hAnsi="Times New Roman" w:cs="Times New Roman"/>
          <w:sz w:val="30"/>
          <w:szCs w:val="30"/>
        </w:rPr>
        <w:tab/>
        <w:t>b. 33.72</w:t>
      </w:r>
      <w:r w:rsidRPr="000D3C64">
        <w:rPr>
          <w:rFonts w:ascii="Times New Roman" w:hAnsi="Times New Roman" w:cs="Times New Roman"/>
          <w:sz w:val="30"/>
          <w:szCs w:val="30"/>
        </w:rPr>
        <w:tab/>
        <w:t>c. 34.18</w:t>
      </w:r>
    </w:p>
    <w:p w:rsidR="002F569A" w:rsidRPr="000D3C64" w:rsidRDefault="002F569A" w:rsidP="000D3C64">
      <w:pPr>
        <w:pStyle w:val="ListParagraph"/>
        <w:numPr>
          <w:ilvl w:val="0"/>
          <w:numId w:val="671"/>
        </w:numPr>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Total expenditure on all these items in 1998 was approximately what percent of the total expenditure in 2002?</w:t>
      </w:r>
    </w:p>
    <w:p w:rsidR="002F569A" w:rsidRPr="000D3C64" w:rsidRDefault="002F569A" w:rsidP="000D3C64">
      <w:pPr>
        <w:pStyle w:val="ListParagraph"/>
        <w:widowControl w:val="0"/>
        <w:numPr>
          <w:ilvl w:val="0"/>
          <w:numId w:val="670"/>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62</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c. 66</w:t>
      </w:r>
    </w:p>
    <w:p w:rsidR="002F569A" w:rsidRPr="000D3C64" w:rsidRDefault="002F569A" w:rsidP="000D3C64">
      <w:pPr>
        <w:pStyle w:val="ListParagraph"/>
        <w:widowControl w:val="0"/>
        <w:numPr>
          <w:ilvl w:val="0"/>
          <w:numId w:val="670"/>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69</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d. 71</w:t>
      </w:r>
    </w:p>
    <w:p w:rsidR="002F569A" w:rsidRPr="000D3C64" w:rsidRDefault="002F569A" w:rsidP="000D3C64">
      <w:pPr>
        <w:pStyle w:val="ListParagraph"/>
        <w:widowControl w:val="0"/>
        <w:numPr>
          <w:ilvl w:val="0"/>
          <w:numId w:val="671"/>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The total amount of bonus paid by the company during the given period is approximately what percent of the total amount of salary paid during this period?</w:t>
      </w:r>
    </w:p>
    <w:p w:rsidR="002F569A" w:rsidRPr="000D3C64" w:rsidRDefault="002F569A" w:rsidP="000D3C64">
      <w:pPr>
        <w:pStyle w:val="ListParagraph"/>
        <w:numPr>
          <w:ilvl w:val="1"/>
          <w:numId w:val="667"/>
        </w:numPr>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0.1</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c. 1.0</w:t>
      </w:r>
    </w:p>
    <w:p w:rsidR="002F569A" w:rsidRPr="000D3C64" w:rsidRDefault="002F569A" w:rsidP="000D3C64">
      <w:pPr>
        <w:pStyle w:val="ListParagraph"/>
        <w:numPr>
          <w:ilvl w:val="1"/>
          <w:numId w:val="667"/>
        </w:numPr>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0.5</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d. 1.5</w:t>
      </w:r>
    </w:p>
    <w:p w:rsidR="002F569A" w:rsidRPr="000D3C64" w:rsidRDefault="002F569A" w:rsidP="000D3C64">
      <w:pPr>
        <w:pStyle w:val="ListParagraph"/>
        <w:widowControl w:val="0"/>
        <w:numPr>
          <w:ilvl w:val="0"/>
          <w:numId w:val="671"/>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The ratio between the total expenditure on Taxes for all the years and the total expenditure on Fuel  and Transport for all the years respectively is approximately?</w:t>
      </w:r>
    </w:p>
    <w:p w:rsidR="002F569A" w:rsidRPr="000D3C64" w:rsidRDefault="002F569A" w:rsidP="000D3C64">
      <w:pPr>
        <w:pStyle w:val="ListParagraph"/>
        <w:widowControl w:val="0"/>
        <w:numPr>
          <w:ilvl w:val="1"/>
          <w:numId w:val="669"/>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4:7</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c. 15:18</w:t>
      </w:r>
    </w:p>
    <w:p w:rsidR="002F569A" w:rsidRPr="000D3C64" w:rsidRDefault="002F569A" w:rsidP="000D3C64">
      <w:pPr>
        <w:pStyle w:val="ListParagraph"/>
        <w:widowControl w:val="0"/>
        <w:numPr>
          <w:ilvl w:val="1"/>
          <w:numId w:val="669"/>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10:13</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d. 5:8</w:t>
      </w:r>
    </w:p>
    <w:p w:rsidR="002F569A" w:rsidRPr="000D3C64" w:rsidRDefault="002F569A" w:rsidP="000D3C64">
      <w:pPr>
        <w:pStyle w:val="ListParagraph"/>
        <w:widowControl w:val="0"/>
        <w:numPr>
          <w:ilvl w:val="0"/>
          <w:numId w:val="671"/>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The total expenditure of the company over these items during the year 2000 is?</w:t>
      </w:r>
    </w:p>
    <w:p w:rsidR="002F569A" w:rsidRPr="000D3C64" w:rsidRDefault="002F569A" w:rsidP="000D3C64">
      <w:pPr>
        <w:pStyle w:val="ListParagraph"/>
        <w:widowControl w:val="0"/>
        <w:numPr>
          <w:ilvl w:val="1"/>
          <w:numId w:val="668"/>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544.44</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c. 446.46</w:t>
      </w:r>
    </w:p>
    <w:p w:rsidR="002F569A" w:rsidRPr="000D3C64" w:rsidRDefault="002F569A" w:rsidP="000D3C64">
      <w:pPr>
        <w:pStyle w:val="ListParagraph"/>
        <w:widowControl w:val="0"/>
        <w:numPr>
          <w:ilvl w:val="1"/>
          <w:numId w:val="668"/>
        </w:numPr>
        <w:autoSpaceDE w:val="0"/>
        <w:autoSpaceDN w:val="0"/>
        <w:adjustRightInd w:val="0"/>
        <w:spacing w:after="0" w:line="360" w:lineRule="auto"/>
        <w:rPr>
          <w:rFonts w:ascii="Times New Roman" w:hAnsi="Times New Roman" w:cs="Times New Roman"/>
          <w:color w:val="41302D"/>
          <w:sz w:val="30"/>
          <w:szCs w:val="30"/>
        </w:rPr>
      </w:pPr>
      <w:r w:rsidRPr="000D3C64">
        <w:rPr>
          <w:rFonts w:ascii="Times New Roman" w:hAnsi="Times New Roman" w:cs="Times New Roman"/>
          <w:color w:val="41302D"/>
          <w:sz w:val="30"/>
          <w:szCs w:val="30"/>
        </w:rPr>
        <w:t>5.1.11</w:t>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r>
      <w:r w:rsidRPr="000D3C64">
        <w:rPr>
          <w:rFonts w:ascii="Times New Roman" w:hAnsi="Times New Roman" w:cs="Times New Roman"/>
          <w:color w:val="41302D"/>
          <w:sz w:val="30"/>
          <w:szCs w:val="30"/>
        </w:rPr>
        <w:tab/>
        <w:t>d. 478.87</w:t>
      </w:r>
    </w:p>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hAnsi="Times New Roman" w:cs="Times New Roman"/>
          <w:sz w:val="30"/>
          <w:szCs w:val="30"/>
        </w:rPr>
        <w:t xml:space="preserve">    </w:t>
      </w:r>
    </w:p>
    <w:p w:rsidR="002F569A" w:rsidRPr="000D3C64" w:rsidRDefault="002F569A" w:rsidP="000D3C64">
      <w:pPr>
        <w:spacing w:after="0" w:line="360" w:lineRule="auto"/>
        <w:ind w:left="990"/>
        <w:rPr>
          <w:rFonts w:ascii="Times New Roman" w:hAnsi="Times New Roman" w:cs="Times New Roman"/>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autoSpaceDE w:val="0"/>
        <w:autoSpaceDN w:val="0"/>
        <w:adjustRightInd w:val="0"/>
        <w:spacing w:after="0" w:line="360" w:lineRule="auto"/>
        <w:ind w:left="112" w:right="-40"/>
        <w:jc w:val="both"/>
        <w:rPr>
          <w:rFonts w:ascii="Times New Roman" w:hAnsi="Times New Roman" w:cs="Times New Roman"/>
          <w:sz w:val="30"/>
          <w:szCs w:val="30"/>
        </w:rPr>
      </w:pPr>
      <w:r w:rsidRPr="000D3C64">
        <w:rPr>
          <w:rFonts w:ascii="Times New Roman" w:hAnsi="Times New Roman" w:cs="Times New Roman"/>
          <w:b/>
          <w:bCs/>
          <w:sz w:val="30"/>
          <w:szCs w:val="30"/>
        </w:rPr>
        <w:t xml:space="preserve">Directions  for  questions  1  to  5:  </w:t>
      </w:r>
      <w:r w:rsidRPr="000D3C64">
        <w:rPr>
          <w:rFonts w:ascii="Times New Roman" w:hAnsi="Times New Roman" w:cs="Times New Roman"/>
          <w:sz w:val="30"/>
          <w:szCs w:val="30"/>
        </w:rPr>
        <w:t>The  bar  graph  given below  shows  the  percentage  distribution  of  the  total</w:t>
      </w:r>
    </w:p>
    <w:p w:rsidR="002F569A" w:rsidRPr="000D3C64" w:rsidRDefault="002F569A" w:rsidP="000D3C64">
      <w:pPr>
        <w:autoSpaceDE w:val="0"/>
        <w:autoSpaceDN w:val="0"/>
        <w:adjustRightInd w:val="0"/>
        <w:spacing w:after="0" w:line="360" w:lineRule="auto"/>
        <w:ind w:left="112" w:right="-51"/>
        <w:rPr>
          <w:rFonts w:ascii="Times New Roman" w:hAnsi="Times New Roman" w:cs="Times New Roman"/>
          <w:position w:val="1"/>
          <w:sz w:val="30"/>
          <w:szCs w:val="30"/>
        </w:rPr>
      </w:pPr>
      <w:r w:rsidRPr="000D3C64">
        <w:rPr>
          <w:rFonts w:ascii="Times New Roman" w:hAnsi="Times New Roman" w:cs="Times New Roman"/>
          <w:position w:val="1"/>
          <w:sz w:val="30"/>
          <w:szCs w:val="30"/>
        </w:rPr>
        <w:t>expenditures  of   a   company   under   various   expense</w:t>
      </w:r>
    </w:p>
    <w:p w:rsidR="002F569A" w:rsidRPr="000D3C64" w:rsidRDefault="002F569A" w:rsidP="000D3C64">
      <w:pPr>
        <w:autoSpaceDE w:val="0"/>
        <w:autoSpaceDN w:val="0"/>
        <w:adjustRightInd w:val="0"/>
        <w:spacing w:after="0" w:line="360" w:lineRule="auto"/>
        <w:ind w:left="112"/>
        <w:rPr>
          <w:rFonts w:ascii="Times New Roman" w:hAnsi="Times New Roman" w:cs="Times New Roman"/>
          <w:sz w:val="30"/>
          <w:szCs w:val="30"/>
        </w:rPr>
      </w:pPr>
      <w:r w:rsidRPr="000D3C64">
        <w:rPr>
          <w:rFonts w:ascii="Times New Roman" w:hAnsi="Times New Roman" w:cs="Times New Roman"/>
          <w:sz w:val="30"/>
          <w:szCs w:val="30"/>
        </w:rPr>
        <w:t xml:space="preserve">heads during 2003. </w:t>
      </w:r>
    </w:p>
    <w:p w:rsidR="002F569A" w:rsidRPr="000D3C64" w:rsidRDefault="002F569A" w:rsidP="000D3C64">
      <w:pPr>
        <w:autoSpaceDE w:val="0"/>
        <w:autoSpaceDN w:val="0"/>
        <w:adjustRightInd w:val="0"/>
        <w:spacing w:after="0" w:line="360" w:lineRule="auto"/>
        <w:ind w:left="112"/>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12"/>
        <w:rPr>
          <w:rFonts w:ascii="Times New Roman" w:hAnsi="Times New Roman" w:cs="Times New Roman"/>
          <w:sz w:val="30"/>
          <w:szCs w:val="30"/>
        </w:rPr>
      </w:pPr>
      <w:r w:rsidRPr="000D3C64">
        <w:rPr>
          <w:rFonts w:ascii="Times New Roman" w:hAnsi="Times New Roman" w:cs="Times New Roman"/>
          <w:sz w:val="30"/>
          <w:szCs w:val="30"/>
        </w:rPr>
        <w:t>Percentage Distribution of Total Expenditure of aCompany</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40100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0025" cy="2143125"/>
                    </a:xfrm>
                    <a:prstGeom prst="rect">
                      <a:avLst/>
                    </a:prstGeom>
                    <a:noFill/>
                    <a:ln>
                      <a:noFill/>
                    </a:ln>
                  </pic:spPr>
                </pic:pic>
              </a:graphicData>
            </a:graphic>
          </wp:inline>
        </w:drawing>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1.  The total amount of expenditures of the company is how  many  times  of  expenditure  on  research  and development?</w:t>
      </w:r>
    </w:p>
    <w:p w:rsidR="002F569A" w:rsidRPr="000D3C64" w:rsidRDefault="002F569A" w:rsidP="000D3C64">
      <w:pPr>
        <w:autoSpaceDE w:val="0"/>
        <w:autoSpaceDN w:val="0"/>
        <w:adjustRightInd w:val="0"/>
        <w:spacing w:before="8" w:after="0" w:line="360" w:lineRule="auto"/>
        <w:ind w:left="395" w:right="1684"/>
        <w:rPr>
          <w:rFonts w:ascii="Times New Roman" w:hAnsi="Times New Roman" w:cs="Times New Roman"/>
          <w:sz w:val="30"/>
          <w:szCs w:val="30"/>
        </w:rPr>
      </w:pPr>
      <w:r w:rsidRPr="000D3C64">
        <w:rPr>
          <w:rFonts w:ascii="Times New Roman" w:hAnsi="Times New Roman" w:cs="Times New Roman"/>
          <w:sz w:val="30"/>
          <w:szCs w:val="30"/>
        </w:rPr>
        <w:t>a.   27                                      b.  20 c.   18                                       d.  8</w:t>
      </w:r>
    </w:p>
    <w:p w:rsidR="002F569A" w:rsidRPr="000D3C64" w:rsidRDefault="002F569A" w:rsidP="000D3C64">
      <w:pPr>
        <w:autoSpaceDE w:val="0"/>
        <w:autoSpaceDN w:val="0"/>
        <w:adjustRightInd w:val="0"/>
        <w:spacing w:before="6"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2.  If  the  expenditure  on  advertisement  is  2.10  crores then  the  difference  between  the  expenditure  on transport and taxes is?</w:t>
      </w:r>
    </w:p>
    <w:p w:rsidR="002F569A" w:rsidRPr="000D3C64" w:rsidRDefault="002F569A" w:rsidP="000D3C64">
      <w:pPr>
        <w:autoSpaceDE w:val="0"/>
        <w:autoSpaceDN w:val="0"/>
        <w:adjustRightInd w:val="0"/>
        <w:spacing w:before="5" w:after="0" w:line="360" w:lineRule="auto"/>
        <w:ind w:left="395" w:right="862"/>
        <w:rPr>
          <w:rFonts w:ascii="Times New Roman" w:hAnsi="Times New Roman" w:cs="Times New Roman"/>
          <w:sz w:val="30"/>
          <w:szCs w:val="30"/>
        </w:rPr>
      </w:pPr>
      <w:r w:rsidRPr="000D3C64">
        <w:rPr>
          <w:rFonts w:ascii="Times New Roman" w:hAnsi="Times New Roman" w:cs="Times New Roman"/>
          <w:sz w:val="30"/>
          <w:szCs w:val="30"/>
        </w:rPr>
        <w:t>a.    Rs. 1.25 crores                b.  Rs. 95 lakhs c.    Rs. 65 lakhs                     d.  Rs. 35 lakhs</w:t>
      </w:r>
    </w:p>
    <w:p w:rsidR="002F569A" w:rsidRPr="000D3C64" w:rsidRDefault="002F569A" w:rsidP="000D3C64">
      <w:pPr>
        <w:autoSpaceDE w:val="0"/>
        <w:autoSpaceDN w:val="0"/>
        <w:adjustRightInd w:val="0"/>
        <w:spacing w:before="9"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3.  What   is   the   ratio   of   the   total   expenditure   on infrastructure     and     transport     to     the     total expenditure on taxes and interest on loans?</w:t>
      </w:r>
    </w:p>
    <w:p w:rsidR="002F569A" w:rsidRPr="000D3C64" w:rsidRDefault="002F569A" w:rsidP="000D3C64">
      <w:pPr>
        <w:autoSpaceDE w:val="0"/>
        <w:autoSpaceDN w:val="0"/>
        <w:adjustRightInd w:val="0"/>
        <w:spacing w:before="5"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5:4                                      b.  8:7</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9:7                                      d.  13:11</w:t>
      </w:r>
    </w:p>
    <w:p w:rsidR="002F569A" w:rsidRPr="000D3C64" w:rsidRDefault="002F569A" w:rsidP="000D3C64">
      <w:pPr>
        <w:autoSpaceDE w:val="0"/>
        <w:autoSpaceDN w:val="0"/>
        <w:adjustRightInd w:val="0"/>
        <w:spacing w:before="9" w:after="0" w:line="360" w:lineRule="auto"/>
        <w:rPr>
          <w:rFonts w:ascii="Times New Roman" w:hAnsi="Times New Roman" w:cs="Times New Roman"/>
          <w:sz w:val="30"/>
          <w:szCs w:val="30"/>
        </w:rPr>
      </w:pPr>
    </w:p>
    <w:p w:rsidR="002F569A" w:rsidRPr="000D3C64" w:rsidRDefault="002F569A" w:rsidP="000D3C64">
      <w:pPr>
        <w:tabs>
          <w:tab w:val="left" w:pos="1020"/>
        </w:tabs>
        <w:autoSpaceDE w:val="0"/>
        <w:autoSpaceDN w:val="0"/>
        <w:adjustRightInd w:val="0"/>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4.  If the interest on loans amounted to Rs. 2.45 crores then</w:t>
      </w:r>
      <w:r w:rsidRPr="000D3C64">
        <w:rPr>
          <w:rFonts w:ascii="Times New Roman" w:hAnsi="Times New Roman" w:cs="Times New Roman"/>
          <w:sz w:val="30"/>
          <w:szCs w:val="30"/>
        </w:rPr>
        <w:tab/>
        <w:t>the    total    amount    of    expenditure    on advertisement,       taxes       and       research       and development is?</w:t>
      </w:r>
    </w:p>
    <w:p w:rsidR="002F569A" w:rsidRPr="000D3C64" w:rsidRDefault="002F569A" w:rsidP="000D3C64">
      <w:pPr>
        <w:autoSpaceDE w:val="0"/>
        <w:autoSpaceDN w:val="0"/>
        <w:adjustRightInd w:val="0"/>
        <w:spacing w:after="0" w:line="360" w:lineRule="auto"/>
        <w:ind w:left="395" w:right="708"/>
        <w:rPr>
          <w:rFonts w:ascii="Times New Roman" w:hAnsi="Times New Roman" w:cs="Times New Roman"/>
          <w:sz w:val="30"/>
          <w:szCs w:val="30"/>
        </w:rPr>
      </w:pPr>
      <w:r w:rsidRPr="000D3C64">
        <w:rPr>
          <w:rFonts w:ascii="Times New Roman" w:hAnsi="Times New Roman" w:cs="Times New Roman"/>
          <w:sz w:val="30"/>
          <w:szCs w:val="30"/>
        </w:rPr>
        <w:t>a.   Rs. 7 crores                       b.  Rs. 5.4 crores c.   Rs. 4.2 crores                   d.  Rs. 3crores</w:t>
      </w:r>
    </w:p>
    <w:p w:rsidR="002F569A" w:rsidRPr="000D3C64" w:rsidRDefault="002F569A" w:rsidP="000D3C64">
      <w:pPr>
        <w:autoSpaceDE w:val="0"/>
        <w:autoSpaceDN w:val="0"/>
        <w:adjustRightInd w:val="0"/>
        <w:spacing w:after="0" w:line="360" w:lineRule="auto"/>
        <w:ind w:left="395" w:right="708"/>
        <w:rPr>
          <w:rFonts w:ascii="Times New Roman" w:hAnsi="Times New Roman" w:cs="Times New Roman"/>
          <w:sz w:val="30"/>
          <w:szCs w:val="30"/>
        </w:rPr>
      </w:pPr>
      <w:r w:rsidRPr="000D3C64">
        <w:rPr>
          <w:rFonts w:ascii="Times New Roman" w:hAnsi="Times New Roman" w:cs="Times New Roman"/>
          <w:sz w:val="30"/>
          <w:szCs w:val="30"/>
        </w:rPr>
        <w:t xml:space="preserve"> </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71" w:hanging="283"/>
        <w:rPr>
          <w:rFonts w:ascii="Times New Roman" w:hAnsi="Times New Roman" w:cs="Times New Roman"/>
          <w:sz w:val="30"/>
          <w:szCs w:val="30"/>
        </w:rPr>
      </w:pPr>
      <w:r w:rsidRPr="000D3C64">
        <w:rPr>
          <w:rFonts w:ascii="Times New Roman" w:hAnsi="Times New Roman" w:cs="Times New Roman"/>
          <w:sz w:val="30"/>
          <w:szCs w:val="30"/>
        </w:rPr>
        <w:t>5.  The expenditure on the Interest on Loans is by what percent more than the expenditure on transport?</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5%                                      b.  10%</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20%                                    d.  40%</w:t>
      </w:r>
    </w:p>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6. Study  the  following pie charts carefully to answer the questions that follow: The  total  number  of  students=3500  and  Total  number  of girls=1500</w:t>
      </w:r>
    </w:p>
    <w:p w:rsidR="002F569A" w:rsidRPr="000D3C64" w:rsidRDefault="002F569A" w:rsidP="000D3C64">
      <w:pPr>
        <w:autoSpaceDE w:val="0"/>
        <w:autoSpaceDN w:val="0"/>
        <w:adjustRightInd w:val="0"/>
        <w:spacing w:after="0" w:line="360" w:lineRule="auto"/>
        <w:ind w:left="351"/>
        <w:rPr>
          <w:rFonts w:ascii="Times New Roman" w:hAnsi="Times New Roman" w:cs="Times New Roman"/>
          <w:sz w:val="30"/>
          <w:szCs w:val="30"/>
        </w:rPr>
      </w:pPr>
      <w:r w:rsidRPr="000D3C64">
        <w:rPr>
          <w:rFonts w:ascii="Times New Roman" w:hAnsi="Times New Roman" w:cs="Times New Roman"/>
          <w:noProof/>
          <w:sz w:val="30"/>
          <w:szCs w:val="30"/>
          <w:lang w:eastAsia="en-US"/>
        </w:rPr>
        <w:drawing>
          <wp:anchor distT="0" distB="0" distL="114300" distR="114300" simplePos="0" relativeHeight="251661312" behindDoc="0" locked="0" layoutInCell="1" allowOverlap="1">
            <wp:simplePos x="1133475" y="914400"/>
            <wp:positionH relativeFrom="column">
              <wp:align>left</wp:align>
            </wp:positionH>
            <wp:positionV relativeFrom="paragraph">
              <wp:align>top</wp:align>
            </wp:positionV>
            <wp:extent cx="3133725" cy="4457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4457700"/>
                    </a:xfrm>
                    <a:prstGeom prst="rect">
                      <a:avLst/>
                    </a:prstGeom>
                    <a:noFill/>
                    <a:ln>
                      <a:noFill/>
                    </a:ln>
                  </pic:spPr>
                </pic:pic>
              </a:graphicData>
            </a:graphic>
          </wp:anchor>
        </w:drawing>
      </w:r>
      <w:r w:rsidRPr="000D3C64">
        <w:rPr>
          <w:rFonts w:ascii="Times New Roman" w:hAnsi="Times New Roman" w:cs="Times New Roman"/>
          <w:sz w:val="30"/>
          <w:szCs w:val="30"/>
        </w:rPr>
        <w:br w:type="textWrapping" w:clear="all"/>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
        <w:rPr>
          <w:rFonts w:ascii="Times New Roman" w:hAnsi="Times New Roman" w:cs="Times New Roman"/>
          <w:sz w:val="30"/>
          <w:szCs w:val="30"/>
        </w:rPr>
      </w:pPr>
      <w:r w:rsidRPr="000D3C64">
        <w:rPr>
          <w:rFonts w:ascii="Times New Roman" w:hAnsi="Times New Roman" w:cs="Times New Roman"/>
          <w:sz w:val="30"/>
          <w:szCs w:val="30"/>
        </w:rPr>
        <w:t xml:space="preserve">    1.   What is the total number of boys enrolled in MECH and</w:t>
      </w:r>
    </w:p>
    <w:p w:rsidR="002F569A" w:rsidRPr="000D3C64" w:rsidRDefault="002F569A" w:rsidP="000D3C64">
      <w:pPr>
        <w:autoSpaceDE w:val="0"/>
        <w:autoSpaceDN w:val="0"/>
        <w:adjustRightInd w:val="0"/>
        <w:spacing w:after="0" w:line="360" w:lineRule="auto"/>
        <w:ind w:left="284"/>
        <w:rPr>
          <w:rFonts w:ascii="Times New Roman" w:hAnsi="Times New Roman" w:cs="Times New Roman"/>
          <w:sz w:val="30"/>
          <w:szCs w:val="30"/>
        </w:rPr>
      </w:pPr>
      <w:r w:rsidRPr="000D3C64">
        <w:rPr>
          <w:rFonts w:ascii="Times New Roman" w:hAnsi="Times New Roman" w:cs="Times New Roman"/>
          <w:sz w:val="30"/>
          <w:szCs w:val="30"/>
        </w:rPr>
        <w:t xml:space="preserve">      IT together?</w:t>
      </w:r>
    </w:p>
    <w:p w:rsidR="002F569A" w:rsidRPr="000D3C64" w:rsidRDefault="002F569A" w:rsidP="000D3C64">
      <w:pPr>
        <w:autoSpaceDE w:val="0"/>
        <w:autoSpaceDN w:val="0"/>
        <w:adjustRightInd w:val="0"/>
        <w:spacing w:after="0" w:line="360" w:lineRule="auto"/>
        <w:ind w:left="351"/>
        <w:rPr>
          <w:rFonts w:ascii="Times New Roman" w:hAnsi="Times New Roman" w:cs="Times New Roman"/>
          <w:sz w:val="30"/>
          <w:szCs w:val="30"/>
        </w:rPr>
      </w:pPr>
      <w:r w:rsidRPr="000D3C64">
        <w:rPr>
          <w:rFonts w:ascii="Times New Roman" w:hAnsi="Times New Roman" w:cs="Times New Roman"/>
          <w:sz w:val="30"/>
          <w:szCs w:val="30"/>
        </w:rPr>
        <w:t xml:space="preserve">     a.     1050          b.     810           c.     1120          d.     980</w:t>
      </w:r>
    </w:p>
    <w:p w:rsidR="002F569A" w:rsidRPr="000D3C64" w:rsidRDefault="002F569A" w:rsidP="000D3C64">
      <w:pPr>
        <w:autoSpaceDE w:val="0"/>
        <w:autoSpaceDN w:val="0"/>
        <w:adjustRightInd w:val="0"/>
        <w:spacing w:before="6"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4" w:right="7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2.  What   is   the   respective   ratio   of   numbers   of   girls enrolled  in  CIVIL  to    the  number  of  boys  enrolled  in ECE?</w:t>
      </w:r>
    </w:p>
    <w:p w:rsidR="002F569A" w:rsidRPr="000D3C64" w:rsidRDefault="002F569A" w:rsidP="000D3C64">
      <w:pPr>
        <w:autoSpaceDE w:val="0"/>
        <w:autoSpaceDN w:val="0"/>
        <w:adjustRightInd w:val="0"/>
        <w:spacing w:after="0" w:line="360" w:lineRule="auto"/>
        <w:ind w:left="351"/>
        <w:rPr>
          <w:rFonts w:ascii="Times New Roman" w:hAnsi="Times New Roman" w:cs="Times New Roman"/>
          <w:sz w:val="30"/>
          <w:szCs w:val="30"/>
        </w:rPr>
      </w:pPr>
      <w:r w:rsidRPr="000D3C64">
        <w:rPr>
          <w:rFonts w:ascii="Times New Roman" w:hAnsi="Times New Roman" w:cs="Times New Roman"/>
          <w:sz w:val="30"/>
          <w:szCs w:val="30"/>
        </w:rPr>
        <w:t xml:space="preserve">     a.     14:23                                  b.     2:3</w:t>
      </w:r>
    </w:p>
    <w:p w:rsidR="002F569A" w:rsidRPr="000D3C64" w:rsidRDefault="002F569A" w:rsidP="000D3C64">
      <w:pPr>
        <w:autoSpaceDE w:val="0"/>
        <w:autoSpaceDN w:val="0"/>
        <w:adjustRightInd w:val="0"/>
        <w:spacing w:after="0" w:line="360" w:lineRule="auto"/>
        <w:ind w:left="351"/>
        <w:rPr>
          <w:rFonts w:ascii="Times New Roman" w:hAnsi="Times New Roman" w:cs="Times New Roman"/>
          <w:sz w:val="30"/>
          <w:szCs w:val="30"/>
        </w:rPr>
      </w:pPr>
      <w:r w:rsidRPr="000D3C64">
        <w:rPr>
          <w:rFonts w:ascii="Times New Roman" w:hAnsi="Times New Roman" w:cs="Times New Roman"/>
          <w:sz w:val="30"/>
          <w:szCs w:val="30"/>
        </w:rPr>
        <w:t xml:space="preserve">     c.     114:121                              d.     53:65</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
        <w:rPr>
          <w:rFonts w:ascii="Times New Roman" w:hAnsi="Times New Roman" w:cs="Times New Roman"/>
          <w:sz w:val="30"/>
          <w:szCs w:val="30"/>
        </w:rPr>
      </w:pPr>
      <w:r w:rsidRPr="000D3C64">
        <w:rPr>
          <w:rFonts w:ascii="Times New Roman" w:hAnsi="Times New Roman" w:cs="Times New Roman"/>
          <w:sz w:val="30"/>
          <w:szCs w:val="30"/>
        </w:rPr>
        <w:t xml:space="preserve">    3.   What  is  the  total  number  of  girls  enrolled  in  ECE  and</w:t>
      </w:r>
    </w:p>
    <w:p w:rsidR="002F569A" w:rsidRPr="000D3C64" w:rsidRDefault="002F569A" w:rsidP="000D3C64">
      <w:pPr>
        <w:autoSpaceDE w:val="0"/>
        <w:autoSpaceDN w:val="0"/>
        <w:adjustRightInd w:val="0"/>
        <w:spacing w:after="0" w:line="360" w:lineRule="auto"/>
        <w:ind w:left="284"/>
        <w:rPr>
          <w:rFonts w:ascii="Times New Roman" w:hAnsi="Times New Roman" w:cs="Times New Roman"/>
          <w:sz w:val="30"/>
          <w:szCs w:val="30"/>
        </w:rPr>
      </w:pPr>
      <w:r w:rsidRPr="000D3C64">
        <w:rPr>
          <w:rFonts w:ascii="Times New Roman" w:hAnsi="Times New Roman" w:cs="Times New Roman"/>
          <w:sz w:val="30"/>
          <w:szCs w:val="30"/>
        </w:rPr>
        <w:t xml:space="preserve">      EEE together?</w:t>
      </w:r>
    </w:p>
    <w:p w:rsidR="002F569A" w:rsidRPr="000D3C64" w:rsidRDefault="002F569A" w:rsidP="000D3C64">
      <w:pPr>
        <w:autoSpaceDE w:val="0"/>
        <w:autoSpaceDN w:val="0"/>
        <w:adjustRightInd w:val="0"/>
        <w:spacing w:after="0" w:line="360" w:lineRule="auto"/>
        <w:ind w:left="351"/>
        <w:rPr>
          <w:rFonts w:ascii="Times New Roman" w:hAnsi="Times New Roman" w:cs="Times New Roman"/>
          <w:sz w:val="30"/>
          <w:szCs w:val="30"/>
        </w:rPr>
      </w:pPr>
      <w:r w:rsidRPr="000D3C64">
        <w:rPr>
          <w:rFonts w:ascii="Times New Roman" w:hAnsi="Times New Roman" w:cs="Times New Roman"/>
          <w:sz w:val="30"/>
          <w:szCs w:val="30"/>
        </w:rPr>
        <w:t xml:space="preserve">    a.     452            b.     495            c.     345            d.     480</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32"/>
        <w:jc w:val="both"/>
        <w:rPr>
          <w:rFonts w:ascii="Times New Roman" w:hAnsi="Times New Roman" w:cs="Times New Roman"/>
          <w:sz w:val="30"/>
          <w:szCs w:val="30"/>
        </w:rPr>
      </w:pPr>
      <w:r w:rsidRPr="000D3C64">
        <w:rPr>
          <w:rFonts w:ascii="Times New Roman" w:hAnsi="Times New Roman" w:cs="Times New Roman"/>
          <w:sz w:val="30"/>
          <w:szCs w:val="30"/>
        </w:rPr>
        <w:t xml:space="preserve">    4. If 20% of the girls enrolled in ECE change their stream to MECH then what will be                 the new number of MECH students altogether?</w:t>
      </w:r>
    </w:p>
    <w:p w:rsidR="002F569A" w:rsidRPr="000D3C64" w:rsidRDefault="002F569A" w:rsidP="000D3C64">
      <w:pPr>
        <w:autoSpaceDE w:val="0"/>
        <w:autoSpaceDN w:val="0"/>
        <w:adjustRightInd w:val="0"/>
        <w:spacing w:after="0" w:line="360" w:lineRule="auto"/>
        <w:ind w:left="460"/>
        <w:rPr>
          <w:rFonts w:ascii="Times New Roman" w:hAnsi="Times New Roman" w:cs="Times New Roman"/>
          <w:sz w:val="30"/>
          <w:szCs w:val="30"/>
        </w:rPr>
      </w:pPr>
      <w:r w:rsidRPr="000D3C64">
        <w:rPr>
          <w:rFonts w:ascii="Times New Roman" w:hAnsi="Times New Roman" w:cs="Times New Roman"/>
          <w:sz w:val="30"/>
          <w:szCs w:val="30"/>
        </w:rPr>
        <w:t xml:space="preserve">  a.     593           b.     733           c.     453           d.     1003</w:t>
      </w:r>
    </w:p>
    <w:p w:rsidR="002F569A" w:rsidRPr="000D3C64" w:rsidRDefault="002F569A" w:rsidP="000D3C64">
      <w:pPr>
        <w:autoSpaceDE w:val="0"/>
        <w:autoSpaceDN w:val="0"/>
        <w:adjustRightInd w:val="0"/>
        <w:spacing w:before="3"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5. Number  of  girls  enrolled  in  CIVIL,  ECE  and  EEE  forms what   percent   of        total   number   of   students   in   the college?</w:t>
      </w:r>
    </w:p>
    <w:p w:rsidR="002F569A" w:rsidRPr="000D3C64" w:rsidRDefault="002F569A" w:rsidP="000D3C64">
      <w:pPr>
        <w:autoSpaceDE w:val="0"/>
        <w:autoSpaceDN w:val="0"/>
        <w:adjustRightInd w:val="0"/>
        <w:spacing w:after="0" w:line="360" w:lineRule="auto"/>
        <w:ind w:right="309"/>
        <w:rPr>
          <w:rFonts w:ascii="Times New Roman" w:hAnsi="Times New Roman" w:cs="Times New Roman"/>
          <w:sz w:val="30"/>
          <w:szCs w:val="30"/>
        </w:rPr>
      </w:pPr>
      <w:r w:rsidRPr="000D3C64">
        <w:rPr>
          <w:rFonts w:ascii="Times New Roman" w:hAnsi="Times New Roman" w:cs="Times New Roman"/>
          <w:sz w:val="30"/>
          <w:szCs w:val="30"/>
        </w:rPr>
        <w:t xml:space="preserve">         a.   25                b.   30                c.   60                d.   75</w:t>
      </w:r>
    </w:p>
    <w:p w:rsidR="002F569A" w:rsidRPr="000D3C64" w:rsidRDefault="002F569A" w:rsidP="000D3C64">
      <w:pPr>
        <w:autoSpaceDE w:val="0"/>
        <w:autoSpaceDN w:val="0"/>
        <w:adjustRightInd w:val="0"/>
        <w:spacing w:after="0" w:line="360" w:lineRule="auto"/>
        <w:ind w:right="2074"/>
        <w:jc w:val="both"/>
        <w:rPr>
          <w:rFonts w:ascii="Times New Roman" w:hAnsi="Times New Roman" w:cs="Times New Roman"/>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autoSpaceDE w:val="0"/>
        <w:autoSpaceDN w:val="0"/>
        <w:adjustRightInd w:val="0"/>
        <w:spacing w:after="0" w:line="360" w:lineRule="auto"/>
        <w:ind w:left="112" w:right="-22"/>
        <w:rPr>
          <w:rFonts w:ascii="Times New Roman" w:hAnsi="Times New Roman" w:cs="Times New Roman"/>
          <w:sz w:val="30"/>
          <w:szCs w:val="30"/>
        </w:rPr>
      </w:pPr>
      <w:r w:rsidRPr="000D3C64">
        <w:rPr>
          <w:rFonts w:ascii="Times New Roman" w:hAnsi="Times New Roman" w:cs="Times New Roman"/>
          <w:sz w:val="30"/>
          <w:szCs w:val="30"/>
        </w:rPr>
        <w:t>1. Rating of importance of certain factors to production is given on a scale of 0 to 100, country wise.</w:t>
      </w:r>
    </w:p>
    <w:p w:rsidR="002F569A" w:rsidRPr="000D3C64" w:rsidRDefault="002F569A" w:rsidP="000D3C64">
      <w:pPr>
        <w:autoSpaceDE w:val="0"/>
        <w:autoSpaceDN w:val="0"/>
        <w:adjustRightInd w:val="0"/>
        <w:spacing w:after="0" w:line="360" w:lineRule="auto"/>
        <w:ind w:left="112" w:right="-22"/>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5619750" cy="1609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1609725"/>
                    </a:xfrm>
                    <a:prstGeom prst="rect">
                      <a:avLst/>
                    </a:prstGeom>
                    <a:noFill/>
                    <a:ln>
                      <a:noFill/>
                    </a:ln>
                  </pic:spPr>
                </pic:pic>
              </a:graphicData>
            </a:graphic>
          </wp:inline>
        </w:drawing>
      </w:r>
    </w:p>
    <w:p w:rsidR="002F569A" w:rsidRPr="000D3C64" w:rsidRDefault="002F569A" w:rsidP="000D3C64">
      <w:pPr>
        <w:autoSpaceDE w:val="0"/>
        <w:autoSpaceDN w:val="0"/>
        <w:adjustRightInd w:val="0"/>
        <w:spacing w:after="0" w:line="360" w:lineRule="auto"/>
        <w:rPr>
          <w:rFonts w:ascii="Times New Roman" w:hAnsi="Times New Roman" w:cs="Times New Roman"/>
          <w:color w:val="000000"/>
          <w:sz w:val="30"/>
          <w:szCs w:val="30"/>
        </w:rPr>
      </w:pPr>
    </w:p>
    <w:p w:rsidR="002F569A" w:rsidRPr="000D3C64" w:rsidRDefault="002F569A" w:rsidP="000D3C64">
      <w:pPr>
        <w:autoSpaceDE w:val="0"/>
        <w:autoSpaceDN w:val="0"/>
        <w:adjustRightInd w:val="0"/>
        <w:spacing w:after="0" w:line="360" w:lineRule="auto"/>
        <w:ind w:left="112" w:right="-22"/>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2. These factors comprise the ‘Production Rating Factor (PRF)’ of a country. The weights of these factors contribution to PRF are; </w:t>
      </w:r>
    </w:p>
    <w:p w:rsidR="002F569A" w:rsidRPr="000D3C64" w:rsidRDefault="002F569A" w:rsidP="000D3C64">
      <w:pPr>
        <w:autoSpaceDE w:val="0"/>
        <w:autoSpaceDN w:val="0"/>
        <w:adjustRightInd w:val="0"/>
        <w:spacing w:after="0" w:line="360" w:lineRule="auto"/>
        <w:ind w:left="112" w:right="-22"/>
        <w:rPr>
          <w:rFonts w:ascii="Times New Roman" w:hAnsi="Times New Roman" w:cs="Times New Roman"/>
          <w:color w:val="000000"/>
          <w:sz w:val="30"/>
          <w:szCs w:val="30"/>
        </w:rPr>
      </w:pPr>
      <w:r w:rsidRPr="000D3C64">
        <w:rPr>
          <w:rFonts w:ascii="Times New Roman" w:hAnsi="Times New Roman" w:cs="Times New Roman"/>
          <w:noProof/>
          <w:sz w:val="30"/>
          <w:szCs w:val="30"/>
          <w:lang w:eastAsia="en-US"/>
        </w:rPr>
        <w:drawing>
          <wp:inline distT="0" distB="0" distL="0" distR="0">
            <wp:extent cx="28194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1428750"/>
                    </a:xfrm>
                    <a:prstGeom prst="rect">
                      <a:avLst/>
                    </a:prstGeom>
                    <a:noFill/>
                    <a:ln>
                      <a:noFill/>
                    </a:ln>
                  </pic:spPr>
                </pic:pic>
              </a:graphicData>
            </a:graphic>
          </wp:inline>
        </w:drawing>
      </w:r>
    </w:p>
    <w:p w:rsidR="002F569A" w:rsidRPr="000D3C64" w:rsidRDefault="002F569A" w:rsidP="000D3C64">
      <w:pPr>
        <w:autoSpaceDE w:val="0"/>
        <w:autoSpaceDN w:val="0"/>
        <w:adjustRightInd w:val="0"/>
        <w:spacing w:after="0" w:line="360" w:lineRule="auto"/>
        <w:ind w:left="112" w:right="-22"/>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12" w:right="-22"/>
        <w:rPr>
          <w:rFonts w:ascii="Times New Roman" w:hAnsi="Times New Roman" w:cs="Times New Roman"/>
          <w:sz w:val="30"/>
          <w:szCs w:val="30"/>
        </w:rPr>
      </w:pPr>
      <w:r w:rsidRPr="000D3C64">
        <w:rPr>
          <w:rFonts w:ascii="Times New Roman" w:hAnsi="Times New Roman" w:cs="Times New Roman"/>
          <w:sz w:val="30"/>
          <w:szCs w:val="30"/>
        </w:rPr>
        <w:t xml:space="preserve"> </w:t>
      </w:r>
    </w:p>
    <w:p w:rsidR="002F569A" w:rsidRPr="000D3C64" w:rsidRDefault="002F569A" w:rsidP="000D3C64">
      <w:pPr>
        <w:autoSpaceDE w:val="0"/>
        <w:autoSpaceDN w:val="0"/>
        <w:adjustRightInd w:val="0"/>
        <w:spacing w:after="0" w:line="360" w:lineRule="auto"/>
        <w:ind w:left="112"/>
        <w:rPr>
          <w:rFonts w:ascii="Times New Roman" w:hAnsi="Times New Roman" w:cs="Times New Roman"/>
          <w:sz w:val="30"/>
          <w:szCs w:val="30"/>
        </w:rPr>
      </w:pPr>
      <w:r w:rsidRPr="000D3C64">
        <w:rPr>
          <w:rFonts w:ascii="Times New Roman" w:hAnsi="Times New Roman" w:cs="Times New Roman"/>
          <w:sz w:val="30"/>
          <w:szCs w:val="30"/>
        </w:rPr>
        <w:t>1.  PRF for which country is the highest?</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USA</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b.  UK</w:t>
      </w:r>
    </w:p>
    <w:p w:rsidR="002F569A" w:rsidRPr="000D3C64" w:rsidRDefault="002F569A" w:rsidP="000D3C64">
      <w:pPr>
        <w:autoSpaceDE w:val="0"/>
        <w:autoSpaceDN w:val="0"/>
        <w:adjustRightInd w:val="0"/>
        <w:spacing w:after="0" w:line="360" w:lineRule="auto"/>
        <w:ind w:left="395" w:right="3319"/>
        <w:rPr>
          <w:rFonts w:ascii="Times New Roman" w:hAnsi="Times New Roman" w:cs="Times New Roman"/>
          <w:sz w:val="30"/>
          <w:szCs w:val="30"/>
        </w:rPr>
      </w:pPr>
      <w:r w:rsidRPr="000D3C64">
        <w:rPr>
          <w:rFonts w:ascii="Times New Roman" w:hAnsi="Times New Roman" w:cs="Times New Roman"/>
          <w:sz w:val="30"/>
          <w:szCs w:val="30"/>
        </w:rPr>
        <w:t xml:space="preserve">c.   Germany </w:t>
      </w:r>
    </w:p>
    <w:p w:rsidR="002F569A" w:rsidRPr="000D3C64" w:rsidRDefault="002F569A" w:rsidP="000D3C64">
      <w:pPr>
        <w:autoSpaceDE w:val="0"/>
        <w:autoSpaceDN w:val="0"/>
        <w:adjustRightInd w:val="0"/>
        <w:spacing w:after="0" w:line="360" w:lineRule="auto"/>
        <w:ind w:left="395" w:right="3319"/>
        <w:rPr>
          <w:rFonts w:ascii="Times New Roman" w:hAnsi="Times New Roman" w:cs="Times New Roman"/>
          <w:sz w:val="30"/>
          <w:szCs w:val="30"/>
        </w:rPr>
      </w:pPr>
      <w:r w:rsidRPr="000D3C64">
        <w:rPr>
          <w:rFonts w:ascii="Times New Roman" w:hAnsi="Times New Roman" w:cs="Times New Roman"/>
          <w:sz w:val="30"/>
          <w:szCs w:val="30"/>
        </w:rPr>
        <w:t>d.  Japan</w:t>
      </w:r>
    </w:p>
    <w:p w:rsidR="002F569A" w:rsidRPr="000D3C64" w:rsidRDefault="002F569A" w:rsidP="000D3C64">
      <w:pPr>
        <w:autoSpaceDE w:val="0"/>
        <w:autoSpaceDN w:val="0"/>
        <w:adjustRightInd w:val="0"/>
        <w:spacing w:before="8"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12"/>
        <w:rPr>
          <w:rFonts w:ascii="Times New Roman" w:hAnsi="Times New Roman" w:cs="Times New Roman"/>
          <w:sz w:val="30"/>
          <w:szCs w:val="30"/>
        </w:rPr>
      </w:pPr>
      <w:r w:rsidRPr="000D3C64">
        <w:rPr>
          <w:rFonts w:ascii="Times New Roman" w:hAnsi="Times New Roman" w:cs="Times New Roman"/>
          <w:sz w:val="30"/>
          <w:szCs w:val="30"/>
        </w:rPr>
        <w:t>2.  The PRF for India is</w:t>
      </w:r>
    </w:p>
    <w:p w:rsidR="002F569A" w:rsidRPr="000D3C64" w:rsidRDefault="002F569A" w:rsidP="000D3C64">
      <w:pPr>
        <w:autoSpaceDE w:val="0"/>
        <w:autoSpaceDN w:val="0"/>
        <w:adjustRightInd w:val="0"/>
        <w:spacing w:after="0" w:line="360" w:lineRule="auto"/>
        <w:ind w:left="472" w:right="1716"/>
        <w:rPr>
          <w:rFonts w:ascii="Times New Roman" w:hAnsi="Times New Roman" w:cs="Times New Roman"/>
          <w:sz w:val="30"/>
          <w:szCs w:val="30"/>
        </w:rPr>
      </w:pPr>
      <w:r w:rsidRPr="000D3C64">
        <w:rPr>
          <w:rFonts w:ascii="Times New Roman" w:hAnsi="Times New Roman" w:cs="Times New Roman"/>
          <w:sz w:val="30"/>
          <w:szCs w:val="30"/>
        </w:rPr>
        <w:t>a.  60                                b.  56 c.   72                                d.  64</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3.  If  the  PRF  for  UK  should  be  made  equal  to  the PRF for USA, to how much should the training for plant maintenance be increased?</w:t>
      </w:r>
    </w:p>
    <w:p w:rsidR="002F569A" w:rsidRPr="000D3C64" w:rsidRDefault="002F569A" w:rsidP="000D3C64">
      <w:pPr>
        <w:autoSpaceDE w:val="0"/>
        <w:autoSpaceDN w:val="0"/>
        <w:adjustRightInd w:val="0"/>
        <w:spacing w:after="0" w:line="360" w:lineRule="auto"/>
        <w:ind w:left="472" w:right="1439"/>
        <w:rPr>
          <w:rFonts w:ascii="Times New Roman" w:hAnsi="Times New Roman" w:cs="Times New Roman"/>
          <w:sz w:val="30"/>
          <w:szCs w:val="30"/>
        </w:rPr>
      </w:pPr>
      <w:r w:rsidRPr="000D3C64">
        <w:rPr>
          <w:rFonts w:ascii="Times New Roman" w:hAnsi="Times New Roman" w:cs="Times New Roman"/>
          <w:sz w:val="30"/>
          <w:szCs w:val="30"/>
        </w:rPr>
        <w:t>a.  88.33                           b.  88.00 c.   87.33                           d.  89</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4.  In   the   PRF   for   India   which   factor   makes   the highest effective contribution?</w:t>
      </w:r>
    </w:p>
    <w:p w:rsidR="002F569A" w:rsidRPr="000D3C64" w:rsidRDefault="002F569A" w:rsidP="000D3C64">
      <w:pPr>
        <w:autoSpaceDE w:val="0"/>
        <w:autoSpaceDN w:val="0"/>
        <w:adjustRightInd w:val="0"/>
        <w:spacing w:after="0" w:line="360" w:lineRule="auto"/>
        <w:ind w:left="472" w:right="2308"/>
        <w:rPr>
          <w:rFonts w:ascii="Times New Roman" w:hAnsi="Times New Roman" w:cs="Times New Roman"/>
          <w:sz w:val="30"/>
          <w:szCs w:val="30"/>
        </w:rPr>
      </w:pPr>
      <w:r w:rsidRPr="000D3C64">
        <w:rPr>
          <w:rFonts w:ascii="Times New Roman" w:hAnsi="Times New Roman" w:cs="Times New Roman"/>
          <w:sz w:val="30"/>
          <w:szCs w:val="30"/>
        </w:rPr>
        <w:t xml:space="preserve">a.    Plant maintenance </w:t>
      </w:r>
      <w:r w:rsidRPr="000D3C64">
        <w:rPr>
          <w:rFonts w:ascii="Times New Roman" w:hAnsi="Times New Roman" w:cs="Times New Roman"/>
          <w:sz w:val="30"/>
          <w:szCs w:val="30"/>
        </w:rPr>
        <w:tab/>
      </w:r>
      <w:r w:rsidRPr="000D3C64">
        <w:rPr>
          <w:rFonts w:ascii="Times New Roman" w:hAnsi="Times New Roman" w:cs="Times New Roman"/>
          <w:sz w:val="30"/>
          <w:szCs w:val="30"/>
        </w:rPr>
        <w:tab/>
        <w:t>b.    Technology</w:t>
      </w:r>
    </w:p>
    <w:p w:rsidR="002F569A" w:rsidRPr="000D3C64" w:rsidRDefault="002F569A" w:rsidP="000D3C64">
      <w:pPr>
        <w:autoSpaceDE w:val="0"/>
        <w:autoSpaceDN w:val="0"/>
        <w:adjustRightInd w:val="0"/>
        <w:spacing w:before="2" w:after="0" w:line="360" w:lineRule="auto"/>
        <w:ind w:left="472"/>
        <w:rPr>
          <w:rFonts w:ascii="Times New Roman" w:hAnsi="Times New Roman" w:cs="Times New Roman"/>
          <w:sz w:val="30"/>
          <w:szCs w:val="30"/>
        </w:rPr>
      </w:pPr>
      <w:r w:rsidRPr="000D3C64">
        <w:rPr>
          <w:rFonts w:ascii="Times New Roman" w:hAnsi="Times New Roman" w:cs="Times New Roman"/>
          <w:sz w:val="30"/>
          <w:szCs w:val="30"/>
        </w:rPr>
        <w:t>c.    After sales service</w:t>
      </w:r>
      <w:r w:rsidRPr="000D3C64">
        <w:rPr>
          <w:rFonts w:ascii="Times New Roman" w:hAnsi="Times New Roman" w:cs="Times New Roman"/>
          <w:sz w:val="30"/>
          <w:szCs w:val="30"/>
        </w:rPr>
        <w:tab/>
      </w:r>
      <w:r w:rsidRPr="000D3C64">
        <w:rPr>
          <w:rFonts w:ascii="Times New Roman" w:hAnsi="Times New Roman" w:cs="Times New Roman"/>
          <w:sz w:val="30"/>
          <w:szCs w:val="30"/>
        </w:rPr>
        <w:tab/>
        <w:t>d.    Training</w:t>
      </w:r>
    </w:p>
    <w:p w:rsidR="002F569A" w:rsidRPr="000D3C64" w:rsidRDefault="002F569A" w:rsidP="000D3C64">
      <w:pPr>
        <w:autoSpaceDE w:val="0"/>
        <w:autoSpaceDN w:val="0"/>
        <w:adjustRightInd w:val="0"/>
        <w:spacing w:before="2" w:after="0" w:line="360" w:lineRule="auto"/>
        <w:ind w:left="472"/>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529" w:hanging="283"/>
        <w:jc w:val="both"/>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529" w:hanging="283"/>
        <w:jc w:val="both"/>
        <w:rPr>
          <w:rFonts w:ascii="Times New Roman" w:hAnsi="Times New Roman" w:cs="Times New Roman"/>
          <w:sz w:val="30"/>
          <w:szCs w:val="30"/>
        </w:rPr>
      </w:pPr>
      <w:r w:rsidRPr="000D3C64">
        <w:rPr>
          <w:rFonts w:ascii="Times New Roman" w:hAnsi="Times New Roman" w:cs="Times New Roman"/>
          <w:sz w:val="30"/>
          <w:szCs w:val="30"/>
        </w:rPr>
        <w:t>5.  Number       of       female       students       studying Management   is   what   percentage   of   the   total student population?</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27          b.  7       c.   25          d.  17</w:t>
      </w:r>
    </w:p>
    <w:p w:rsidR="002F569A" w:rsidRPr="000D3C64" w:rsidRDefault="002F569A" w:rsidP="000D3C64">
      <w:pPr>
        <w:autoSpaceDE w:val="0"/>
        <w:autoSpaceDN w:val="0"/>
        <w:adjustRightInd w:val="0"/>
        <w:spacing w:before="7"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before="7" w:after="0" w:line="360" w:lineRule="auto"/>
        <w:rPr>
          <w:rFonts w:ascii="Times New Roman" w:hAnsi="Times New Roman" w:cs="Times New Roman"/>
          <w:sz w:val="30"/>
          <w:szCs w:val="30"/>
        </w:rPr>
      </w:pPr>
      <w:r w:rsidRPr="000D3C64">
        <w:rPr>
          <w:rFonts w:ascii="Times New Roman" w:hAnsi="Times New Roman" w:cs="Times New Roman"/>
          <w:sz w:val="30"/>
          <w:szCs w:val="30"/>
        </w:rPr>
        <w:t>3.</w:t>
      </w:r>
    </w:p>
    <w:p w:rsidR="002F569A" w:rsidRPr="000D3C64" w:rsidRDefault="002F569A" w:rsidP="000D3C64">
      <w:pPr>
        <w:autoSpaceDE w:val="0"/>
        <w:autoSpaceDN w:val="0"/>
        <w:adjustRightInd w:val="0"/>
        <w:spacing w:after="0" w:line="360" w:lineRule="auto"/>
        <w:ind w:right="530"/>
        <w:jc w:val="both"/>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4514850" cy="3750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50945"/>
                    </a:xfrm>
                    <a:prstGeom prst="rect">
                      <a:avLst/>
                    </a:prstGeom>
                    <a:noFill/>
                    <a:ln>
                      <a:noFill/>
                    </a:ln>
                  </pic:spPr>
                </pic:pic>
              </a:graphicData>
            </a:graphic>
          </wp:inline>
        </w:drawing>
      </w:r>
    </w:p>
    <w:p w:rsidR="002F569A" w:rsidRPr="000D3C64" w:rsidRDefault="002F569A" w:rsidP="000D3C64">
      <w:pPr>
        <w:autoSpaceDE w:val="0"/>
        <w:autoSpaceDN w:val="0"/>
        <w:adjustRightInd w:val="0"/>
        <w:spacing w:after="0" w:line="360" w:lineRule="auto"/>
        <w:ind w:right="530"/>
        <w:jc w:val="both"/>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2981325" cy="165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1325" cy="1657350"/>
                    </a:xfrm>
                    <a:prstGeom prst="rect">
                      <a:avLst/>
                    </a:prstGeom>
                    <a:noFill/>
                    <a:ln>
                      <a:noFill/>
                    </a:ln>
                  </pic:spPr>
                </pic:pic>
              </a:graphicData>
            </a:graphic>
          </wp:inline>
        </w:drawing>
      </w:r>
    </w:p>
    <w:p w:rsidR="002F569A" w:rsidRPr="000D3C64" w:rsidRDefault="002F569A" w:rsidP="000D3C64">
      <w:pPr>
        <w:autoSpaceDE w:val="0"/>
        <w:autoSpaceDN w:val="0"/>
        <w:adjustRightInd w:val="0"/>
        <w:spacing w:after="0" w:line="360" w:lineRule="auto"/>
        <w:rPr>
          <w:rFonts w:ascii="Times New Roman" w:hAnsi="Times New Roman" w:cs="Times New Roman"/>
          <w:color w:val="000000"/>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w:t>
      </w:r>
    </w:p>
    <w:p w:rsidR="002F569A" w:rsidRPr="000D3C64" w:rsidRDefault="002F569A" w:rsidP="000D3C64">
      <w:pPr>
        <w:autoSpaceDE w:val="0"/>
        <w:autoSpaceDN w:val="0"/>
        <w:adjustRightInd w:val="0"/>
        <w:spacing w:after="0" w:line="360" w:lineRule="auto"/>
        <w:rPr>
          <w:rFonts w:ascii="Times New Roman" w:hAnsi="Times New Roman" w:cs="Times New Roman"/>
          <w:color w:val="000000"/>
          <w:sz w:val="30"/>
          <w:szCs w:val="30"/>
        </w:rPr>
      </w:pPr>
    </w:p>
    <w:p w:rsidR="002F569A" w:rsidRPr="000D3C64" w:rsidRDefault="002F569A" w:rsidP="000D3C64">
      <w:pPr>
        <w:autoSpaceDE w:val="0"/>
        <w:autoSpaceDN w:val="0"/>
        <w:adjustRightInd w:val="0"/>
        <w:spacing w:after="0" w:line="360" w:lineRule="auto"/>
        <w:ind w:right="2330"/>
        <w:jc w:val="both"/>
        <w:rPr>
          <w:rFonts w:ascii="Times New Roman" w:hAnsi="Times New Roman" w:cs="Times New Roman"/>
          <w:sz w:val="30"/>
          <w:szCs w:val="30"/>
        </w:rPr>
      </w:pPr>
      <w:r w:rsidRPr="000D3C64">
        <w:rPr>
          <w:rFonts w:ascii="Times New Roman" w:hAnsi="Times New Roman" w:cs="Times New Roman"/>
          <w:sz w:val="30"/>
          <w:szCs w:val="30"/>
        </w:rPr>
        <w:t>4.  A. Good people are educated.</w:t>
      </w:r>
    </w:p>
    <w:p w:rsidR="002F569A" w:rsidRPr="000D3C64" w:rsidRDefault="002F569A" w:rsidP="000D3C64">
      <w:pPr>
        <w:autoSpaceDE w:val="0"/>
        <w:autoSpaceDN w:val="0"/>
        <w:adjustRightInd w:val="0"/>
        <w:spacing w:after="0" w:line="360" w:lineRule="auto"/>
        <w:ind w:left="283" w:right="3065"/>
        <w:rPr>
          <w:rFonts w:ascii="Times New Roman" w:hAnsi="Times New Roman" w:cs="Times New Roman"/>
          <w:sz w:val="30"/>
          <w:szCs w:val="30"/>
        </w:rPr>
      </w:pPr>
      <w:r w:rsidRPr="000D3C64">
        <w:rPr>
          <w:rFonts w:ascii="Times New Roman" w:hAnsi="Times New Roman" w:cs="Times New Roman"/>
          <w:sz w:val="30"/>
          <w:szCs w:val="30"/>
        </w:rPr>
        <w:t xml:space="preserve">B. Some girls are bad. </w:t>
      </w:r>
    </w:p>
    <w:p w:rsidR="002F569A" w:rsidRPr="000D3C64" w:rsidRDefault="002F569A" w:rsidP="000D3C64">
      <w:pPr>
        <w:autoSpaceDE w:val="0"/>
        <w:autoSpaceDN w:val="0"/>
        <w:adjustRightInd w:val="0"/>
        <w:spacing w:after="0" w:line="360" w:lineRule="auto"/>
        <w:ind w:left="283" w:right="3065"/>
        <w:rPr>
          <w:rFonts w:ascii="Times New Roman" w:hAnsi="Times New Roman" w:cs="Times New Roman"/>
          <w:sz w:val="30"/>
          <w:szCs w:val="30"/>
        </w:rPr>
      </w:pPr>
      <w:r w:rsidRPr="000D3C64">
        <w:rPr>
          <w:rFonts w:ascii="Times New Roman" w:hAnsi="Times New Roman" w:cs="Times New Roman"/>
          <w:sz w:val="30"/>
          <w:szCs w:val="30"/>
        </w:rPr>
        <w:t>C. Ram is good.</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D. Ram and Lata are friends.</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E. Ram is educated.</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F. Lata is an educated girl.</w:t>
      </w:r>
    </w:p>
    <w:p w:rsidR="002F569A" w:rsidRPr="000D3C64" w:rsidRDefault="002F569A" w:rsidP="000D3C64">
      <w:pPr>
        <w:autoSpaceDE w:val="0"/>
        <w:autoSpaceDN w:val="0"/>
        <w:adjustRightInd w:val="0"/>
        <w:spacing w:after="0" w:line="360" w:lineRule="auto"/>
        <w:ind w:left="472" w:right="1601"/>
        <w:jc w:val="both"/>
        <w:rPr>
          <w:rFonts w:ascii="Times New Roman" w:hAnsi="Times New Roman" w:cs="Times New Roman"/>
          <w:sz w:val="30"/>
          <w:szCs w:val="30"/>
        </w:rPr>
      </w:pPr>
      <w:r w:rsidRPr="000D3C64">
        <w:rPr>
          <w:rFonts w:ascii="Times New Roman" w:hAnsi="Times New Roman" w:cs="Times New Roman"/>
          <w:sz w:val="30"/>
          <w:szCs w:val="30"/>
        </w:rPr>
        <w:t>a.  BCE                              b.  ACE    c. DEF                              d.  ADF</w:t>
      </w:r>
    </w:p>
    <w:p w:rsidR="002F569A" w:rsidRPr="000D3C64" w:rsidRDefault="002F569A" w:rsidP="000D3C64">
      <w:pPr>
        <w:autoSpaceDE w:val="0"/>
        <w:autoSpaceDN w:val="0"/>
        <w:adjustRightInd w:val="0"/>
        <w:spacing w:before="10"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12" w:right="1600"/>
        <w:jc w:val="both"/>
        <w:rPr>
          <w:rFonts w:ascii="Times New Roman" w:hAnsi="Times New Roman" w:cs="Times New Roman"/>
          <w:sz w:val="30"/>
          <w:szCs w:val="30"/>
        </w:rPr>
      </w:pPr>
      <w:r w:rsidRPr="000D3C64">
        <w:rPr>
          <w:rFonts w:ascii="Times New Roman" w:hAnsi="Times New Roman" w:cs="Times New Roman"/>
          <w:sz w:val="30"/>
          <w:szCs w:val="30"/>
        </w:rPr>
        <w:t>5.  A. Good managers are intuitive.</w:t>
      </w:r>
    </w:p>
    <w:p w:rsidR="002F569A" w:rsidRPr="000D3C64" w:rsidRDefault="002F569A" w:rsidP="000D3C64">
      <w:pPr>
        <w:autoSpaceDE w:val="0"/>
        <w:autoSpaceDN w:val="0"/>
        <w:adjustRightInd w:val="0"/>
        <w:spacing w:after="0" w:line="360" w:lineRule="auto"/>
        <w:ind w:left="395" w:right="1650"/>
        <w:rPr>
          <w:rFonts w:ascii="Times New Roman" w:hAnsi="Times New Roman" w:cs="Times New Roman"/>
          <w:sz w:val="30"/>
          <w:szCs w:val="30"/>
        </w:rPr>
      </w:pPr>
      <w:r w:rsidRPr="000D3C64">
        <w:rPr>
          <w:rFonts w:ascii="Times New Roman" w:hAnsi="Times New Roman" w:cs="Times New Roman"/>
          <w:sz w:val="30"/>
          <w:szCs w:val="30"/>
        </w:rPr>
        <w:t>B. Some managers are women.</w:t>
      </w:r>
    </w:p>
    <w:p w:rsidR="002F569A" w:rsidRPr="000D3C64" w:rsidRDefault="002F569A" w:rsidP="000D3C64">
      <w:pPr>
        <w:autoSpaceDE w:val="0"/>
        <w:autoSpaceDN w:val="0"/>
        <w:adjustRightInd w:val="0"/>
        <w:spacing w:after="0" w:line="360" w:lineRule="auto"/>
        <w:ind w:left="395" w:right="1650"/>
        <w:rPr>
          <w:rFonts w:ascii="Times New Roman" w:hAnsi="Times New Roman" w:cs="Times New Roman"/>
          <w:sz w:val="30"/>
          <w:szCs w:val="30"/>
        </w:rPr>
      </w:pPr>
      <w:r w:rsidRPr="000D3C64">
        <w:rPr>
          <w:rFonts w:ascii="Times New Roman" w:hAnsi="Times New Roman" w:cs="Times New Roman"/>
          <w:sz w:val="30"/>
          <w:szCs w:val="30"/>
        </w:rPr>
        <w:t>C. Supriya is intuitive.</w:t>
      </w:r>
    </w:p>
    <w:p w:rsidR="002F569A" w:rsidRPr="000D3C64" w:rsidRDefault="002F569A" w:rsidP="000D3C64">
      <w:pPr>
        <w:autoSpaceDE w:val="0"/>
        <w:autoSpaceDN w:val="0"/>
        <w:adjustRightInd w:val="0"/>
        <w:spacing w:after="0" w:line="360" w:lineRule="auto"/>
        <w:ind w:left="395" w:right="2410"/>
        <w:jc w:val="both"/>
        <w:rPr>
          <w:rFonts w:ascii="Times New Roman" w:hAnsi="Times New Roman" w:cs="Times New Roman"/>
          <w:sz w:val="30"/>
          <w:szCs w:val="30"/>
        </w:rPr>
      </w:pPr>
      <w:r w:rsidRPr="000D3C64">
        <w:rPr>
          <w:rFonts w:ascii="Times New Roman" w:hAnsi="Times New Roman" w:cs="Times New Roman"/>
          <w:sz w:val="30"/>
          <w:szCs w:val="30"/>
        </w:rPr>
        <w:t>D. Supriya is a woman.</w:t>
      </w:r>
    </w:p>
    <w:p w:rsidR="002F569A" w:rsidRPr="000D3C64" w:rsidRDefault="002F569A" w:rsidP="000D3C64">
      <w:pPr>
        <w:autoSpaceDE w:val="0"/>
        <w:autoSpaceDN w:val="0"/>
        <w:adjustRightInd w:val="0"/>
        <w:spacing w:before="1" w:after="0" w:line="360" w:lineRule="auto"/>
        <w:ind w:left="395" w:right="1801"/>
        <w:rPr>
          <w:rFonts w:ascii="Times New Roman" w:hAnsi="Times New Roman" w:cs="Times New Roman"/>
          <w:sz w:val="30"/>
          <w:szCs w:val="30"/>
        </w:rPr>
      </w:pPr>
      <w:r w:rsidRPr="000D3C64">
        <w:rPr>
          <w:rFonts w:ascii="Times New Roman" w:hAnsi="Times New Roman" w:cs="Times New Roman"/>
          <w:sz w:val="30"/>
          <w:szCs w:val="30"/>
        </w:rPr>
        <w:t xml:space="preserve">E. Some women are intuitive. </w:t>
      </w:r>
    </w:p>
    <w:p w:rsidR="002F569A" w:rsidRPr="000D3C64" w:rsidRDefault="002F569A" w:rsidP="000D3C64">
      <w:pPr>
        <w:autoSpaceDE w:val="0"/>
        <w:autoSpaceDN w:val="0"/>
        <w:adjustRightInd w:val="0"/>
        <w:spacing w:before="1" w:after="0" w:line="360" w:lineRule="auto"/>
        <w:ind w:left="395" w:right="1801"/>
        <w:rPr>
          <w:rFonts w:ascii="Times New Roman" w:hAnsi="Times New Roman" w:cs="Times New Roman"/>
          <w:sz w:val="30"/>
          <w:szCs w:val="30"/>
        </w:rPr>
      </w:pPr>
      <w:r w:rsidRPr="000D3C64">
        <w:rPr>
          <w:rFonts w:ascii="Times New Roman" w:hAnsi="Times New Roman" w:cs="Times New Roman"/>
          <w:sz w:val="30"/>
          <w:szCs w:val="30"/>
        </w:rPr>
        <w:t>F. Supriya is a good manager.</w:t>
      </w:r>
    </w:p>
    <w:p w:rsidR="002F569A" w:rsidRPr="000D3C64" w:rsidRDefault="002F569A" w:rsidP="000D3C64">
      <w:pPr>
        <w:autoSpaceDE w:val="0"/>
        <w:autoSpaceDN w:val="0"/>
        <w:adjustRightInd w:val="0"/>
        <w:spacing w:before="2" w:after="0" w:line="360" w:lineRule="auto"/>
        <w:ind w:left="472" w:right="1563"/>
        <w:jc w:val="both"/>
        <w:rPr>
          <w:rFonts w:ascii="Times New Roman" w:hAnsi="Times New Roman" w:cs="Times New Roman"/>
          <w:sz w:val="30"/>
          <w:szCs w:val="30"/>
        </w:rPr>
      </w:pPr>
      <w:r w:rsidRPr="000D3C64">
        <w:rPr>
          <w:rFonts w:ascii="Times New Roman" w:hAnsi="Times New Roman" w:cs="Times New Roman"/>
          <w:sz w:val="30"/>
          <w:szCs w:val="30"/>
        </w:rPr>
        <w:t>a.  BCE                              b.  ABD</w:t>
      </w:r>
    </w:p>
    <w:p w:rsidR="002F569A" w:rsidRPr="000D3C64" w:rsidRDefault="002F569A" w:rsidP="000D3C64">
      <w:pPr>
        <w:autoSpaceDE w:val="0"/>
        <w:autoSpaceDN w:val="0"/>
        <w:adjustRightInd w:val="0"/>
        <w:spacing w:after="0" w:line="360" w:lineRule="auto"/>
        <w:ind w:left="472" w:right="1589"/>
        <w:jc w:val="both"/>
        <w:rPr>
          <w:rFonts w:ascii="Times New Roman" w:hAnsi="Times New Roman" w:cs="Times New Roman"/>
          <w:sz w:val="30"/>
          <w:szCs w:val="30"/>
        </w:rPr>
      </w:pPr>
      <w:r w:rsidRPr="000D3C64">
        <w:rPr>
          <w:rFonts w:ascii="Times New Roman" w:hAnsi="Times New Roman" w:cs="Times New Roman"/>
          <w:sz w:val="30"/>
          <w:szCs w:val="30"/>
        </w:rPr>
        <w:t>c.   AFC                              d.  ADF</w:t>
      </w:r>
    </w:p>
    <w:p w:rsidR="002F569A" w:rsidRPr="000D3C64" w:rsidRDefault="002F569A" w:rsidP="000D3C64">
      <w:pPr>
        <w:autoSpaceDE w:val="0"/>
        <w:autoSpaceDN w:val="0"/>
        <w:adjustRightInd w:val="0"/>
        <w:spacing w:before="10" w:after="0" w:line="360" w:lineRule="auto"/>
        <w:rPr>
          <w:rFonts w:ascii="Times New Roman" w:hAnsi="Times New Roman" w:cs="Times New Roman"/>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Direction for the questions 1 to 5: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Study  the  following  pie-charts  carefully  and  answer the questions given below them. Engineering  and  Arts  passed  population  details  from different states of a country</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5731510" cy="3489324"/>
            <wp:effectExtent l="0" t="0" r="2540" b="0"/>
            <wp:docPr id="3" name="Picture 3" descr="C:\Users\admin\AppData\Local\Microsoft\Windows\Temporary Internet Files\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Screenshot (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89324"/>
                    </a:xfrm>
                    <a:prstGeom prst="rect">
                      <a:avLst/>
                    </a:prstGeom>
                    <a:noFill/>
                    <a:ln>
                      <a:noFill/>
                    </a:ln>
                  </pic:spPr>
                </pic:pic>
              </a:graphicData>
            </a:graphic>
          </wp:inline>
        </w:drawing>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noProof/>
          <w:sz w:val="30"/>
          <w:szCs w:val="30"/>
          <w:lang w:eastAsia="en-US"/>
        </w:rPr>
        <w:drawing>
          <wp:inline distT="0" distB="0" distL="0" distR="0">
            <wp:extent cx="4968875" cy="2605405"/>
            <wp:effectExtent l="0" t="0" r="3175" b="4445"/>
            <wp:docPr id="4" name="Picture 4" descr="C:\Users\admin\AppData\Local\Microsoft\Windows\Temporary Internet Files\Content.Word\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Screenshot (7).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8875" cy="2605405"/>
                    </a:xfrm>
                    <a:prstGeom prst="rect">
                      <a:avLst/>
                    </a:prstGeom>
                    <a:noFill/>
                    <a:ln>
                      <a:noFill/>
                    </a:ln>
                  </pic:spPr>
                </pic:pic>
              </a:graphicData>
            </a:graphic>
          </wp:inline>
        </w:drawing>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 What is the difference between engineering passed male population and arts passed male population of state A?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24000        b.  14000        c.   28000        d.  36000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2.  What  is  the  ratio  of  Engineering  passed  female population  of  state  E  to  arts  Arts  passed  female population of state D?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7:5             b.  5:7             c.   16:15         d.  15:16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3.  Total Engineering passed female population of state C   is   what   %   of   the   total   Arts   passed   female population of that state?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40           b.  62.5           c.   50               d.  52.5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4.  Total Arts passed male population  from  state C is what  percent  of  the  total  Arts  passed  population from all states together?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8%            b.  12%           c.   11%            d.  9%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5.   What is the ratio of total Engineering passed male population  of  state  E  to  total  Arts  passed  female population of that state?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28:35       b.  35:28        c.   32:45         d.  None</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Default"/>
        <w:spacing w:line="360" w:lineRule="auto"/>
        <w:rPr>
          <w:sz w:val="30"/>
          <w:szCs w:val="30"/>
        </w:rPr>
      </w:pPr>
      <w:r w:rsidRPr="000D3C64">
        <w:rPr>
          <w:b/>
          <w:bCs/>
          <w:sz w:val="30"/>
          <w:szCs w:val="30"/>
        </w:rPr>
        <w:t xml:space="preserve">Directions for questions 1 to 5: </w:t>
      </w:r>
      <w:r w:rsidRPr="000D3C64">
        <w:rPr>
          <w:sz w:val="30"/>
          <w:szCs w:val="30"/>
        </w:rPr>
        <w:t xml:space="preserve">The bar graph given below shows the percentage distribution of the total </w:t>
      </w:r>
    </w:p>
    <w:p w:rsidR="002F569A" w:rsidRPr="000D3C64" w:rsidRDefault="002F569A" w:rsidP="000D3C64">
      <w:pPr>
        <w:pStyle w:val="Default"/>
        <w:spacing w:line="360" w:lineRule="auto"/>
        <w:rPr>
          <w:sz w:val="30"/>
          <w:szCs w:val="30"/>
        </w:rPr>
      </w:pPr>
      <w:r w:rsidRPr="000D3C64">
        <w:rPr>
          <w:sz w:val="30"/>
          <w:szCs w:val="30"/>
        </w:rPr>
        <w:t xml:space="preserve">expenditures of a company under various expense </w:t>
      </w:r>
    </w:p>
    <w:p w:rsidR="002F569A" w:rsidRPr="000D3C64" w:rsidRDefault="002F569A" w:rsidP="000D3C64">
      <w:pPr>
        <w:pStyle w:val="Default"/>
        <w:spacing w:line="360" w:lineRule="auto"/>
        <w:rPr>
          <w:sz w:val="30"/>
          <w:szCs w:val="30"/>
        </w:rPr>
      </w:pPr>
      <w:r w:rsidRPr="000D3C64">
        <w:rPr>
          <w:sz w:val="30"/>
          <w:szCs w:val="30"/>
        </w:rPr>
        <w:t xml:space="preserve">heads during 2003. </w:t>
      </w:r>
    </w:p>
    <w:p w:rsidR="002F569A" w:rsidRPr="000D3C64" w:rsidRDefault="002F569A" w:rsidP="000D3C64">
      <w:pPr>
        <w:pStyle w:val="Default"/>
        <w:spacing w:line="360" w:lineRule="auto"/>
        <w:rPr>
          <w:sz w:val="30"/>
          <w:szCs w:val="30"/>
        </w:rPr>
      </w:pPr>
      <w:r w:rsidRPr="000D3C64">
        <w:rPr>
          <w:sz w:val="30"/>
          <w:szCs w:val="30"/>
        </w:rPr>
        <w:t xml:space="preserve">Percentage Distribution of Total Expenditure of aCompany </w:t>
      </w:r>
    </w:p>
    <w:p w:rsidR="002F569A" w:rsidRPr="000D3C64" w:rsidRDefault="002F569A" w:rsidP="000D3C64">
      <w:pPr>
        <w:pStyle w:val="Default"/>
        <w:spacing w:line="360" w:lineRule="auto"/>
        <w:rPr>
          <w:sz w:val="30"/>
          <w:szCs w:val="30"/>
        </w:rPr>
      </w:pPr>
      <w:r w:rsidRPr="000D3C64">
        <w:rPr>
          <w:sz w:val="30"/>
          <w:szCs w:val="30"/>
        </w:rPr>
        <w:t xml:space="preserve">1. The total amount of expenditures of the company is how many times of expenditure on research and development? </w:t>
      </w:r>
    </w:p>
    <w:p w:rsidR="002F569A" w:rsidRPr="000D3C64" w:rsidRDefault="002F569A" w:rsidP="000D3C64">
      <w:pPr>
        <w:pStyle w:val="Default"/>
        <w:spacing w:line="360" w:lineRule="auto"/>
        <w:rPr>
          <w:sz w:val="30"/>
          <w:szCs w:val="30"/>
        </w:rPr>
      </w:pPr>
      <w:r w:rsidRPr="000D3C64">
        <w:rPr>
          <w:sz w:val="30"/>
          <w:szCs w:val="30"/>
        </w:rPr>
        <w:t xml:space="preserve">a. 27 b. 20 c. 18 d. 8 </w:t>
      </w:r>
    </w:p>
    <w:p w:rsidR="002F569A" w:rsidRPr="000D3C64" w:rsidRDefault="002F569A" w:rsidP="000D3C64">
      <w:pPr>
        <w:pStyle w:val="Default"/>
        <w:spacing w:line="360" w:lineRule="auto"/>
        <w:rPr>
          <w:sz w:val="30"/>
          <w:szCs w:val="30"/>
        </w:rPr>
      </w:pPr>
      <w:r w:rsidRPr="000D3C64">
        <w:rPr>
          <w:sz w:val="30"/>
          <w:szCs w:val="30"/>
        </w:rPr>
        <w:t xml:space="preserve">2. If the expenditure on advertisement is 2.10 crores then the difference between the expenditure on transport and taxes is? </w:t>
      </w:r>
    </w:p>
    <w:p w:rsidR="002F569A" w:rsidRPr="000D3C64" w:rsidRDefault="002F569A" w:rsidP="000D3C64">
      <w:pPr>
        <w:pStyle w:val="Default"/>
        <w:spacing w:line="360" w:lineRule="auto"/>
        <w:rPr>
          <w:sz w:val="30"/>
          <w:szCs w:val="30"/>
        </w:rPr>
      </w:pPr>
      <w:r w:rsidRPr="000D3C64">
        <w:rPr>
          <w:sz w:val="30"/>
          <w:szCs w:val="30"/>
        </w:rPr>
        <w:t xml:space="preserve">a. Rs. 1.25 crores b. Rs. 95 lakhs c. Rs. 65 lakhs d. Rs. 35 lakhs </w:t>
      </w:r>
    </w:p>
    <w:p w:rsidR="002F569A" w:rsidRPr="000D3C64" w:rsidRDefault="002F569A" w:rsidP="000D3C64">
      <w:pPr>
        <w:pStyle w:val="Default"/>
        <w:spacing w:line="360" w:lineRule="auto"/>
        <w:rPr>
          <w:sz w:val="30"/>
          <w:szCs w:val="30"/>
        </w:rPr>
      </w:pPr>
      <w:r w:rsidRPr="000D3C64">
        <w:rPr>
          <w:sz w:val="30"/>
          <w:szCs w:val="30"/>
        </w:rPr>
        <w:t xml:space="preserve">3. What is the ratio of the total expenditure on infrastructure and transport to the total expenditure on taxes and interest on loans? </w:t>
      </w:r>
    </w:p>
    <w:p w:rsidR="002F569A" w:rsidRPr="000D3C64" w:rsidRDefault="002F569A" w:rsidP="000D3C64">
      <w:pPr>
        <w:pStyle w:val="Default"/>
        <w:spacing w:line="360" w:lineRule="auto"/>
        <w:rPr>
          <w:sz w:val="30"/>
          <w:szCs w:val="30"/>
        </w:rPr>
      </w:pPr>
      <w:r w:rsidRPr="000D3C64">
        <w:rPr>
          <w:sz w:val="30"/>
          <w:szCs w:val="30"/>
        </w:rPr>
        <w:t xml:space="preserve">a. 5:4 b. 8:7 </w:t>
      </w:r>
    </w:p>
    <w:p w:rsidR="002F569A" w:rsidRPr="000D3C64" w:rsidRDefault="002F569A" w:rsidP="000D3C64">
      <w:pPr>
        <w:pStyle w:val="Default"/>
        <w:spacing w:line="360" w:lineRule="auto"/>
        <w:rPr>
          <w:sz w:val="30"/>
          <w:szCs w:val="30"/>
        </w:rPr>
      </w:pPr>
      <w:r w:rsidRPr="000D3C64">
        <w:rPr>
          <w:sz w:val="30"/>
          <w:szCs w:val="30"/>
        </w:rPr>
        <w:t xml:space="preserve">c. 9:7 d. 13:11 </w:t>
      </w:r>
    </w:p>
    <w:p w:rsidR="002F569A" w:rsidRPr="000D3C64" w:rsidRDefault="002F569A" w:rsidP="000D3C64">
      <w:pPr>
        <w:pStyle w:val="Default"/>
        <w:spacing w:line="360" w:lineRule="auto"/>
        <w:rPr>
          <w:sz w:val="30"/>
          <w:szCs w:val="30"/>
        </w:rPr>
      </w:pPr>
      <w:r w:rsidRPr="000D3C64">
        <w:rPr>
          <w:sz w:val="30"/>
          <w:szCs w:val="30"/>
        </w:rPr>
        <w:t xml:space="preserve">4. If the interest on loans amounted to Rs. 2.45 crores then the total amount of expenditure on advertisement, taxes and research and development is? </w:t>
      </w:r>
    </w:p>
    <w:p w:rsidR="002F569A" w:rsidRPr="000D3C64" w:rsidRDefault="002F569A" w:rsidP="000D3C64">
      <w:pPr>
        <w:pStyle w:val="Default"/>
        <w:spacing w:line="360" w:lineRule="auto"/>
        <w:rPr>
          <w:sz w:val="30"/>
          <w:szCs w:val="30"/>
        </w:rPr>
      </w:pPr>
      <w:r w:rsidRPr="000D3C64">
        <w:rPr>
          <w:sz w:val="30"/>
          <w:szCs w:val="30"/>
        </w:rPr>
        <w:t xml:space="preserve">a. Rs. 7 crores b. Rs. 5.4 crores c. Rs. 4.2 crores d. Rs. 3crores </w:t>
      </w:r>
    </w:p>
    <w:p w:rsidR="002F569A" w:rsidRPr="000D3C64" w:rsidRDefault="002F569A" w:rsidP="000D3C64">
      <w:pPr>
        <w:pStyle w:val="Default"/>
        <w:spacing w:line="360" w:lineRule="auto"/>
        <w:rPr>
          <w:sz w:val="30"/>
          <w:szCs w:val="30"/>
        </w:rPr>
      </w:pPr>
      <w:r w:rsidRPr="000D3C64">
        <w:rPr>
          <w:noProof/>
          <w:sz w:val="30"/>
          <w:szCs w:val="30"/>
          <w:lang w:val="en-US"/>
        </w:rPr>
        <w:drawing>
          <wp:inline distT="0" distB="0" distL="0" distR="0">
            <wp:extent cx="3837940" cy="2784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837940" cy="2784475"/>
                    </a:xfrm>
                    <a:prstGeom prst="rect">
                      <a:avLst/>
                    </a:prstGeom>
                    <a:noFill/>
                    <a:ln w="9525">
                      <a:noFill/>
                      <a:miter lim="800000"/>
                      <a:headEnd/>
                      <a:tailEnd/>
                    </a:ln>
                  </pic:spPr>
                </pic:pic>
              </a:graphicData>
            </a:graphic>
          </wp:inline>
        </w:drawing>
      </w:r>
    </w:p>
    <w:p w:rsidR="002F569A" w:rsidRPr="000D3C64" w:rsidRDefault="002F569A" w:rsidP="000D3C64">
      <w:pPr>
        <w:pStyle w:val="Default"/>
        <w:pageBreakBefore/>
        <w:spacing w:line="360" w:lineRule="auto"/>
        <w:rPr>
          <w:sz w:val="30"/>
          <w:szCs w:val="30"/>
        </w:rPr>
      </w:pPr>
      <w:r w:rsidRPr="000D3C64">
        <w:rPr>
          <w:sz w:val="30"/>
          <w:szCs w:val="30"/>
        </w:rPr>
        <w:t xml:space="preserve">5. The expenditure on the Interest on Loans is by what percent more than the expenditure on transport? </w:t>
      </w:r>
    </w:p>
    <w:p w:rsidR="002F569A" w:rsidRPr="000D3C64" w:rsidRDefault="002F569A" w:rsidP="000D3C64">
      <w:pPr>
        <w:pStyle w:val="Default"/>
        <w:spacing w:line="360" w:lineRule="auto"/>
        <w:rPr>
          <w:sz w:val="30"/>
          <w:szCs w:val="30"/>
        </w:rPr>
      </w:pPr>
      <w:r w:rsidRPr="000D3C64">
        <w:rPr>
          <w:sz w:val="30"/>
          <w:szCs w:val="30"/>
        </w:rPr>
        <w:t xml:space="preserve">a. 5% b. 10%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 20% d. 40%</w:t>
      </w:r>
    </w:p>
    <w:p w:rsidR="002F569A" w:rsidRPr="000D3C64" w:rsidRDefault="002F569A" w:rsidP="000D3C64">
      <w:pPr>
        <w:pStyle w:val="Default"/>
        <w:spacing w:line="360" w:lineRule="auto"/>
        <w:rPr>
          <w:b/>
          <w:color w:val="FF0000"/>
          <w:sz w:val="30"/>
          <w:szCs w:val="30"/>
        </w:rPr>
      </w:pPr>
    </w:p>
    <w:p w:rsidR="002F569A" w:rsidRPr="000D3C64" w:rsidRDefault="002F569A" w:rsidP="000D3C64">
      <w:pPr>
        <w:pStyle w:val="Default"/>
        <w:spacing w:line="360" w:lineRule="auto"/>
        <w:rPr>
          <w:sz w:val="30"/>
          <w:szCs w:val="30"/>
        </w:rPr>
      </w:pPr>
      <w:r w:rsidRPr="000D3C64">
        <w:rPr>
          <w:b/>
          <w:sz w:val="30"/>
          <w:szCs w:val="30"/>
        </w:rPr>
        <w:br/>
      </w:r>
      <w:r w:rsidRPr="000D3C64">
        <w:rPr>
          <w:sz w:val="30"/>
          <w:szCs w:val="30"/>
        </w:rPr>
        <w:t xml:space="preserve">Study the following pie charts carefully to answer the questions that follow: The total number of students=3500 and Total number of girls=1500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6. What is the total number of boys enrolled in MECH and </w:t>
      </w:r>
    </w:p>
    <w:p w:rsidR="002F569A" w:rsidRPr="000D3C64" w:rsidRDefault="002F569A" w:rsidP="000D3C64">
      <w:pPr>
        <w:pStyle w:val="Default"/>
        <w:spacing w:line="360" w:lineRule="auto"/>
        <w:rPr>
          <w:sz w:val="30"/>
          <w:szCs w:val="30"/>
        </w:rPr>
      </w:pPr>
      <w:r w:rsidRPr="000D3C64">
        <w:rPr>
          <w:sz w:val="30"/>
          <w:szCs w:val="30"/>
        </w:rPr>
        <w:t xml:space="preserve">IT together? </w:t>
      </w:r>
    </w:p>
    <w:p w:rsidR="002F569A" w:rsidRPr="000D3C64" w:rsidRDefault="002F569A" w:rsidP="000D3C64">
      <w:pPr>
        <w:pStyle w:val="Default"/>
        <w:spacing w:line="360" w:lineRule="auto"/>
        <w:rPr>
          <w:sz w:val="30"/>
          <w:szCs w:val="30"/>
        </w:rPr>
      </w:pPr>
      <w:r w:rsidRPr="000D3C64">
        <w:rPr>
          <w:sz w:val="30"/>
          <w:szCs w:val="30"/>
        </w:rPr>
        <w:t xml:space="preserve">a. 1050 b. 810 c. 1120 d. 980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7. What is the respective ratio of numbers of girls enrolled in CIVIL to the number of boys enrolled in ECE? </w:t>
      </w:r>
    </w:p>
    <w:p w:rsidR="002F569A" w:rsidRPr="000D3C64" w:rsidRDefault="002F569A" w:rsidP="000D3C64">
      <w:pPr>
        <w:pStyle w:val="Default"/>
        <w:spacing w:line="360" w:lineRule="auto"/>
        <w:rPr>
          <w:sz w:val="30"/>
          <w:szCs w:val="30"/>
        </w:rPr>
      </w:pPr>
      <w:r w:rsidRPr="000D3C64">
        <w:rPr>
          <w:sz w:val="30"/>
          <w:szCs w:val="30"/>
        </w:rPr>
        <w:t xml:space="preserve">a. 14:23 b. 2:3 </w:t>
      </w:r>
    </w:p>
    <w:p w:rsidR="002F569A" w:rsidRPr="000D3C64" w:rsidRDefault="002F569A" w:rsidP="000D3C64">
      <w:pPr>
        <w:pStyle w:val="Default"/>
        <w:spacing w:line="360" w:lineRule="auto"/>
        <w:rPr>
          <w:sz w:val="30"/>
          <w:szCs w:val="30"/>
        </w:rPr>
      </w:pPr>
      <w:r w:rsidRPr="000D3C64">
        <w:rPr>
          <w:sz w:val="30"/>
          <w:szCs w:val="30"/>
        </w:rPr>
        <w:t xml:space="preserve">c. 114:121 d. 53:65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noProof/>
          <w:sz w:val="30"/>
          <w:szCs w:val="30"/>
          <w:lang w:val="en-US"/>
        </w:rPr>
        <w:drawing>
          <wp:inline distT="0" distB="0" distL="0" distR="0">
            <wp:extent cx="3759835" cy="539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9835" cy="5398770"/>
                    </a:xfrm>
                    <a:prstGeom prst="rect">
                      <a:avLst/>
                    </a:prstGeom>
                    <a:noFill/>
                    <a:ln>
                      <a:noFill/>
                    </a:ln>
                  </pic:spPr>
                </pic:pic>
              </a:graphicData>
            </a:graphic>
          </wp:inline>
        </w:drawing>
      </w:r>
    </w:p>
    <w:p w:rsidR="002F569A" w:rsidRPr="000D3C64" w:rsidRDefault="002F569A" w:rsidP="000D3C64">
      <w:pPr>
        <w:pStyle w:val="Default"/>
        <w:spacing w:line="360" w:lineRule="auto"/>
        <w:rPr>
          <w:sz w:val="30"/>
          <w:szCs w:val="30"/>
        </w:rPr>
      </w:pPr>
      <w:r w:rsidRPr="000D3C64">
        <w:rPr>
          <w:sz w:val="30"/>
          <w:szCs w:val="30"/>
        </w:rPr>
        <w:t xml:space="preserve">8. What is the total number of girls enrolled in ECE and </w:t>
      </w:r>
    </w:p>
    <w:p w:rsidR="002F569A" w:rsidRPr="000D3C64" w:rsidRDefault="002F569A" w:rsidP="000D3C64">
      <w:pPr>
        <w:pStyle w:val="Default"/>
        <w:spacing w:line="360" w:lineRule="auto"/>
        <w:rPr>
          <w:sz w:val="30"/>
          <w:szCs w:val="30"/>
        </w:rPr>
      </w:pPr>
      <w:r w:rsidRPr="000D3C64">
        <w:rPr>
          <w:sz w:val="30"/>
          <w:szCs w:val="30"/>
        </w:rPr>
        <w:t xml:space="preserve">EEE together? </w:t>
      </w:r>
    </w:p>
    <w:p w:rsidR="002F569A" w:rsidRPr="000D3C64" w:rsidRDefault="002F569A" w:rsidP="000D3C64">
      <w:pPr>
        <w:pStyle w:val="Default"/>
        <w:spacing w:line="360" w:lineRule="auto"/>
        <w:rPr>
          <w:sz w:val="30"/>
          <w:szCs w:val="30"/>
        </w:rPr>
      </w:pPr>
      <w:r w:rsidRPr="000D3C64">
        <w:rPr>
          <w:sz w:val="30"/>
          <w:szCs w:val="30"/>
        </w:rPr>
        <w:t xml:space="preserve">a. 452 b. 495 c. 345 d. 480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9. If 20% of the girls enrolled in ECE change their stream to MECH then what will be the new number of MECH students altogether? </w:t>
      </w:r>
    </w:p>
    <w:p w:rsidR="002F569A" w:rsidRPr="000D3C64" w:rsidRDefault="002F569A" w:rsidP="000D3C64">
      <w:pPr>
        <w:pStyle w:val="Default"/>
        <w:spacing w:line="360" w:lineRule="auto"/>
        <w:rPr>
          <w:sz w:val="30"/>
          <w:szCs w:val="30"/>
        </w:rPr>
      </w:pPr>
      <w:r w:rsidRPr="000D3C64">
        <w:rPr>
          <w:sz w:val="30"/>
          <w:szCs w:val="30"/>
        </w:rPr>
        <w:t xml:space="preserve">a. 593 b. 733 c. 453 d. 1003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10. Number of girls enrolled in CIVIL, ECE and EEE forms what percent of total number of students in the college?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25 b. 30 c. 60 d. 75</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29" w:name="_Toc10562431"/>
      <w:r w:rsidRPr="000D3C64">
        <w:rPr>
          <w:rFonts w:ascii="Times New Roman" w:hAnsi="Times New Roman" w:cs="Times New Roman"/>
          <w:sz w:val="30"/>
          <w:szCs w:val="30"/>
        </w:rPr>
        <w:t>Statement and Conclusion</w:t>
      </w:r>
      <w:bookmarkEnd w:id="29"/>
    </w:p>
    <w:p w:rsidR="00604E71" w:rsidRPr="000D3C64" w:rsidRDefault="00604E71" w:rsidP="000D3C64">
      <w:pPr>
        <w:pStyle w:val="ListParagraph"/>
        <w:numPr>
          <w:ilvl w:val="0"/>
          <w:numId w:val="381"/>
        </w:numPr>
        <w:autoSpaceDE w:val="0"/>
        <w:autoSpaceDN w:val="0"/>
        <w:adjustRightInd w:val="0"/>
        <w:spacing w:before="1" w:after="0" w:line="360" w:lineRule="auto"/>
        <w:ind w:right="1602"/>
        <w:jc w:val="both"/>
        <w:rPr>
          <w:rFonts w:ascii="Times New Roman" w:hAnsi="Times New Roman" w:cs="Times New Roman"/>
          <w:sz w:val="30"/>
          <w:szCs w:val="30"/>
        </w:rPr>
      </w:pPr>
      <w:r w:rsidRPr="000D3C64">
        <w:rPr>
          <w:rFonts w:ascii="Times New Roman" w:hAnsi="Times New Roman" w:cs="Times New Roman"/>
          <w:b/>
          <w:bCs/>
          <w:sz w:val="30"/>
          <w:szCs w:val="30"/>
        </w:rPr>
        <w:t xml:space="preserve">Statements: </w:t>
      </w:r>
      <w:r w:rsidRPr="000D3C64">
        <w:rPr>
          <w:rFonts w:ascii="Times New Roman" w:hAnsi="Times New Roman" w:cs="Times New Roman"/>
          <w:sz w:val="30"/>
          <w:szCs w:val="30"/>
        </w:rPr>
        <w:t>All the locks are keys.</w:t>
      </w:r>
    </w:p>
    <w:p w:rsidR="00604E71" w:rsidRPr="000D3C64" w:rsidRDefault="00604E71" w:rsidP="000D3C64">
      <w:pPr>
        <w:autoSpaceDE w:val="0"/>
        <w:autoSpaceDN w:val="0"/>
        <w:adjustRightInd w:val="0"/>
        <w:spacing w:after="0" w:line="360" w:lineRule="auto"/>
        <w:ind w:left="1490" w:right="1416"/>
        <w:rPr>
          <w:rFonts w:ascii="Times New Roman" w:hAnsi="Times New Roman" w:cs="Times New Roman"/>
          <w:sz w:val="30"/>
          <w:szCs w:val="30"/>
        </w:rPr>
      </w:pPr>
      <w:r w:rsidRPr="000D3C64">
        <w:rPr>
          <w:rFonts w:ascii="Times New Roman" w:hAnsi="Times New Roman" w:cs="Times New Roman"/>
          <w:sz w:val="30"/>
          <w:szCs w:val="30"/>
        </w:rPr>
        <w:t>All the keys are bats. Some watches are bats.</w:t>
      </w:r>
    </w:p>
    <w:p w:rsidR="00604E71" w:rsidRPr="000D3C64" w:rsidRDefault="00604E71" w:rsidP="000D3C64">
      <w:pPr>
        <w:autoSpaceDE w:val="0"/>
        <w:autoSpaceDN w:val="0"/>
        <w:adjustRightInd w:val="0"/>
        <w:spacing w:before="7"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Some bats are locks.</w:t>
      </w:r>
    </w:p>
    <w:p w:rsidR="00604E71" w:rsidRPr="000D3C64" w:rsidRDefault="00604E71" w:rsidP="000D3C64">
      <w:pPr>
        <w:autoSpaceDE w:val="0"/>
        <w:autoSpaceDN w:val="0"/>
        <w:adjustRightInd w:val="0"/>
        <w:spacing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2. Some watches are Keys</w:t>
      </w:r>
    </w:p>
    <w:p w:rsidR="00604E71" w:rsidRPr="000D3C64" w:rsidRDefault="00604E71"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3. All the keys are locks</w:t>
      </w:r>
    </w:p>
    <w:p w:rsidR="00604E71" w:rsidRPr="000D3C64" w:rsidRDefault="00604E71" w:rsidP="000D3C64">
      <w:pPr>
        <w:autoSpaceDE w:val="0"/>
        <w:autoSpaceDN w:val="0"/>
        <w:adjustRightInd w:val="0"/>
        <w:spacing w:before="41"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Only (1) and (2)                b.  Only (1)</w:t>
      </w:r>
    </w:p>
    <w:p w:rsidR="00604E71" w:rsidRPr="000D3C64" w:rsidRDefault="00604E71"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Only (2)                             d.  Only (1) and (3)</w:t>
      </w:r>
    </w:p>
    <w:p w:rsidR="00604E71" w:rsidRPr="000D3C64" w:rsidRDefault="00604E71" w:rsidP="000D3C64">
      <w:pPr>
        <w:autoSpaceDE w:val="0"/>
        <w:autoSpaceDN w:val="0"/>
        <w:adjustRightInd w:val="0"/>
        <w:spacing w:before="7"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1"/>
        </w:numPr>
        <w:autoSpaceDE w:val="0"/>
        <w:autoSpaceDN w:val="0"/>
        <w:adjustRightInd w:val="0"/>
        <w:spacing w:after="0" w:line="360" w:lineRule="auto"/>
        <w:ind w:right="911"/>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Statements: </w:t>
      </w:r>
      <w:r w:rsidRPr="000D3C64">
        <w:rPr>
          <w:rFonts w:ascii="Times New Roman" w:hAnsi="Times New Roman" w:cs="Times New Roman"/>
          <w:sz w:val="30"/>
          <w:szCs w:val="30"/>
        </w:rPr>
        <w:t>Some questions are answers.</w:t>
      </w:r>
    </w:p>
    <w:p w:rsidR="00604E71" w:rsidRPr="000D3C64" w:rsidRDefault="00604E71" w:rsidP="000D3C64">
      <w:pPr>
        <w:autoSpaceDE w:val="0"/>
        <w:autoSpaceDN w:val="0"/>
        <w:adjustRightInd w:val="0"/>
        <w:spacing w:after="0" w:line="360" w:lineRule="auto"/>
        <w:ind w:left="1490" w:right="1173"/>
        <w:rPr>
          <w:rFonts w:ascii="Times New Roman" w:hAnsi="Times New Roman" w:cs="Times New Roman"/>
          <w:sz w:val="30"/>
          <w:szCs w:val="30"/>
        </w:rPr>
      </w:pPr>
      <w:r w:rsidRPr="000D3C64">
        <w:rPr>
          <w:rFonts w:ascii="Times New Roman" w:hAnsi="Times New Roman" w:cs="Times New Roman"/>
          <w:sz w:val="30"/>
          <w:szCs w:val="30"/>
        </w:rPr>
        <w:t xml:space="preserve">Some answers are writers. </w:t>
      </w:r>
    </w:p>
    <w:p w:rsidR="00604E71" w:rsidRPr="000D3C64" w:rsidRDefault="00604E71" w:rsidP="000D3C64">
      <w:pPr>
        <w:autoSpaceDE w:val="0"/>
        <w:autoSpaceDN w:val="0"/>
        <w:adjustRightInd w:val="0"/>
        <w:spacing w:after="0" w:line="360" w:lineRule="auto"/>
        <w:ind w:left="1490" w:right="1173"/>
        <w:rPr>
          <w:rFonts w:ascii="Times New Roman" w:hAnsi="Times New Roman" w:cs="Times New Roman"/>
          <w:sz w:val="30"/>
          <w:szCs w:val="30"/>
        </w:rPr>
      </w:pPr>
      <w:r w:rsidRPr="000D3C64">
        <w:rPr>
          <w:rFonts w:ascii="Times New Roman" w:hAnsi="Times New Roman" w:cs="Times New Roman"/>
          <w:sz w:val="30"/>
          <w:szCs w:val="30"/>
        </w:rPr>
        <w:t>All the writers are poets.</w:t>
      </w:r>
    </w:p>
    <w:p w:rsidR="00604E71" w:rsidRPr="000D3C64" w:rsidRDefault="00604E71" w:rsidP="000D3C64">
      <w:pPr>
        <w:autoSpaceDE w:val="0"/>
        <w:autoSpaceDN w:val="0"/>
        <w:adjustRightInd w:val="0"/>
        <w:spacing w:before="7"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1.Some writers are answers.</w:t>
      </w:r>
    </w:p>
    <w:p w:rsidR="00604E71" w:rsidRPr="000D3C64" w:rsidRDefault="00604E71" w:rsidP="000D3C64">
      <w:pPr>
        <w:autoSpaceDE w:val="0"/>
        <w:autoSpaceDN w:val="0"/>
        <w:adjustRightInd w:val="0"/>
        <w:spacing w:before="38"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2. Some poets are questions.</w:t>
      </w:r>
    </w:p>
    <w:p w:rsidR="00604E71" w:rsidRPr="000D3C64" w:rsidRDefault="00604E71"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3. All the questions are poets.</w:t>
      </w:r>
    </w:p>
    <w:p w:rsidR="00604E71" w:rsidRPr="000D3C64" w:rsidRDefault="00604E71"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4. Some poets are answers.</w:t>
      </w:r>
    </w:p>
    <w:p w:rsidR="00604E71" w:rsidRPr="000D3C64" w:rsidRDefault="00604E71" w:rsidP="000D3C64">
      <w:pPr>
        <w:autoSpaceDE w:val="0"/>
        <w:autoSpaceDN w:val="0"/>
        <w:adjustRightInd w:val="0"/>
        <w:spacing w:before="38"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 xml:space="preserve"> a.  Only (1) and (2)                b.  Only (1) and (4)</w:t>
      </w:r>
    </w:p>
    <w:p w:rsidR="00604E71" w:rsidRPr="000D3C64" w:rsidRDefault="00604E71"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Only (1) and (3)                d.  Only (2) and (4)</w:t>
      </w: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1"/>
        </w:numPr>
        <w:autoSpaceDE w:val="0"/>
        <w:autoSpaceDN w:val="0"/>
        <w:adjustRightInd w:val="0"/>
        <w:spacing w:after="0" w:line="360" w:lineRule="auto"/>
        <w:ind w:right="1135"/>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Statements: </w:t>
      </w:r>
      <w:r w:rsidRPr="000D3C64">
        <w:rPr>
          <w:rFonts w:ascii="Times New Roman" w:hAnsi="Times New Roman" w:cs="Times New Roman"/>
          <w:sz w:val="30"/>
          <w:szCs w:val="30"/>
        </w:rPr>
        <w:t>Some   envelops are gums.</w:t>
      </w:r>
    </w:p>
    <w:p w:rsidR="00604E71" w:rsidRPr="000D3C64" w:rsidRDefault="00604E71" w:rsidP="000D3C64">
      <w:pPr>
        <w:autoSpaceDE w:val="0"/>
        <w:autoSpaceDN w:val="0"/>
        <w:adjustRightInd w:val="0"/>
        <w:spacing w:after="0" w:line="360" w:lineRule="auto"/>
        <w:ind w:left="1490" w:right="1222"/>
        <w:rPr>
          <w:rFonts w:ascii="Times New Roman" w:hAnsi="Times New Roman" w:cs="Times New Roman"/>
          <w:sz w:val="30"/>
          <w:szCs w:val="30"/>
        </w:rPr>
      </w:pPr>
      <w:r w:rsidRPr="000D3C64">
        <w:rPr>
          <w:rFonts w:ascii="Times New Roman" w:hAnsi="Times New Roman" w:cs="Times New Roman"/>
          <w:sz w:val="30"/>
          <w:szCs w:val="30"/>
        </w:rPr>
        <w:t xml:space="preserve">Some   gums   are seals. </w:t>
      </w:r>
    </w:p>
    <w:p w:rsidR="00604E71" w:rsidRPr="000D3C64" w:rsidRDefault="00604E71" w:rsidP="000D3C64">
      <w:pPr>
        <w:autoSpaceDE w:val="0"/>
        <w:autoSpaceDN w:val="0"/>
        <w:adjustRightInd w:val="0"/>
        <w:spacing w:after="0" w:line="360" w:lineRule="auto"/>
        <w:ind w:left="1490" w:right="1222"/>
        <w:rPr>
          <w:rFonts w:ascii="Times New Roman" w:hAnsi="Times New Roman" w:cs="Times New Roman"/>
          <w:sz w:val="30"/>
          <w:szCs w:val="30"/>
        </w:rPr>
      </w:pPr>
      <w:r w:rsidRPr="000D3C64">
        <w:rPr>
          <w:rFonts w:ascii="Times New Roman" w:hAnsi="Times New Roman" w:cs="Times New Roman"/>
          <w:sz w:val="30"/>
          <w:szCs w:val="30"/>
        </w:rPr>
        <w:t>Some seals are adhesives.</w:t>
      </w:r>
    </w:p>
    <w:p w:rsidR="00604E71" w:rsidRPr="000D3C64" w:rsidRDefault="00604E71" w:rsidP="000D3C64">
      <w:pPr>
        <w:autoSpaceDE w:val="0"/>
        <w:autoSpaceDN w:val="0"/>
        <w:adjustRightInd w:val="0"/>
        <w:spacing w:before="9"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Some envelopes are seals.</w:t>
      </w:r>
    </w:p>
    <w:p w:rsidR="00604E71" w:rsidRPr="000D3C64" w:rsidRDefault="00604E71"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2. Some gums are adhesives.</w:t>
      </w:r>
    </w:p>
    <w:p w:rsidR="00604E71" w:rsidRPr="000D3C64" w:rsidRDefault="00604E71" w:rsidP="000D3C64">
      <w:pPr>
        <w:autoSpaceDE w:val="0"/>
        <w:autoSpaceDN w:val="0"/>
        <w:adjustRightInd w:val="0"/>
        <w:spacing w:before="38"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3. Some adhesives are seals.</w:t>
      </w:r>
    </w:p>
    <w:p w:rsidR="00604E71" w:rsidRPr="000D3C64" w:rsidRDefault="00604E71" w:rsidP="000D3C64">
      <w:pPr>
        <w:autoSpaceDE w:val="0"/>
        <w:autoSpaceDN w:val="0"/>
        <w:adjustRightInd w:val="0"/>
        <w:spacing w:before="41" w:after="0" w:line="360" w:lineRule="auto"/>
        <w:ind w:left="283" w:right="964" w:firstLine="1207"/>
        <w:rPr>
          <w:rFonts w:ascii="Times New Roman" w:hAnsi="Times New Roman" w:cs="Times New Roman"/>
          <w:sz w:val="30"/>
          <w:szCs w:val="30"/>
        </w:rPr>
      </w:pPr>
      <w:r w:rsidRPr="000D3C64">
        <w:rPr>
          <w:rFonts w:ascii="Times New Roman" w:hAnsi="Times New Roman" w:cs="Times New Roman"/>
          <w:sz w:val="30"/>
          <w:szCs w:val="30"/>
        </w:rPr>
        <w:t xml:space="preserve">4. Some adhesives are gums. </w:t>
      </w:r>
    </w:p>
    <w:p w:rsidR="00604E71" w:rsidRPr="000D3C64" w:rsidRDefault="00604E71" w:rsidP="000D3C64">
      <w:pPr>
        <w:autoSpaceDE w:val="0"/>
        <w:autoSpaceDN w:val="0"/>
        <w:adjustRightInd w:val="0"/>
        <w:spacing w:before="41" w:after="0" w:line="360" w:lineRule="auto"/>
        <w:ind w:left="283" w:right="964" w:firstLine="1207"/>
        <w:rPr>
          <w:rFonts w:ascii="Times New Roman" w:hAnsi="Times New Roman" w:cs="Times New Roman"/>
          <w:sz w:val="30"/>
          <w:szCs w:val="30"/>
        </w:rPr>
      </w:pPr>
      <w:r w:rsidRPr="000D3C64">
        <w:rPr>
          <w:rFonts w:ascii="Times New Roman" w:hAnsi="Times New Roman" w:cs="Times New Roman"/>
          <w:sz w:val="30"/>
          <w:szCs w:val="30"/>
        </w:rPr>
        <w:t>a.  Only (3)                             b.  Only (1)</w:t>
      </w:r>
    </w:p>
    <w:p w:rsidR="00604E71" w:rsidRPr="000D3C64" w:rsidRDefault="00604E71" w:rsidP="000D3C64">
      <w:pPr>
        <w:autoSpaceDE w:val="0"/>
        <w:autoSpaceDN w:val="0"/>
        <w:adjustRightInd w:val="0"/>
        <w:spacing w:after="0" w:line="360" w:lineRule="auto"/>
        <w:ind w:left="283"/>
        <w:rPr>
          <w:rFonts w:ascii="Times New Roman" w:hAnsi="Times New Roman" w:cs="Times New Roman"/>
          <w:position w:val="1"/>
          <w:sz w:val="30"/>
          <w:szCs w:val="30"/>
        </w:rPr>
      </w:pPr>
      <w:r w:rsidRPr="000D3C64">
        <w:rPr>
          <w:rFonts w:ascii="Times New Roman" w:hAnsi="Times New Roman" w:cs="Times New Roman"/>
          <w:position w:val="1"/>
          <w:sz w:val="30"/>
          <w:szCs w:val="30"/>
        </w:rPr>
        <w:tab/>
      </w:r>
      <w:r w:rsidRPr="000D3C64">
        <w:rPr>
          <w:rFonts w:ascii="Times New Roman" w:hAnsi="Times New Roman" w:cs="Times New Roman"/>
          <w:position w:val="1"/>
          <w:sz w:val="30"/>
          <w:szCs w:val="30"/>
        </w:rPr>
        <w:tab/>
        <w:t>c.   Only (2)                             d.  Only (4)</w:t>
      </w:r>
    </w:p>
    <w:p w:rsidR="00604E71" w:rsidRPr="000D3C64" w:rsidRDefault="00604E71" w:rsidP="000D3C64">
      <w:pPr>
        <w:autoSpaceDE w:val="0"/>
        <w:autoSpaceDN w:val="0"/>
        <w:adjustRightInd w:val="0"/>
        <w:spacing w:before="8" w:after="0" w:line="360" w:lineRule="auto"/>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1"/>
        </w:numPr>
        <w:autoSpaceDE w:val="0"/>
        <w:autoSpaceDN w:val="0"/>
        <w:adjustRightInd w:val="0"/>
        <w:spacing w:after="0" w:line="360" w:lineRule="auto"/>
        <w:ind w:right="1561"/>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  </w:t>
      </w:r>
      <w:r w:rsidRPr="000D3C64">
        <w:rPr>
          <w:rFonts w:ascii="Times New Roman" w:hAnsi="Times New Roman" w:cs="Times New Roman"/>
          <w:sz w:val="30"/>
          <w:szCs w:val="30"/>
        </w:rPr>
        <w:t>No camera is a phone.</w:t>
      </w:r>
    </w:p>
    <w:p w:rsidR="00604E71" w:rsidRPr="000D3C64" w:rsidRDefault="00604E71" w:rsidP="000D3C64">
      <w:pPr>
        <w:autoSpaceDE w:val="0"/>
        <w:autoSpaceDN w:val="0"/>
        <w:adjustRightInd w:val="0"/>
        <w:spacing w:after="0" w:line="360" w:lineRule="auto"/>
        <w:ind w:left="1490" w:right="1271"/>
        <w:rPr>
          <w:rFonts w:ascii="Times New Roman" w:hAnsi="Times New Roman" w:cs="Times New Roman"/>
          <w:sz w:val="30"/>
          <w:szCs w:val="30"/>
        </w:rPr>
      </w:pPr>
      <w:r w:rsidRPr="000D3C64">
        <w:rPr>
          <w:rFonts w:ascii="Times New Roman" w:hAnsi="Times New Roman" w:cs="Times New Roman"/>
          <w:sz w:val="30"/>
          <w:szCs w:val="30"/>
        </w:rPr>
        <w:t xml:space="preserve">All phones are watches. </w:t>
      </w:r>
    </w:p>
    <w:p w:rsidR="00604E71" w:rsidRPr="000D3C64" w:rsidRDefault="00604E71" w:rsidP="000D3C64">
      <w:pPr>
        <w:autoSpaceDE w:val="0"/>
        <w:autoSpaceDN w:val="0"/>
        <w:adjustRightInd w:val="0"/>
        <w:spacing w:after="0" w:line="360" w:lineRule="auto"/>
        <w:ind w:left="1490" w:right="1271"/>
        <w:rPr>
          <w:rFonts w:ascii="Times New Roman" w:hAnsi="Times New Roman" w:cs="Times New Roman"/>
          <w:sz w:val="30"/>
          <w:szCs w:val="30"/>
        </w:rPr>
      </w:pPr>
      <w:r w:rsidRPr="000D3C64">
        <w:rPr>
          <w:rFonts w:ascii="Times New Roman" w:hAnsi="Times New Roman" w:cs="Times New Roman"/>
          <w:sz w:val="30"/>
          <w:szCs w:val="30"/>
        </w:rPr>
        <w:t>All watches are batteries.</w:t>
      </w:r>
    </w:p>
    <w:p w:rsidR="00604E71" w:rsidRPr="000D3C64" w:rsidRDefault="00604E71"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All watches can never be cameras.</w:t>
      </w:r>
    </w:p>
    <w:p w:rsidR="00604E71" w:rsidRPr="000D3C64" w:rsidRDefault="00604E71" w:rsidP="000D3C64">
      <w:pPr>
        <w:autoSpaceDE w:val="0"/>
        <w:autoSpaceDN w:val="0"/>
        <w:adjustRightInd w:val="0"/>
        <w:spacing w:before="12" w:after="0" w:line="360" w:lineRule="auto"/>
        <w:ind w:left="395" w:right="72" w:firstLine="1136"/>
        <w:rPr>
          <w:rFonts w:ascii="Times New Roman" w:hAnsi="Times New Roman" w:cs="Times New Roman"/>
          <w:sz w:val="30"/>
          <w:szCs w:val="30"/>
        </w:rPr>
      </w:pPr>
      <w:r w:rsidRPr="000D3C64">
        <w:rPr>
          <w:rFonts w:ascii="Times New Roman" w:hAnsi="Times New Roman" w:cs="Times New Roman"/>
          <w:sz w:val="30"/>
          <w:szCs w:val="30"/>
        </w:rPr>
        <w:t xml:space="preserve">2.  All cameras are definitely batteries. </w:t>
      </w:r>
    </w:p>
    <w:p w:rsidR="00604E71" w:rsidRPr="000D3C64" w:rsidRDefault="00604E71" w:rsidP="000D3C64">
      <w:pPr>
        <w:autoSpaceDE w:val="0"/>
        <w:autoSpaceDN w:val="0"/>
        <w:adjustRightInd w:val="0"/>
        <w:spacing w:before="12" w:after="0" w:line="360" w:lineRule="auto"/>
        <w:ind w:left="395" w:right="72" w:firstLine="1136"/>
        <w:rPr>
          <w:rFonts w:ascii="Times New Roman" w:hAnsi="Times New Roman" w:cs="Times New Roman"/>
          <w:sz w:val="30"/>
          <w:szCs w:val="30"/>
        </w:rPr>
      </w:pPr>
      <w:r w:rsidRPr="000D3C64">
        <w:rPr>
          <w:rFonts w:ascii="Times New Roman" w:hAnsi="Times New Roman" w:cs="Times New Roman"/>
          <w:sz w:val="30"/>
          <w:szCs w:val="30"/>
        </w:rPr>
        <w:t>a.  Only (1)                             b.  Only (3)</w:t>
      </w:r>
    </w:p>
    <w:p w:rsidR="00604E71" w:rsidRPr="000D3C64" w:rsidRDefault="00604E71" w:rsidP="000D3C64">
      <w:pPr>
        <w:autoSpaceDE w:val="0"/>
        <w:autoSpaceDN w:val="0"/>
        <w:adjustRightInd w:val="0"/>
        <w:spacing w:before="12" w:after="0" w:line="360" w:lineRule="auto"/>
        <w:ind w:left="395" w:right="72" w:firstLine="1136"/>
        <w:rPr>
          <w:rFonts w:ascii="Times New Roman" w:hAnsi="Times New Roman" w:cs="Times New Roman"/>
          <w:sz w:val="30"/>
          <w:szCs w:val="30"/>
        </w:rPr>
      </w:pPr>
      <w:r w:rsidRPr="000D3C64">
        <w:rPr>
          <w:rFonts w:ascii="Times New Roman" w:hAnsi="Times New Roman" w:cs="Times New Roman"/>
          <w:sz w:val="30"/>
          <w:szCs w:val="30"/>
        </w:rPr>
        <w:t>c.   Only (2)                             d.  Only (4)</w:t>
      </w: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1"/>
        </w:numPr>
        <w:autoSpaceDE w:val="0"/>
        <w:autoSpaceDN w:val="0"/>
        <w:adjustRightInd w:val="0"/>
        <w:spacing w:after="0" w:line="360" w:lineRule="auto"/>
        <w:ind w:right="833"/>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  </w:t>
      </w:r>
      <w:r w:rsidRPr="000D3C64">
        <w:rPr>
          <w:rFonts w:ascii="Times New Roman" w:hAnsi="Times New Roman" w:cs="Times New Roman"/>
          <w:sz w:val="30"/>
          <w:szCs w:val="30"/>
        </w:rPr>
        <w:t>Some animals are mangoose.</w:t>
      </w:r>
    </w:p>
    <w:p w:rsidR="00604E71" w:rsidRPr="000D3C64" w:rsidRDefault="00604E71" w:rsidP="000D3C64">
      <w:pPr>
        <w:autoSpaceDE w:val="0"/>
        <w:autoSpaceDN w:val="0"/>
        <w:adjustRightInd w:val="0"/>
        <w:spacing w:before="1" w:after="0" w:line="360" w:lineRule="auto"/>
        <w:ind w:left="1603" w:right="1200"/>
        <w:rPr>
          <w:rFonts w:ascii="Times New Roman" w:hAnsi="Times New Roman" w:cs="Times New Roman"/>
          <w:sz w:val="30"/>
          <w:szCs w:val="30"/>
        </w:rPr>
      </w:pPr>
      <w:r w:rsidRPr="000D3C64">
        <w:rPr>
          <w:rFonts w:ascii="Times New Roman" w:hAnsi="Times New Roman" w:cs="Times New Roman"/>
          <w:sz w:val="30"/>
          <w:szCs w:val="30"/>
        </w:rPr>
        <w:t xml:space="preserve">All mangoose are giraffe. </w:t>
      </w:r>
    </w:p>
    <w:p w:rsidR="00604E71" w:rsidRPr="000D3C64" w:rsidRDefault="00604E71" w:rsidP="000D3C64">
      <w:pPr>
        <w:autoSpaceDE w:val="0"/>
        <w:autoSpaceDN w:val="0"/>
        <w:adjustRightInd w:val="0"/>
        <w:spacing w:before="1" w:after="0" w:line="360" w:lineRule="auto"/>
        <w:ind w:left="1603" w:right="1200"/>
        <w:rPr>
          <w:rFonts w:ascii="Times New Roman" w:hAnsi="Times New Roman" w:cs="Times New Roman"/>
          <w:sz w:val="30"/>
          <w:szCs w:val="30"/>
        </w:rPr>
      </w:pPr>
      <w:r w:rsidRPr="000D3C64">
        <w:rPr>
          <w:rFonts w:ascii="Times New Roman" w:hAnsi="Times New Roman" w:cs="Times New Roman"/>
          <w:sz w:val="30"/>
          <w:szCs w:val="30"/>
        </w:rPr>
        <w:t>No giraffe is a bear.</w:t>
      </w:r>
    </w:p>
    <w:p w:rsidR="00604E71" w:rsidRPr="000D3C64" w:rsidRDefault="00604E71" w:rsidP="000D3C64">
      <w:pPr>
        <w:autoSpaceDE w:val="0"/>
        <w:autoSpaceDN w:val="0"/>
        <w:adjustRightInd w:val="0"/>
        <w:spacing w:before="2" w:after="0" w:line="360" w:lineRule="auto"/>
        <w:ind w:left="549"/>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All giraffes are animals.</w:t>
      </w:r>
    </w:p>
    <w:p w:rsidR="00604E71" w:rsidRPr="000D3C64" w:rsidRDefault="00604E71" w:rsidP="000D3C64">
      <w:pPr>
        <w:autoSpaceDE w:val="0"/>
        <w:autoSpaceDN w:val="0"/>
        <w:adjustRightInd w:val="0"/>
        <w:spacing w:after="0" w:line="360" w:lineRule="auto"/>
        <w:ind w:left="395" w:right="614" w:firstLine="1407"/>
        <w:rPr>
          <w:rFonts w:ascii="Times New Roman" w:hAnsi="Times New Roman" w:cs="Times New Roman"/>
          <w:sz w:val="30"/>
          <w:szCs w:val="30"/>
        </w:rPr>
      </w:pPr>
      <w:r w:rsidRPr="000D3C64">
        <w:rPr>
          <w:rFonts w:ascii="Times New Roman" w:hAnsi="Times New Roman" w:cs="Times New Roman"/>
          <w:sz w:val="30"/>
          <w:szCs w:val="30"/>
        </w:rPr>
        <w:t xml:space="preserve">2.  Some giraffes are animals. </w:t>
      </w:r>
    </w:p>
    <w:p w:rsidR="00604E71" w:rsidRPr="000D3C64" w:rsidRDefault="00604E71" w:rsidP="000D3C64">
      <w:pPr>
        <w:autoSpaceDE w:val="0"/>
        <w:autoSpaceDN w:val="0"/>
        <w:adjustRightInd w:val="0"/>
        <w:spacing w:after="0" w:line="360" w:lineRule="auto"/>
        <w:ind w:left="395" w:right="614" w:firstLine="1407"/>
        <w:rPr>
          <w:rFonts w:ascii="Times New Roman" w:hAnsi="Times New Roman" w:cs="Times New Roman"/>
          <w:sz w:val="30"/>
          <w:szCs w:val="30"/>
        </w:rPr>
      </w:pPr>
      <w:r w:rsidRPr="000D3C64">
        <w:rPr>
          <w:rFonts w:ascii="Times New Roman" w:hAnsi="Times New Roman" w:cs="Times New Roman"/>
          <w:sz w:val="30"/>
          <w:szCs w:val="30"/>
        </w:rPr>
        <w:t>a.  Only (1)                             b.  Only (3)</w:t>
      </w:r>
    </w:p>
    <w:p w:rsidR="00604E71" w:rsidRPr="000D3C64" w:rsidRDefault="00604E71"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c.   Only (2)                             d.  Only (4)</w:t>
      </w:r>
    </w:p>
    <w:p w:rsidR="00604E71" w:rsidRPr="000D3C64" w:rsidRDefault="00604E71" w:rsidP="000D3C64">
      <w:pPr>
        <w:autoSpaceDE w:val="0"/>
        <w:autoSpaceDN w:val="0"/>
        <w:adjustRightInd w:val="0"/>
        <w:spacing w:after="0" w:line="360" w:lineRule="auto"/>
        <w:ind w:left="112" w:right="3497"/>
        <w:jc w:val="both"/>
        <w:rPr>
          <w:rFonts w:ascii="Times New Roman" w:hAnsi="Times New Roman" w:cs="Times New Roman"/>
          <w:sz w:val="30"/>
          <w:szCs w:val="30"/>
        </w:rPr>
      </w:pPr>
      <w:r w:rsidRPr="000D3C64">
        <w:rPr>
          <w:rFonts w:ascii="Times New Roman" w:hAnsi="Times New Roman" w:cs="Times New Roman"/>
          <w:sz w:val="30"/>
          <w:szCs w:val="30"/>
        </w:rPr>
        <w:t xml:space="preserve">6.  </w:t>
      </w:r>
      <w:r w:rsidRPr="000D3C64">
        <w:rPr>
          <w:rFonts w:ascii="Times New Roman" w:hAnsi="Times New Roman" w:cs="Times New Roman"/>
          <w:b/>
          <w:bCs/>
          <w:sz w:val="30"/>
          <w:szCs w:val="30"/>
        </w:rPr>
        <w:t>Statements</w:t>
      </w:r>
      <w:r w:rsidRPr="000D3C64">
        <w:rPr>
          <w:rFonts w:ascii="Times New Roman" w:hAnsi="Times New Roman" w:cs="Times New Roman"/>
          <w:sz w:val="30"/>
          <w:szCs w:val="30"/>
        </w:rPr>
        <w:t>:</w:t>
      </w:r>
    </w:p>
    <w:p w:rsidR="00604E71" w:rsidRPr="000D3C64" w:rsidRDefault="00604E71" w:rsidP="000D3C64">
      <w:pPr>
        <w:autoSpaceDE w:val="0"/>
        <w:autoSpaceDN w:val="0"/>
        <w:adjustRightInd w:val="0"/>
        <w:spacing w:after="0" w:line="360" w:lineRule="auto"/>
        <w:ind w:left="340"/>
        <w:rPr>
          <w:rFonts w:ascii="Times New Roman" w:hAnsi="Times New Roman" w:cs="Times New Roman"/>
          <w:sz w:val="30"/>
          <w:szCs w:val="30"/>
        </w:rPr>
      </w:pPr>
      <w:r w:rsidRPr="000D3C64">
        <w:rPr>
          <w:rFonts w:ascii="Times New Roman" w:hAnsi="Times New Roman" w:cs="Times New Roman"/>
          <w:sz w:val="30"/>
          <w:szCs w:val="30"/>
        </w:rPr>
        <w:t>Some gems are pendants.</w:t>
      </w:r>
    </w:p>
    <w:p w:rsidR="00604E71" w:rsidRPr="000D3C64" w:rsidRDefault="00604E71" w:rsidP="000D3C64">
      <w:pPr>
        <w:autoSpaceDE w:val="0"/>
        <w:autoSpaceDN w:val="0"/>
        <w:adjustRightInd w:val="0"/>
        <w:spacing w:after="0" w:line="360" w:lineRule="auto"/>
        <w:ind w:left="294" w:right="2344" w:firstLine="46"/>
        <w:rPr>
          <w:rFonts w:ascii="Times New Roman" w:hAnsi="Times New Roman" w:cs="Times New Roman"/>
          <w:sz w:val="30"/>
          <w:szCs w:val="30"/>
        </w:rPr>
      </w:pPr>
      <w:r w:rsidRPr="000D3C64">
        <w:rPr>
          <w:rFonts w:ascii="Times New Roman" w:hAnsi="Times New Roman" w:cs="Times New Roman"/>
          <w:sz w:val="30"/>
          <w:szCs w:val="30"/>
        </w:rPr>
        <w:t xml:space="preserve">Some pendants are metals. </w:t>
      </w:r>
    </w:p>
    <w:p w:rsidR="00604E71" w:rsidRPr="000D3C64" w:rsidRDefault="00604E71" w:rsidP="000D3C64">
      <w:pPr>
        <w:autoSpaceDE w:val="0"/>
        <w:autoSpaceDN w:val="0"/>
        <w:adjustRightInd w:val="0"/>
        <w:spacing w:after="0" w:line="360" w:lineRule="auto"/>
        <w:ind w:left="294" w:right="2344" w:firstLine="46"/>
        <w:rPr>
          <w:rFonts w:ascii="Times New Roman" w:hAnsi="Times New Roman" w:cs="Times New Roman"/>
          <w:sz w:val="30"/>
          <w:szCs w:val="30"/>
        </w:rPr>
      </w:pPr>
      <w:r w:rsidRPr="000D3C64">
        <w:rPr>
          <w:rFonts w:ascii="Times New Roman" w:hAnsi="Times New Roman" w:cs="Times New Roman"/>
          <w:sz w:val="30"/>
          <w:szCs w:val="30"/>
        </w:rPr>
        <w:t xml:space="preserve">All metals are gold. </w:t>
      </w:r>
    </w:p>
    <w:p w:rsidR="00604E71" w:rsidRPr="000D3C64" w:rsidRDefault="00604E71" w:rsidP="000D3C64">
      <w:pPr>
        <w:autoSpaceDE w:val="0"/>
        <w:autoSpaceDN w:val="0"/>
        <w:adjustRightInd w:val="0"/>
        <w:spacing w:after="0" w:line="360" w:lineRule="auto"/>
        <w:ind w:left="294" w:right="2344" w:firstLine="46"/>
        <w:rPr>
          <w:rFonts w:ascii="Times New Roman" w:hAnsi="Times New Roman" w:cs="Times New Roman"/>
          <w:sz w:val="30"/>
          <w:szCs w:val="30"/>
        </w:rPr>
      </w:pPr>
      <w:r w:rsidRPr="000D3C64">
        <w:rPr>
          <w:rFonts w:ascii="Times New Roman" w:hAnsi="Times New Roman" w:cs="Times New Roman"/>
          <w:b/>
          <w:bCs/>
          <w:sz w:val="30"/>
          <w:szCs w:val="30"/>
        </w:rPr>
        <w:t>Conclusions:</w:t>
      </w:r>
    </w:p>
    <w:p w:rsidR="00604E71" w:rsidRPr="000D3C64" w:rsidRDefault="00604E71" w:rsidP="000D3C64">
      <w:pPr>
        <w:autoSpaceDE w:val="0"/>
        <w:autoSpaceDN w:val="0"/>
        <w:adjustRightInd w:val="0"/>
        <w:spacing w:after="0" w:line="360" w:lineRule="auto"/>
        <w:ind w:left="371"/>
        <w:rPr>
          <w:rFonts w:ascii="Times New Roman" w:hAnsi="Times New Roman" w:cs="Times New Roman"/>
          <w:sz w:val="30"/>
          <w:szCs w:val="30"/>
        </w:rPr>
      </w:pPr>
      <w:r w:rsidRPr="000D3C64">
        <w:rPr>
          <w:rFonts w:ascii="Times New Roman" w:hAnsi="Times New Roman" w:cs="Times New Roman"/>
          <w:sz w:val="30"/>
          <w:szCs w:val="30"/>
        </w:rPr>
        <w:t>I.        Some gold are gems.</w:t>
      </w:r>
    </w:p>
    <w:p w:rsidR="00604E71" w:rsidRPr="000D3C64" w:rsidRDefault="00604E71" w:rsidP="000D3C64">
      <w:pPr>
        <w:autoSpaceDE w:val="0"/>
        <w:autoSpaceDN w:val="0"/>
        <w:adjustRightInd w:val="0"/>
        <w:spacing w:after="0" w:line="360" w:lineRule="auto"/>
        <w:ind w:left="321"/>
        <w:rPr>
          <w:rFonts w:ascii="Times New Roman" w:hAnsi="Times New Roman" w:cs="Times New Roman"/>
          <w:sz w:val="30"/>
          <w:szCs w:val="30"/>
        </w:rPr>
      </w:pPr>
      <w:r w:rsidRPr="000D3C64">
        <w:rPr>
          <w:rFonts w:ascii="Times New Roman" w:hAnsi="Times New Roman" w:cs="Times New Roman"/>
          <w:sz w:val="30"/>
          <w:szCs w:val="30"/>
        </w:rPr>
        <w:t>II.        No gold is a gem.</w:t>
      </w: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ind w:left="112"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604E71" w:rsidRPr="000D3C64" w:rsidRDefault="00604E71" w:rsidP="000D3C64">
      <w:pPr>
        <w:autoSpaceDE w:val="0"/>
        <w:autoSpaceDN w:val="0"/>
        <w:adjustRightInd w:val="0"/>
        <w:spacing w:after="0" w:line="360" w:lineRule="auto"/>
        <w:ind w:left="112"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604E71" w:rsidRPr="000D3C64" w:rsidRDefault="00604E71" w:rsidP="000D3C64">
      <w:pPr>
        <w:autoSpaceDE w:val="0"/>
        <w:autoSpaceDN w:val="0"/>
        <w:adjustRightInd w:val="0"/>
        <w:spacing w:after="0" w:line="360" w:lineRule="auto"/>
        <w:ind w:left="112"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604E71" w:rsidRPr="000D3C64" w:rsidRDefault="00604E71"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If   neither   conclusion   I   nor   conclusion   II   follows questions</w:t>
      </w:r>
    </w:p>
    <w:p w:rsidR="00604E71" w:rsidRPr="000D3C64" w:rsidRDefault="00604E71" w:rsidP="000D3C64">
      <w:pPr>
        <w:autoSpaceDE w:val="0"/>
        <w:autoSpaceDN w:val="0"/>
        <w:adjustRightInd w:val="0"/>
        <w:spacing w:before="5"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604E71" w:rsidRPr="000D3C64" w:rsidRDefault="00604E71" w:rsidP="000D3C64">
      <w:pPr>
        <w:autoSpaceDE w:val="0"/>
        <w:autoSpaceDN w:val="0"/>
        <w:adjustRightInd w:val="0"/>
        <w:spacing w:after="0" w:line="360" w:lineRule="auto"/>
        <w:ind w:left="386"/>
        <w:rPr>
          <w:rFonts w:ascii="Times New Roman" w:hAnsi="Times New Roman" w:cs="Times New Roman"/>
          <w:sz w:val="30"/>
          <w:szCs w:val="30"/>
        </w:rPr>
      </w:pPr>
      <w:r w:rsidRPr="000D3C64">
        <w:rPr>
          <w:rFonts w:ascii="Times New Roman" w:hAnsi="Times New Roman" w:cs="Times New Roman"/>
          <w:sz w:val="30"/>
          <w:szCs w:val="30"/>
        </w:rPr>
        <w:t>Some boxes are machines.</w:t>
      </w:r>
    </w:p>
    <w:p w:rsidR="00604E71" w:rsidRPr="000D3C64" w:rsidRDefault="00604E71" w:rsidP="000D3C64">
      <w:pPr>
        <w:autoSpaceDE w:val="0"/>
        <w:autoSpaceDN w:val="0"/>
        <w:adjustRightInd w:val="0"/>
        <w:spacing w:before="1" w:after="0" w:line="360" w:lineRule="auto"/>
        <w:ind w:left="386" w:right="1955"/>
        <w:rPr>
          <w:rFonts w:ascii="Times New Roman" w:hAnsi="Times New Roman" w:cs="Times New Roman"/>
          <w:sz w:val="30"/>
          <w:szCs w:val="30"/>
        </w:rPr>
      </w:pPr>
      <w:r w:rsidRPr="000D3C64">
        <w:rPr>
          <w:rFonts w:ascii="Times New Roman" w:hAnsi="Times New Roman" w:cs="Times New Roman"/>
          <w:sz w:val="30"/>
          <w:szCs w:val="30"/>
        </w:rPr>
        <w:t xml:space="preserve">Some machines are computers. </w:t>
      </w:r>
    </w:p>
    <w:p w:rsidR="00604E71" w:rsidRPr="000D3C64" w:rsidRDefault="00604E71" w:rsidP="000D3C64">
      <w:pPr>
        <w:autoSpaceDE w:val="0"/>
        <w:autoSpaceDN w:val="0"/>
        <w:adjustRightInd w:val="0"/>
        <w:spacing w:before="1" w:after="0" w:line="360" w:lineRule="auto"/>
        <w:ind w:left="386" w:right="1955"/>
        <w:rPr>
          <w:rFonts w:ascii="Times New Roman" w:hAnsi="Times New Roman" w:cs="Times New Roman"/>
          <w:sz w:val="30"/>
          <w:szCs w:val="30"/>
        </w:rPr>
      </w:pPr>
      <w:r w:rsidRPr="000D3C64">
        <w:rPr>
          <w:rFonts w:ascii="Times New Roman" w:hAnsi="Times New Roman" w:cs="Times New Roman"/>
          <w:sz w:val="30"/>
          <w:szCs w:val="30"/>
        </w:rPr>
        <w:t xml:space="preserve">Some computers are phones. </w:t>
      </w:r>
    </w:p>
    <w:p w:rsidR="00604E71" w:rsidRPr="000D3C64" w:rsidRDefault="00604E71" w:rsidP="000D3C64">
      <w:pPr>
        <w:autoSpaceDE w:val="0"/>
        <w:autoSpaceDN w:val="0"/>
        <w:adjustRightInd w:val="0"/>
        <w:spacing w:before="1" w:after="0" w:line="360" w:lineRule="auto"/>
        <w:ind w:left="386" w:right="1955"/>
        <w:rPr>
          <w:rFonts w:ascii="Times New Roman" w:hAnsi="Times New Roman" w:cs="Times New Roman"/>
          <w:sz w:val="30"/>
          <w:szCs w:val="30"/>
        </w:rPr>
      </w:pPr>
      <w:r w:rsidRPr="000D3C64">
        <w:rPr>
          <w:rFonts w:ascii="Times New Roman" w:hAnsi="Times New Roman" w:cs="Times New Roman"/>
          <w:b/>
          <w:bCs/>
          <w:sz w:val="30"/>
          <w:szCs w:val="30"/>
        </w:rPr>
        <w:t>Conclusions:</w:t>
      </w:r>
    </w:p>
    <w:p w:rsidR="00604E71" w:rsidRPr="000D3C64" w:rsidRDefault="00604E71" w:rsidP="000D3C64">
      <w:pPr>
        <w:autoSpaceDE w:val="0"/>
        <w:autoSpaceDN w:val="0"/>
        <w:adjustRightInd w:val="0"/>
        <w:spacing w:after="0" w:line="360" w:lineRule="auto"/>
        <w:ind w:left="321" w:right="1784" w:firstLine="50"/>
        <w:rPr>
          <w:rFonts w:ascii="Times New Roman" w:hAnsi="Times New Roman" w:cs="Times New Roman"/>
          <w:sz w:val="30"/>
          <w:szCs w:val="30"/>
        </w:rPr>
      </w:pPr>
      <w:r w:rsidRPr="000D3C64">
        <w:rPr>
          <w:rFonts w:ascii="Times New Roman" w:hAnsi="Times New Roman" w:cs="Times New Roman"/>
          <w:sz w:val="30"/>
          <w:szCs w:val="30"/>
        </w:rPr>
        <w:t xml:space="preserve">I.        Some phones are machines. </w:t>
      </w:r>
    </w:p>
    <w:p w:rsidR="00604E71" w:rsidRPr="000D3C64" w:rsidRDefault="00604E71" w:rsidP="000D3C64">
      <w:pPr>
        <w:autoSpaceDE w:val="0"/>
        <w:autoSpaceDN w:val="0"/>
        <w:adjustRightInd w:val="0"/>
        <w:spacing w:after="0" w:line="360" w:lineRule="auto"/>
        <w:ind w:left="321" w:right="1784" w:firstLine="50"/>
        <w:rPr>
          <w:rFonts w:ascii="Times New Roman" w:hAnsi="Times New Roman" w:cs="Times New Roman"/>
          <w:sz w:val="30"/>
          <w:szCs w:val="30"/>
        </w:rPr>
      </w:pPr>
      <w:r w:rsidRPr="000D3C64">
        <w:rPr>
          <w:rFonts w:ascii="Times New Roman" w:hAnsi="Times New Roman" w:cs="Times New Roman"/>
          <w:sz w:val="30"/>
          <w:szCs w:val="30"/>
        </w:rPr>
        <w:t>II.        Some machines are boxes.</w:t>
      </w:r>
    </w:p>
    <w:p w:rsidR="00604E71" w:rsidRPr="000D3C64" w:rsidRDefault="00604E71" w:rsidP="000D3C64">
      <w:pPr>
        <w:autoSpaceDE w:val="0"/>
        <w:autoSpaceDN w:val="0"/>
        <w:adjustRightInd w:val="0"/>
        <w:spacing w:after="0" w:line="360" w:lineRule="auto"/>
        <w:ind w:right="1784"/>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604E71" w:rsidRPr="000D3C64" w:rsidRDefault="00604E71"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604E71" w:rsidRPr="000D3C64" w:rsidRDefault="00604E71"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604E71" w:rsidRPr="000D3C64" w:rsidRDefault="00604E71" w:rsidP="000D3C64">
      <w:pPr>
        <w:autoSpaceDE w:val="0"/>
        <w:autoSpaceDN w:val="0"/>
        <w:adjustRightInd w:val="0"/>
        <w:spacing w:after="0" w:line="360" w:lineRule="auto"/>
        <w:ind w:right="1784"/>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 questions</w:t>
      </w:r>
    </w:p>
    <w:p w:rsidR="00604E71" w:rsidRPr="000D3C64" w:rsidRDefault="00604E71" w:rsidP="000D3C64">
      <w:pPr>
        <w:autoSpaceDE w:val="0"/>
        <w:autoSpaceDN w:val="0"/>
        <w:adjustRightInd w:val="0"/>
        <w:spacing w:before="2"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604E71" w:rsidRPr="000D3C64" w:rsidRDefault="00604E71"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sz w:val="30"/>
          <w:szCs w:val="30"/>
        </w:rPr>
        <w:t xml:space="preserve">Some gems are fivestars. </w:t>
      </w:r>
    </w:p>
    <w:p w:rsidR="00604E71" w:rsidRPr="000D3C64" w:rsidRDefault="00604E71"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sz w:val="30"/>
          <w:szCs w:val="30"/>
        </w:rPr>
        <w:t xml:space="preserve">Some fivestars are munch. </w:t>
      </w:r>
    </w:p>
    <w:p w:rsidR="00604E71" w:rsidRPr="000D3C64" w:rsidRDefault="00604E71"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sz w:val="30"/>
          <w:szCs w:val="30"/>
        </w:rPr>
        <w:t xml:space="preserve">All munches are dairy milk. </w:t>
      </w:r>
    </w:p>
    <w:p w:rsidR="00604E71" w:rsidRPr="000D3C64" w:rsidRDefault="00604E71"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b/>
          <w:bCs/>
          <w:sz w:val="30"/>
          <w:szCs w:val="30"/>
        </w:rPr>
        <w:t>Conclusions:</w:t>
      </w:r>
    </w:p>
    <w:p w:rsidR="00604E71" w:rsidRPr="000D3C64" w:rsidRDefault="00604E71" w:rsidP="000D3C64">
      <w:pPr>
        <w:autoSpaceDE w:val="0"/>
        <w:autoSpaceDN w:val="0"/>
        <w:adjustRightInd w:val="0"/>
        <w:spacing w:after="0" w:line="360" w:lineRule="auto"/>
        <w:ind w:left="395" w:right="1930"/>
        <w:rPr>
          <w:rFonts w:ascii="Times New Roman" w:hAnsi="Times New Roman" w:cs="Times New Roman"/>
          <w:sz w:val="30"/>
          <w:szCs w:val="30"/>
        </w:rPr>
      </w:pPr>
      <w:r w:rsidRPr="000D3C64">
        <w:rPr>
          <w:rFonts w:ascii="Times New Roman" w:hAnsi="Times New Roman" w:cs="Times New Roman"/>
          <w:sz w:val="30"/>
          <w:szCs w:val="30"/>
        </w:rPr>
        <w:t xml:space="preserve">I.       Some diary milk are gems. </w:t>
      </w:r>
    </w:p>
    <w:p w:rsidR="00604E71" w:rsidRPr="000D3C64" w:rsidRDefault="00604E71" w:rsidP="000D3C64">
      <w:pPr>
        <w:autoSpaceDE w:val="0"/>
        <w:autoSpaceDN w:val="0"/>
        <w:adjustRightInd w:val="0"/>
        <w:spacing w:after="0" w:line="360" w:lineRule="auto"/>
        <w:ind w:left="395" w:right="1930"/>
        <w:rPr>
          <w:rFonts w:ascii="Times New Roman" w:hAnsi="Times New Roman" w:cs="Times New Roman"/>
          <w:sz w:val="30"/>
          <w:szCs w:val="30"/>
        </w:rPr>
      </w:pPr>
      <w:r w:rsidRPr="000D3C64">
        <w:rPr>
          <w:rFonts w:ascii="Times New Roman" w:hAnsi="Times New Roman" w:cs="Times New Roman"/>
          <w:sz w:val="30"/>
          <w:szCs w:val="30"/>
        </w:rPr>
        <w:t>II.      No diary milk is a gem.</w:t>
      </w:r>
    </w:p>
    <w:p w:rsidR="00604E71" w:rsidRPr="000D3C64" w:rsidRDefault="00604E71" w:rsidP="000D3C64">
      <w:pPr>
        <w:autoSpaceDE w:val="0"/>
        <w:autoSpaceDN w:val="0"/>
        <w:adjustRightInd w:val="0"/>
        <w:spacing w:after="0" w:line="360" w:lineRule="auto"/>
        <w:ind w:right="1930"/>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604E71" w:rsidRPr="000D3C64" w:rsidRDefault="00604E71"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604E71" w:rsidRPr="000D3C64" w:rsidRDefault="00604E71"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604E71" w:rsidRPr="000D3C64" w:rsidRDefault="00604E71"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 questions</w:t>
      </w:r>
    </w:p>
    <w:p w:rsidR="00604E71" w:rsidRPr="000D3C64" w:rsidRDefault="00604E71"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604E71" w:rsidRPr="000D3C64" w:rsidRDefault="00604E71"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604E71" w:rsidRPr="000D3C64" w:rsidRDefault="00604E71"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604E71" w:rsidRPr="000D3C64" w:rsidRDefault="00604E71"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All cats are monkeys</w:t>
      </w:r>
    </w:p>
    <w:p w:rsidR="00604E71" w:rsidRPr="000D3C64" w:rsidRDefault="00604E71" w:rsidP="000D3C64">
      <w:pPr>
        <w:autoSpaceDE w:val="0"/>
        <w:autoSpaceDN w:val="0"/>
        <w:adjustRightInd w:val="0"/>
        <w:spacing w:before="1" w:after="0" w:line="360" w:lineRule="auto"/>
        <w:ind w:left="395" w:right="2362"/>
        <w:jc w:val="both"/>
        <w:rPr>
          <w:rFonts w:ascii="Times New Roman" w:hAnsi="Times New Roman" w:cs="Times New Roman"/>
          <w:sz w:val="30"/>
          <w:szCs w:val="30"/>
        </w:rPr>
      </w:pPr>
      <w:r w:rsidRPr="000D3C64">
        <w:rPr>
          <w:rFonts w:ascii="Times New Roman" w:hAnsi="Times New Roman" w:cs="Times New Roman"/>
          <w:sz w:val="30"/>
          <w:szCs w:val="30"/>
        </w:rPr>
        <w:t xml:space="preserve">All monkeys are elephants </w:t>
      </w:r>
    </w:p>
    <w:p w:rsidR="00604E71" w:rsidRPr="000D3C64" w:rsidRDefault="00604E71" w:rsidP="000D3C64">
      <w:pPr>
        <w:autoSpaceDE w:val="0"/>
        <w:autoSpaceDN w:val="0"/>
        <w:adjustRightInd w:val="0"/>
        <w:spacing w:before="1" w:after="0" w:line="360" w:lineRule="auto"/>
        <w:ind w:left="395" w:right="2362"/>
        <w:jc w:val="both"/>
        <w:rPr>
          <w:rFonts w:ascii="Times New Roman" w:hAnsi="Times New Roman" w:cs="Times New Roman"/>
          <w:sz w:val="30"/>
          <w:szCs w:val="30"/>
        </w:rPr>
      </w:pPr>
      <w:r w:rsidRPr="000D3C64">
        <w:rPr>
          <w:rFonts w:ascii="Times New Roman" w:hAnsi="Times New Roman" w:cs="Times New Roman"/>
          <w:sz w:val="30"/>
          <w:szCs w:val="30"/>
        </w:rPr>
        <w:t xml:space="preserve">Some elephants are lions. </w:t>
      </w:r>
    </w:p>
    <w:p w:rsidR="00604E71" w:rsidRPr="000D3C64" w:rsidRDefault="00604E71" w:rsidP="000D3C64">
      <w:pPr>
        <w:autoSpaceDE w:val="0"/>
        <w:autoSpaceDN w:val="0"/>
        <w:adjustRightInd w:val="0"/>
        <w:spacing w:before="1" w:after="0" w:line="360" w:lineRule="auto"/>
        <w:ind w:left="395" w:right="2362"/>
        <w:jc w:val="both"/>
        <w:rPr>
          <w:rFonts w:ascii="Times New Roman" w:hAnsi="Times New Roman" w:cs="Times New Roman"/>
          <w:sz w:val="30"/>
          <w:szCs w:val="30"/>
        </w:rPr>
      </w:pPr>
      <w:r w:rsidRPr="000D3C64">
        <w:rPr>
          <w:rFonts w:ascii="Times New Roman" w:hAnsi="Times New Roman" w:cs="Times New Roman"/>
          <w:b/>
          <w:bCs/>
          <w:sz w:val="30"/>
          <w:szCs w:val="30"/>
        </w:rPr>
        <w:t>Conclusions:</w:t>
      </w:r>
    </w:p>
    <w:p w:rsidR="00604E71" w:rsidRPr="000D3C64" w:rsidRDefault="00604E71" w:rsidP="000D3C64">
      <w:pPr>
        <w:autoSpaceDE w:val="0"/>
        <w:autoSpaceDN w:val="0"/>
        <w:adjustRightInd w:val="0"/>
        <w:spacing w:after="0" w:line="360" w:lineRule="auto"/>
        <w:ind w:left="395" w:right="2278"/>
        <w:rPr>
          <w:rFonts w:ascii="Times New Roman" w:hAnsi="Times New Roman" w:cs="Times New Roman"/>
          <w:sz w:val="30"/>
          <w:szCs w:val="30"/>
        </w:rPr>
      </w:pPr>
      <w:r w:rsidRPr="000D3C64">
        <w:rPr>
          <w:rFonts w:ascii="Times New Roman" w:hAnsi="Times New Roman" w:cs="Times New Roman"/>
          <w:sz w:val="30"/>
          <w:szCs w:val="30"/>
        </w:rPr>
        <w:t xml:space="preserve">I.       All cats are elephants. </w:t>
      </w:r>
    </w:p>
    <w:p w:rsidR="00604E71" w:rsidRPr="000D3C64" w:rsidRDefault="00604E71" w:rsidP="000D3C64">
      <w:pPr>
        <w:autoSpaceDE w:val="0"/>
        <w:autoSpaceDN w:val="0"/>
        <w:adjustRightInd w:val="0"/>
        <w:spacing w:after="0" w:line="360" w:lineRule="auto"/>
        <w:ind w:left="395" w:right="2278"/>
        <w:rPr>
          <w:rFonts w:ascii="Times New Roman" w:hAnsi="Times New Roman" w:cs="Times New Roman"/>
          <w:sz w:val="30"/>
          <w:szCs w:val="30"/>
        </w:rPr>
      </w:pPr>
      <w:r w:rsidRPr="000D3C64">
        <w:rPr>
          <w:rFonts w:ascii="Times New Roman" w:hAnsi="Times New Roman" w:cs="Times New Roman"/>
          <w:sz w:val="30"/>
          <w:szCs w:val="30"/>
        </w:rPr>
        <w:t>II.      Some lions are cats.</w:t>
      </w:r>
    </w:p>
    <w:p w:rsidR="00604E71" w:rsidRPr="000D3C64" w:rsidRDefault="00604E71" w:rsidP="000D3C64">
      <w:pPr>
        <w:autoSpaceDE w:val="0"/>
        <w:autoSpaceDN w:val="0"/>
        <w:adjustRightInd w:val="0"/>
        <w:spacing w:after="0" w:line="360" w:lineRule="auto"/>
        <w:ind w:right="2278"/>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604E71" w:rsidRPr="000D3C64" w:rsidRDefault="00604E71"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604E71" w:rsidRPr="000D3C64" w:rsidRDefault="00604E71"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604E71" w:rsidRPr="000D3C64" w:rsidRDefault="00604E71"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 questions</w:t>
      </w:r>
    </w:p>
    <w:p w:rsidR="00604E71" w:rsidRPr="000D3C64" w:rsidRDefault="00604E71" w:rsidP="000D3C64">
      <w:pPr>
        <w:autoSpaceDE w:val="0"/>
        <w:autoSpaceDN w:val="0"/>
        <w:adjustRightInd w:val="0"/>
        <w:spacing w:after="0" w:line="360" w:lineRule="auto"/>
        <w:ind w:right="2278"/>
        <w:rPr>
          <w:rFonts w:ascii="Times New Roman" w:hAnsi="Times New Roman" w:cs="Times New Roman"/>
          <w:sz w:val="30"/>
          <w:szCs w:val="30"/>
        </w:rPr>
      </w:pPr>
    </w:p>
    <w:p w:rsidR="00604E71" w:rsidRPr="000D3C64" w:rsidRDefault="00604E71" w:rsidP="000D3C64">
      <w:pPr>
        <w:autoSpaceDE w:val="0"/>
        <w:autoSpaceDN w:val="0"/>
        <w:adjustRightInd w:val="0"/>
        <w:spacing w:before="2" w:after="0" w:line="360" w:lineRule="auto"/>
        <w:rPr>
          <w:rFonts w:ascii="Times New Roman" w:hAnsi="Times New Roman" w:cs="Times New Roman"/>
          <w:sz w:val="30"/>
          <w:szCs w:val="30"/>
        </w:rPr>
      </w:pPr>
    </w:p>
    <w:p w:rsidR="00604E71" w:rsidRPr="000D3C64" w:rsidRDefault="00604E71"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604E71" w:rsidRPr="000D3C64" w:rsidRDefault="00604E71"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 xml:space="preserve">Some blades are knives. </w:t>
      </w:r>
    </w:p>
    <w:p w:rsidR="00604E71" w:rsidRPr="000D3C64" w:rsidRDefault="00604E71"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 xml:space="preserve">Some knives are tables. </w:t>
      </w:r>
    </w:p>
    <w:p w:rsidR="00604E71" w:rsidRPr="000D3C64" w:rsidRDefault="00604E71"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All tables are books.</w:t>
      </w:r>
    </w:p>
    <w:p w:rsidR="00604E71" w:rsidRPr="000D3C64" w:rsidRDefault="00604E71"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604E71" w:rsidRPr="000D3C64" w:rsidRDefault="00604E71" w:rsidP="000D3C64">
      <w:pPr>
        <w:autoSpaceDE w:val="0"/>
        <w:autoSpaceDN w:val="0"/>
        <w:adjustRightInd w:val="0"/>
        <w:spacing w:after="0" w:line="360" w:lineRule="auto"/>
        <w:ind w:left="284"/>
        <w:rPr>
          <w:rFonts w:ascii="Times New Roman" w:hAnsi="Times New Roman" w:cs="Times New Roman"/>
          <w:sz w:val="30"/>
          <w:szCs w:val="30"/>
        </w:rPr>
      </w:pPr>
      <w:r w:rsidRPr="000D3C64">
        <w:rPr>
          <w:rFonts w:ascii="Times New Roman" w:hAnsi="Times New Roman" w:cs="Times New Roman"/>
          <w:b/>
          <w:bCs/>
          <w:sz w:val="30"/>
          <w:szCs w:val="30"/>
        </w:rPr>
        <w:t>Conclusions:</w:t>
      </w:r>
    </w:p>
    <w:p w:rsidR="00604E71" w:rsidRPr="000D3C64" w:rsidRDefault="00604E71" w:rsidP="000D3C64">
      <w:pPr>
        <w:autoSpaceDE w:val="0"/>
        <w:autoSpaceDN w:val="0"/>
        <w:adjustRightInd w:val="0"/>
        <w:spacing w:after="0" w:line="360" w:lineRule="auto"/>
        <w:ind w:left="284" w:right="2250"/>
        <w:rPr>
          <w:rFonts w:ascii="Times New Roman" w:hAnsi="Times New Roman" w:cs="Times New Roman"/>
          <w:sz w:val="30"/>
          <w:szCs w:val="30"/>
        </w:rPr>
      </w:pPr>
      <w:r w:rsidRPr="000D3C64">
        <w:rPr>
          <w:rFonts w:ascii="Times New Roman" w:hAnsi="Times New Roman" w:cs="Times New Roman"/>
          <w:sz w:val="30"/>
          <w:szCs w:val="30"/>
        </w:rPr>
        <w:t xml:space="preserve">I.       Some books are knives. </w:t>
      </w:r>
    </w:p>
    <w:p w:rsidR="00604E71" w:rsidRPr="000D3C64" w:rsidRDefault="00604E71" w:rsidP="000D3C64">
      <w:pPr>
        <w:autoSpaceDE w:val="0"/>
        <w:autoSpaceDN w:val="0"/>
        <w:adjustRightInd w:val="0"/>
        <w:spacing w:after="0" w:line="360" w:lineRule="auto"/>
        <w:ind w:left="284" w:right="2250"/>
        <w:rPr>
          <w:rFonts w:ascii="Times New Roman" w:hAnsi="Times New Roman" w:cs="Times New Roman"/>
          <w:sz w:val="30"/>
          <w:szCs w:val="30"/>
        </w:rPr>
      </w:pPr>
      <w:r w:rsidRPr="000D3C64">
        <w:rPr>
          <w:rFonts w:ascii="Times New Roman" w:hAnsi="Times New Roman" w:cs="Times New Roman"/>
          <w:sz w:val="30"/>
          <w:szCs w:val="30"/>
        </w:rPr>
        <w:t>II.      Some books are blades.</w:t>
      </w:r>
    </w:p>
    <w:p w:rsidR="00604E71" w:rsidRPr="000D3C64" w:rsidRDefault="00604E71" w:rsidP="000D3C64">
      <w:pPr>
        <w:autoSpaceDE w:val="0"/>
        <w:autoSpaceDN w:val="0"/>
        <w:adjustRightInd w:val="0"/>
        <w:spacing w:after="0" w:line="360" w:lineRule="auto"/>
        <w:ind w:right="2250"/>
        <w:rPr>
          <w:rFonts w:ascii="Times New Roman" w:hAnsi="Times New Roman" w:cs="Times New Roman"/>
          <w:sz w:val="30"/>
          <w:szCs w:val="30"/>
        </w:rPr>
      </w:pPr>
    </w:p>
    <w:p w:rsidR="00604E71" w:rsidRPr="000D3C64" w:rsidRDefault="00604E71"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604E71" w:rsidRPr="000D3C64" w:rsidRDefault="00604E71"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604E71" w:rsidRPr="000D3C64" w:rsidRDefault="00604E71"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604E71" w:rsidRPr="000D3C64" w:rsidRDefault="00604E71"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w:t>
      </w:r>
    </w:p>
    <w:p w:rsidR="00604E71" w:rsidRPr="000D3C64" w:rsidRDefault="00604E71"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Questions</w:t>
      </w:r>
    </w:p>
    <w:p w:rsidR="00604E71" w:rsidRPr="000D3C64" w:rsidRDefault="00604E71" w:rsidP="000D3C64">
      <w:pPr>
        <w:pStyle w:val="Default"/>
        <w:spacing w:line="360" w:lineRule="auto"/>
        <w:rPr>
          <w:color w:val="auto"/>
          <w:sz w:val="30"/>
          <w:szCs w:val="30"/>
        </w:rPr>
      </w:pPr>
    </w:p>
    <w:p w:rsidR="00604E71" w:rsidRPr="000D3C64" w:rsidRDefault="00604E71" w:rsidP="000D3C64">
      <w:pPr>
        <w:pStyle w:val="Default"/>
        <w:numPr>
          <w:ilvl w:val="0"/>
          <w:numId w:val="382"/>
        </w:numPr>
        <w:spacing w:line="360" w:lineRule="auto"/>
        <w:rPr>
          <w:sz w:val="30"/>
          <w:szCs w:val="30"/>
        </w:rPr>
      </w:pPr>
      <w:r w:rsidRPr="000D3C64">
        <w:rPr>
          <w:sz w:val="30"/>
          <w:szCs w:val="30"/>
        </w:rPr>
        <w:t xml:space="preserve"> </w:t>
      </w:r>
      <w:r w:rsidRPr="000D3C64">
        <w:rPr>
          <w:b/>
          <w:bCs/>
          <w:sz w:val="30"/>
          <w:szCs w:val="30"/>
        </w:rPr>
        <w:t xml:space="preserve">Statements: </w:t>
      </w:r>
      <w:r w:rsidRPr="000D3C64">
        <w:rPr>
          <w:sz w:val="30"/>
          <w:szCs w:val="30"/>
        </w:rPr>
        <w:t xml:space="preserve">All the locks are keys. </w:t>
      </w:r>
    </w:p>
    <w:p w:rsidR="00604E71" w:rsidRPr="000D3C64" w:rsidRDefault="00604E71" w:rsidP="000D3C64">
      <w:pPr>
        <w:pStyle w:val="Default"/>
        <w:spacing w:line="360" w:lineRule="auto"/>
        <w:rPr>
          <w:sz w:val="30"/>
          <w:szCs w:val="30"/>
        </w:rPr>
      </w:pPr>
      <w:r w:rsidRPr="000D3C64">
        <w:rPr>
          <w:sz w:val="30"/>
          <w:szCs w:val="30"/>
        </w:rPr>
        <w:t xml:space="preserve">All the keys are bats. Some watches are bats. </w:t>
      </w:r>
    </w:p>
    <w:p w:rsidR="00604E71" w:rsidRPr="000D3C64" w:rsidRDefault="00604E71"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Some bats are locks. </w:t>
      </w:r>
    </w:p>
    <w:p w:rsidR="00604E71" w:rsidRPr="000D3C64" w:rsidRDefault="00604E71" w:rsidP="000D3C64">
      <w:pPr>
        <w:pStyle w:val="Default"/>
        <w:spacing w:line="360" w:lineRule="auto"/>
        <w:rPr>
          <w:sz w:val="30"/>
          <w:szCs w:val="30"/>
        </w:rPr>
      </w:pPr>
      <w:r w:rsidRPr="000D3C64">
        <w:rPr>
          <w:sz w:val="30"/>
          <w:szCs w:val="30"/>
        </w:rPr>
        <w:t xml:space="preserve">2. Some watches are Keys </w:t>
      </w:r>
    </w:p>
    <w:p w:rsidR="00604E71" w:rsidRPr="000D3C64" w:rsidRDefault="00604E71" w:rsidP="000D3C64">
      <w:pPr>
        <w:pStyle w:val="Default"/>
        <w:spacing w:line="360" w:lineRule="auto"/>
        <w:rPr>
          <w:sz w:val="30"/>
          <w:szCs w:val="30"/>
        </w:rPr>
      </w:pPr>
      <w:r w:rsidRPr="000D3C64">
        <w:rPr>
          <w:sz w:val="30"/>
          <w:szCs w:val="30"/>
        </w:rPr>
        <w:t xml:space="preserve">3. All the keys are locks </w:t>
      </w:r>
    </w:p>
    <w:p w:rsidR="00604E71" w:rsidRPr="000D3C64" w:rsidRDefault="00604E71" w:rsidP="000D3C64">
      <w:pPr>
        <w:pStyle w:val="Default"/>
        <w:spacing w:line="360" w:lineRule="auto"/>
        <w:rPr>
          <w:sz w:val="30"/>
          <w:szCs w:val="30"/>
        </w:rPr>
      </w:pPr>
      <w:r w:rsidRPr="000D3C64">
        <w:rPr>
          <w:sz w:val="30"/>
          <w:szCs w:val="30"/>
        </w:rPr>
        <w:t xml:space="preserve">a. Only (1) and (2) b. Only (1) </w:t>
      </w:r>
    </w:p>
    <w:p w:rsidR="00604E71" w:rsidRPr="000D3C64" w:rsidRDefault="00604E71" w:rsidP="000D3C64">
      <w:pPr>
        <w:pStyle w:val="Default"/>
        <w:spacing w:line="360" w:lineRule="auto"/>
        <w:rPr>
          <w:sz w:val="30"/>
          <w:szCs w:val="30"/>
        </w:rPr>
      </w:pPr>
      <w:r w:rsidRPr="000D3C64">
        <w:rPr>
          <w:sz w:val="30"/>
          <w:szCs w:val="30"/>
        </w:rPr>
        <w:t xml:space="preserve">c. Only (2) d. Only (1) and (3) </w:t>
      </w:r>
    </w:p>
    <w:p w:rsidR="00604E71" w:rsidRPr="000D3C64" w:rsidRDefault="00604E71" w:rsidP="000D3C64">
      <w:pPr>
        <w:pStyle w:val="Default"/>
        <w:spacing w:line="360" w:lineRule="auto"/>
        <w:rPr>
          <w:sz w:val="30"/>
          <w:szCs w:val="30"/>
        </w:rPr>
      </w:pPr>
    </w:p>
    <w:p w:rsidR="00604E71" w:rsidRPr="000D3C64" w:rsidRDefault="00604E71" w:rsidP="000D3C64">
      <w:pPr>
        <w:pStyle w:val="Default"/>
        <w:numPr>
          <w:ilvl w:val="0"/>
          <w:numId w:val="382"/>
        </w:numPr>
        <w:spacing w:line="360" w:lineRule="auto"/>
        <w:rPr>
          <w:sz w:val="30"/>
          <w:szCs w:val="30"/>
        </w:rPr>
      </w:pPr>
      <w:r w:rsidRPr="000D3C64">
        <w:rPr>
          <w:sz w:val="30"/>
          <w:szCs w:val="30"/>
        </w:rPr>
        <w:t xml:space="preserve"> </w:t>
      </w:r>
      <w:r w:rsidRPr="000D3C64">
        <w:rPr>
          <w:b/>
          <w:bCs/>
          <w:sz w:val="30"/>
          <w:szCs w:val="30"/>
        </w:rPr>
        <w:t xml:space="preserve">Statements: </w:t>
      </w:r>
      <w:r w:rsidRPr="000D3C64">
        <w:rPr>
          <w:sz w:val="30"/>
          <w:szCs w:val="30"/>
        </w:rPr>
        <w:t xml:space="preserve">Some questions are answers. </w:t>
      </w:r>
    </w:p>
    <w:p w:rsidR="00604E71" w:rsidRPr="000D3C64" w:rsidRDefault="00604E71" w:rsidP="000D3C64">
      <w:pPr>
        <w:pStyle w:val="Default"/>
        <w:spacing w:line="360" w:lineRule="auto"/>
        <w:rPr>
          <w:sz w:val="30"/>
          <w:szCs w:val="30"/>
        </w:rPr>
      </w:pPr>
      <w:r w:rsidRPr="000D3C64">
        <w:rPr>
          <w:sz w:val="30"/>
          <w:szCs w:val="30"/>
        </w:rPr>
        <w:t xml:space="preserve">Some answers are writers. </w:t>
      </w:r>
    </w:p>
    <w:p w:rsidR="00604E71" w:rsidRPr="000D3C64" w:rsidRDefault="00604E71" w:rsidP="000D3C64">
      <w:pPr>
        <w:pStyle w:val="Default"/>
        <w:spacing w:line="360" w:lineRule="auto"/>
        <w:rPr>
          <w:sz w:val="30"/>
          <w:szCs w:val="30"/>
        </w:rPr>
      </w:pPr>
      <w:r w:rsidRPr="000D3C64">
        <w:rPr>
          <w:sz w:val="30"/>
          <w:szCs w:val="30"/>
        </w:rPr>
        <w:t xml:space="preserve">All the writers are poets. </w:t>
      </w:r>
    </w:p>
    <w:p w:rsidR="00604E71" w:rsidRPr="000D3C64" w:rsidRDefault="00604E71"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1.Some writers are answers. </w:t>
      </w:r>
    </w:p>
    <w:p w:rsidR="00604E71" w:rsidRPr="000D3C64" w:rsidRDefault="00604E71" w:rsidP="000D3C64">
      <w:pPr>
        <w:pStyle w:val="Default"/>
        <w:spacing w:line="360" w:lineRule="auto"/>
        <w:rPr>
          <w:sz w:val="30"/>
          <w:szCs w:val="30"/>
        </w:rPr>
      </w:pPr>
      <w:r w:rsidRPr="000D3C64">
        <w:rPr>
          <w:sz w:val="30"/>
          <w:szCs w:val="30"/>
        </w:rPr>
        <w:t xml:space="preserve">2. Some poets are questions. </w:t>
      </w:r>
    </w:p>
    <w:p w:rsidR="00604E71" w:rsidRPr="000D3C64" w:rsidRDefault="00604E71" w:rsidP="000D3C64">
      <w:pPr>
        <w:pStyle w:val="Default"/>
        <w:spacing w:line="360" w:lineRule="auto"/>
        <w:rPr>
          <w:sz w:val="30"/>
          <w:szCs w:val="30"/>
        </w:rPr>
      </w:pPr>
      <w:r w:rsidRPr="000D3C64">
        <w:rPr>
          <w:sz w:val="30"/>
          <w:szCs w:val="30"/>
        </w:rPr>
        <w:t xml:space="preserve">3. All the questions are poets. </w:t>
      </w:r>
    </w:p>
    <w:p w:rsidR="00604E71" w:rsidRPr="000D3C64" w:rsidRDefault="00604E71" w:rsidP="000D3C64">
      <w:pPr>
        <w:pStyle w:val="Default"/>
        <w:spacing w:line="360" w:lineRule="auto"/>
        <w:rPr>
          <w:sz w:val="30"/>
          <w:szCs w:val="30"/>
        </w:rPr>
      </w:pPr>
      <w:r w:rsidRPr="000D3C64">
        <w:rPr>
          <w:sz w:val="30"/>
          <w:szCs w:val="30"/>
        </w:rPr>
        <w:t xml:space="preserve">4. Some poets are answers. </w:t>
      </w:r>
    </w:p>
    <w:p w:rsidR="00604E71" w:rsidRPr="000D3C64" w:rsidRDefault="00604E71" w:rsidP="000D3C64">
      <w:pPr>
        <w:pStyle w:val="Default"/>
        <w:spacing w:line="360" w:lineRule="auto"/>
        <w:rPr>
          <w:sz w:val="30"/>
          <w:szCs w:val="30"/>
        </w:rPr>
      </w:pPr>
      <w:r w:rsidRPr="000D3C64">
        <w:rPr>
          <w:sz w:val="30"/>
          <w:szCs w:val="30"/>
        </w:rPr>
        <w:t xml:space="preserve">a. Only (1) and (2) b. Only (1) and (4) </w:t>
      </w:r>
    </w:p>
    <w:p w:rsidR="00604E71" w:rsidRPr="000D3C64" w:rsidRDefault="00604E71" w:rsidP="000D3C64">
      <w:pPr>
        <w:pStyle w:val="Default"/>
        <w:spacing w:line="360" w:lineRule="auto"/>
        <w:rPr>
          <w:sz w:val="30"/>
          <w:szCs w:val="30"/>
        </w:rPr>
      </w:pPr>
      <w:r w:rsidRPr="000D3C64">
        <w:rPr>
          <w:sz w:val="30"/>
          <w:szCs w:val="30"/>
        </w:rPr>
        <w:t xml:space="preserve">c. Only (1) and (3) d. Only (2) and (4) </w:t>
      </w:r>
    </w:p>
    <w:p w:rsidR="00604E71" w:rsidRPr="000D3C64" w:rsidRDefault="00604E71" w:rsidP="000D3C64">
      <w:pPr>
        <w:pStyle w:val="Default"/>
        <w:spacing w:line="360" w:lineRule="auto"/>
        <w:rPr>
          <w:sz w:val="30"/>
          <w:szCs w:val="30"/>
        </w:rPr>
      </w:pPr>
    </w:p>
    <w:p w:rsidR="00604E71" w:rsidRPr="000D3C64" w:rsidRDefault="00604E71" w:rsidP="000D3C64">
      <w:pPr>
        <w:pStyle w:val="Default"/>
        <w:numPr>
          <w:ilvl w:val="0"/>
          <w:numId w:val="382"/>
        </w:numPr>
        <w:spacing w:line="360" w:lineRule="auto"/>
        <w:rPr>
          <w:sz w:val="30"/>
          <w:szCs w:val="30"/>
        </w:rPr>
      </w:pPr>
      <w:r w:rsidRPr="000D3C64">
        <w:rPr>
          <w:b/>
          <w:bCs/>
          <w:sz w:val="30"/>
          <w:szCs w:val="30"/>
        </w:rPr>
        <w:t xml:space="preserve">Statements: </w:t>
      </w:r>
      <w:r w:rsidRPr="000D3C64">
        <w:rPr>
          <w:sz w:val="30"/>
          <w:szCs w:val="30"/>
        </w:rPr>
        <w:t xml:space="preserve">Some envelops are gums. </w:t>
      </w:r>
    </w:p>
    <w:p w:rsidR="00604E71" w:rsidRPr="000D3C64" w:rsidRDefault="00604E71" w:rsidP="000D3C64">
      <w:pPr>
        <w:pStyle w:val="Default"/>
        <w:spacing w:line="360" w:lineRule="auto"/>
        <w:rPr>
          <w:sz w:val="30"/>
          <w:szCs w:val="30"/>
        </w:rPr>
      </w:pPr>
      <w:r w:rsidRPr="000D3C64">
        <w:rPr>
          <w:sz w:val="30"/>
          <w:szCs w:val="30"/>
        </w:rPr>
        <w:t xml:space="preserve">Some gums are seals. </w:t>
      </w:r>
    </w:p>
    <w:p w:rsidR="00604E71" w:rsidRPr="000D3C64" w:rsidRDefault="00604E71" w:rsidP="000D3C64">
      <w:pPr>
        <w:pStyle w:val="Default"/>
        <w:spacing w:line="360" w:lineRule="auto"/>
        <w:rPr>
          <w:sz w:val="30"/>
          <w:szCs w:val="30"/>
        </w:rPr>
      </w:pPr>
      <w:r w:rsidRPr="000D3C64">
        <w:rPr>
          <w:sz w:val="30"/>
          <w:szCs w:val="30"/>
        </w:rPr>
        <w:t xml:space="preserve">Some seals are adhesives. </w:t>
      </w:r>
    </w:p>
    <w:p w:rsidR="00604E71" w:rsidRPr="000D3C64" w:rsidRDefault="00604E71"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Some envelopes are seals. </w:t>
      </w:r>
    </w:p>
    <w:p w:rsidR="00604E71" w:rsidRPr="000D3C64" w:rsidRDefault="00604E71" w:rsidP="000D3C64">
      <w:pPr>
        <w:pStyle w:val="Default"/>
        <w:spacing w:line="360" w:lineRule="auto"/>
        <w:rPr>
          <w:sz w:val="30"/>
          <w:szCs w:val="30"/>
        </w:rPr>
      </w:pPr>
      <w:r w:rsidRPr="000D3C64">
        <w:rPr>
          <w:sz w:val="30"/>
          <w:szCs w:val="30"/>
        </w:rPr>
        <w:t xml:space="preserve">2. Some gums are adhesives. </w:t>
      </w:r>
    </w:p>
    <w:p w:rsidR="00604E71" w:rsidRPr="000D3C64" w:rsidRDefault="00604E71" w:rsidP="000D3C64">
      <w:pPr>
        <w:pStyle w:val="Default"/>
        <w:spacing w:line="360" w:lineRule="auto"/>
        <w:rPr>
          <w:sz w:val="30"/>
          <w:szCs w:val="30"/>
        </w:rPr>
      </w:pPr>
      <w:r w:rsidRPr="000D3C64">
        <w:rPr>
          <w:sz w:val="30"/>
          <w:szCs w:val="30"/>
        </w:rPr>
        <w:t xml:space="preserve">3. Some adhesives are seals. </w:t>
      </w:r>
    </w:p>
    <w:p w:rsidR="00604E71" w:rsidRPr="000D3C64" w:rsidRDefault="00604E71" w:rsidP="000D3C64">
      <w:pPr>
        <w:pStyle w:val="Default"/>
        <w:spacing w:line="360" w:lineRule="auto"/>
        <w:rPr>
          <w:sz w:val="30"/>
          <w:szCs w:val="30"/>
        </w:rPr>
      </w:pPr>
      <w:r w:rsidRPr="000D3C64">
        <w:rPr>
          <w:sz w:val="30"/>
          <w:szCs w:val="30"/>
        </w:rPr>
        <w:t xml:space="preserve">4. Some adhesives are gums. </w:t>
      </w:r>
    </w:p>
    <w:p w:rsidR="00604E71" w:rsidRPr="000D3C64" w:rsidRDefault="00604E71" w:rsidP="000D3C64">
      <w:pPr>
        <w:pStyle w:val="Default"/>
        <w:spacing w:line="360" w:lineRule="auto"/>
        <w:rPr>
          <w:sz w:val="30"/>
          <w:szCs w:val="30"/>
        </w:rPr>
      </w:pPr>
      <w:r w:rsidRPr="000D3C64">
        <w:rPr>
          <w:sz w:val="30"/>
          <w:szCs w:val="30"/>
        </w:rPr>
        <w:t xml:space="preserve">a. Only (3) b. Only (1) </w:t>
      </w:r>
    </w:p>
    <w:p w:rsidR="00604E71" w:rsidRPr="000D3C64" w:rsidRDefault="00604E71" w:rsidP="000D3C64">
      <w:pPr>
        <w:pStyle w:val="Default"/>
        <w:spacing w:line="360" w:lineRule="auto"/>
        <w:rPr>
          <w:sz w:val="30"/>
          <w:szCs w:val="30"/>
        </w:rPr>
      </w:pPr>
      <w:r w:rsidRPr="000D3C64">
        <w:rPr>
          <w:sz w:val="30"/>
          <w:szCs w:val="30"/>
        </w:rPr>
        <w:t xml:space="preserve">c. Only (2) d. Only (4) </w:t>
      </w:r>
    </w:p>
    <w:p w:rsidR="00604E71" w:rsidRPr="000D3C64" w:rsidRDefault="00604E71" w:rsidP="000D3C64">
      <w:pPr>
        <w:pStyle w:val="Default"/>
        <w:spacing w:line="360" w:lineRule="auto"/>
        <w:rPr>
          <w:sz w:val="30"/>
          <w:szCs w:val="30"/>
        </w:rPr>
      </w:pPr>
    </w:p>
    <w:p w:rsidR="00604E71" w:rsidRPr="000D3C64" w:rsidRDefault="00604E71" w:rsidP="000D3C64">
      <w:pPr>
        <w:pStyle w:val="Default"/>
        <w:numPr>
          <w:ilvl w:val="0"/>
          <w:numId w:val="382"/>
        </w:numPr>
        <w:spacing w:line="360" w:lineRule="auto"/>
        <w:rPr>
          <w:sz w:val="30"/>
          <w:szCs w:val="30"/>
        </w:rPr>
      </w:pPr>
      <w:r w:rsidRPr="000D3C64">
        <w:rPr>
          <w:b/>
          <w:bCs/>
          <w:sz w:val="30"/>
          <w:szCs w:val="30"/>
        </w:rPr>
        <w:t xml:space="preserve">Statement: </w:t>
      </w:r>
      <w:r w:rsidRPr="000D3C64">
        <w:rPr>
          <w:sz w:val="30"/>
          <w:szCs w:val="30"/>
        </w:rPr>
        <w:t xml:space="preserve">No camera is a phone. </w:t>
      </w:r>
    </w:p>
    <w:p w:rsidR="00604E71" w:rsidRPr="000D3C64" w:rsidRDefault="00604E71" w:rsidP="000D3C64">
      <w:pPr>
        <w:pStyle w:val="Default"/>
        <w:spacing w:line="360" w:lineRule="auto"/>
        <w:rPr>
          <w:sz w:val="30"/>
          <w:szCs w:val="30"/>
        </w:rPr>
      </w:pPr>
      <w:r w:rsidRPr="000D3C64">
        <w:rPr>
          <w:sz w:val="30"/>
          <w:szCs w:val="30"/>
        </w:rPr>
        <w:t xml:space="preserve">All phones are watches. </w:t>
      </w:r>
    </w:p>
    <w:p w:rsidR="00604E71" w:rsidRPr="000D3C64" w:rsidRDefault="00604E71" w:rsidP="000D3C64">
      <w:pPr>
        <w:pStyle w:val="Default"/>
        <w:spacing w:line="360" w:lineRule="auto"/>
        <w:rPr>
          <w:sz w:val="30"/>
          <w:szCs w:val="30"/>
        </w:rPr>
      </w:pPr>
      <w:r w:rsidRPr="000D3C64">
        <w:rPr>
          <w:sz w:val="30"/>
          <w:szCs w:val="30"/>
        </w:rPr>
        <w:t xml:space="preserve">All watches are batteries. </w:t>
      </w:r>
    </w:p>
    <w:p w:rsidR="00604E71" w:rsidRPr="000D3C64" w:rsidRDefault="00604E71"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All watches can never be cameras. </w:t>
      </w:r>
    </w:p>
    <w:p w:rsidR="00604E71" w:rsidRPr="000D3C64" w:rsidRDefault="00604E71" w:rsidP="000D3C64">
      <w:pPr>
        <w:pStyle w:val="Default"/>
        <w:spacing w:line="360" w:lineRule="auto"/>
        <w:rPr>
          <w:sz w:val="30"/>
          <w:szCs w:val="30"/>
        </w:rPr>
      </w:pPr>
      <w:r w:rsidRPr="000D3C64">
        <w:rPr>
          <w:sz w:val="30"/>
          <w:szCs w:val="30"/>
        </w:rPr>
        <w:t xml:space="preserve">2. All cameras are definitely batteries. </w:t>
      </w:r>
    </w:p>
    <w:p w:rsidR="00604E71" w:rsidRPr="000D3C64" w:rsidRDefault="00604E71" w:rsidP="000D3C64">
      <w:pPr>
        <w:pStyle w:val="Default"/>
        <w:spacing w:line="360" w:lineRule="auto"/>
        <w:rPr>
          <w:sz w:val="30"/>
          <w:szCs w:val="30"/>
        </w:rPr>
      </w:pPr>
      <w:r w:rsidRPr="000D3C64">
        <w:rPr>
          <w:sz w:val="30"/>
          <w:szCs w:val="30"/>
        </w:rPr>
        <w:t xml:space="preserve">a. Only (1) b. Only (3) </w:t>
      </w:r>
    </w:p>
    <w:p w:rsidR="00604E71" w:rsidRPr="000D3C64" w:rsidRDefault="00604E71" w:rsidP="000D3C64">
      <w:pPr>
        <w:pStyle w:val="Default"/>
        <w:spacing w:line="360" w:lineRule="auto"/>
        <w:rPr>
          <w:sz w:val="30"/>
          <w:szCs w:val="30"/>
        </w:rPr>
      </w:pPr>
      <w:r w:rsidRPr="000D3C64">
        <w:rPr>
          <w:sz w:val="30"/>
          <w:szCs w:val="30"/>
        </w:rPr>
        <w:t xml:space="preserve">c. Only (2) d. Only (4) </w:t>
      </w:r>
    </w:p>
    <w:p w:rsidR="00604E71" w:rsidRPr="000D3C64" w:rsidRDefault="00604E71" w:rsidP="000D3C64">
      <w:pPr>
        <w:pStyle w:val="Default"/>
        <w:spacing w:line="360" w:lineRule="auto"/>
        <w:rPr>
          <w:sz w:val="30"/>
          <w:szCs w:val="30"/>
        </w:rPr>
      </w:pPr>
    </w:p>
    <w:p w:rsidR="00604E71" w:rsidRPr="000D3C64" w:rsidRDefault="00604E71" w:rsidP="000D3C64">
      <w:pPr>
        <w:pStyle w:val="Default"/>
        <w:numPr>
          <w:ilvl w:val="0"/>
          <w:numId w:val="382"/>
        </w:numPr>
        <w:spacing w:line="360" w:lineRule="auto"/>
        <w:rPr>
          <w:sz w:val="30"/>
          <w:szCs w:val="30"/>
        </w:rPr>
      </w:pPr>
      <w:r w:rsidRPr="000D3C64">
        <w:rPr>
          <w:b/>
          <w:bCs/>
          <w:sz w:val="30"/>
          <w:szCs w:val="30"/>
        </w:rPr>
        <w:t xml:space="preserve">Statement: </w:t>
      </w:r>
      <w:r w:rsidRPr="000D3C64">
        <w:rPr>
          <w:sz w:val="30"/>
          <w:szCs w:val="30"/>
        </w:rPr>
        <w:t xml:space="preserve">Some animals are mangoose. </w:t>
      </w:r>
    </w:p>
    <w:p w:rsidR="00604E71" w:rsidRPr="000D3C64" w:rsidRDefault="00604E71" w:rsidP="000D3C64">
      <w:pPr>
        <w:pStyle w:val="Default"/>
        <w:spacing w:line="360" w:lineRule="auto"/>
        <w:rPr>
          <w:sz w:val="30"/>
          <w:szCs w:val="30"/>
        </w:rPr>
      </w:pPr>
      <w:r w:rsidRPr="000D3C64">
        <w:rPr>
          <w:sz w:val="30"/>
          <w:szCs w:val="30"/>
        </w:rPr>
        <w:t xml:space="preserve">All mangoose are giraffe. </w:t>
      </w:r>
    </w:p>
    <w:p w:rsidR="00604E71" w:rsidRPr="000D3C64" w:rsidRDefault="00604E71" w:rsidP="000D3C64">
      <w:pPr>
        <w:pStyle w:val="Default"/>
        <w:spacing w:line="360" w:lineRule="auto"/>
        <w:rPr>
          <w:sz w:val="30"/>
          <w:szCs w:val="30"/>
        </w:rPr>
      </w:pPr>
      <w:r w:rsidRPr="000D3C64">
        <w:rPr>
          <w:sz w:val="30"/>
          <w:szCs w:val="30"/>
        </w:rPr>
        <w:t xml:space="preserve">No giraffe is a bear. </w:t>
      </w:r>
    </w:p>
    <w:p w:rsidR="00604E71" w:rsidRPr="000D3C64" w:rsidRDefault="00604E71"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All giraffes are animals. </w:t>
      </w:r>
    </w:p>
    <w:p w:rsidR="00604E71" w:rsidRPr="000D3C64" w:rsidRDefault="00604E71" w:rsidP="000D3C64">
      <w:pPr>
        <w:pStyle w:val="Default"/>
        <w:spacing w:line="360" w:lineRule="auto"/>
        <w:rPr>
          <w:sz w:val="30"/>
          <w:szCs w:val="30"/>
        </w:rPr>
      </w:pPr>
      <w:r w:rsidRPr="000D3C64">
        <w:rPr>
          <w:sz w:val="30"/>
          <w:szCs w:val="30"/>
        </w:rPr>
        <w:t xml:space="preserve">2. Some giraffes are animals. </w:t>
      </w:r>
    </w:p>
    <w:p w:rsidR="00604E71" w:rsidRPr="000D3C64" w:rsidRDefault="00604E71" w:rsidP="000D3C64">
      <w:pPr>
        <w:pStyle w:val="Default"/>
        <w:spacing w:line="360" w:lineRule="auto"/>
        <w:rPr>
          <w:sz w:val="30"/>
          <w:szCs w:val="30"/>
        </w:rPr>
      </w:pPr>
      <w:r w:rsidRPr="000D3C64">
        <w:rPr>
          <w:sz w:val="30"/>
          <w:szCs w:val="30"/>
        </w:rPr>
        <w:t xml:space="preserve">a. Only (1) b. Only (3) </w:t>
      </w:r>
    </w:p>
    <w:p w:rsidR="00604E71" w:rsidRPr="000D3C64" w:rsidRDefault="00604E7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 Only (2) d. Only (4)</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Some flowers are roses.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roses are glasses.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All glasses are sticks.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Conclusions: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   Some Sticks are roses.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Some glasses are flowers.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III. Some sticks are flowers.   </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Some towels are soaps. All soaps are balls. Some balls are bats.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Conclusions: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Some towels are bats.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II.  All soaps are towels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III. Some bats are soaps.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Only II follows               b.  Only I follows c.   Only I and II follow       d.  None of these  </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Statements: Some windows are doors. Some doors are chairs. Some chairs are cots. Conclusions: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   Some cots are doors.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Some chairs are windows.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III. No cot is door.</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Only II follows        b.  Only III follows c.   Either I or III follows            d.  None of these  </w:t>
      </w:r>
    </w:p>
    <w:p w:rsidR="00604E71" w:rsidRPr="000D3C64" w:rsidRDefault="00604E71" w:rsidP="000D3C64">
      <w:pPr>
        <w:spacing w:line="360" w:lineRule="auto"/>
        <w:jc w:val="both"/>
        <w:rPr>
          <w:rFonts w:ascii="Times New Roman" w:hAnsi="Times New Roman" w:cs="Times New Roman"/>
          <w:sz w:val="30"/>
          <w:szCs w:val="30"/>
        </w:rPr>
      </w:pP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trees are garlands. All garlands are forests. All forests are stones.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604E71" w:rsidRPr="000D3C64" w:rsidRDefault="00604E71" w:rsidP="000D3C64">
      <w:pPr>
        <w:pStyle w:val="ListParagraph"/>
        <w:numPr>
          <w:ilvl w:val="0"/>
          <w:numId w:val="38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stones are garlands. </w:t>
      </w:r>
    </w:p>
    <w:p w:rsidR="00604E71" w:rsidRPr="000D3C64" w:rsidRDefault="00604E71" w:rsidP="000D3C64">
      <w:pPr>
        <w:pStyle w:val="ListParagraph"/>
        <w:numPr>
          <w:ilvl w:val="0"/>
          <w:numId w:val="38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All garlands are stones. </w:t>
      </w:r>
    </w:p>
    <w:p w:rsidR="00604E71" w:rsidRPr="000D3C64" w:rsidRDefault="00604E71" w:rsidP="000D3C64">
      <w:pPr>
        <w:pStyle w:val="ListParagraph"/>
        <w:numPr>
          <w:ilvl w:val="0"/>
          <w:numId w:val="38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Some forests are trees.  </w:t>
      </w:r>
    </w:p>
    <w:p w:rsidR="00604E71" w:rsidRPr="000D3C64" w:rsidRDefault="00604E71"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Only I and II follows             b.  Only    I    and    IIIfollows c.   Only II follows                       d.  All follows  </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All books are leaves.  Some leaves are jungles.  No jungle is box.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604E71" w:rsidRPr="000D3C64" w:rsidRDefault="00604E71" w:rsidP="000D3C64">
      <w:pPr>
        <w:pStyle w:val="ListParagraph"/>
        <w:numPr>
          <w:ilvl w:val="0"/>
          <w:numId w:val="38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jungles are books.  </w:t>
      </w:r>
    </w:p>
    <w:p w:rsidR="00604E71" w:rsidRPr="000D3C64" w:rsidRDefault="00604E71" w:rsidP="000D3C64">
      <w:pPr>
        <w:pStyle w:val="ListParagraph"/>
        <w:numPr>
          <w:ilvl w:val="0"/>
          <w:numId w:val="38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If No book is box. </w:t>
      </w:r>
    </w:p>
    <w:p w:rsidR="00604E71" w:rsidRPr="000D3C64" w:rsidRDefault="00604E71" w:rsidP="000D3C64">
      <w:pPr>
        <w:pStyle w:val="ListParagraph"/>
        <w:numPr>
          <w:ilvl w:val="0"/>
          <w:numId w:val="38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Some leaves are boxes.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Only II follows      b.  Only III follows c.   Either I or III follows             d.  None of these</w:t>
      </w:r>
    </w:p>
    <w:p w:rsidR="00604E71" w:rsidRPr="000D3C64" w:rsidRDefault="00604E71" w:rsidP="000D3C64">
      <w:pPr>
        <w:autoSpaceDE w:val="0"/>
        <w:autoSpaceDN w:val="0"/>
        <w:adjustRightInd w:val="0"/>
        <w:spacing w:after="0" w:line="360" w:lineRule="auto"/>
        <w:ind w:right="1930"/>
        <w:rPr>
          <w:rFonts w:ascii="Times New Roman" w:hAnsi="Times New Roman" w:cs="Times New Roman"/>
          <w:sz w:val="30"/>
          <w:szCs w:val="30"/>
        </w:rPr>
      </w:pPr>
    </w:p>
    <w:p w:rsidR="00604E71" w:rsidRPr="000D3C64" w:rsidRDefault="00604E71" w:rsidP="000D3C64">
      <w:pPr>
        <w:pStyle w:val="ListParagraph"/>
        <w:numPr>
          <w:ilvl w:val="0"/>
          <w:numId w:val="382"/>
        </w:numPr>
        <w:spacing w:before="3" w:after="0" w:line="360" w:lineRule="auto"/>
        <w:ind w:right="3593"/>
        <w:jc w:val="both"/>
        <w:rPr>
          <w:rFonts w:ascii="Times New Roman" w:hAnsi="Times New Roman" w:cs="Times New Roman"/>
          <w:sz w:val="30"/>
          <w:szCs w:val="30"/>
        </w:rPr>
      </w:pPr>
      <w:r w:rsidRPr="000D3C64">
        <w:rPr>
          <w:rFonts w:ascii="Times New Roman" w:hAnsi="Times New Roman" w:cs="Times New Roman"/>
          <w:b/>
          <w:sz w:val="30"/>
          <w:szCs w:val="30"/>
        </w:rPr>
        <w:t>Statements:</w:t>
      </w:r>
    </w:p>
    <w:p w:rsidR="00604E71" w:rsidRPr="000D3C64" w:rsidRDefault="00604E71" w:rsidP="000D3C64">
      <w:pPr>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Some flowers are roses.</w:t>
      </w:r>
    </w:p>
    <w:p w:rsidR="00604E71" w:rsidRPr="000D3C64" w:rsidRDefault="00604E71" w:rsidP="000D3C64">
      <w:pPr>
        <w:spacing w:after="0" w:line="360" w:lineRule="auto"/>
        <w:ind w:left="283" w:right="2644"/>
        <w:rPr>
          <w:rFonts w:ascii="Times New Roman" w:hAnsi="Times New Roman" w:cs="Times New Roman"/>
          <w:sz w:val="30"/>
          <w:szCs w:val="30"/>
        </w:rPr>
      </w:pPr>
      <w:r w:rsidRPr="000D3C64">
        <w:rPr>
          <w:rFonts w:ascii="Times New Roman" w:hAnsi="Times New Roman" w:cs="Times New Roman"/>
          <w:sz w:val="30"/>
          <w:szCs w:val="30"/>
        </w:rPr>
        <w:t xml:space="preserve">Some roses are glasses. All glasses are sticks. </w:t>
      </w:r>
      <w:r w:rsidRPr="000D3C64">
        <w:rPr>
          <w:rFonts w:ascii="Times New Roman" w:hAnsi="Times New Roman" w:cs="Times New Roman"/>
          <w:b/>
          <w:sz w:val="30"/>
          <w:szCs w:val="30"/>
        </w:rPr>
        <w:t>Conclusions:</w:t>
      </w:r>
    </w:p>
    <w:p w:rsidR="00604E71" w:rsidRPr="000D3C64" w:rsidRDefault="00604E71" w:rsidP="000D3C64">
      <w:pPr>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I.   Some Sticks are roses.</w:t>
      </w:r>
    </w:p>
    <w:p w:rsidR="00604E71" w:rsidRPr="000D3C64" w:rsidRDefault="00604E71" w:rsidP="000D3C64">
      <w:pPr>
        <w:spacing w:after="0" w:line="360" w:lineRule="auto"/>
        <w:ind w:left="283" w:right="2171"/>
        <w:rPr>
          <w:rFonts w:ascii="Times New Roman" w:hAnsi="Times New Roman" w:cs="Times New Roman"/>
          <w:sz w:val="30"/>
          <w:szCs w:val="30"/>
        </w:rPr>
      </w:pPr>
      <w:r w:rsidRPr="000D3C64">
        <w:rPr>
          <w:rFonts w:ascii="Times New Roman" w:hAnsi="Times New Roman" w:cs="Times New Roman"/>
          <w:sz w:val="30"/>
          <w:szCs w:val="30"/>
        </w:rPr>
        <w:t xml:space="preserve">II.  Some glasses are flowers. </w:t>
      </w:r>
    </w:p>
    <w:p w:rsidR="00604E71" w:rsidRPr="000D3C64" w:rsidRDefault="00604E71" w:rsidP="000D3C64">
      <w:pPr>
        <w:spacing w:after="0" w:line="360" w:lineRule="auto"/>
        <w:ind w:left="283" w:right="2171"/>
        <w:rPr>
          <w:rFonts w:ascii="Times New Roman" w:hAnsi="Times New Roman" w:cs="Times New Roman"/>
          <w:sz w:val="30"/>
          <w:szCs w:val="30"/>
        </w:rPr>
      </w:pPr>
      <w:r w:rsidRPr="000D3C64">
        <w:rPr>
          <w:rFonts w:ascii="Times New Roman" w:hAnsi="Times New Roman" w:cs="Times New Roman"/>
          <w:sz w:val="30"/>
          <w:szCs w:val="30"/>
        </w:rPr>
        <w:t>III. Some sticks are flowers.</w:t>
      </w:r>
    </w:p>
    <w:p w:rsidR="00604E71" w:rsidRPr="000D3C64" w:rsidRDefault="00604E71" w:rsidP="000D3C64">
      <w:pPr>
        <w:spacing w:after="0" w:line="360" w:lineRule="auto"/>
        <w:ind w:left="566"/>
        <w:rPr>
          <w:rFonts w:ascii="Times New Roman" w:hAnsi="Times New Roman" w:cs="Times New Roman"/>
          <w:sz w:val="30"/>
          <w:szCs w:val="30"/>
        </w:rPr>
      </w:pPr>
    </w:p>
    <w:p w:rsidR="00604E71" w:rsidRPr="000D3C64" w:rsidRDefault="00604E71" w:rsidP="000D3C64">
      <w:pPr>
        <w:spacing w:before="7" w:after="0" w:line="360" w:lineRule="auto"/>
        <w:rPr>
          <w:rFonts w:ascii="Times New Roman" w:eastAsia="Times New Roman" w:hAnsi="Times New Roman" w:cs="Times New Roman"/>
          <w:sz w:val="30"/>
          <w:szCs w:val="30"/>
        </w:rPr>
      </w:pPr>
    </w:p>
    <w:p w:rsidR="00604E71" w:rsidRPr="000D3C64" w:rsidRDefault="00604E71" w:rsidP="000D3C64">
      <w:pPr>
        <w:pStyle w:val="ListParagraph"/>
        <w:numPr>
          <w:ilvl w:val="0"/>
          <w:numId w:val="382"/>
        </w:numPr>
        <w:spacing w:after="0" w:line="360" w:lineRule="auto"/>
        <w:rPr>
          <w:rFonts w:ascii="Times New Roman" w:hAnsi="Times New Roman" w:cs="Times New Roman"/>
          <w:sz w:val="30"/>
          <w:szCs w:val="30"/>
        </w:rPr>
      </w:pPr>
      <w:r w:rsidRPr="000D3C64">
        <w:rPr>
          <w:rFonts w:ascii="Times New Roman" w:hAnsi="Times New Roman" w:cs="Times New Roman"/>
          <w:b/>
          <w:sz w:val="30"/>
          <w:szCs w:val="30"/>
        </w:rPr>
        <w:t>Statements:</w:t>
      </w:r>
    </w:p>
    <w:p w:rsidR="00604E71" w:rsidRPr="000D3C64" w:rsidRDefault="00604E71" w:rsidP="000D3C64">
      <w:pPr>
        <w:spacing w:after="0" w:line="360" w:lineRule="auto"/>
        <w:ind w:left="283" w:right="2644"/>
        <w:rPr>
          <w:rFonts w:ascii="Times New Roman" w:hAnsi="Times New Roman" w:cs="Times New Roman"/>
          <w:sz w:val="30"/>
          <w:szCs w:val="30"/>
        </w:rPr>
      </w:pPr>
      <w:r w:rsidRPr="000D3C64">
        <w:rPr>
          <w:rFonts w:ascii="Times New Roman" w:hAnsi="Times New Roman" w:cs="Times New Roman"/>
          <w:sz w:val="30"/>
          <w:szCs w:val="30"/>
        </w:rPr>
        <w:t xml:space="preserve">Some towels are soaps. All soaps are balls. Some balls are bats. </w:t>
      </w:r>
      <w:r w:rsidRPr="000D3C64">
        <w:rPr>
          <w:rFonts w:ascii="Times New Roman" w:hAnsi="Times New Roman" w:cs="Times New Roman"/>
          <w:b/>
          <w:sz w:val="30"/>
          <w:szCs w:val="30"/>
        </w:rPr>
        <w:t>Conclusions:</w:t>
      </w:r>
    </w:p>
    <w:p w:rsidR="00604E71" w:rsidRPr="000D3C64" w:rsidRDefault="00604E71" w:rsidP="000D3C64">
      <w:pPr>
        <w:spacing w:after="0" w:line="360" w:lineRule="auto"/>
        <w:ind w:left="283" w:right="2488"/>
        <w:rPr>
          <w:rFonts w:ascii="Times New Roman" w:hAnsi="Times New Roman" w:cs="Times New Roman"/>
          <w:sz w:val="30"/>
          <w:szCs w:val="30"/>
        </w:rPr>
      </w:pPr>
      <w:r w:rsidRPr="000D3C64">
        <w:rPr>
          <w:rFonts w:ascii="Times New Roman" w:hAnsi="Times New Roman" w:cs="Times New Roman"/>
          <w:sz w:val="30"/>
          <w:szCs w:val="30"/>
        </w:rPr>
        <w:t xml:space="preserve">I.   Some towels are bats. </w:t>
      </w:r>
    </w:p>
    <w:p w:rsidR="00604E71" w:rsidRPr="000D3C64" w:rsidRDefault="00604E71" w:rsidP="000D3C64">
      <w:pPr>
        <w:spacing w:after="0" w:line="360" w:lineRule="auto"/>
        <w:ind w:left="283" w:right="2488"/>
        <w:rPr>
          <w:rFonts w:ascii="Times New Roman" w:hAnsi="Times New Roman" w:cs="Times New Roman"/>
          <w:sz w:val="30"/>
          <w:szCs w:val="30"/>
        </w:rPr>
      </w:pPr>
      <w:r w:rsidRPr="000D3C64">
        <w:rPr>
          <w:rFonts w:ascii="Times New Roman" w:hAnsi="Times New Roman" w:cs="Times New Roman"/>
          <w:sz w:val="30"/>
          <w:szCs w:val="30"/>
        </w:rPr>
        <w:t>II.  All soaps are towels</w:t>
      </w:r>
    </w:p>
    <w:p w:rsidR="00604E71" w:rsidRPr="000D3C64" w:rsidRDefault="00604E71" w:rsidP="000D3C64">
      <w:pPr>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III. Some bats are soaps.</w:t>
      </w:r>
    </w:p>
    <w:p w:rsidR="00604E71" w:rsidRPr="000D3C64" w:rsidRDefault="00604E71" w:rsidP="000D3C64">
      <w:pPr>
        <w:spacing w:after="0" w:line="360" w:lineRule="auto"/>
        <w:ind w:left="566"/>
        <w:rPr>
          <w:rFonts w:ascii="Times New Roman" w:hAnsi="Times New Roman" w:cs="Times New Roman"/>
          <w:sz w:val="30"/>
          <w:szCs w:val="30"/>
        </w:rPr>
      </w:pPr>
      <w:r w:rsidRPr="000D3C64">
        <w:rPr>
          <w:rFonts w:ascii="Times New Roman" w:hAnsi="Times New Roman" w:cs="Times New Roman"/>
          <w:sz w:val="30"/>
          <w:szCs w:val="30"/>
        </w:rPr>
        <w:t>a.  Only II follows               b.  Only I follows</w:t>
      </w:r>
    </w:p>
    <w:p w:rsidR="00604E71" w:rsidRPr="000D3C64" w:rsidRDefault="00604E71" w:rsidP="000D3C64">
      <w:pPr>
        <w:spacing w:after="0" w:line="360" w:lineRule="auto"/>
        <w:ind w:left="566"/>
        <w:rPr>
          <w:rFonts w:ascii="Times New Roman" w:hAnsi="Times New Roman" w:cs="Times New Roman"/>
          <w:sz w:val="30"/>
          <w:szCs w:val="30"/>
        </w:rPr>
      </w:pPr>
      <w:r w:rsidRPr="000D3C64">
        <w:rPr>
          <w:rFonts w:ascii="Times New Roman" w:hAnsi="Times New Roman" w:cs="Times New Roman"/>
          <w:sz w:val="30"/>
          <w:szCs w:val="30"/>
        </w:rPr>
        <w:t>c.   Only I and II follow       d.  None of these</w:t>
      </w:r>
    </w:p>
    <w:p w:rsidR="00604E71" w:rsidRPr="000D3C64" w:rsidRDefault="00604E71" w:rsidP="000D3C64">
      <w:pPr>
        <w:spacing w:before="9" w:after="0" w:line="360" w:lineRule="auto"/>
        <w:rPr>
          <w:rFonts w:ascii="Times New Roman" w:eastAsia="Times New Roman" w:hAnsi="Times New Roman" w:cs="Times New Roman"/>
          <w:sz w:val="30"/>
          <w:szCs w:val="30"/>
        </w:rPr>
      </w:pPr>
    </w:p>
    <w:p w:rsidR="00604E71" w:rsidRPr="000D3C64" w:rsidRDefault="00604E71" w:rsidP="000D3C64">
      <w:pPr>
        <w:pStyle w:val="ListParagraph"/>
        <w:numPr>
          <w:ilvl w:val="0"/>
          <w:numId w:val="382"/>
        </w:numPr>
        <w:spacing w:after="0" w:line="360" w:lineRule="auto"/>
        <w:ind w:right="3535"/>
        <w:jc w:val="both"/>
        <w:rPr>
          <w:rFonts w:ascii="Times New Roman" w:hAnsi="Times New Roman" w:cs="Times New Roman"/>
          <w:sz w:val="30"/>
          <w:szCs w:val="30"/>
        </w:rPr>
      </w:pPr>
      <w:r w:rsidRPr="000D3C64">
        <w:rPr>
          <w:rFonts w:ascii="Times New Roman" w:hAnsi="Times New Roman" w:cs="Times New Roman"/>
          <w:b/>
          <w:sz w:val="30"/>
          <w:szCs w:val="30"/>
        </w:rPr>
        <w:t xml:space="preserve"> Statements:</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Some windows are doors.</w:t>
      </w:r>
    </w:p>
    <w:p w:rsidR="00604E71" w:rsidRPr="000D3C64" w:rsidRDefault="00604E71" w:rsidP="000D3C64">
      <w:pPr>
        <w:spacing w:after="0" w:line="360" w:lineRule="auto"/>
        <w:ind w:left="395" w:right="2600"/>
        <w:rPr>
          <w:rFonts w:ascii="Times New Roman" w:hAnsi="Times New Roman" w:cs="Times New Roman"/>
          <w:sz w:val="30"/>
          <w:szCs w:val="30"/>
        </w:rPr>
      </w:pPr>
      <w:r w:rsidRPr="000D3C64">
        <w:rPr>
          <w:rFonts w:ascii="Times New Roman" w:hAnsi="Times New Roman" w:cs="Times New Roman"/>
          <w:sz w:val="30"/>
          <w:szCs w:val="30"/>
        </w:rPr>
        <w:t xml:space="preserve">Some doors are chairs. Some chairs are cots. </w:t>
      </w:r>
      <w:r w:rsidRPr="000D3C64">
        <w:rPr>
          <w:rFonts w:ascii="Times New Roman" w:hAnsi="Times New Roman" w:cs="Times New Roman"/>
          <w:b/>
          <w:sz w:val="30"/>
          <w:szCs w:val="30"/>
        </w:rPr>
        <w:t>Conclusions:</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   Some cots are doors.</w:t>
      </w:r>
    </w:p>
    <w:p w:rsidR="00604E71" w:rsidRPr="000D3C64" w:rsidRDefault="00604E71" w:rsidP="000D3C64">
      <w:pPr>
        <w:spacing w:after="0" w:line="360" w:lineRule="auto"/>
        <w:ind w:left="395" w:right="2029"/>
        <w:rPr>
          <w:rFonts w:ascii="Times New Roman" w:hAnsi="Times New Roman" w:cs="Times New Roman"/>
          <w:sz w:val="30"/>
          <w:szCs w:val="30"/>
        </w:rPr>
      </w:pPr>
      <w:r w:rsidRPr="000D3C64">
        <w:rPr>
          <w:rFonts w:ascii="Times New Roman" w:hAnsi="Times New Roman" w:cs="Times New Roman"/>
          <w:sz w:val="30"/>
          <w:szCs w:val="30"/>
        </w:rPr>
        <w:t xml:space="preserve">II.  Some chairs are windows. </w:t>
      </w:r>
    </w:p>
    <w:p w:rsidR="00604E71" w:rsidRPr="000D3C64" w:rsidRDefault="00604E71" w:rsidP="000D3C64">
      <w:pPr>
        <w:spacing w:after="0" w:line="360" w:lineRule="auto"/>
        <w:ind w:left="395" w:right="2029"/>
        <w:rPr>
          <w:rFonts w:ascii="Times New Roman" w:hAnsi="Times New Roman" w:cs="Times New Roman"/>
          <w:sz w:val="30"/>
          <w:szCs w:val="30"/>
        </w:rPr>
      </w:pPr>
      <w:r w:rsidRPr="000D3C64">
        <w:rPr>
          <w:rFonts w:ascii="Times New Roman" w:hAnsi="Times New Roman" w:cs="Times New Roman"/>
          <w:sz w:val="30"/>
          <w:szCs w:val="30"/>
        </w:rPr>
        <w:t>III. No cot is door.</w:t>
      </w:r>
    </w:p>
    <w:p w:rsidR="00604E71" w:rsidRPr="000D3C64" w:rsidRDefault="00604E71" w:rsidP="000D3C64">
      <w:pPr>
        <w:spacing w:after="0" w:line="360" w:lineRule="auto"/>
        <w:ind w:left="395" w:right="339"/>
        <w:rPr>
          <w:rFonts w:ascii="Times New Roman" w:hAnsi="Times New Roman" w:cs="Times New Roman"/>
          <w:sz w:val="30"/>
          <w:szCs w:val="30"/>
        </w:rPr>
      </w:pPr>
      <w:r w:rsidRPr="000D3C64">
        <w:rPr>
          <w:rFonts w:ascii="Times New Roman" w:hAnsi="Times New Roman" w:cs="Times New Roman"/>
          <w:sz w:val="30"/>
          <w:szCs w:val="30"/>
        </w:rPr>
        <w:t xml:space="preserve">a.  Only II follows                       b.  Only III follows </w:t>
      </w:r>
    </w:p>
    <w:p w:rsidR="00604E71" w:rsidRPr="000D3C64" w:rsidRDefault="00604E71" w:rsidP="000D3C64">
      <w:pPr>
        <w:spacing w:after="0" w:line="360" w:lineRule="auto"/>
        <w:ind w:left="395" w:right="339"/>
        <w:rPr>
          <w:rFonts w:ascii="Times New Roman" w:hAnsi="Times New Roman" w:cs="Times New Roman"/>
          <w:sz w:val="30"/>
          <w:szCs w:val="30"/>
        </w:rPr>
      </w:pPr>
      <w:r w:rsidRPr="000D3C64">
        <w:rPr>
          <w:rFonts w:ascii="Times New Roman" w:hAnsi="Times New Roman" w:cs="Times New Roman"/>
          <w:sz w:val="30"/>
          <w:szCs w:val="30"/>
        </w:rPr>
        <w:t>c.   Either I or III follows            d.  None of these</w:t>
      </w:r>
    </w:p>
    <w:p w:rsidR="00604E71" w:rsidRPr="000D3C64" w:rsidRDefault="00604E71" w:rsidP="000D3C64">
      <w:pPr>
        <w:spacing w:before="6" w:after="0" w:line="360" w:lineRule="auto"/>
        <w:rPr>
          <w:rFonts w:ascii="Times New Roman" w:eastAsia="Times New Roman" w:hAnsi="Times New Roman" w:cs="Times New Roman"/>
          <w:sz w:val="30"/>
          <w:szCs w:val="30"/>
        </w:rPr>
      </w:pPr>
    </w:p>
    <w:p w:rsidR="00604E71" w:rsidRPr="000D3C64" w:rsidRDefault="00604E71" w:rsidP="000D3C64">
      <w:pPr>
        <w:pStyle w:val="ListParagraph"/>
        <w:numPr>
          <w:ilvl w:val="0"/>
          <w:numId w:val="382"/>
        </w:numPr>
        <w:spacing w:after="0" w:line="360" w:lineRule="auto"/>
        <w:ind w:right="3485"/>
        <w:jc w:val="both"/>
        <w:rPr>
          <w:rFonts w:ascii="Times New Roman" w:hAnsi="Times New Roman" w:cs="Times New Roman"/>
          <w:sz w:val="30"/>
          <w:szCs w:val="30"/>
        </w:rPr>
      </w:pPr>
      <w:r w:rsidRPr="000D3C64">
        <w:rPr>
          <w:rFonts w:ascii="Times New Roman" w:hAnsi="Times New Roman" w:cs="Times New Roman"/>
          <w:b/>
          <w:sz w:val="30"/>
          <w:szCs w:val="30"/>
        </w:rPr>
        <w:t xml:space="preserve">   Statements:</w:t>
      </w:r>
    </w:p>
    <w:p w:rsidR="00604E71" w:rsidRPr="000D3C64" w:rsidRDefault="00604E71" w:rsidP="000D3C64">
      <w:pPr>
        <w:spacing w:before="1" w:after="0" w:line="360" w:lineRule="auto"/>
        <w:ind w:left="395" w:right="2538"/>
        <w:rPr>
          <w:rFonts w:ascii="Times New Roman" w:hAnsi="Times New Roman" w:cs="Times New Roman"/>
          <w:sz w:val="30"/>
          <w:szCs w:val="30"/>
        </w:rPr>
      </w:pPr>
      <w:r w:rsidRPr="000D3C64">
        <w:rPr>
          <w:rFonts w:ascii="Times New Roman" w:hAnsi="Times New Roman" w:cs="Times New Roman"/>
          <w:sz w:val="30"/>
          <w:szCs w:val="30"/>
        </w:rPr>
        <w:t xml:space="preserve">All trees are garlands. All garlands are forests. All forests are stones. </w:t>
      </w:r>
      <w:r w:rsidRPr="000D3C64">
        <w:rPr>
          <w:rFonts w:ascii="Times New Roman" w:hAnsi="Times New Roman" w:cs="Times New Roman"/>
          <w:b/>
          <w:sz w:val="30"/>
          <w:szCs w:val="30"/>
        </w:rPr>
        <w:t>Conclusions:</w:t>
      </w:r>
    </w:p>
    <w:p w:rsidR="00604E71" w:rsidRPr="000D3C64" w:rsidRDefault="00604E71" w:rsidP="000D3C64">
      <w:pPr>
        <w:spacing w:after="0" w:line="360" w:lineRule="auto"/>
        <w:ind w:left="395" w:right="2010"/>
        <w:rPr>
          <w:rFonts w:ascii="Times New Roman" w:hAnsi="Times New Roman" w:cs="Times New Roman"/>
          <w:sz w:val="30"/>
          <w:szCs w:val="30"/>
        </w:rPr>
      </w:pPr>
      <w:r w:rsidRPr="000D3C64">
        <w:rPr>
          <w:rFonts w:ascii="Times New Roman" w:hAnsi="Times New Roman" w:cs="Times New Roman"/>
          <w:sz w:val="30"/>
          <w:szCs w:val="30"/>
        </w:rPr>
        <w:t xml:space="preserve">I.   Some stones are garlands. </w:t>
      </w:r>
    </w:p>
    <w:p w:rsidR="00604E71" w:rsidRPr="000D3C64" w:rsidRDefault="00604E71" w:rsidP="000D3C64">
      <w:pPr>
        <w:spacing w:after="0" w:line="360" w:lineRule="auto"/>
        <w:ind w:left="395" w:right="2010"/>
        <w:rPr>
          <w:rFonts w:ascii="Times New Roman" w:hAnsi="Times New Roman" w:cs="Times New Roman"/>
          <w:sz w:val="30"/>
          <w:szCs w:val="30"/>
        </w:rPr>
      </w:pPr>
      <w:r w:rsidRPr="000D3C64">
        <w:rPr>
          <w:rFonts w:ascii="Times New Roman" w:hAnsi="Times New Roman" w:cs="Times New Roman"/>
          <w:sz w:val="30"/>
          <w:szCs w:val="30"/>
        </w:rPr>
        <w:t>II.  All garlands are stones.</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III. Some forests are trees.</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Only I and II follows             b.  Only    I    and    IIIfollows</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Only II follows                       d.  All follows</w:t>
      </w:r>
    </w:p>
    <w:p w:rsidR="00604E71" w:rsidRPr="000D3C64" w:rsidRDefault="00604E71" w:rsidP="000D3C64">
      <w:pPr>
        <w:spacing w:after="0" w:line="360" w:lineRule="auto"/>
        <w:ind w:right="3535"/>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604E71" w:rsidRPr="000D3C64" w:rsidRDefault="00604E71" w:rsidP="000D3C64">
      <w:pPr>
        <w:pStyle w:val="ListParagraph"/>
        <w:numPr>
          <w:ilvl w:val="0"/>
          <w:numId w:val="382"/>
        </w:numPr>
        <w:spacing w:after="0" w:line="360" w:lineRule="auto"/>
        <w:ind w:right="3535"/>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sz w:val="30"/>
          <w:szCs w:val="30"/>
        </w:rPr>
        <w:t>Statements:</w:t>
      </w:r>
    </w:p>
    <w:p w:rsidR="00604E71" w:rsidRPr="000D3C64" w:rsidRDefault="00604E71" w:rsidP="000D3C64">
      <w:pPr>
        <w:spacing w:after="0" w:line="360" w:lineRule="auto"/>
        <w:ind w:left="395" w:right="2445"/>
        <w:rPr>
          <w:rFonts w:ascii="Times New Roman" w:hAnsi="Times New Roman" w:cs="Times New Roman"/>
          <w:sz w:val="30"/>
          <w:szCs w:val="30"/>
        </w:rPr>
      </w:pPr>
      <w:r w:rsidRPr="000D3C64">
        <w:rPr>
          <w:rFonts w:ascii="Times New Roman" w:hAnsi="Times New Roman" w:cs="Times New Roman"/>
          <w:sz w:val="30"/>
          <w:szCs w:val="30"/>
        </w:rPr>
        <w:t xml:space="preserve">All books are leaves. </w:t>
      </w:r>
    </w:p>
    <w:p w:rsidR="00604E71" w:rsidRPr="000D3C64" w:rsidRDefault="00604E71" w:rsidP="000D3C64">
      <w:pPr>
        <w:spacing w:after="0" w:line="360" w:lineRule="auto"/>
        <w:ind w:left="395" w:right="2445"/>
        <w:rPr>
          <w:rFonts w:ascii="Times New Roman" w:hAnsi="Times New Roman" w:cs="Times New Roman"/>
          <w:sz w:val="30"/>
          <w:szCs w:val="30"/>
        </w:rPr>
      </w:pPr>
      <w:r w:rsidRPr="000D3C64">
        <w:rPr>
          <w:rFonts w:ascii="Times New Roman" w:hAnsi="Times New Roman" w:cs="Times New Roman"/>
          <w:sz w:val="30"/>
          <w:szCs w:val="30"/>
        </w:rPr>
        <w:t xml:space="preserve">Some leaves are jungles. </w:t>
      </w:r>
    </w:p>
    <w:p w:rsidR="00604E71" w:rsidRPr="000D3C64" w:rsidRDefault="00604E71" w:rsidP="000D3C64">
      <w:pPr>
        <w:spacing w:after="0" w:line="360" w:lineRule="auto"/>
        <w:ind w:left="395" w:right="2445"/>
        <w:rPr>
          <w:rFonts w:ascii="Times New Roman" w:hAnsi="Times New Roman" w:cs="Times New Roman"/>
          <w:sz w:val="30"/>
          <w:szCs w:val="30"/>
        </w:rPr>
      </w:pPr>
      <w:r w:rsidRPr="000D3C64">
        <w:rPr>
          <w:rFonts w:ascii="Times New Roman" w:hAnsi="Times New Roman" w:cs="Times New Roman"/>
          <w:sz w:val="30"/>
          <w:szCs w:val="30"/>
        </w:rPr>
        <w:t xml:space="preserve">No jungle is box. </w:t>
      </w:r>
    </w:p>
    <w:p w:rsidR="00604E71" w:rsidRPr="000D3C64" w:rsidRDefault="00604E71" w:rsidP="000D3C64">
      <w:pPr>
        <w:spacing w:after="0" w:line="360" w:lineRule="auto"/>
        <w:ind w:left="395" w:right="2445"/>
        <w:rPr>
          <w:rFonts w:ascii="Times New Roman" w:hAnsi="Times New Roman" w:cs="Times New Roman"/>
          <w:sz w:val="30"/>
          <w:szCs w:val="30"/>
        </w:rPr>
      </w:pPr>
    </w:p>
    <w:p w:rsidR="00604E71" w:rsidRPr="000D3C64" w:rsidRDefault="00604E71" w:rsidP="000D3C64">
      <w:pPr>
        <w:spacing w:after="0" w:line="360" w:lineRule="auto"/>
        <w:ind w:left="395" w:right="2445"/>
        <w:rPr>
          <w:rFonts w:ascii="Times New Roman" w:hAnsi="Times New Roman" w:cs="Times New Roman"/>
          <w:sz w:val="30"/>
          <w:szCs w:val="30"/>
        </w:rPr>
      </w:pPr>
      <w:r w:rsidRPr="000D3C64">
        <w:rPr>
          <w:rFonts w:ascii="Times New Roman" w:hAnsi="Times New Roman" w:cs="Times New Roman"/>
          <w:b/>
          <w:sz w:val="30"/>
          <w:szCs w:val="30"/>
        </w:rPr>
        <w:t>Conclusions:</w:t>
      </w:r>
    </w:p>
    <w:p w:rsidR="00604E71" w:rsidRPr="000D3C64" w:rsidRDefault="00604E71" w:rsidP="000D3C64">
      <w:pPr>
        <w:spacing w:after="0" w:line="360" w:lineRule="auto"/>
        <w:ind w:left="395" w:right="2188"/>
        <w:rPr>
          <w:rFonts w:ascii="Times New Roman" w:hAnsi="Times New Roman" w:cs="Times New Roman"/>
          <w:sz w:val="30"/>
          <w:szCs w:val="30"/>
        </w:rPr>
      </w:pPr>
      <w:r w:rsidRPr="000D3C64">
        <w:rPr>
          <w:rFonts w:ascii="Times New Roman" w:hAnsi="Times New Roman" w:cs="Times New Roman"/>
          <w:sz w:val="30"/>
          <w:szCs w:val="30"/>
        </w:rPr>
        <w:t xml:space="preserve">I.   Some jungles are books. </w:t>
      </w:r>
    </w:p>
    <w:p w:rsidR="00604E71" w:rsidRPr="000D3C64" w:rsidRDefault="00604E71" w:rsidP="000D3C64">
      <w:pPr>
        <w:spacing w:after="0" w:line="360" w:lineRule="auto"/>
        <w:ind w:left="395" w:right="2188"/>
        <w:rPr>
          <w:rFonts w:ascii="Times New Roman" w:hAnsi="Times New Roman" w:cs="Times New Roman"/>
          <w:sz w:val="30"/>
          <w:szCs w:val="30"/>
        </w:rPr>
      </w:pPr>
      <w:r w:rsidRPr="000D3C64">
        <w:rPr>
          <w:rFonts w:ascii="Times New Roman" w:hAnsi="Times New Roman" w:cs="Times New Roman"/>
          <w:sz w:val="30"/>
          <w:szCs w:val="30"/>
        </w:rPr>
        <w:t>II.  If No book is box.</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III. Some leaves are boxes.</w:t>
      </w:r>
    </w:p>
    <w:p w:rsidR="00604E71" w:rsidRPr="000D3C64" w:rsidRDefault="00604E71" w:rsidP="000D3C64">
      <w:pPr>
        <w:spacing w:after="0" w:line="360" w:lineRule="auto"/>
        <w:ind w:left="395"/>
        <w:rPr>
          <w:rFonts w:ascii="Times New Roman" w:hAnsi="Times New Roman" w:cs="Times New Roman"/>
          <w:sz w:val="30"/>
          <w:szCs w:val="30"/>
        </w:rPr>
      </w:pP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Only II follows                       b.  Only III follows</w:t>
      </w:r>
    </w:p>
    <w:p w:rsidR="00604E71" w:rsidRPr="000D3C64" w:rsidRDefault="00604E71"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Either I or III follows             d.  None of these</w:t>
      </w:r>
    </w:p>
    <w:p w:rsidR="00604E71" w:rsidRPr="000D3C64" w:rsidRDefault="00604E71" w:rsidP="000D3C64">
      <w:pPr>
        <w:spacing w:line="360" w:lineRule="auto"/>
        <w:rPr>
          <w:rFonts w:ascii="Times New Roman" w:hAnsi="Times New Roman" w:cs="Times New Roman"/>
          <w:b/>
          <w:sz w:val="30"/>
          <w:szCs w:val="30"/>
        </w:rPr>
      </w:pP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Statements: Some flowers are roses. Some roses are glasses. All glasses are sticks. Conclusions: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   Some Sticks are roses.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Some glasses are flowers.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III. Some sticks are flowers.   </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Some towels are soaps. All soaps are balls. Some balls are bats.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Conclusions: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Some towels are bats.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II.  All soaps are towels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III. Some bats are soaps.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Only II follows               b.  Only I follows c.   Only I and II follow       d.  None of these  </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Statements: Some windows are doors. Some doors are chairs. Some chairs are cots. Conclusions:</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   Some cots are doors.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Some chairs are windows.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III. No cot is door.</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Only II follows        b.  Only III follows c.   Either I or III follows            d.  None of these  </w:t>
      </w:r>
    </w:p>
    <w:p w:rsidR="00604E71" w:rsidRPr="000D3C64" w:rsidRDefault="00604E71" w:rsidP="000D3C64">
      <w:pPr>
        <w:spacing w:line="360" w:lineRule="auto"/>
        <w:jc w:val="both"/>
        <w:rPr>
          <w:rFonts w:ascii="Times New Roman" w:hAnsi="Times New Roman" w:cs="Times New Roman"/>
          <w:sz w:val="30"/>
          <w:szCs w:val="30"/>
        </w:rPr>
      </w:pP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trees are garlands. All garlands are forests. All forests are stones.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604E71" w:rsidRPr="000D3C64" w:rsidRDefault="00604E71" w:rsidP="000D3C64">
      <w:pPr>
        <w:pStyle w:val="ListParagraph"/>
        <w:numPr>
          <w:ilvl w:val="0"/>
          <w:numId w:val="38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stones are garlands. </w:t>
      </w:r>
    </w:p>
    <w:p w:rsidR="00604E71" w:rsidRPr="000D3C64" w:rsidRDefault="00604E71" w:rsidP="000D3C64">
      <w:pPr>
        <w:pStyle w:val="ListParagraph"/>
        <w:numPr>
          <w:ilvl w:val="0"/>
          <w:numId w:val="38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All garlands are stones. </w:t>
      </w:r>
    </w:p>
    <w:p w:rsidR="00604E71" w:rsidRPr="000D3C64" w:rsidRDefault="00604E71" w:rsidP="000D3C64">
      <w:pPr>
        <w:pStyle w:val="ListParagraph"/>
        <w:numPr>
          <w:ilvl w:val="0"/>
          <w:numId w:val="38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Some forests are trees.  </w:t>
      </w:r>
    </w:p>
    <w:p w:rsidR="00604E71" w:rsidRPr="000D3C64" w:rsidRDefault="00604E71"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Only I and II follows             b.  Only    I    and    IIIfollows c.   Only II follows                       d.  All follows  </w:t>
      </w:r>
    </w:p>
    <w:p w:rsidR="00604E71" w:rsidRPr="000D3C64" w:rsidRDefault="00604E71"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All books are leaves.  Some leaves are jungles.  No jungle is box.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604E71" w:rsidRPr="000D3C64" w:rsidRDefault="00604E71" w:rsidP="000D3C64">
      <w:pPr>
        <w:pStyle w:val="ListParagraph"/>
        <w:numPr>
          <w:ilvl w:val="0"/>
          <w:numId w:val="38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jungles are books.  </w:t>
      </w:r>
    </w:p>
    <w:p w:rsidR="00604E71" w:rsidRPr="000D3C64" w:rsidRDefault="00604E71" w:rsidP="000D3C64">
      <w:pPr>
        <w:pStyle w:val="ListParagraph"/>
        <w:numPr>
          <w:ilvl w:val="0"/>
          <w:numId w:val="38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If No book is box. </w:t>
      </w:r>
    </w:p>
    <w:p w:rsidR="00604E71" w:rsidRPr="000D3C64" w:rsidRDefault="00604E71" w:rsidP="000D3C64">
      <w:pPr>
        <w:pStyle w:val="ListParagraph"/>
        <w:numPr>
          <w:ilvl w:val="0"/>
          <w:numId w:val="38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Some leaves are boxes.  </w:t>
      </w:r>
    </w:p>
    <w:p w:rsidR="00604E71" w:rsidRPr="000D3C64" w:rsidRDefault="00604E71"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Only II follows      b.  Only III follows c.   Either I or III follows             d.  None of these</w:t>
      </w:r>
    </w:p>
    <w:p w:rsidR="00604E71" w:rsidRPr="000D3C64" w:rsidRDefault="00604E71" w:rsidP="000D3C64">
      <w:pPr>
        <w:spacing w:line="360" w:lineRule="auto"/>
        <w:rPr>
          <w:rFonts w:ascii="Times New Roman" w:hAnsi="Times New Roman" w:cs="Times New Roman"/>
          <w:sz w:val="30"/>
          <w:szCs w:val="30"/>
        </w:rPr>
      </w:pP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Class A has a higher enrolment than Class B. Class C has a lower enrolment than Class B. Class A has a lower enrolment than Class C. If the first two statements are true, the third statement is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true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false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uncertain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None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Answer: Option B</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Which of the following statements can be deduced from the information presented?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 If it is Sunday, the twins will both say so.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 If it is not Sunday, one twin will give the correct day and the other will lie about everything.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iii) On any given day, only one twin will give his correct name. </w:t>
      </w:r>
    </w:p>
    <w:p w:rsidR="003B1E1F" w:rsidRPr="000D3C64" w:rsidRDefault="003B1E1F" w:rsidP="000D3C64">
      <w:pPr>
        <w:pStyle w:val="ListParagraph"/>
        <w:spacing w:line="360" w:lineRule="auto"/>
        <w:ind w:left="144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 only. </w:t>
      </w:r>
    </w:p>
    <w:p w:rsidR="003B1E1F" w:rsidRPr="000D3C64" w:rsidRDefault="003B1E1F" w:rsidP="000D3C64">
      <w:pPr>
        <w:pStyle w:val="ListParagraph"/>
        <w:spacing w:line="360" w:lineRule="auto"/>
        <w:ind w:left="144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 and ii only. </w:t>
      </w:r>
    </w:p>
    <w:p w:rsidR="003B1E1F" w:rsidRPr="000D3C64" w:rsidRDefault="003B1E1F" w:rsidP="000D3C64">
      <w:pPr>
        <w:pStyle w:val="ListParagraph"/>
        <w:spacing w:line="360" w:lineRule="auto"/>
        <w:ind w:left="144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 and iii only.       </w:t>
      </w:r>
    </w:p>
    <w:p w:rsidR="003B1E1F" w:rsidRPr="000D3C64" w:rsidRDefault="003B1E1F" w:rsidP="000D3C64">
      <w:pPr>
        <w:pStyle w:val="ListParagraph"/>
        <w:spacing w:line="360" w:lineRule="auto"/>
        <w:ind w:left="144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ii and iii only. </w:t>
      </w:r>
    </w:p>
    <w:p w:rsidR="003B1E1F" w:rsidRPr="000D3C64" w:rsidRDefault="003B1E1F" w:rsidP="000D3C64">
      <w:pPr>
        <w:pStyle w:val="ListParagraph"/>
        <w:spacing w:line="360" w:lineRule="auto"/>
        <w:ind w:left="1440" w:firstLine="720"/>
        <w:jc w:val="both"/>
        <w:rPr>
          <w:rFonts w:ascii="Times New Roman" w:hAnsi="Times New Roman" w:cs="Times New Roman"/>
          <w:sz w:val="30"/>
          <w:szCs w:val="30"/>
        </w:rPr>
      </w:pPr>
      <w:r w:rsidRPr="000D3C64">
        <w:rPr>
          <w:rFonts w:ascii="Times New Roman" w:hAnsi="Times New Roman" w:cs="Times New Roman"/>
          <w:sz w:val="30"/>
          <w:szCs w:val="30"/>
        </w:rPr>
        <w:t>e) i,ii and iii.</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the twins are heard saying the following on the same day, which choice presents a correct statement?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Twin A: "It is Sunday Today".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Twin B: "Yesterday was Sunday".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Twin A: "it is summer season now".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It is a summer Sunday.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It is a summer Monday.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It is Monday but not summer.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It is Sunday but not summer.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e) It is impossible to determine whether it is Sunday or Monday.</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Henny, Axie, Amie are friends.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Conditions: -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Herry or Axie is the oldest.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If Axie is the oldest, Amie is the youngest.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Who is the youngest &amp; who is the oldest?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Amie is the youngest, Axie is oldest.</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Each problem consists of a problem followed by two statements. Decide whether the data in the statements are sufficient to answer the question. Select your answer according to whether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Statement 1 alone is sufficient, but statement 2 alone is not sufficient to answer the question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Statement 2 alone is sufficient, but statement 1 alone is not sufficient to answer the question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Both statements taken together are sufficient to answer the question, but neither statement alone is sufficient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Each statement alone is sufficient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Statements 1 and 2 together are not sufficient, and additional data is needed to answer the question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Is x &gt; 0?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sz w:val="30"/>
          <w:szCs w:val="30"/>
        </w:rPr>
        <w:tab/>
        <w:t xml:space="preserve">i)-2x &lt; 0 </w:t>
      </w:r>
    </w:p>
    <w:p w:rsidR="003B1E1F" w:rsidRPr="000D3C64" w:rsidRDefault="003B1E1F" w:rsidP="000D3C64">
      <w:pPr>
        <w:spacing w:line="360" w:lineRule="auto"/>
        <w:ind w:left="1440"/>
        <w:jc w:val="both"/>
        <w:rPr>
          <w:rFonts w:ascii="Times New Roman" w:hAnsi="Times New Roman" w:cs="Times New Roman"/>
          <w:sz w:val="30"/>
          <w:szCs w:val="30"/>
        </w:rPr>
      </w:pPr>
      <w:r w:rsidRPr="000D3C64">
        <w:rPr>
          <w:rFonts w:ascii="Times New Roman" w:hAnsi="Times New Roman" w:cs="Times New Roman"/>
          <w:sz w:val="30"/>
          <w:szCs w:val="30"/>
        </w:rPr>
        <w:t xml:space="preserve">ii) x³ &gt; 0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certain straight corridor has four doors, A, B, C and D (in that order) leading off from the same side. How far apart are doors B and C?  </w:t>
      </w:r>
    </w:p>
    <w:p w:rsidR="003B1E1F" w:rsidRPr="000D3C64" w:rsidRDefault="003B1E1F" w:rsidP="000D3C64">
      <w:pPr>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The distance between doors B and D is 10 meters. </w:t>
      </w:r>
    </w:p>
    <w:p w:rsidR="003B1E1F" w:rsidRPr="000D3C64" w:rsidRDefault="003B1E1F" w:rsidP="000D3C64">
      <w:pPr>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The distance between A and C is 12 meters.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E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Given that x and y are real numbers, what is the value of x + 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(x² – y²) / (x-y) = 7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(x + y) ² = 49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Two socks are to be picked at random from a drawer containing only black and white socks. What is the probability that both are white?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The probability of the first sock being black is 1/3.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There are 24 white socks in the drawer.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bucket was placed under a dripping tap which was dripping at a uniform rate. At what time was the bucket full?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The bucket was put in place at 2pm.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The bucket was half full at 6pm and three-quarters full at 8pm.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cycles are busses. All cars are buses. Some buses are trains. Conclusions: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All cares are cycles.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Some trains are buses.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Some trains are cars.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None follows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(2) Only I and II follow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(3) Only land III follow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(4) Only II and III follows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(5) None of these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4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All pencils are sticks. Some sticks are notes. All diaries are notes.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 Some notes are diaries.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 Some sticks are pencils.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III. Some diaries are sticks.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(1) All follow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(2) Only I follow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(3) Only I and II follow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(4) Only 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(5) None of these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5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Some buds are leaves. No leaf is fruit. Some fruits are buds.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Some fruits are leaves.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All buds are fruits.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Some leaves are buds.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Only I or 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Only III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Only 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None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None of these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Ans: 2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Some birds are animals. All animals are rivers. Some rivers are lions.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Some lions are animals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Some rivers are birds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No animal is lion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Only 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Only either I or III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(3)  I and 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(4)  Only either II or III follow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(5) None of these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3 </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Statements: All boxes are panning Some boxes are jugs. Some jugs are glasses.</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Conclusions: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Some glasses are boxes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No glass is box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Some jugs are pans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IV. No jug is pan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(1) Only I and II follows</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(2) Either I or II and III follows</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(3)  Only III follows</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(4)  Either I or II, and either III or IV follow</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(5) None of these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dolly works hard then she can get A grade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If dolly does not work hard then she can get A grade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If dolly gets an A grade then she must have worked hard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If dolly does not get an A grade then she must not have worked hard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Dolly wishes to get A grad Sol: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Option 3 is correct.</w:t>
      </w:r>
    </w:p>
    <w:p w:rsidR="003B1E1F" w:rsidRPr="000D3C64" w:rsidRDefault="003B1E1F" w:rsidP="000D3C64">
      <w:pPr>
        <w:pStyle w:val="ListParagraph"/>
        <w:numPr>
          <w:ilvl w:val="0"/>
          <w:numId w:val="38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hotel has two wings, the east wing and the west wing. Some east wing rooms but not all have an ocean view. All west wing rooms have a harbour view. The charge for all rooms is identical, except as follows: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 Extra charge for all harbour view rooms on or above the 3rd floor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 Extra charge for all ocean view rooms except those without balcony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 Extra charge for some harbour rooms on the first two floor &amp; some east wing rooms without ocean view but having kitchen facilities.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cannot be determined on the basis of the information given?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 Whether there are any rooms without a balcony for which an extra charge is imposed.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 Whether any room without a kitchen or a view involves an extra charge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III. Whether two extra charges are imposed for any room.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II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III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II and III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I, II and III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(A)</w:t>
      </w:r>
    </w:p>
    <w:p w:rsidR="003B1E1F" w:rsidRPr="00AA17DD" w:rsidRDefault="003B1E1F" w:rsidP="000D3C64">
      <w:pPr>
        <w:pStyle w:val="Heading1"/>
        <w:spacing w:line="360" w:lineRule="auto"/>
        <w:jc w:val="both"/>
        <w:rPr>
          <w:rFonts w:ascii="Times New Roman" w:hAnsi="Times New Roman" w:cs="Times New Roman"/>
          <w:b/>
          <w:color w:val="auto"/>
          <w:sz w:val="36"/>
          <w:szCs w:val="30"/>
        </w:rPr>
      </w:pPr>
      <w:bookmarkStart w:id="30" w:name="_Toc10562432"/>
      <w:r w:rsidRPr="00AA17DD">
        <w:rPr>
          <w:rFonts w:ascii="Times New Roman" w:hAnsi="Times New Roman" w:cs="Times New Roman"/>
          <w:b/>
          <w:color w:val="auto"/>
          <w:sz w:val="36"/>
          <w:szCs w:val="30"/>
        </w:rPr>
        <w:t>Reasoning</w:t>
      </w:r>
      <w:bookmarkEnd w:id="30"/>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animals have __________      </w:t>
      </w:r>
    </w:p>
    <w:p w:rsidR="003B1E1F" w:rsidRPr="000D3C64" w:rsidRDefault="003B1E1F" w:rsidP="000D3C64">
      <w:pPr>
        <w:pStyle w:val="ListParagraph"/>
        <w:numPr>
          <w:ilvl w:val="0"/>
          <w:numId w:val="12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Eyes B. Four legs C. Horns D. Instincts        </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D   </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How many 4-digit numbers contain number 2?</w:t>
      </w:r>
    </w:p>
    <w:p w:rsidR="003B1E1F" w:rsidRPr="000D3C64" w:rsidRDefault="003B1E1F" w:rsidP="000D3C64">
      <w:pPr>
        <w:pStyle w:val="ListParagraph"/>
        <w:numPr>
          <w:ilvl w:val="0"/>
          <w:numId w:val="12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3170 b. 3172 c. 3174 d. 3168 </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Ans: D</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How many three-digit numbers ABC are formed where at least two of the three digits are same. </w:t>
      </w:r>
    </w:p>
    <w:p w:rsidR="003B1E1F" w:rsidRPr="000D3C64" w:rsidRDefault="003B1E1F" w:rsidP="000D3C64">
      <w:pPr>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Ans: 252</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How many numbers are divisible by 4 between 1 to 100?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24</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161?85?65?89 = 100, then use + or - in place of? and take + as m, - as n then find value of m-n.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- 1</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was a community in which there were 1000 couples. In that 2/3rd of men who r taller r also heavier n 3/4th of the men who r heavier r also taller n there were 120 women who were both heavier n taller than men. So how many men r both taller n heavier than men?</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some men and some lodges for which the following conditions hold true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Each lodge is represented by exactly 3 men.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Each man is associated with exactly 2 lodges.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Any pair of lodges has only one man in common.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How many men and how many lodges were there?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6 men and 4 lodges.</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a 1 km long wire places on x poles. if the no of poles is reduced by 1 then he distances of wire between each pole increases 1 2/3. How many poles are there initially?</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chain is broken into three pieces of equal lengths containing 3 links each. It is taken to a blacksmith to join into a single continuous one. How many links are to be opened to make it?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2.</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were some containers of quantity 1, 3, 4, 5, 6, 12, 15, 22, 24, 38 litres. Each was filled with some liquid except one. The liquids are milk, water and oil. Quantity of each was like this. Water = 2* milk oil = 2* water. Find out which container was empty and containers filled with milk and oil.</w:t>
      </w:r>
    </w:p>
    <w:p w:rsidR="003B1E1F" w:rsidRPr="000D3C64" w:rsidRDefault="003B1E1F" w:rsidP="000D3C64">
      <w:pPr>
        <w:pStyle w:val="ListParagraph"/>
        <w:numPr>
          <w:ilvl w:val="0"/>
          <w:numId w:val="10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Three customers want haircut and a shave. In a saloon, two barbers operate at same speed. They take quarter of an hour for the haircut and 5 mins for the shave. How quickly can they finish the haircut and shave of these three customers?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30 minutes</w:t>
      </w:r>
    </w:p>
    <w:p w:rsidR="003B1E1F" w:rsidRPr="00AA17DD" w:rsidRDefault="003B1E1F" w:rsidP="000D3C64">
      <w:pPr>
        <w:pStyle w:val="Heading1"/>
        <w:spacing w:line="360" w:lineRule="auto"/>
        <w:jc w:val="both"/>
        <w:rPr>
          <w:rFonts w:ascii="Times New Roman" w:hAnsi="Times New Roman" w:cs="Times New Roman"/>
          <w:b/>
          <w:color w:val="auto"/>
          <w:sz w:val="36"/>
          <w:szCs w:val="30"/>
        </w:rPr>
      </w:pPr>
      <w:bookmarkStart w:id="31" w:name="_Toc10562433"/>
      <w:r w:rsidRPr="00AA17DD">
        <w:rPr>
          <w:rFonts w:ascii="Times New Roman" w:hAnsi="Times New Roman" w:cs="Times New Roman"/>
          <w:b/>
          <w:color w:val="auto"/>
          <w:sz w:val="36"/>
          <w:szCs w:val="30"/>
        </w:rPr>
        <w:t>Making Judgements</w:t>
      </w:r>
      <w:bookmarkEnd w:id="31"/>
    </w:p>
    <w:p w:rsidR="003B1E1F" w:rsidRPr="000D3C64" w:rsidRDefault="003B1E1F" w:rsidP="000D3C64">
      <w:pPr>
        <w:pStyle w:val="ListParagraph"/>
        <w:numPr>
          <w:ilvl w:val="0"/>
          <w:numId w:val="10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We, at Comfort Stationers, have always been striving to provide stationery items that would make your work more enjoyable and less strenuous. Our latest innovations are a smooth-flow pen and gradual friction paper. A combination of these two reduces strain on your fingers and allows faster writing the causes lesser fatigue. Therefore, replacement of your pen and paper with our innovative products reduces cost of clerical jobs.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if true, would weaken the conclusion drawn in the above argument?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Those who are already using the above new products report greater difficulty in transition from new products to regular ones than from the regular ones to the new ones.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The cost of manufacturing these new products is not more than the cost of manufacturing the regular ones and the new products last longer than the regular ones.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The number of offices using the new products is increasing month by month.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These products need to be purchased in huge lots and need to be stored in special conditions. The cost of procurement and strong is quite high.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Option D</w:t>
      </w:r>
    </w:p>
    <w:p w:rsidR="003B1E1F" w:rsidRPr="000D3C64" w:rsidRDefault="003B1E1F" w:rsidP="000D3C64">
      <w:pPr>
        <w:pStyle w:val="ListParagraph"/>
        <w:numPr>
          <w:ilvl w:val="0"/>
          <w:numId w:val="10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There are 5 burglars and once went to a bakery to rob it obviously. The first guy ate 1/2 of the total bread and 1/2 of the bread. The second guy ate 1/2 of the remaining and 1/2 of the bread. The third guy, fourth guy and fifth guy did the same. After fifth guy there is no bread left out. How many breads are there?</w:t>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eastAsia="Times New Roman" w:hAnsi="Times New Roman" w:cs="Times New Roman"/>
          <w:b/>
          <w:color w:val="222222"/>
          <w:sz w:val="30"/>
          <w:szCs w:val="30"/>
        </w:rPr>
        <w:t>1.</w:t>
      </w:r>
      <w:r w:rsidRPr="000D3C64">
        <w:rPr>
          <w:rFonts w:ascii="Times New Roman" w:hAnsi="Times New Roman" w:cs="Times New Roman"/>
          <w:color w:val="222222"/>
          <w:sz w:val="30"/>
          <w:szCs w:val="30"/>
          <w:shd w:val="clear" w:color="auto" w:fill="FFFFFF"/>
        </w:rPr>
        <w:t xml:space="preserve"> Directions: Read the following passage below and answer the questions that follow on the basis of what is stated / implied in that passage.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fundamental element of economics does not only refer to a general system of earnings but also used to describe free market systems. While some historians claim that the feudal system was the first free market system, others dispute this by asserting that in the past, there was no equilibrium to maintain; things just were the way they were, therefore there was no real market system.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true free market system occurs when certain items are produced for consumption by the general population. The more people want a certain item, the more of those items are produced. If supply cannot meet the demand, prices will rise. Of course, if prices go too high, fewer people will purchase the items, which can result in an unwanted surplus of goods. The same situation will occur if prices remain stagnant, but more items have been produced than consumer demand requires. Both of these instances eventually lead to lower prices. Many economists theorize that supply and demand will eventually find a middle ground, regardless of the fluctuations and inconsistencies that occur throughout the marketing process.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One way to look at it is to view money like a “ration card”, similar to those utilized in communism. If an individual has more ration cards (I.e., more money), he can have more of a particular item. If he has a fewer ration cards, he will not be able to purchase as many goods. Therefore, under this rationalization, the entire market system is really just a rationing system that determines who gets what and how much.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a way, this all works out quite nicely; the market system determines who will have how much money, and effectively rations products so that a government or some other entity does not have to do so. However , a market system does not directly address the desirability of the outcome. Therefore whether or not a free market system is desirable is a question that encompasses both ethical and political realms.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Because of the desirability of certain outcomes, most market systems are not completely free market systems. The government, at least to some extent, controls certain aspects of the market and has the power to eradicate certain outcomes Economics, as a system, is far more complex than many people believe. In addition to the fact that the value of money fluctuates according to what it can buy, the government has the ability to change the value of money through variances in the amount of money it prints. This transforms the economy into a colossal piece of equipment running on so many different variables that it is seemingly impossible to predict future trends. Yet at the same time, the system is so intricate and delicately intertwined that even the smallest upset can have a ripple effect on the entire economic state.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What is the controversy mentioned in the passage?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Most market systems are not completely free market systems.</w:t>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Economists maintain that government interference is not conductive to a free market system.</w:t>
      </w:r>
    </w:p>
    <w:p w:rsidR="00DA2989" w:rsidRPr="000D3C64" w:rsidRDefault="00DA2989" w:rsidP="000D3C64">
      <w:pPr>
        <w:spacing w:line="360" w:lineRule="auto"/>
        <w:rPr>
          <w:rFonts w:ascii="Times New Roman" w:eastAsia="Times New Roman" w:hAnsi="Times New Roman" w:cs="Times New Roman"/>
          <w:b/>
          <w:color w:val="222222"/>
          <w:sz w:val="30"/>
          <w:szCs w:val="30"/>
        </w:rPr>
      </w:pP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Some historians claim that the feudal system was the first free market system while others said that in the past there was no equilibrium to maintain.</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fundamental element of economics does not only refer to a general system of earnings.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this all works out quite nicely; the market system determines who will have how much money</w:t>
      </w:r>
      <w:r w:rsidRPr="000D3C64">
        <w:rPr>
          <w:rFonts w:ascii="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rPr>
      </w:pPr>
      <w:r w:rsidRPr="000D3C64">
        <w:rPr>
          <w:rFonts w:ascii="Times New Roman" w:eastAsia="Times New Roman" w:hAnsi="Times New Roman" w:cs="Times New Roman"/>
          <w:b/>
          <w:color w:val="222222"/>
          <w:sz w:val="30"/>
          <w:szCs w:val="30"/>
        </w:rPr>
        <w:t>2.</w:t>
      </w:r>
      <w:r w:rsidRPr="000D3C64">
        <w:rPr>
          <w:rFonts w:ascii="Times New Roman" w:hAnsi="Times New Roman" w:cs="Times New Roman"/>
          <w:color w:val="222222"/>
          <w:sz w:val="30"/>
          <w:szCs w:val="30"/>
          <w:shd w:val="clear" w:color="auto" w:fill="FFFFFF"/>
        </w:rPr>
        <w:t xml:space="preserve"> Directions: Read the following passage below and answer the questions that follow on the basis of what is stated / implied in that passage.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fundamental element of economics does not only refer to a general system of earnings but also used to describe free market systems. While some historians claim that the feudal system was the first free market system, others dispute this by asserting that in the past, there was no equilibrium to maintain; things just were the way they were, therefore there was no real market system.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true free market system occurs when certain items are produced for consumption by the general population. The more people want a certain item, the more of those items are produced. If supply cannot meet the demand, prices will rise. Of course, if prices go too high, fewer people will purchase the items, which can result in an unwanted surplus of goods. The same situation will occur if prices remain stagnant, but more items have been produced than consumer demand requires. Both of these instances eventually lead to lower prices. Many economists theorize that supply and demand will eventually find a middle ground, regardless of the fluctuations and inconsistencies that occur throughout the marketing process.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One way to look at it is to view money like a “ration card”, similar to those utilized in communism. If an individual has more ration cards (I.e., more money), he can have more of a particular item. If he has a fewer ration cards, he will not be able to purchase as many goods. Therefore, under this rationalization, the entire market system is really just a rationing system that determines who gets what and how much.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a way, this all works out quite nicely; the market system determines who will have how much money, and effectively rations products so that a government or some other entity does not have to do so. However , a market system does not directly address the desirability of the outcome. Therefore whether or not a free market system is desirable is a question that encompasses both ethical and political realms.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Because of the desirability of certain outcomes, most market systems are not completely free market systems. The government, at least to some extent, controls certain aspects of the market and has the power to eradicate certain outcomes Economics, as a system, is far more complex than many people believe. In addition to the fact that the value of money fluctuates according to what it can buy, the government has the ability to change the value of money through variances in the amount of money it prints. This transforms the economy into a colossal piece of equipment running on so many different variables that it is seemingly impossible to predict future trends. Yet at the same time, the system is so intricate and delicately intertwined that even the smallest upset can have a ripple effect on the entire economic state.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What role does the government play in a state-controlled market?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It changes the value of money through variances in the amount of money it prints.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It decides in most cases which outcomes are more desirable for the population.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 It has the competence to determine what actions to take to bring about these results.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and 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and 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A only</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shd w:val="clear" w:color="auto" w:fill="FFFFFF"/>
        </w:rPr>
        <w:br/>
        <w:t>B only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t xml:space="preserve">3 </w:t>
      </w:r>
      <w:r w:rsidRPr="000D3C64">
        <w:rPr>
          <w:rFonts w:ascii="Times New Roman" w:hAnsi="Times New Roman" w:cs="Times New Roman"/>
          <w:color w:val="222222"/>
          <w:sz w:val="30"/>
          <w:szCs w:val="30"/>
          <w:shd w:val="clear" w:color="auto" w:fill="FFFFFF"/>
        </w:rPr>
        <w:t>The oil and gas exploration major, Hindustan Oil Corporation has been directed by the petroleum ministry to stick to its core competence of oil and gas exploration rather than diverting focus on retailing of petroleum products. A directive to this effect was issued owing to the heavy losses incurred by Hindustan Oil Corporation which attempted such a venture in the past. Which of the following statements most seriously undermines the directive of the petroleum ministry?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there are very few oil exploration companies when the demand for oil and gas is ever increasing.</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B: Indane, another gas and oil exploration unit, ventured into relating of petroleum products &amp; has seen a tremendous growth within a considerably short period.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 petroleum products are not many; so there is no scope for the industry.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 oil and gas exploration is not as lucrative a business as is the retailing business.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Mark as error</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B</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(INDANE, ANOTHER GAS AND OILEXPLORATION</w:t>
      </w:r>
      <w:r w:rsidRPr="000D3C64">
        <w:rPr>
          <w:rFonts w:ascii="Tahoma" w:hAnsi="Tahoma" w:cs="Tahoma"/>
          <w:color w:val="222222"/>
          <w:sz w:val="30"/>
          <w:szCs w:val="30"/>
          <w:shd w:val="clear" w:color="auto" w:fill="FFFFFF"/>
        </w:rPr>
        <w:t>�</w:t>
      </w:r>
      <w:r w:rsidRPr="000D3C64">
        <w:rPr>
          <w:rFonts w:ascii="Times New Roman" w:hAnsi="Times New Roman" w:cs="Times New Roman"/>
          <w:color w:val="222222"/>
          <w:sz w:val="30"/>
          <w:szCs w:val="30"/>
          <w:shd w:val="clear" w:color="auto" w:fill="FFFFFF"/>
        </w:rPr>
        <w:t>) Option A, C and D are supporting the directive of the petroleum ministry, only option b , undermines the order of the petroleum ministry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t>4</w:t>
      </w:r>
      <w:r w:rsidRPr="000D3C64">
        <w:rPr>
          <w:rFonts w:ascii="Times New Roman" w:eastAsia="Times New Roman" w:hAnsi="Times New Roman" w:cs="Times New Roman"/>
          <w:b/>
          <w:color w:val="222222"/>
          <w:sz w:val="30"/>
          <w:szCs w:val="30"/>
        </w:rPr>
        <w:t>.</w:t>
      </w:r>
      <w:r w:rsidRPr="000D3C64">
        <w:rPr>
          <w:rFonts w:ascii="Times New Roman" w:hAnsi="Times New Roman" w:cs="Times New Roman"/>
          <w:color w:val="222222"/>
          <w:sz w:val="30"/>
          <w:szCs w:val="30"/>
          <w:shd w:val="clear" w:color="auto" w:fill="FFFFFF"/>
        </w:rPr>
        <w:t xml:space="preserve"> The windmill company works in much the same way that a real estate developer would. It starts out by identifying a plot of land and takes on an average three years to get approvals and develop it. Having done that, it woos people with investible funds to buy a windmill on the plot. Therefore, a person who has worked for a retailer is qualified to work for a wind power company. It can be inferred from the argument that.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A: since wind power industry is growing, it will be able to generate more than 15 lakh units of power each year.</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B: the wind power industry will see its success at a faster rate than will a realtor.</w:t>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C: more people in the real estate business are moving into the wind power industry in recent times.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D: the conclusion has been arrived at hastily based on a faulty analogy.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br/>
        <w:t>5.</w:t>
      </w:r>
      <w:r w:rsidRPr="000D3C64">
        <w:rPr>
          <w:rFonts w:ascii="Times New Roman" w:hAnsi="Times New Roman" w:cs="Times New Roman"/>
          <w:color w:val="222222"/>
          <w:sz w:val="30"/>
          <w:szCs w:val="30"/>
          <w:shd w:val="clear" w:color="auto" w:fill="FFFFFF"/>
        </w:rPr>
        <w:t xml:space="preserve"> Directions: Read the following passage below and answer the questions that follow on the basis of what is stated / implied in that passage.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fundamental element of economics does not only refer to a general system of earnings but also used to describe free market systems. While some historians claim that the feudal system was the first free market system, others dispute this by asserting that in the past, there was no equilibrium to maintain; things just were the way they were, therefore there was no real market system.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true free market system occurs when certain items are produced for consumption by the general population. The more people want a certain item, the more of those items are produced. If supply cannot meet the demand, prices will rise. Of course, if prices go too high, fewer people will purchase the items, which can result in an unwanted surplus of goods. The same situation will occur if prices remain stagnant, but more items have been produced than consumer demand requires. Both of these instances eventually lead to lower prices. Many economists theorize that supply and demand will eventually find a middle ground, regardless of the fluctuations and inconsistencies that occur throughout the marketing process.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One way to look at it is to view money like a “ration card”, similar to those utilized in communism. If an individual has more ration cards (I.e., more money), he can have more of a particular item. If he has a fewer ration cards, he will not be able to purchase as many goods. Therefore, under this rationalization, the entire market system is really just a rationing system that determines who gets what and how much.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a way, this all works out quite nicely; the market system determines who will have how much money, and effectively rations products so that a government or some other entity does not have to do so. However , a market system does not directly address the desirability of the outcome. Therefore whether or not a free market system is desirable is a question that encompasses both ethical and political realms.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Because of the desirability of certain outcomes, most market systems are not completely free market systems. The government, at least to some extent, controls certain aspects of the market and has the power to eradicate certain outcomes Economics, as a system, is far more complex than many people believe. In addition to the fact that the value of money fluctuates according to what it can buy, the government has the ability to change the value of money through variances in the amount of money it prints. This transforms the economy into a colossal piece of equipment running on so many different variables that it is seemingly impossible to predict future trends. Yet at the same time, the system is so intricate and delicately intertwined that even the smallest upset can have a ripple effect on the entire economic state.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According to the passage, when is government intervention necessary?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government has to control some parts of the economy.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 In special cases, government intervention is necessary in order to reduce undesired results</w:t>
      </w:r>
      <w:r w:rsidRPr="000D3C64">
        <w:rPr>
          <w:rFonts w:ascii="Times New Roman" w:hAnsi="Times New Roman" w:cs="Times New Roman"/>
          <w:color w:val="222222"/>
          <w:sz w:val="30"/>
          <w:szCs w:val="30"/>
          <w:shd w:val="clear" w:color="auto" w:fill="FFFFFF"/>
        </w:rPr>
        <w: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When corn has to be subsidized.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To prevent unemployment among farmers.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this all works out quite nicely; the market system determines who will have how much money</w:t>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shd w:val="clear" w:color="auto" w:fill="FFFFFF"/>
        </w:rPr>
        <w:t>6. Directions: For each question in this section, select the best of the answer choices given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Political pressure has pushed a World Bank-funded e-governance initiative to the back burner. The state's public works department worked out a futuristic initiative. Road Information System (RIS) that maps the condition of each road in the state, the traffic density and whether it needs repair or maintenance. The PWD generates information and keeps hoping that someday it will come of use. It has, therefore, become a mere statistics. It can be assumed that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funds for the road improvement depend on how powerful the local politician is.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politics is usually blamed for roadblocks.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 the PWD has not been informed about the RIS.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 climatic conditions are the major reasons for roadways still remaining backward.</w:t>
      </w:r>
      <w:r w:rsidRPr="000D3C64">
        <w:rPr>
          <w:rFonts w:ascii="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w:t>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A</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(FUNDS FOR THE ROAD IMPROVEMENT DEPEND ON HOW</w:t>
      </w:r>
      <w:r w:rsidRPr="000D3C64">
        <w:rPr>
          <w:rFonts w:ascii="Tahoma" w:hAnsi="Tahoma" w:cs="Tahoma"/>
          <w:color w:val="222222"/>
          <w:sz w:val="30"/>
          <w:szCs w:val="30"/>
          <w:shd w:val="clear" w:color="auto" w:fill="FFFFFF"/>
        </w:rPr>
        <w:t>�</w:t>
      </w:r>
      <w:r w:rsidRPr="000D3C64">
        <w:rPr>
          <w:rFonts w:ascii="Times New Roman" w:hAnsi="Times New Roman" w:cs="Times New Roman"/>
          <w:color w:val="222222"/>
          <w:sz w:val="30"/>
          <w:szCs w:val="30"/>
          <w:shd w:val="clear" w:color="auto" w:fill="FFFFFF"/>
        </w:rPr>
        <w:t>..). The paragraph has mentioned " influence of politics" so the answer should also have "influence of politics"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t>7</w:t>
      </w:r>
      <w:r w:rsidRPr="000D3C64">
        <w:rPr>
          <w:rFonts w:ascii="Times New Roman" w:hAnsi="Times New Roman" w:cs="Times New Roman"/>
          <w:color w:val="222222"/>
          <w:sz w:val="30"/>
          <w:szCs w:val="30"/>
          <w:shd w:val="clear" w:color="auto" w:fill="FFFFFF"/>
        </w:rPr>
        <w:t>.Directions: Read the following passage below and answer the questions that follow on the basis of what is stated / implied in that passage.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fundamental element of economics does not only refer to a general system of earnings but also used to describe free market systems. While some historians claim that the feudal system was the first free market system, others dispute this by asserting that in the past, there was no equilibrium to maintain; things just were the way they were, therefore there was no real market system.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true free market system occurs when certain items are produced for consumption by the general population. The more people want a certain item, the more of those items are produced. If supply cannot meet the demand, prices will rise. Of course, if prices go too high, fewer people will purchase the items, which can result in an unwanted surplus of goods. The same situation will occur if prices remain stagnant, but more items have been produced than consumer demand requires. Both of these instances eventually lead to lower prices. Many economists theorize that supply and demand will eventually find a middle ground, regardless of the fluctuations and inconsistencies that occur throughout the marketing process.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One way to look at it is to view money like a “ration card”, similar to those utilized in communism. If an individual has more ration cards (I.e., more money), he can have more of a particular item. If he has a fewer ration cards, he will not be able to purchase as many goods. Therefore, under this rationalization, the entire market system is really just a rationing system that determines who gets what and how much.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a way, this all works out quite nicely; the market system determines who will have how much money, and effectively rations products so that a government or some other entity does not have to do so. However , a market system does not directly address the desirability of the outcome. Therefore whether or not a free market system is desirable is a question that encompasses both ethical and political realms.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Because of the desirability of certain outcomes, most market systems are not completely free market systems. The government, at least to some extent, controls certain aspects of the market and has the power to eradicate certain outcomes Economics, as a system, is far more complex than many people believe. In addition to the fact that the value of money fluctuates according to what it can buy, the government has the ability to change the value of money through variances in the amount of money it prints. This transforms the economy into a colossal piece of equipment running on so many different variables that it is seemingly impossible to predict future trends. Yet at the same time, the system is so intricate and delicately intertwined that even the smallest upset can have a ripple effect on the entire economic state.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What are the instances that eventually lead to lower prices?  </w:t>
      </w:r>
    </w:p>
    <w:p w:rsidR="00DA2989" w:rsidRPr="000D3C64" w:rsidRDefault="00DA2989" w:rsidP="000D3C64">
      <w:p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rPr>
        <w:br/>
      </w:r>
      <w:r w:rsidRPr="000D3C64">
        <w:rPr>
          <w:rFonts w:ascii="Tahoma" w:hAnsi="Tahoma" w:cs="Tahoma"/>
          <w:color w:val="222222"/>
          <w:sz w:val="30"/>
          <w:szCs w:val="30"/>
          <w:shd w:val="clear" w:color="auto" w:fill="FFFFFF"/>
        </w:rPr>
        <w:t>﻿</w:t>
      </w:r>
      <w:r w:rsidRPr="000D3C64">
        <w:rPr>
          <w:rFonts w:ascii="Times New Roman" w:hAnsi="Times New Roman" w:cs="Times New Roman"/>
          <w:color w:val="222222"/>
          <w:sz w:val="30"/>
          <w:szCs w:val="30"/>
          <w:shd w:val="clear" w:color="auto" w:fill="FFFFFF"/>
        </w:rPr>
        <w:t>A. Deflation and pegging down prices.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When prices go too high, few people purchase the items leading to a surplus of goods thereby reducing prices.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 When more goods are produced in excess of consumer demand, prices are reduced.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only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only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and 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w:t>
      </w:r>
      <w:r w:rsidRPr="000D3C64">
        <w:rPr>
          <w:rFonts w:ascii="Times New Roman" w:hAnsi="Times New Roman" w:cs="Times New Roman"/>
          <w:b/>
          <w:color w:val="222222"/>
          <w:sz w:val="30"/>
          <w:szCs w:val="30"/>
          <w:shd w:val="clear" w:color="auto" w:fill="FFFFFF"/>
        </w:rPr>
        <w:t>B and C</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this all works out quite nicely; the market system determines who will have how much money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8. Like many other legislation's, the anti-tobacco drive, is also broken many a time, most often in court complexes. Since India is the second largest producer of tobacco, the country has this year the dubious of affecting more and more youth of cancer, stroke and heart ailment, compared to other nations. This accounts for the increase in death rate of the youth in our country from 14% to 28%. Which of the following statements supports the argument?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A: smoking tobacco does not causes serious heart ailments that can be lethal.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survey shows that in 20 Indian states, the new trend of youth smoking tobacco has been the cause of the increased death rate.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 passive smoking is not as injurious as active smoking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 Anti-tobacco drive effective in some cities.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B</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Supporting the argument means proves the conclusion correct. Here the conclusion is smoking is injurious, so "survey shows that in 20 Indian states, the new trend of youth smoking tobacco has been the cause of the increased death rate" that proves that smoking is injurious</w:t>
      </w:r>
    </w:p>
    <w:p w:rsidR="00DA2989" w:rsidRPr="000D3C64" w:rsidRDefault="00DA2989" w:rsidP="000D3C64">
      <w:p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9.The Orissa government has planned to introduce a dress-code for college principals. They will have to wear coat, suit, shoe and tie. The move is aimed at making the principals 'sport a smart look and ensure campus discipline'. Which of the following about the dress-code is a false assumption in the argument?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it will improve the academic ambiance.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 it will ensure discipline in the campus.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 it will upgrade the academic performance of the students.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 it will give principals a more professional appearance and boost their image.</w:t>
      </w:r>
    </w:p>
    <w:p w:rsidR="00DA2989" w:rsidRPr="000D3C64" w:rsidRDefault="00DA2989" w:rsidP="000D3C64">
      <w:p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C</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shd w:val="clear" w:color="auto" w:fill="FFFFFF"/>
        </w:rPr>
        <w:t>B</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t xml:space="preserve">10 </w:t>
      </w:r>
      <w:r w:rsidRPr="000D3C64">
        <w:rPr>
          <w:rFonts w:ascii="Times New Roman" w:hAnsi="Times New Roman" w:cs="Times New Roman"/>
          <w:color w:val="222222"/>
          <w:sz w:val="30"/>
          <w:szCs w:val="30"/>
          <w:shd w:val="clear" w:color="auto" w:fill="FFFFFF"/>
        </w:rPr>
        <w:t>it will upgrade the academic performance of the students" is the false assumption "The windmill company works in much the same way that a real estate developer would. It starts out by identifying a plot of land and takes on an average three years to get approvals and develop it. Having done that, it woos people with investible funds to buy a windmill on the plot. Therefore, a person who has worked for a retailer is qualified to work for a wind power company. It can be inferred from the argument that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A: since wind power industry is growing, it will be able to generate more than 15 lakh units of power each year.</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B: the wind power industry will see its success at a faster rate than will a realtor.</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C: more people in the real estate business are moving into the wind power industry in recent times.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D: the conclusion has been arrived at hastily based on a faulty analogy.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11.Read the passage and answer the questions that follow on the basis of the information provided in the passage. </w:t>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There are some men who seem to be always on the lookout for trouble and, to tell the truth, they are seldom disappointed. Listening to such men one would think that this world is one of the stormiest and most disagreeable places. Yet, after all it is not such a bad place and the difficulty is often in the man who is too thin- skinned.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 the other hand, the man who goes out expecting people to be like himself, kind and brotherly, will be surprised at the kindness he meets even in the most unlike quarters. A smile is apt to be met met with a respective smile while the sneer is just as apt to provoke a snarl. Men living in the same neighborhood may live vastly different lives. But it is not the neighborhood which is quarrelsome, but the man within us. And we have it in out power to change our neighborhood into a pleasant one by simply changing our own ways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passage is about</w:t>
      </w:r>
    </w:p>
    <w:p w:rsidR="00DA2989" w:rsidRPr="000D3C64" w:rsidRDefault="00DA2989" w:rsidP="000D3C64">
      <w:pPr>
        <w:spacing w:line="360" w:lineRule="auto"/>
        <w:rPr>
          <w:rFonts w:ascii="Times New Roman" w:hAnsi="Times New Roman" w:cs="Times New Roman"/>
          <w:color w:val="222222"/>
          <w:sz w:val="30"/>
          <w:szCs w:val="30"/>
        </w:rPr>
      </w:pPr>
      <w:r w:rsidRPr="000D3C64">
        <w:rPr>
          <w:rFonts w:ascii="Times New Roman" w:hAnsi="Times New Roman" w:cs="Times New Roman"/>
          <w:b/>
          <w:color w:val="222222"/>
          <w:sz w:val="30"/>
          <w:szCs w:val="30"/>
          <w:shd w:val="clear" w:color="auto" w:fill="FFFFFF"/>
        </w:rPr>
        <w:t>the world and what one makes of it</w:t>
      </w:r>
      <w:r w:rsidRPr="000D3C64">
        <w:rPr>
          <w:rFonts w:ascii="Times New Roman" w:hAnsi="Times New Roman" w:cs="Times New Roman"/>
          <w:b/>
          <w:color w:val="222222"/>
          <w:sz w:val="30"/>
          <w:szCs w:val="30"/>
        </w:rPr>
        <w:br/>
      </w:r>
    </w:p>
    <w:p w:rsidR="00DA2989" w:rsidRPr="000D3C64" w:rsidRDefault="00DA2989" w:rsidP="000D3C64">
      <w:pPr>
        <w:spacing w:line="360" w:lineRule="auto"/>
        <w:rPr>
          <w:rFonts w:ascii="Times New Roman" w:hAnsi="Times New Roman" w:cs="Times New Roman"/>
          <w:b/>
          <w:color w:val="FF0000"/>
          <w:sz w:val="30"/>
          <w:szCs w:val="30"/>
        </w:rPr>
      </w:pPr>
      <w:r w:rsidRPr="000D3C64">
        <w:rPr>
          <w:rFonts w:ascii="Times New Roman" w:hAnsi="Times New Roman" w:cs="Times New Roman"/>
          <w:color w:val="222222"/>
          <w:sz w:val="30"/>
          <w:szCs w:val="30"/>
          <w:shd w:val="clear" w:color="auto" w:fill="FFFFFF"/>
        </w:rPr>
        <w:t>our different and unresponsive world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kindly and pleasant world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our disagreeable and hostile world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WORLD AND WHAT ONE MAKES OF IT)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12. Directions: Read the following passage below and answer the questions that follow on the basis of what is stated / implied in that passage.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fundamental element of economics does not only refer to a general system of earnings but also used to describe free market systems. While some historians claim that the feudal system was the first free market system, others dispute this by asserting that in the past, there was no equilibrium to maintain; things just were the way they were, therefore there was no real market system.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true free market system occurs when certain items are produced for consumption by the general population. The more people want a certain item, the more of those items are produced. If supply cannot meet the demand, prices will rise. Of course, if prices go too high, fewer people will purchase the items, which can result in an unwanted surplus of goods. The same situation will occur if prices remain stagnant, but more items have been produced than consumer demand requires. Both of these instances eventually lead to lower prices. Many economists theorize that supply and demand will eventually find a middle ground, regardless of the fluctuations and inconsistencies that occur throughout the marketing process.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One way to look at it is to view money like a “ration card”, similar to those utilized in communism. If an individual has more ration cards (I.e., more money), he can have more of a particular item. If he has a fewer ration cards, he will not be able to purchase as many goods. Therefore, under this rationalization, the entire market system is really just a rationing system that determines who gets what and how much.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a way, this all works out quite nicely; the market system determines who will have how much money, and effectively rations products so that a government or some other entity does not have to do so. However , a market system does not directly address the desirability of the outcome. Therefore whether or not a free market system is desirable is a question that encompasses both ethical and political realms.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Because of the desirability of certain outcomes, most market systems are not completely free market systems. The government, at least to some extent, controls certain aspects of the market and has the power to eradicate certain outcomes Economics, as a system, is far more complex than many people believe. In addition to the fact that the value of money fluctuates according to what it can buy, the government has the ability to change the value of money through variances in the amount of money it prints. This transforms the economy into a colossal piece of equipment running on so many different variables that it is seemingly impossible to predict future trends. Yet at the same time, the system is so intricate and delicately intertwined that even the smallest upset can have a ripple effect on the entire economic state.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According to the passage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The entire market system is really just a rationing system that determines who gets what and how much.</w:t>
      </w:r>
      <w:r w:rsidRPr="000D3C64">
        <w:rPr>
          <w:rFonts w:ascii="Times New Roman" w:hAnsi="Times New Roman" w:cs="Times New Roman"/>
          <w:b/>
          <w:color w:val="222222"/>
          <w:sz w:val="30"/>
          <w:szCs w:val="30"/>
        </w:rPr>
        <w:br/>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shd w:val="clear" w:color="auto" w:fill="FFFFFF"/>
        </w:rPr>
        <w:t>None of above.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true free market system occurs when certain items are produced for consumption by the classes.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Economics is as simple as it sounds.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this all works out quite nicely; the market system determines who will have how much money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13.Directions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sluggish market along with stagnant sales and cut-throat competition, have, in the last four years, impacted the company's performance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Have been impacting for the last four years the company's performance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Have impacted the company's performance last in four years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Will, in the four years, impact the company's last performance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Has, in the last four years, impacted the company's performance</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14.Questions : identify the correct sentence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 To whom did the courier boy deliver the parcel?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2. To whom did the courier boy delivered the parcel?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3. Where to did the courier boy delivered the parcel?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4. For whom did the courier boy deliver the parcel to?</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2</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3</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4</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1</w:t>
      </w:r>
      <w:r w:rsidRPr="000D3C64">
        <w:rPr>
          <w:rFonts w:ascii="Times New Roman" w:hAnsi="Times New Roman" w:cs="Times New Roman"/>
          <w:b/>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shd w:val="clear" w:color="auto" w:fill="FFFFFF"/>
        </w:rPr>
        <w:t>15.Read the passage and answer the questions that follow on the basis of the information provided in the passage.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There are some men who seem to be always on the lookout for trouble and, to tell the truth, they are seldom disappointed. Listening to such men one would think that this world is one of the stormiest and most disagreeable places. Yet, after all it is not such a bad place and the difficulty is often in the man who is too thin- skinned.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 the other hand, the man who goes out expecting people to be like himself, kind and brotherly, will be surprised at the kindness he meets even in the most unlike quarters. A smile is apt to be met met with a respective smile while the sneer is just as apt to provoke a snarl. Men living in the same neighborhood may live vastly different lives. But it is not the neighborhood which is quarrelsome, but the man within us. And we have it in out power to change our neighborhood into a pleasant one by simply changing our own ways.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"..............they are seldom disappointed". The statement denotes that such men</w:t>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rPr>
        <w:br/>
      </w:r>
      <w:r w:rsidRPr="000D3C64">
        <w:rPr>
          <w:rFonts w:ascii="Times New Roman" w:hAnsi="Times New Roman" w:cs="Times New Roman"/>
          <w:b/>
          <w:color w:val="222222"/>
          <w:sz w:val="30"/>
          <w:szCs w:val="30"/>
          <w:shd w:val="clear" w:color="auto" w:fill="FFFFFF"/>
        </w:rPr>
        <w:t>generally do not fail to come across troubles</w:t>
      </w:r>
      <w:r w:rsidRPr="000D3C64">
        <w:rPr>
          <w:rFonts w:ascii="Times New Roman" w:hAnsi="Times New Roman" w:cs="Times New Roman"/>
          <w:b/>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shd w:val="clear" w:color="auto" w:fill="FFFFFF"/>
        </w:rPr>
        <w:t>manage to keep unruffled in the face of discomforts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welcome difficulties as a morale booster</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do not have face any trouble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(GENERALLY DO NOT FAIL TO COME ACROSS TROUBLES)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16.Directions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association with the Swiss Agency for Development, the Indian Bank has constituted the central fund to support the new innovative projects.</w:t>
      </w:r>
      <w:r w:rsidRPr="000D3C64">
        <w:rPr>
          <w:rFonts w:ascii="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b/>
          <w:color w:val="222222"/>
          <w:sz w:val="30"/>
          <w:szCs w:val="30"/>
          <w:shd w:val="clear" w:color="auto" w:fill="FFFFFF"/>
        </w:rPr>
        <w:t>Has constituted the central fund to support the innovative projects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Has been constituted the central fund to support the new innovative projects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Will constitute the central fund in supporting the new and innovative projects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Has constituted the central fund for support of the innovative projects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(HAS CONSTITUTED THE CENTRAL FUND TO SUPPORT THE INNOVATIVE PROJECTS)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HAS CONSTITUTED, TO SUPPORT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action is over in the sentence so present perfect tense should be used. And the reason is stated "to" should be used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17.Unless you are Maradona, you require atleast 6 feet in height, enormous stamina to win in modern field games like soccer. India's lack both, which is why they are mediocre in sports. Which of the following statements weakens the argument?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the players on the Italian team that won the world cup are an average of 5 feet in height.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B: enormous stamina is a prerequisite for the sport.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 C: since India has no Maradona, India cannot win a soccer tournament.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 height is the major crucial factor that determines the mediocrity level in any sport.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A</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players on the Italian team that won the world cup are an average of 5 feet in height) weakens the data in the above mentioned paragraph</w:t>
      </w:r>
      <w:r w:rsidRPr="000D3C64">
        <w:rPr>
          <w:rFonts w:ascii="Times New Roman" w:hAnsi="Times New Roman" w:cs="Times New Roman"/>
          <w:color w:val="222222"/>
          <w:sz w:val="30"/>
          <w:szCs w:val="30"/>
        </w:rPr>
        <w:br/>
      </w:r>
    </w:p>
    <w:p w:rsidR="00DA2989" w:rsidRPr="000D3C64" w:rsidRDefault="00DA2989"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18.</w:t>
      </w:r>
      <w:r w:rsidRPr="000D3C64">
        <w:rPr>
          <w:rFonts w:ascii="Times New Roman" w:eastAsia="Times New Roman" w:hAnsi="Times New Roman" w:cs="Times New Roman"/>
          <w:color w:val="222222"/>
          <w:sz w:val="30"/>
          <w:szCs w:val="30"/>
        </w:rPr>
        <w:t xml:space="preserve"> Directions :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One likes to think that one's attitude, belief, and related behaviour form a consistent pattern. Incongruity that is detected results in a sense of imbalance or dissonance, which the person then seeks to correct. The motivating effects of the need to correct incongruity, imbalance, or dissonance has been the occasion for several theories. We may select for consideration the theory proposed by Festinger which treats cognitive dissonance and its reduction. The kind of disagreement or disharmony with, which Festinger has been chiefly concerned is that which occurs after a decision has been made, after one is committed to a course of action; under such circumstances, there is often some lack of harmony between what one does and what one believes, and there is pressure to change either one's behaviour or one's beliefs. For example, if a regular smoker reads about the relationship between smoking and lung cancer, the habitual action and the new information are dissonant. If the decision is made to continue smoking, the dissonance will be reduced by disbelieving the information about the relationship between smoking and lung cancer; if the decision is made to give up smoking, the information on the linkage between smoking and lung cancer will be accepted. The fact that this information also affected the decision is not important here. As Festinger and others have shown, the weighing of alternatives is more realistic prior to the decision; after the decision, the pressure is great to bring belief and action into balance. The theory goes on to make some non-obvious predictions; for example, in some cases, failure of expectations instead of destroying belief may strengthen it. This was illustrated by the study of a group of people who expected to be saved from a prophesied disastrous flood by the intervention of a heavenly being. The theory predicted that when the long-awaited day arrived and the prophecy failed (no flood), those who had the social support of the other believers would indeed proselyte for their beliefs with new enthusiasm; while those who had to face the crisis alone would have their faith weakened. These predicted results did indeed occur, the rationalization for the group of disappointed believers who faced failure together being that God had postponed his vengeance because of their faith. The tendency to be consistent is but one aspect of how self-perception influences motivation. Earlier illustrations of human motivation might also be reinterpreted in these terms. For example, the success motivation and the avoidance of failure are also concerned with how a person sees himself. R.W. White, for example, reinterprets many motives concerned with curiosity, and desire for knowledge and for achievement as though they are all concerned with one's sense of competence as a person who is effective in relation to the environment. In another sense, the person likes to develop his potentials to the full, to be as complete a person as he can. For such a pervasive type of motive, the expression self-actualization was coined, originally by Carl Jung, one of Freud's followers who later developed a system of his own. By self-actualization, he meant the development of full individuality, with all parts somehow in harmony. The term and closely related ones (productive orientation, creative becoming, etc.) have been used by man psychologists who criticize contemporary motivational theory as being too narrow concerned with short episodes of choice and behaviour rather than with the more profound and pervasive aspects of individual hopes and aspirations.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Which of the following situations is most likely to give rise to cognitive dissonance?</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Cricket fans watching their team lose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Student failing an exam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br/>
        <w:t>An antique collector being told by an expert that the vase he has paid Rs. 3,000 for is worth Rs.100.</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Man cutting himself shaving</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eastAsia="Times New Roman" w:hAnsi="Times New Roman" w:cs="Times New Roman"/>
          <w:color w:val="222222"/>
          <w:sz w:val="30"/>
          <w:szCs w:val="30"/>
        </w:rPr>
        <w:t>19.DIRECTIONS: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For centuries individuals or societies have used clothes and other body adornment as a form of nonverbal to indicate occupation, rank, gender, sexual availability, locality, class, communication wealth and group affiliation. Fashion is a form of free speech. It not only embraces clothing, but also accessories, jewelry, Hair styles, beauty and body art. What we wear and how and when we wear it, provides others with shorthand to subtly read the surface of a social situation. Fashion is a language of signs, symbols and iconography that non- verbally communicate meanings about individuals and groups. Fashion in all its forms from a tattooed and pierced navel, to the newest hair style, is the best form of iconography we have to express individual identity. It enables us to make ourselves understood with rapid comprehension by the onlooker. How we perceive the beauty or ugliness of our bodies is dependent on cultural attitudes to physiognomy. The accepted beautiful female form that rubens painted is subliminally undesirable nowadays, if we are to be thought beautiful in a way that the majority accepts in the 21st century. People are so away that others make judgement about them through their clothes and accessories that many run up huge debts to appear to belong to a particular lifestyle. Frequently They provide mental dues to a person's status and occupational role, As well as being a means of conforming to peer group expectations. Clothes also have the utilitarian function of providing protection from the extremes of elements, Keeping us warm or cool or safe. They also act as an aid to modesty or immo the rest of their role-set are doing like awise. Members of the role set- encourage the. Only individuals with a strong sensor itself identity stick their next out and admit to wearing item that others might consider dubious or pass. Those with high status occupations will wear the clothes they think other except them to wear . They will not wish to experience role conflict by wearing the incorrect clothing. It is from the clothes a person wears that we got our first impression of personality as the wearer so desires. The state of a person's clothes is synonymous with self respect and is a sign of respectability. It also adds another sign that the person has sufficient status in the society to maintain at the cost of time and money, Laundering, dry cleaning and repair. To be respectable some expense has to be incurred in the maintenance of cleanliness and neatness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Why fashion is considered as an absorbing and time consuming pursuit?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pursuing fashionable trends is very expensive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 people pursuing fashionable trends spend most of their time trying to fit into a group</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 Those that pass the fashion test invariably spend their lives absorbed in a circle of diet, exercise, cosmetic surgery and other regimes.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c only</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b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and c</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only</w:t>
      </w:r>
      <w:r w:rsidRPr="000D3C64">
        <w:rPr>
          <w:rFonts w:ascii="Times New Roman" w:eastAsia="Times New Roman" w:hAnsi="Times New Roman" w:cs="Times New Roman"/>
          <w:color w:val="222222"/>
          <w:sz w:val="30"/>
          <w:szCs w:val="30"/>
        </w:rPr>
        <w:br/>
      </w:r>
    </w:p>
    <w:p w:rsidR="00DA2989" w:rsidRPr="000D3C64" w:rsidRDefault="00DA2989"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20.</w:t>
      </w:r>
      <w:r w:rsidRPr="000D3C64">
        <w:rPr>
          <w:rFonts w:ascii="Times New Roman" w:eastAsia="Times New Roman" w:hAnsi="Times New Roman" w:cs="Times New Roman"/>
          <w:color w:val="222222"/>
          <w:sz w:val="30"/>
          <w:szCs w:val="30"/>
        </w:rPr>
        <w:t xml:space="preserve"> Directions : Read the following passage below and answer the question that follow on the basis of what is stated/implies in that passage One likes to think that one's attitudes, beliefs, and related behaviour form a consistent pattern. Incongruity that is detected results in a sense of imbalance or dissonance, which the person then seeks to correct. The motivating effects of the need to correct incongruity, imbalance, or dissonance has been the occasion for several theories. We may select for consideration the theory proposed by Festinger which treats cognitive dissonance and its reduction. The kind of disagreement or disharmony with, which Festinger has been chiefly concerned is that which occurs after a decision has been made, after one is committed to a course of action; under such circumstances, there is often some lack of harmony between what one does and what one believes, and there is pressure to change either one's behaviour or one's beliefs. For example, if a regular smoker reads about the relationship between smoking and lung cancer, the habitual action and the new information are dissonant. If the decision is made to continue smoking, the dissonance will be reduced by disbelieving the information about the relationship between smoking and lung cancer; if the decision is made to give up smoking, the information on the linkage between smoking and lung cancer will be accepted. The fact that this information also affected the decision is not important here. As Festinger and others have shown, the weighing of alternatives is more realistic prior to the decision; after the decision, the pressure is great to bring belief and action into balance. The theory goes on to make some non-obvious predictions; for example, in some cases, failure of expectations instead of destroying belief may strengthen it. This was illustrated by the study of a group of people who expected to be saved from a prophesied disastrous flood by the intervention of a heavenly being. The theory predicted that when the long-awaited day arrived and the prophecy failed (no flood), those who had the social support of the other believers would indeed proselyte for their beliefs with new enthusiasm; while those who had to face the crisis alone would have their faith weakened. These predicted results did indeed occur, the rationalization for the group of disappointed believers who faced failure together being that God had postponed his vengeance because of their faith. The tendency to be consistent is but one aspect of how self-perception influences motivation. Earlier illustrations of human motivation might also be reinterpreted in these terms. For example, the success motivation and the avoidance of failure are also concerned with how a person sees himself. R.W. White, for example, reinterprets many motives concerned with curiosity, and desire for knowledge and for achievement as though they are all concerned with one's sense of competence as a person who is effective in relation to the environment. In another sense, the person likes to develop his potentials to the full, to be as complete a person as he can. For such a pervasive type of motive, the expression self-actualization was coined, originally by Carl Jung, one of Freud's followers who later developed a system of his own. By self-actualization, he meant the development of full individuality, with all parts somehow in harmony. The term and closely related ones (productive orientation, creative becoming, etc.) have been used by man psychologists who criticize contemporary motivational theory as being too narrow concerned with short episodes of choice and behaviour rather than with the more profound and pervasive aspects of individual hopes and aspirations.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With which of the following statements would Jung be most likely to agree?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Mark as error</w:t>
      </w:r>
      <w:r w:rsidRPr="000D3C64">
        <w:rPr>
          <w:rFonts w:ascii="Times New Roman" w:eastAsia="Times New Roman" w:hAnsi="Times New Roman" w:cs="Times New Roman"/>
          <w:color w:val="222222"/>
          <w:sz w:val="30"/>
          <w:szCs w:val="30"/>
        </w:rPr>
        <w:br/>
        <w:t>Parents should force their children to learn music</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Parents should give their children complete freedom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Parents should encourage their children to pursue any interests the children might have</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eastAsia="Times New Roman" w:hAnsi="Times New Roman" w:cs="Times New Roman"/>
          <w:color w:val="222222"/>
          <w:sz w:val="30"/>
          <w:szCs w:val="30"/>
        </w:rPr>
        <w:t>Parents should not allow their children to smoke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21.Directions : Read the following passage below and answer the question that follow on the basis of what is stated/implies in that passage One likes to think that one's attitudes, beliefs, and related behaviour form a consistent pattern. Incongruity that is detected results in a sense of imbalance or dissonance, which the person then seeks to correct. The motivating effects of the need to correct incongruity, imbalance, or dissonance has been the occasion for several theories. We may select for consideration the theory proposed by Festinger which treats cognitive dissonance and its reduction. The kind of disagreement or disharmony with, which Festinger has been chiefly concerned is that which occurs after a decision has been made, after one is committed to a course of action; under such circumstances, there is often some lack of harmony between what one does and what one believes, and there is pressure to change either one's behaviour or one's beliefs. For example, if a regular smoker reads about the relationship between smoking and lung cancer, the habitual action and the new information are dissonant. If the decision is made to continue smoking, the dissonance will be reduced by disbelieving the information about the relationship between smoking and lung cancer; if the decision is made to give up smoking, the information on the linkage between smoking and lung cancer will be accepted. The fact that this information also affected the decision is not important here. As Festinger and others have shown, the weighing of alternatives is more realistic prior to the decision; after the decision, the pressure is great to bring belief and action into balance. The theory goes on to make some non-obvious predictions; for example, in some cases, failure of expectations instead of destroying belief may strengthen it. This was illustrated by the study of a group of people who expected to be saved from a prophesied disastrous flood by the intervention of a heavenly being. The theory predicted that when the long-awaited day arrived and the prophecy failed (no flood), those who had the social support of the other believers would indeed proselyte for their beliefs with new enthusiasm; while those who had to face the crisis alone would have their faith weakened. These predicted results did indeed occur, the rationalization for the group of disappointed believers who faced failure together being that God had postponed his vengeance because of their faith. The tendency to be consistent is but one aspect of how self-perception influences motivation. Earlier illustrations of human motivation might also be reinterpreted in these terms. For example, the success motivation and the avoidance of failure are also concerned with how a person sees himself. R.W. White, for example, reinterprets many motives concerned with curiosity, and desire for knowledge and for achievement as though they are all concerned with one's sense of competence as a person who is effective in relation to the environment. In another sense, the person likes to develop his potentials to the full, to be as complete a person as he can. For such a pervasive type of motive, the expression self-actualization was coined, originally by Carl Jung, one of Freud's followers who later developed a system of his own. By self-actualization, he meant the development of full individuality, with all parts somehow in harmony. The term and closely related ones (productive orientation, creative becoming, etc.) have been used by man psychologists who criticize contemporary motivational theory as being too narrow concerned with short episodes of choice and behaviour rather than with the more profound and pervasive aspects of individual hopes and aspirations.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In the case that one's expectations fail, belief</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may be destroyed or strengthened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will be destroyed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will be shaken but not destroyed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will be strengthened</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22.Directions : Read the following passage below and answer the question that follow on the basis of what is stated/implies in that passage One likes to think that one's attitudes, beliefs, and related behaviour form a consistent pattern. Incongruity that is detected results in a sense of imbalance or dissonance, which the person then seeks to correct. The motivating effects of the need to correct incongruity, imbalance, or dissonance has been the occasion for several theories. We may select for consideration the theory proposed by Festinger which treats cognitive dissonance and its reduction. The kind of disagreement or disharmony with, which Festinger has been chiefly concerned is that which occurs after a decision has been made, after one is committed to a course of action; under such circumstances, there is often some lack of harmony between what one does and what one believes, and there is pressure to change either one's behaviour or one's beliefs. For example, if a regular smoker reads about the relationship between smoking and lung cancer, the habitual action and the new information are dissonant. If the decision is made to continue smoking, the dissonance will be reduced by disbelieving the information about the relationship between smoking and lung cancer; if the decision is made to give up smoking, the information on the linkage between smoking and lung cancer will be accepted. The fact that this information also affected the decision is not important here. As Festinger and others have shown, the weighing of alternatives is more realistic prior to the decision; after the decision, the pressure is great to bring belief and action into balance. The theory goes on to make some non-obvious predictions; for example, in some cases, failure of expectations instead of destroying belief may strengthen it. This was illustrated by the study of a group of people who expected to be saved from a prophesied disastrous flood by the intervention of a heavenly being. The theory predicted that when the long-awaited day arrived and the prophecy failed (no flood), those who had the social support of the other believers would indeed proselyte for their beliefs with new enthusiasm; while those who had to face the crisis alone would have their faith weakened. These predicted results did indeed occur, the rationalization for the group of disappointed believers who faced failure together being that God had postponed his vengeance because of their faith. The tendency to be consistent is but one aspect of how self-perception influences motivation. Earlier illustrations of human motivation might also be reinterpreted in these terms. For example, the success motivation and the avoidance of failure are also concerned with how a person sees himself. R.W. White, for example, reinterprets many motives concerned with curiosity, and desire for knowledge and for achievement as though they are all concerned with one's sense of competence as a person who is effective in relation to the environment. In another sense, the person likes to develop his potentials to the full, to be as complete a person as he can. For such a pervasive type of motive, the expression self-actualization was coined, originally by Carl Jung, one of Freud's followers who later developed a system of his own. By self-actualization, he meant the development of full individuality, with all parts somehow in harmony. The term and closely related ones (productive orientation, creative becoming, etc.) have been used by man psychologists who criticize contemporary motivational theory as being too narrow concerned with short episodes of choice and behaviour rather than with the more profound and pervasive aspects of individual hopes and aspirations.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best title for this passage would be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Reduction of Cognitive Dissonance'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'Cognitive Dissonance and the Self'</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t>'Self-actualization'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'Self-reference in Human Motivation'</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shd w:val="clear" w:color="auto" w:fill="FFFFFF"/>
        </w:rPr>
        <w:t>22.</w:t>
      </w:r>
      <w:r w:rsidRPr="000D3C64">
        <w:rPr>
          <w:rFonts w:ascii="Times New Roman" w:eastAsia="Times New Roman" w:hAnsi="Times New Roman" w:cs="Times New Roman"/>
          <w:color w:val="222222"/>
          <w:sz w:val="30"/>
          <w:szCs w:val="30"/>
        </w:rPr>
        <w:t xml:space="preserve"> DIRECTIONS: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For centuries individuals or societies have used clothes and other body adornment as a form of nonverbal to indicate occupation, rank, gender, sexual availability, locality, class, communication wealth and group affiliation. Fashion is a form of free speech. It not only embraces clothing, but also accessories, jewelry, Hair styles, beauty and body art. What we wear and how and when we wear it, provides others with shorthand to subtly read the surface of a social situation. Fashion is a language of signs, symbols and iconography that non- verbally communicate meanings about individuals and groups. Fashion in all its forms from a tattooed and pierced navel, to the newest hair style, is the best form of iconography we have to express individual identity. It enables us to make ourselves understood with rapid comprehension by the onlooker. How we perceive the beauty or ugliness of our bodies is dependent on cultural attitudes to physiognomy. The accepted beautiful female form that rubens painted is subliminally undesirable nowadays, if we are to be thought beautiful in a way that the majority accepts in the 21st century. People are so away that others make judgement about them through their clothes and accessories that many run up huge debts to appear to belong to a particular lifestyle. Frequently They provide mental dues to a person's status and occupational role, As well as being a means of conforming to peer group expectations. Clothes also have the utilitarian function of providing protection from the extremes of elements, Keeping us warm or cool or safe. They also act as an aid to modesty or immo the rest of their role-set are doing like awise. Members of the role set- encourage the. Only individuals with a strong sensor itself identity stick their next out and admit to wearing item that others might consider dubious or pass. Those with high status occupations will wear the clothes they think other except them to wear . They will not wish to experience role conflict by wearing the incorrect clothing. It is from the clothes a person wears that we got our first impression of personality. desty as the wearer so desires. The state of a person's clothes is synonymous with self respect and is a sign of respectability. It also adds another sign that the person has sufficient status in the society to maintain at the cost of time and money, Laundering, dry cleaning and repair. To be respectable some expense has to be incurred in the maintenance of cleanliness and neatness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What proof is available in the passage to show that fashion is a 'social thermometer?'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fashion indicates if one is a high flyer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 fashion is a covert symbol of social class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 fashion provides others with a shorthand to subtly read the surface of a social situation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and b</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b and c</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b only</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rPr>
          <w:rFonts w:ascii="Times New Roman" w:eastAsia="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23.</w:t>
      </w:r>
      <w:r w:rsidRPr="000D3C64">
        <w:rPr>
          <w:rFonts w:ascii="Times New Roman" w:eastAsia="Times New Roman" w:hAnsi="Times New Roman" w:cs="Times New Roman"/>
          <w:color w:val="222222"/>
          <w:sz w:val="30"/>
          <w:szCs w:val="30"/>
        </w:rPr>
        <w:t xml:space="preserve"> Directions :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One likes to think that one's attitudes, beliefs, and related behaviour form a consistent pattern. Incongruity that is detected results in a sense of imbalance or dissonance, which the person then seeks to correct. The motivating effects of the need to correct incongruity, imbalance, or dissonance has been the occasion for several theories. We may select for consideration the theory proposed by Festinger which treats cognitive dissonance and its reduction. The kind of disagreement or disharmony with, which Festinger has been chiefly concerned is that which occurs after a decision has been made, after one is committed to a course of action; under such circumstances, there is often some lack of harmony between what one does and what one believes, and there is pressure to change either one's behaviour or one's belief. For example, if a regular smoker reads about the relationship between smoking and lung cancer, the habitual action and the new information are dissonant. If the decision is made to continue smoking, the dissonance will be reduced by disbelieving the information about the relationship between smoking and lung cancer; if the decision is made to give up smoking, the information on the linkage between smoking and lung cancer will be accepted. The fact that this information also affected the decision is not important here. As Festinger and others have shown, the weighing of alternatives is more realistic prior to the decision; after the decision, the pressure is great to bring belief and action into balance. The theory goes on to make some non-obvious predictions; for example, in some cases, failure of expectations instead of destroying belief may strengthen it. This was illustrated by the study of a group of people who expected to be saved from a prophesied disastrous flood by the intervention of a heavenly being. The theory predicted that when the long-awaited day arrived and the prophecy failed (no flood), those who had the social support of the other believers would indeed proselyte for their beliefs with new enthusiasm; while those who had to face the crisis alone would have their faith weakened. These predicted results did indeed occur, the rationalization for the group of disappointed believers who faced failure together being that God had postponed his vengeance because of their faith. The tendency has to be consistent is but one aspect of how self-perception influences motivation. Earlier illustrations of human motivation might also be reinterpreted in these terms. For example, the success motivation and the avoidance of failure are also concerned with how a person sees himself. R.W. White, for example, reinterprets many motives concerned with curiosity, and desire for knowledge and for achievement as though they are all concerned with one's sense of competence as a person who is effective in relation to the environment. In another sense, the person likes to develop his potentials to the full, to be as complete a person as he can. For such a pervasive type of motive, the expression self-actualization was coined, originally by Carl Jung, one of Freud's followers who later developed a system of his own. By self-actualization, he meant the development of individuality, with all parts somehow in harmony. The term and closely related ones (productive orientation, creative becoming, etc.) have been used by man psychologists who criticize contemporary motivational theory as being too narrow concerned with short episodes of choice and behaviour rather than with the more profound and pervasive aspects of individual hopes and aspirations.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Which of the following statements would the author disagree with?</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motivating effects of the need to correct incongruity have been the occasion for several theories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None of the above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By self-actualization, Carl Jung meant the development of full individuality, with all parts somehow in harmony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The tendency to be consistent is the only aspect of how self-perception influences m</w:t>
      </w:r>
      <w:r w:rsidRPr="000D3C64">
        <w:rPr>
          <w:rFonts w:ascii="Times New Roman" w:eastAsia="Times New Roman" w:hAnsi="Times New Roman" w:cs="Times New Roman"/>
          <w:color w:val="222222"/>
          <w:sz w:val="30"/>
          <w:szCs w:val="30"/>
        </w:rPr>
        <w:t>otivation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DA2989" w:rsidRPr="000D3C64" w:rsidRDefault="00DA2989"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24.Directions :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One likes to think that one's attitudes, beliefs, and related behaviour form a consistent pattern. Incongruity that is detected results in a sense of imbalance or dissonance, which the person then seeks to correct. The motivating effects of the need to correct incongruity, imbalance, or dissonance has been the occasion for several theories. We may select for consideration the theory proposed by Festinger which treats cognitive dissonance and its reduction. The kind of disagreement or disharmony with, which Festinger has been chiefly concerned is that which occurs after a decision has been made, after one is committed to a course of action; under such circumstances, there is often some lack of harmony between what one does and what one believes, and there is pressure to change either one's behaviour or one's beliefs. For example, if a regular smoker reads about the relationship between smoking and lung cancer, the habitual action and the new information are dissonant. If the decision is made to continue smoking, the dissonance will be reduced by disbelieving the information about the relationship between smoking and lung cancer; if the decision is made to give up smoking, the information on the linkage between smoking and lung cancer will be accepted. The fact that this information also affected the decision is not important here. As Festinger and others have shown, the weighing of alternatives is more realistic prior to the decision; after the decision, the pressure is great to bring belief and action into balance. The theory goes on to make some non-obvious predictions; for example, in some cases, failure of expectations instead of destroying belief may strengthen it. This was illustrated by the study of a group of people who expected to be saved from a prophesied disastrous flood by the intervention of a heavenly being. The theory predicted that when the long-awaited day arrived and the prophecy failed (no flood), those who had the social support of the other believers would indeed proselyte for their beliefs with new enthusiasm; while those who had to face the crisis alone would have their faith weakened. These predicted results did indeed occur, the rationalization for the group of disappointed believers who faced failure together being that God had postponed his vengeance because of their faith. The tendency to be consistent is but one aspect of how self-perception influences motivation. Earlier illustrations of human motivation might also be reinterpreted in these terms. For example, the success motivation and the avoidance of failure are also concerned with how a person sees himself. R.W. White, for example, reinterprets many motives concerned with curiosity, and desire for knowledge and for achievement as though they are all concerned with one's sense of competence as a person who is effective in relation to the environment. In another sense, the person likes to develop his potentials to the full, to be as complete a person as he can. For such a pervasive type of motive, the expression self-actualization was coined, originally by Carl Jung, one of Freud's followers who later developed a system of his own. By self-actualization, he meant the development of full individuality, with all parts somehow in harmony. The term and closely related ones (productive orientation, creative becoming, etc.) have been used by man psychologists who criticize contemporary motivational theory as being too narrow concerned with short episodes of choice and behaviour rather than with the more profound and pervasive aspects of individual hopes and aspirations.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passage probably comes from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middle of a text book</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first chapter of a book</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an article in a news weekly</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the end of the book</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25.</w:t>
      </w:r>
      <w:r w:rsidRPr="000D3C64">
        <w:rPr>
          <w:rFonts w:ascii="Times New Roman" w:eastAsia="Times New Roman" w:hAnsi="Times New Roman" w:cs="Times New Roman"/>
          <w:color w:val="222222"/>
          <w:sz w:val="30"/>
          <w:szCs w:val="30"/>
        </w:rPr>
        <w:t xml:space="preserve"> DIRECTIONS: Read the following passage below and answer the question that follow on the basis of what is stated/implies in that passag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in the original sentence; this answer should be clear and exact, without awkwardness, ambiguity or redundancy.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'Ah yes,' said the old man, 'if I'd had time, I would see the world.'</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rPr>
          <w:rFonts w:ascii="Times New Roman" w:hAnsi="Times New Roman" w:cs="Times New Roman"/>
          <w:b/>
          <w:color w:val="FF0000"/>
          <w:sz w:val="30"/>
          <w:szCs w:val="30"/>
        </w:rPr>
      </w:pPr>
      <w:r w:rsidRPr="000D3C64">
        <w:rPr>
          <w:rFonts w:ascii="Times New Roman" w:eastAsia="Times New Roman" w:hAnsi="Times New Roman" w:cs="Times New Roman"/>
          <w:color w:val="222222"/>
          <w:sz w:val="30"/>
          <w:szCs w:val="30"/>
        </w:rPr>
        <w:t>'if I'd had time, I'll see the world.'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'if I'd had time, I would have seen the world.'</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'if I would have time, I would see the world.'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'if I'd had time, I could seen the world.'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26.DIRECTIONS: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For centuries individuals or societies have used clothes and other body adornment as a form of nonverbal to indicate occupation, rank, gender, sexual availability, locality, class, communication wealth and group affiliation. Fashion is a form of free speech. It not only embraces clothing, but also accessories, jewelry, Hair styles, beauty and body art. What we wear and how and when we wear it, provides others with shorthand to subtly read the surface of a social situation. Fashion is a language of signs, symbols and iconography that non- verbally communicate meanings about individuals and groups. Fashion in all its forms from a tattooed and pierced navel, to the newest hair style, is the best form of iconography we have to express individual identity. It enables us to make ourselves understood with rapid comprehension by the onlooker. How we perceive the beauty or ugliness of our bodies is dependent on cultural attitudes to physiognomy. The accepted beautiful female form that rubens painted is subliminally undesirable nowadays, if we are to be thought beautiful in a way that the majority accepts in the 21st century. People are so away that others make judgement about them through their clothes and accessories that many run up huge debts to appear to belong to a particular lifestyle. Frequently They provide mental dues to a person's status and occupational role, As well as being a means of conforming to peer group expectations. Clothes also have the utilitarian function of providing protection from the extremes of elements, Keeping us warm or cool or safe. They also act as an aid to modesty or immo the rest of their role-set are doing like awise. Members of the role set- encourage the. Only individuals with a strong sensor itself identity stick their next out and admit to wearing item that others might consider dubious or pass. Those with high status occupations will wear the clothes they think other except them to wear . They will not wish to experience role conflict by wearing the incorrect clothing. It is from the clothes a person wears that we got our first impression of personality. desty as the wearer so desires. The state of a person's clothes is synonymous with self respect and is a sign of respectability. It also adds another sign that the person has sufficient status in the society to maintain at the cost of time and money, Laundering, dry cleaning and repair. To be respectable some expense has to be incurred in the maintenance of cleanliness and neatness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How would you justify this statement using clues from the passage," In one way, fashion takes away one's own original identity?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people are so aware that others make judgments about them through their clothes and accessories that many run up huge debts to appear to belong to a particular lifestyle.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 Roles and activities are closely linked to what people wear.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 Only individuals with a strong sense of self identity stick their necks out and wearing items that others might consider dubious or parse.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 We become in the eyes of fashion aficionados somewhat inadequate and imperfect in the fashion stakes.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a only</w:t>
      </w:r>
      <w:r w:rsidRPr="000D3C64">
        <w:rPr>
          <w:rFonts w:ascii="Times New Roman" w:eastAsia="Times New Roman" w:hAnsi="Times New Roman" w:cs="Times New Roman"/>
          <w:b/>
          <w:color w:val="222222"/>
          <w:sz w:val="30"/>
          <w:szCs w:val="30"/>
        </w:rPr>
        <w:br/>
      </w:r>
    </w:p>
    <w:p w:rsidR="00DA2989" w:rsidRPr="000D3C64" w:rsidRDefault="00DA2989" w:rsidP="000D3C64">
      <w:pPr>
        <w:spacing w:line="360" w:lineRule="auto"/>
        <w:jc w:val="both"/>
        <w:rPr>
          <w:rFonts w:ascii="Times New Roman" w:hAnsi="Times New Roman" w:cs="Times New Roman"/>
          <w:b/>
          <w:color w:val="FF0000"/>
          <w:sz w:val="30"/>
          <w:szCs w:val="30"/>
        </w:rPr>
      </w:pPr>
    </w:p>
    <w:p w:rsidR="00DA2989" w:rsidRPr="000D3C64" w:rsidRDefault="00DA2989"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For centuries individuals or societies have used clothes and other body adornment as a form of nonverbal to indicate occupation, rank, gender, sexual availability, locality, class, communication wealth and group affiliation. Fashion is a form of free speech. It not only embraces clothing, but also accessories, jewelry, Hair styles, beauty and body art. What we wear and how and when we wear it, provides others with shorthand to subtly read the surface of a social situation. Fashion is a language of signs, symbols and iconography that non- verbally communicate meanings about individuals and groups. Fashion in all its forms from a tattooed and pierced navel, to the newest hair style, is the best form of iconography we have to express individual identity. It enables us to make ourselves understood with rapid comprehension by the onlooker. How we perceive the beauty or ugliness of our bodies is dependent on cultural attitudes to physiognomy. The accepted beautiful female form that rubens painted is subliminally undesirable nowadays, if we are to be thought beautiful in a way that the majority accepts in the 21st century. People are so away that others make judgement about them through their clothes and accessories that many run up huge debts to appear to belong to a particular lifestyle. Frequently They provide mental dues to a person's status and occupational role, As well as being a means of conforming to peer group expectations. Clothes also have the utilitarian function of providing protection from the extremes of elements, Keeping us warm or cool or safe. They also act as an aid to modesty or immo the rest of their role-set are doing like awise. Members of the role set- encourage the. Only individuals with a strong sensor itself identity stick their next out and admit to wearing item that others might consider dubious or pass. Those with high status occupations will wear the clothes they think other except them to wear . They will not wish to experience role conflict by wearing the incorrect clothing. It is from the clothes a person wears that we got our first impression of personality. desty as the wearer so desires. The state of a person's clothes is synonymous with self respect and is a sign of respectability. It also adds another sign that the person has sufficient status in the society to maintain at the cost of time and money, Laundering, dry cleaning and repair. To be respectable some expense has to be incurred in the maintenance of cleanliness and neatness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"How we perceive the beauty or ugliness of our bodies is dependent on cultural attitudes to physiognomy." What can be inferred from this statement?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we are our own 'judges'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 Everybody wants to look beautiful</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 Beauty depends on others' perceptions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 Beauty and ugliness are culturally constructed categories, depending on the current standard of beauty</w:t>
      </w:r>
      <w:r w:rsidRPr="000D3C64">
        <w:rPr>
          <w:rFonts w:ascii="Times New Roman" w:eastAsia="Times New Roman" w:hAnsi="Times New Roman" w:cs="Times New Roman"/>
          <w:color w:val="222222"/>
          <w:sz w:val="30"/>
          <w:szCs w:val="30"/>
        </w:rPr>
        <w:br/>
      </w:r>
    </w:p>
    <w:p w:rsidR="00DA2989" w:rsidRPr="000D3C64" w:rsidRDefault="00DA2989" w:rsidP="000D3C64">
      <w:pPr>
        <w:spacing w:line="360" w:lineRule="auto"/>
        <w:ind w:left="360"/>
        <w:rPr>
          <w:rFonts w:ascii="Times New Roman" w:hAnsi="Times New Roman" w:cs="Times New Roman"/>
          <w:b/>
          <w:color w:val="FF0000"/>
          <w:sz w:val="30"/>
          <w:szCs w:val="30"/>
        </w:rPr>
      </w:pPr>
      <w:r w:rsidRPr="000D3C64">
        <w:rPr>
          <w:rFonts w:ascii="Times New Roman" w:eastAsia="Times New Roman" w:hAnsi="Times New Roman" w:cs="Times New Roman"/>
          <w:color w:val="222222"/>
          <w:sz w:val="30"/>
          <w:szCs w:val="30"/>
        </w:rPr>
        <w:t>C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b only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d only</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a only</w:t>
      </w:r>
      <w:r w:rsidRPr="000D3C64">
        <w:rPr>
          <w:rFonts w:ascii="Times New Roman" w:eastAsia="Times New Roman" w:hAnsi="Times New Roman" w:cs="Times New Roman"/>
          <w:color w:val="222222"/>
          <w:sz w:val="30"/>
          <w:szCs w:val="30"/>
        </w:rPr>
        <w:br/>
      </w:r>
    </w:p>
    <w:p w:rsidR="00DA2989" w:rsidRPr="000D3C64" w:rsidRDefault="00DA2989" w:rsidP="000D3C64">
      <w:pPr>
        <w:pStyle w:val="ListParagraph"/>
        <w:numPr>
          <w:ilvl w:val="0"/>
          <w:numId w:val="640"/>
        </w:num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There are some men who seem to be always on the lookout for trouble and, to tell the truth, they are seldom disappointed. Listening to such men one would think that this world is one of the stormiest and most disagreeable places. Yet, after all it is not such a bad place and the difficulty is often in the man who is too thin- skinned.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 the other hand, the man who goes out expecting people to be like himself, kind and brotherly, will be surprised at the kindness he meets even in the most unlike quarters. A smile is apt to be met met with a respective smile while the sneer is just as apt to provoke a snarl. Men living in the same neighborhood may live vastly different lives. But it is not the neighborhood which is quarrelsome, but the man within us. And we have it in out power to change our neighborhood into a pleasant one by simply changing our own ways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Which of the following is opposite in meaning to the expression 'thin-skinned' as said in the passage?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Intelligent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Awkward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Insensitive</w:t>
      </w:r>
    </w:p>
    <w:p w:rsidR="00DA2989" w:rsidRPr="000D3C64" w:rsidRDefault="00DA2989" w:rsidP="000D3C64">
      <w:pPr>
        <w:spacing w:line="360" w:lineRule="auto"/>
        <w:jc w:val="both"/>
        <w:rPr>
          <w:rFonts w:ascii="Times New Roman" w:hAnsi="Times New Roman" w:cs="Times New Roman"/>
          <w:b/>
          <w:color w:val="FF0000"/>
          <w:sz w:val="30"/>
          <w:szCs w:val="30"/>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Obstinate</w:t>
      </w:r>
      <w:r w:rsidRPr="000D3C64">
        <w:rPr>
          <w:rFonts w:ascii="Times New Roman" w:hAnsi="Times New Roman" w:cs="Times New Roman"/>
          <w:color w:val="222222"/>
          <w:sz w:val="30"/>
          <w:szCs w:val="30"/>
        </w:rPr>
        <w:br/>
      </w:r>
    </w:p>
    <w:p w:rsidR="00DA2989" w:rsidRPr="000D3C64" w:rsidRDefault="00DA2989"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27 Read the following passage below and answer the question that follow on the basis of what is stated/implies in that passage.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When her aunt's health began to deteriorate in the fall of 2005, Nilofer would make the drive from Washington, DC to Winchester, VA every few days. Nilofer hated highway driving, finding it boring and tedious. She preferred to take meandering back roads to her aunt's hospital. When she drove through the rocky town of Harpers Ferry, the beauty of the rough waters churning at the intersection of the Shenandoah and Potomac rivers always captivated her. Toward the end of her journey, Nilofer had to get on highway 99. It was here that she discovered a surprising bit of beauty during one of her trips. Along the median of the highway, there was a long stretch of wild- blossom. They were small and attractive and red, and swayed in the air as if listening poems from each other. The first time she saw the blossom, Nilofer was seized by an uncontrollable urge to pull over on the highway and yank a bunch from the soil. She carried them into her aunt's room when she arrived at the hospital and placed them in a water pitcher by her bed. For a moment her aunt seemed more lucid than usual. She thanked Nilofer for the blossom, commented on their beauty and asked where she had gotten them. Nilofer was overjoyed by the ability of the blossom to wake something up inside her ailing aunt. Afterwards, Nilofer began carrying scissors in the car during her trips to visit her aunt. She would quickly glide onto the shoulder, jump out of the car, and clip a bunch of blossom. Each time Nilofer placed the blossom in the pitcher, her aunt's eyes would light up and they would have a splendid conversation. One morning in late August, Nilofer got a call that her aunt had taken a turn for the worse. Nilofer was in such a hurry to get to her aunt that she sped past her flower spot. She decided to turn around, head several miles back, and cut a bunch. Nilofer arrived at the hospital to find her aunt very weak and unresponsive. She placed the blossom in the pitcher and sat down to hold her aunt's hand. She felt a squeeze on her fingers. It was the last conversation they had. She preferred to take meandering back roads to her aunt's hospital.</w:t>
      </w:r>
      <w:r w:rsidRPr="000D3C64">
        <w:rPr>
          <w:rFonts w:ascii="Times New Roman" w:eastAsia="Times New Roman" w:hAnsi="Times New Roman" w:cs="Times New Roman"/>
          <w:color w:val="222222"/>
          <w:sz w:val="30"/>
          <w:szCs w:val="30"/>
        </w:rPr>
        <w:br/>
        <w:t>Choose the antonym of the word meandering</w:t>
      </w:r>
      <w:r w:rsidRPr="000D3C64">
        <w:rPr>
          <w:rFonts w:ascii="Times New Roman" w:eastAsia="Times New Roman" w:hAnsi="Times New Roman" w:cs="Times New Roman"/>
          <w:color w:val="222222"/>
          <w:sz w:val="30"/>
          <w:szCs w:val="30"/>
        </w:rPr>
        <w:br/>
        <w:t>Turning</w:t>
      </w:r>
      <w:r w:rsidRPr="000D3C64">
        <w:rPr>
          <w:rFonts w:ascii="Times New Roman" w:eastAsia="Times New Roman" w:hAnsi="Times New Roman" w:cs="Times New Roman"/>
          <w:color w:val="222222"/>
          <w:sz w:val="30"/>
          <w:szCs w:val="30"/>
        </w:rPr>
        <w:br/>
        <w:t>Curved</w:t>
      </w:r>
      <w:r w:rsidRPr="000D3C64">
        <w:rPr>
          <w:rFonts w:ascii="Times New Roman" w:eastAsia="Times New Roman" w:hAnsi="Times New Roman" w:cs="Times New Roman"/>
          <w:color w:val="222222"/>
          <w:sz w:val="30"/>
          <w:szCs w:val="30"/>
        </w:rPr>
        <w:br/>
        <w:t>Sinuous</w:t>
      </w:r>
    </w:p>
    <w:p w:rsidR="00DA2989" w:rsidRPr="000D3C64" w:rsidRDefault="00DA2989"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b/>
          <w:color w:val="222222"/>
          <w:sz w:val="30"/>
          <w:szCs w:val="30"/>
        </w:rPr>
        <w:t>Straight</w:t>
      </w:r>
      <w:r w:rsidRPr="000D3C64">
        <w:rPr>
          <w:rFonts w:ascii="Times New Roman" w:eastAsia="Times New Roman" w:hAnsi="Times New Roman" w:cs="Times New Roman"/>
          <w:b/>
          <w:color w:val="222222"/>
          <w:sz w:val="30"/>
          <w:szCs w:val="30"/>
        </w:rPr>
        <w:br/>
      </w:r>
    </w:p>
    <w:p w:rsidR="00DA2989" w:rsidRPr="000D3C64" w:rsidRDefault="00DA2989" w:rsidP="000D3C64">
      <w:pPr>
        <w:numPr>
          <w:ilvl w:val="0"/>
          <w:numId w:val="641"/>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Mark is working with a realtor to find a location for the toy store he plans to open in his town. He is looking for a place that is either in, or not too far from the center of town and one that would attract the right kind of foot traffic. Which of the following locations should Mark's realtor call to his attention?</w:t>
      </w:r>
    </w:p>
    <w:p w:rsidR="00DA2989" w:rsidRPr="000D3C64" w:rsidRDefault="00DA2989" w:rsidP="000D3C64">
      <w:pPr>
        <w:numPr>
          <w:ilvl w:val="0"/>
          <w:numId w:val="64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storefront in a new high-rise building near the train station in the center of town whose occupants are mainly young, childless professionals who use the train to commute to their work.</w:t>
      </w:r>
    </w:p>
    <w:p w:rsidR="00DA2989" w:rsidRPr="000D3C64" w:rsidRDefault="00DA2989" w:rsidP="000D3C64">
      <w:pPr>
        <w:numPr>
          <w:ilvl w:val="0"/>
          <w:numId w:val="64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little shop three blocks away from the town's main street, located across the street from an elementary school and next door to an ice cream</w:t>
      </w:r>
    </w:p>
    <w:p w:rsidR="00DA2989" w:rsidRPr="000D3C64" w:rsidRDefault="00DA2989" w:rsidP="000D3C64">
      <w:pPr>
        <w:numPr>
          <w:ilvl w:val="0"/>
          <w:numId w:val="64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stand-alone storefront on a quiet residential street ten blocks away from the town's center</w:t>
      </w:r>
    </w:p>
    <w:p w:rsidR="00DA2989" w:rsidRPr="000D3C64" w:rsidRDefault="00DA2989" w:rsidP="000D3C64">
      <w:pPr>
        <w:numPr>
          <w:ilvl w:val="0"/>
          <w:numId w:val="64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storefront in a small strip mall located on the outskirts of town that is also occupied by a pharmacy and a dry cleaner</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29)The school principal has received complaints from parents about bullying in the school yard during recess. He wants to investigate and end this situation as soon as possible, so he has asked the recess aides to watch closely.</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Which situation should the recess aides report to the principal?</w:t>
      </w:r>
    </w:p>
    <w:p w:rsidR="00DA2989" w:rsidRPr="000D3C64" w:rsidRDefault="00DA2989" w:rsidP="000D3C64">
      <w:pPr>
        <w:numPr>
          <w:ilvl w:val="0"/>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girl is sitting glumly on a bench reading a book and not interacting with her peers.</w:t>
      </w:r>
    </w:p>
    <w:p w:rsidR="00DA2989" w:rsidRPr="000D3C64" w:rsidRDefault="00DA2989" w:rsidP="000D3C64">
      <w:pPr>
        <w:numPr>
          <w:ilvl w:val="0"/>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Four girls are surrounding another girl and seem to have possession of her backpack.</w:t>
      </w:r>
    </w:p>
    <w:p w:rsidR="00DA2989" w:rsidRPr="000D3C64" w:rsidRDefault="00DA2989" w:rsidP="000D3C64">
      <w:pPr>
        <w:numPr>
          <w:ilvl w:val="0"/>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Two boys are playing a one-on-one game of basketball and are arguing over the last basket scored.</w:t>
      </w:r>
    </w:p>
    <w:p w:rsidR="00DA2989" w:rsidRPr="000D3C64" w:rsidRDefault="00DA2989" w:rsidP="000D3C64">
      <w:pPr>
        <w:numPr>
          <w:ilvl w:val="0"/>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Three boys are huddled over a handheld video game, which isn't supposed to be on school grounds.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30) Dr. Miller has a busy pediatric dentistry practice and she needs a skilled, reliable hygienist to keep things running smoothly. The last two people she hired were recommended by top dentists in the area, but they each lasted less than one month. She is now in desperate need of a hygienist who can competently handle the specific challenges of her practice.</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Which one of the following candidates should Dr. Miller consider most seriously?</w:t>
      </w:r>
    </w:p>
    <w:p w:rsidR="00DA2989" w:rsidRPr="000D3C64" w:rsidRDefault="00DA2989" w:rsidP="000D3C64">
      <w:pPr>
        <w:numPr>
          <w:ilvl w:val="0"/>
          <w:numId w:val="64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Marilyn has been a hygienist for fifteen years, and her current employer, who is about to retire, says she is the best in the business. The clientele she has worked with consists of some of the wealthiest and most powerful citizens in the county.</w:t>
      </w:r>
    </w:p>
    <w:p w:rsidR="00DA2989" w:rsidRPr="000D3C64" w:rsidRDefault="00DA2989" w:rsidP="000D3C64">
      <w:pPr>
        <w:numPr>
          <w:ilvl w:val="0"/>
          <w:numId w:val="64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Lindy recently graduated at the top of her class from one of the best dental hygiene programs in the state. Prior to becoming a dental hygienist, Lindy spent two years working in a day care center.</w:t>
      </w:r>
    </w:p>
    <w:p w:rsidR="00DA2989" w:rsidRPr="000D3C64" w:rsidRDefault="00DA2989" w:rsidP="000D3C64">
      <w:pPr>
        <w:numPr>
          <w:ilvl w:val="0"/>
          <w:numId w:val="64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James has worked as a dental hygienist for three years in a public health clinic. He is very interested in securing a position in a private dental office.</w:t>
      </w:r>
    </w:p>
    <w:p w:rsidR="00DA2989" w:rsidRPr="000D3C64" w:rsidRDefault="00DA2989" w:rsidP="000D3C64">
      <w:pPr>
        <w:numPr>
          <w:ilvl w:val="0"/>
          <w:numId w:val="644"/>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Kathy is an experienced and highly recommended dental hygienist who is also finishing up a degree in early childhood education, which she hopes will get her a job as a preschool teacher. She is eager to find a job in a pediatric practice, since she has always wanted to work with children.</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31)Mrs. Jansen recently moved to Arizona. She wants to fill her new backyard with flowering plants. Although she is an experienced gardener, she isn't very well-versed in what plants will do well in the Arizona climate. Also, there is a big tree in her backyard making for shady conditions and she isn't sure what plants will thrive without much direct sunlight. Her favorite gardening catalog offers several backyard seed packages. </w:t>
      </w:r>
    </w:p>
    <w:p w:rsidR="00DA2989" w:rsidRPr="000D3C64" w:rsidRDefault="00DA2989" w:rsidP="000D3C64">
      <w:pPr>
        <w:spacing w:after="0" w:line="360" w:lineRule="auto"/>
        <w:ind w:left="810"/>
        <w:rPr>
          <w:rFonts w:ascii="Times New Roman" w:hAnsi="Times New Roman" w:cs="Times New Roman"/>
          <w:sz w:val="30"/>
          <w:szCs w:val="30"/>
        </w:rPr>
      </w:pPr>
      <w:r w:rsidRPr="000D3C64">
        <w:rPr>
          <w:rFonts w:ascii="Times New Roman" w:hAnsi="Times New Roman" w:cs="Times New Roman"/>
          <w:sz w:val="30"/>
          <w:szCs w:val="30"/>
        </w:rPr>
        <w:t>Which one should Mrs. Jansen choose?</w:t>
      </w:r>
    </w:p>
    <w:p w:rsidR="00DA2989" w:rsidRPr="000D3C64" w:rsidRDefault="00DA2989" w:rsidP="000D3C64">
      <w:pPr>
        <w:numPr>
          <w:ilvl w:val="1"/>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Rainbow Collection is ideal for North-east gardens. It includes a variety of colorful perennials that thrive in cool, moist conditions.</w:t>
      </w:r>
    </w:p>
    <w:p w:rsidR="00DA2989" w:rsidRPr="000D3C64" w:rsidRDefault="00DA2989" w:rsidP="000D3C64">
      <w:pPr>
        <w:numPr>
          <w:ilvl w:val="1"/>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Greenhouse Collection will blossom year after year if planted in brightly lit locations and watered regularly.</w:t>
      </w:r>
    </w:p>
    <w:p w:rsidR="00DA2989" w:rsidRPr="000D3C64" w:rsidRDefault="00DA2989" w:rsidP="000D3C64">
      <w:pPr>
        <w:numPr>
          <w:ilvl w:val="1"/>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Tree house Collection will provide lush green plants with delicate colorful flowers that thrive in shady and partially shady locations.</w:t>
      </w:r>
    </w:p>
    <w:p w:rsidR="00DA2989" w:rsidRPr="000D3C64" w:rsidRDefault="00DA2989" w:rsidP="000D3C64">
      <w:pPr>
        <w:numPr>
          <w:ilvl w:val="1"/>
          <w:numId w:val="643"/>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Oasis Collection includes a variety of perennials that thrive in dry climates and bright sunlight.</w:t>
      </w:r>
    </w:p>
    <w:p w:rsidR="00DA2989" w:rsidRPr="000D3C64" w:rsidRDefault="00DA2989" w:rsidP="000D3C64">
      <w:pPr>
        <w:spacing w:line="360" w:lineRule="auto"/>
        <w:ind w:left="360"/>
        <w:jc w:val="both"/>
        <w:rPr>
          <w:rFonts w:ascii="Times New Roman" w:hAnsi="Times New Roman" w:cs="Times New Roman"/>
          <w:b/>
          <w:color w:val="FF0000"/>
          <w:sz w:val="30"/>
          <w:szCs w:val="30"/>
        </w:rPr>
      </w:pPr>
    </w:p>
    <w:p w:rsidR="00DA2989" w:rsidRPr="000D3C64" w:rsidRDefault="00DA2989" w:rsidP="000D3C64">
      <w:pPr>
        <w:spacing w:before="29" w:after="0" w:line="360" w:lineRule="auto"/>
        <w:rPr>
          <w:rFonts w:ascii="Times New Roman" w:hAnsi="Times New Roman" w:cs="Times New Roman"/>
          <w:sz w:val="30"/>
          <w:szCs w:val="30"/>
        </w:rPr>
      </w:pPr>
      <w:r w:rsidRPr="000D3C64">
        <w:rPr>
          <w:rFonts w:ascii="Times New Roman" w:hAnsi="Times New Roman" w:cs="Times New Roman"/>
          <w:sz w:val="30"/>
          <w:szCs w:val="30"/>
        </w:rPr>
        <w:t>32)The Panama canal is a ship canal that cuts through the Isthmus of panama, connecting the Atlantic and Pacific oceans. Although several foreign companies tried   to   build   the   canal   through   out   the   19</w:t>
      </w:r>
      <w:r w:rsidRPr="000D3C64">
        <w:rPr>
          <w:rFonts w:ascii="Times New Roman" w:hAnsi="Times New Roman" w:cs="Times New Roman"/>
          <w:position w:val="10"/>
          <w:sz w:val="30"/>
          <w:szCs w:val="30"/>
          <w:vertAlign w:val="superscript"/>
        </w:rPr>
        <w:t>th</w:t>
      </w:r>
      <w:r w:rsidRPr="000D3C64">
        <w:rPr>
          <w:rFonts w:ascii="Times New Roman" w:hAnsi="Times New Roman" w:cs="Times New Roman"/>
          <w:position w:val="10"/>
          <w:sz w:val="30"/>
          <w:szCs w:val="30"/>
        </w:rPr>
        <w:t xml:space="preserve"> </w:t>
      </w:r>
      <w:r w:rsidRPr="000D3C64">
        <w:rPr>
          <w:rFonts w:ascii="Times New Roman" w:hAnsi="Times New Roman" w:cs="Times New Roman"/>
          <w:sz w:val="30"/>
          <w:szCs w:val="30"/>
        </w:rPr>
        <w:t>century,   none   were   successful.   After   the   U.S. government finished the canal in 1914.</w:t>
      </w:r>
    </w:p>
    <w:p w:rsidR="00DA2989" w:rsidRPr="000D3C64" w:rsidRDefault="00DA2989" w:rsidP="000D3C64">
      <w:pPr>
        <w:spacing w:before="29" w:after="0" w:line="360" w:lineRule="auto"/>
        <w:rPr>
          <w:rFonts w:ascii="Times New Roman" w:hAnsi="Times New Roman" w:cs="Times New Roman"/>
          <w:position w:val="10"/>
          <w:sz w:val="30"/>
          <w:szCs w:val="30"/>
        </w:rPr>
      </w:pPr>
      <w:r w:rsidRPr="000D3C64">
        <w:rPr>
          <w:rFonts w:ascii="Times New Roman" w:hAnsi="Times New Roman" w:cs="Times New Roman"/>
          <w:sz w:val="30"/>
          <w:szCs w:val="30"/>
        </w:rPr>
        <w:t xml:space="preserve">  According to this passage:</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Panama  and  Columbia  fought  a  war  over  the Panama canal.</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b.  The U.S. was given rights to the canal land.</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c.   Foreign  companies  built  the  canal  before  U.S. stepped in.</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Panama built the canal in 1914. true that</w:t>
      </w:r>
    </w:p>
    <w:p w:rsidR="00DA2989" w:rsidRPr="000D3C64" w:rsidRDefault="00DA2989" w:rsidP="000D3C64">
      <w:pPr>
        <w:spacing w:before="29"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33. In   Los   Angeles,   a   political   candidate   who   buys saturation  radio  advertising  is  the  most  important factor in political campaign in Los Angeles.</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According to the passage:-</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Radio advertising is the most important factor in political campaign in Los Angeles.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Maximum  name  recognition  in  Los  Angeles  will help  a  candidate  to  win  a  higher  percentage  of votes cast in city.</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A  candidate’s  record  of  achievement  in  the  Los Angeles  area  will  do  little  to  affect  his  or  her name.</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For   maximum   name   recognition,   a   candidate need  not  spend  on  media  channels  other  than radio advertising.</w:t>
      </w:r>
    </w:p>
    <w:p w:rsidR="00DA2989" w:rsidRPr="000D3C64" w:rsidRDefault="00DA2989" w:rsidP="000D3C64">
      <w:pPr>
        <w:spacing w:before="9" w:after="0" w:line="360" w:lineRule="auto"/>
        <w:rPr>
          <w:rFonts w:ascii="Times New Roman" w:eastAsia="Times New Roman" w:hAnsi="Times New Roman" w:cs="Times New Roman"/>
          <w:sz w:val="30"/>
          <w:szCs w:val="30"/>
        </w:rPr>
      </w:pPr>
    </w:p>
    <w:p w:rsidR="00DA2989" w:rsidRPr="000D3C64" w:rsidRDefault="00DA2989" w:rsidP="000D3C64">
      <w:pPr>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34. The  rate  of violent  crimes  in  this  state  is up  by  30 percent from last year. The fault lies entirely in our court system. Recently  our Judges’  sentences  have been  so  lenient  that  criminals  can  now  do  almost anything without fear of a long prison term.</w:t>
      </w:r>
    </w:p>
    <w:p w:rsidR="00DA2989" w:rsidRPr="000D3C64" w:rsidRDefault="00DA2989" w:rsidP="000D3C64">
      <w:pPr>
        <w:spacing w:before="8" w:after="0" w:line="360" w:lineRule="auto"/>
        <w:ind w:left="300"/>
        <w:rPr>
          <w:rFonts w:ascii="Times New Roman" w:hAnsi="Times New Roman" w:cs="Times New Roman"/>
          <w:position w:val="-2"/>
          <w:sz w:val="30"/>
          <w:szCs w:val="30"/>
        </w:rPr>
      </w:pPr>
      <w:r w:rsidRPr="000D3C64">
        <w:rPr>
          <w:rFonts w:ascii="Times New Roman" w:hAnsi="Times New Roman" w:cs="Times New Roman"/>
          <w:position w:val="-2"/>
          <w:sz w:val="30"/>
          <w:szCs w:val="30"/>
        </w:rPr>
        <w:t>The argument above would be weakened if it were</w:t>
      </w:r>
    </w:p>
    <w:p w:rsidR="00DA2989" w:rsidRPr="000D3C64" w:rsidRDefault="00DA2989" w:rsidP="000D3C64">
      <w:pPr>
        <w:spacing w:before="8" w:after="0" w:line="360" w:lineRule="auto"/>
        <w:ind w:left="300"/>
        <w:rPr>
          <w:rFonts w:ascii="Times New Roman" w:hAnsi="Times New Roman" w:cs="Times New Roman"/>
          <w:position w:val="-2"/>
          <w:sz w:val="30"/>
          <w:szCs w:val="30"/>
        </w:rPr>
      </w:pPr>
    </w:p>
    <w:p w:rsidR="00DA2989" w:rsidRPr="000D3C64" w:rsidRDefault="00DA2989" w:rsidP="000D3C64">
      <w:pPr>
        <w:spacing w:after="0" w:line="360" w:lineRule="auto"/>
        <w:ind w:left="286" w:right="69" w:hanging="286"/>
        <w:rPr>
          <w:rFonts w:ascii="Times New Roman" w:hAnsi="Times New Roman" w:cs="Times New Roman"/>
          <w:sz w:val="30"/>
          <w:szCs w:val="30"/>
        </w:rPr>
      </w:pPr>
      <w:r w:rsidRPr="000D3C64">
        <w:rPr>
          <w:rFonts w:ascii="Times New Roman" w:hAnsi="Times New Roman" w:cs="Times New Roman"/>
          <w:sz w:val="30"/>
          <w:szCs w:val="30"/>
        </w:rPr>
        <w:t xml:space="preserve">    a.  85 percent of the other states in the nation have lower crime rates than this state.</w:t>
      </w:r>
    </w:p>
    <w:p w:rsidR="00DA2989" w:rsidRPr="000D3C64" w:rsidRDefault="00DA2989" w:rsidP="000D3C64">
      <w:pPr>
        <w:spacing w:after="0" w:line="360" w:lineRule="auto"/>
        <w:ind w:left="286" w:right="69" w:hanging="286"/>
        <w:rPr>
          <w:rFonts w:ascii="Times New Roman" w:hAnsi="Times New Roman" w:cs="Times New Roman"/>
          <w:sz w:val="30"/>
          <w:szCs w:val="30"/>
        </w:rPr>
      </w:pPr>
      <w:r w:rsidRPr="000D3C64">
        <w:rPr>
          <w:rFonts w:ascii="Times New Roman" w:hAnsi="Times New Roman" w:cs="Times New Roman"/>
          <w:sz w:val="30"/>
          <w:szCs w:val="30"/>
        </w:rPr>
        <w:t xml:space="preserve">    b.  White    collar    crime    in   this    state    has    also increased by over 25 percent in the last year.</w:t>
      </w:r>
    </w:p>
    <w:p w:rsidR="00DA2989" w:rsidRPr="000D3C64" w:rsidRDefault="00DA2989" w:rsidP="000D3C64">
      <w:pPr>
        <w:spacing w:after="0" w:line="360" w:lineRule="auto"/>
        <w:ind w:left="286" w:right="69" w:hanging="286"/>
        <w:rPr>
          <w:rFonts w:ascii="Times New Roman" w:hAnsi="Times New Roman" w:cs="Times New Roman"/>
          <w:sz w:val="30"/>
          <w:szCs w:val="30"/>
        </w:rPr>
      </w:pPr>
      <w:r w:rsidRPr="000D3C64">
        <w:rPr>
          <w:rFonts w:ascii="Times New Roman" w:hAnsi="Times New Roman" w:cs="Times New Roman"/>
          <w:sz w:val="30"/>
          <w:szCs w:val="30"/>
        </w:rPr>
        <w:t xml:space="preserve">    c.   35 percent of the police in this state have been laid off in the last year due to budget cuts.</w:t>
      </w:r>
    </w:p>
    <w:p w:rsidR="00DA2989" w:rsidRPr="000D3C64" w:rsidRDefault="00DA2989" w:rsidP="000D3C64">
      <w:pPr>
        <w:spacing w:after="0" w:line="360" w:lineRule="auto"/>
        <w:ind w:left="286" w:right="69" w:hanging="286"/>
        <w:rPr>
          <w:rFonts w:ascii="Times New Roman" w:hAnsi="Times New Roman" w:cs="Times New Roman"/>
          <w:sz w:val="30"/>
          <w:szCs w:val="30"/>
        </w:rPr>
      </w:pPr>
      <w:r w:rsidRPr="000D3C64">
        <w:rPr>
          <w:rFonts w:ascii="Times New Roman" w:hAnsi="Times New Roman" w:cs="Times New Roman"/>
          <w:sz w:val="30"/>
          <w:szCs w:val="30"/>
        </w:rPr>
        <w:t xml:space="preserve">    d. Polls show  that 65  percent  of the  population in this state oppose capital punishment.</w:t>
      </w:r>
    </w:p>
    <w:p w:rsidR="00DA2989" w:rsidRPr="000D3C64" w:rsidRDefault="00DA2989" w:rsidP="000D3C64">
      <w:pPr>
        <w:spacing w:after="0" w:line="360" w:lineRule="auto"/>
        <w:ind w:left="17" w:right="1252" w:hanging="17"/>
        <w:rPr>
          <w:rFonts w:ascii="Times New Roman" w:hAnsi="Times New Roman" w:cs="Times New Roman"/>
          <w:sz w:val="30"/>
          <w:szCs w:val="30"/>
        </w:rPr>
      </w:pPr>
    </w:p>
    <w:p w:rsidR="00DA2989" w:rsidRPr="000D3C64" w:rsidRDefault="00DA2989" w:rsidP="000D3C64">
      <w:pPr>
        <w:spacing w:after="0" w:line="360" w:lineRule="auto"/>
        <w:ind w:right="-53"/>
        <w:rPr>
          <w:rFonts w:ascii="Times New Roman" w:hAnsi="Times New Roman" w:cs="Times New Roman"/>
          <w:sz w:val="30"/>
          <w:szCs w:val="30"/>
        </w:rPr>
      </w:pPr>
      <w:r w:rsidRPr="000D3C64">
        <w:rPr>
          <w:rFonts w:ascii="Times New Roman" w:hAnsi="Times New Roman" w:cs="Times New Roman"/>
          <w:sz w:val="30"/>
          <w:szCs w:val="30"/>
        </w:rPr>
        <w:t>35. The  increase  in  the  number  of  newspaper  articles exposed   as   fabrications   serves   to   bolster   the contention  that  publishers  are  more  interested  in boosting circulation than in printing the truth. Even minor   publications   have   staffs   to   check   such obvious fraud.</w:t>
      </w:r>
    </w:p>
    <w:p w:rsidR="00DA2989" w:rsidRPr="000D3C64" w:rsidRDefault="00DA2989" w:rsidP="000D3C64">
      <w:pPr>
        <w:spacing w:before="8" w:after="0" w:line="360" w:lineRule="auto"/>
        <w:ind w:left="300"/>
        <w:rPr>
          <w:rFonts w:ascii="Times New Roman" w:hAnsi="Times New Roman" w:cs="Times New Roman"/>
          <w:sz w:val="30"/>
          <w:szCs w:val="30"/>
        </w:rPr>
      </w:pPr>
      <w:r w:rsidRPr="000D3C64">
        <w:rPr>
          <w:rFonts w:ascii="Times New Roman" w:hAnsi="Times New Roman" w:cs="Times New Roman"/>
          <w:sz w:val="30"/>
          <w:szCs w:val="30"/>
        </w:rPr>
        <w:t>The argument assumes that</w:t>
      </w:r>
    </w:p>
    <w:p w:rsidR="00DA2989" w:rsidRPr="000D3C64" w:rsidRDefault="00DA2989" w:rsidP="000D3C64">
      <w:pPr>
        <w:spacing w:after="0" w:line="360" w:lineRule="auto"/>
        <w:ind w:left="569" w:right="68" w:hanging="286"/>
        <w:rPr>
          <w:rFonts w:ascii="Times New Roman" w:hAnsi="Times New Roman" w:cs="Times New Roman"/>
          <w:sz w:val="30"/>
          <w:szCs w:val="30"/>
        </w:rPr>
      </w:pPr>
      <w:r w:rsidRPr="000D3C64">
        <w:rPr>
          <w:rFonts w:ascii="Times New Roman" w:hAnsi="Times New Roman" w:cs="Times New Roman"/>
          <w:sz w:val="30"/>
          <w:szCs w:val="30"/>
        </w:rPr>
        <w:t>a.  Newspaper stories exposed as fabrications are a recent phenomenon.</w:t>
      </w:r>
    </w:p>
    <w:p w:rsidR="00DA2989" w:rsidRPr="000D3C64" w:rsidRDefault="00DA2989" w:rsidP="000D3C64">
      <w:pPr>
        <w:spacing w:after="0" w:line="360" w:lineRule="auto"/>
        <w:rPr>
          <w:rFonts w:ascii="Times New Roman" w:eastAsia="Times New Roman" w:hAnsi="Times New Roman" w:cs="Times New Roman"/>
          <w:sz w:val="30"/>
          <w:szCs w:val="30"/>
        </w:rPr>
      </w:pPr>
    </w:p>
    <w:p w:rsidR="00DA2989" w:rsidRPr="000D3C64" w:rsidRDefault="00DA2989" w:rsidP="000D3C64">
      <w:pPr>
        <w:spacing w:before="12" w:after="0" w:line="360" w:lineRule="auto"/>
        <w:ind w:left="681" w:right="-38" w:hanging="286"/>
        <w:jc w:val="both"/>
        <w:rPr>
          <w:rFonts w:ascii="Times New Roman" w:hAnsi="Times New Roman" w:cs="Times New Roman"/>
          <w:sz w:val="30"/>
          <w:szCs w:val="30"/>
        </w:rPr>
      </w:pPr>
      <w:r w:rsidRPr="000D3C64">
        <w:rPr>
          <w:rFonts w:ascii="Times New Roman" w:hAnsi="Times New Roman" w:cs="Times New Roman"/>
          <w:sz w:val="30"/>
          <w:szCs w:val="30"/>
        </w:rPr>
        <w:t>b.  Fact  checking  is more  comprehensive  for minor publications than for major ones.</w:t>
      </w:r>
    </w:p>
    <w:p w:rsidR="00DA2989" w:rsidRPr="000D3C64" w:rsidRDefault="00DA2989" w:rsidP="000D3C64">
      <w:pPr>
        <w:spacing w:before="1" w:after="0" w:line="360" w:lineRule="auto"/>
        <w:ind w:left="681" w:right="-36" w:hanging="286"/>
        <w:jc w:val="both"/>
        <w:rPr>
          <w:rFonts w:ascii="Times New Roman" w:hAnsi="Times New Roman" w:cs="Times New Roman"/>
          <w:sz w:val="30"/>
          <w:szCs w:val="30"/>
        </w:rPr>
      </w:pPr>
      <w:r w:rsidRPr="000D3C64">
        <w:rPr>
          <w:rFonts w:ascii="Times New Roman" w:hAnsi="Times New Roman" w:cs="Times New Roman"/>
          <w:sz w:val="30"/>
          <w:szCs w:val="30"/>
        </w:rPr>
        <w:t>c.   Only   recently   have   newspapers   admitted   to publish intentionally fraudulent stories.</w:t>
      </w:r>
    </w:p>
    <w:p w:rsidR="00DA2989" w:rsidRPr="000D3C64" w:rsidRDefault="00DA2989" w:rsidP="000D3C64">
      <w:pPr>
        <w:spacing w:before="2" w:after="0" w:line="360" w:lineRule="auto"/>
        <w:rPr>
          <w:rFonts w:ascii="Times New Roman" w:eastAsia="Times New Roman" w:hAnsi="Times New Roman" w:cs="Times New Roman"/>
          <w:sz w:val="30"/>
          <w:szCs w:val="30"/>
        </w:rPr>
      </w:pPr>
    </w:p>
    <w:p w:rsidR="00DA2989" w:rsidRPr="000D3C64" w:rsidRDefault="00DA2989" w:rsidP="000D3C64">
      <w:pPr>
        <w:spacing w:after="0" w:line="360" w:lineRule="auto"/>
        <w:ind w:left="681" w:right="-36" w:hanging="286"/>
        <w:jc w:val="both"/>
        <w:rPr>
          <w:rFonts w:ascii="Times New Roman" w:hAnsi="Times New Roman" w:cs="Times New Roman"/>
          <w:sz w:val="30"/>
          <w:szCs w:val="30"/>
        </w:rPr>
      </w:pPr>
      <w:r w:rsidRPr="000D3C64">
        <w:rPr>
          <w:rFonts w:ascii="Times New Roman" w:hAnsi="Times New Roman" w:cs="Times New Roman"/>
          <w:sz w:val="30"/>
          <w:szCs w:val="30"/>
        </w:rPr>
        <w:t>d.  The  publishers  of  newspapers  are  the  people who decide what to print in their newspapers.</w:t>
      </w:r>
    </w:p>
    <w:p w:rsidR="00DA2989" w:rsidRPr="000D3C64" w:rsidRDefault="00DA2989" w:rsidP="000D3C64">
      <w:pPr>
        <w:spacing w:after="0" w:line="360" w:lineRule="auto"/>
        <w:ind w:right="-40"/>
        <w:jc w:val="both"/>
        <w:rPr>
          <w:rFonts w:ascii="Times New Roman" w:eastAsia="Times New Roman" w:hAnsi="Times New Roman" w:cs="Times New Roman"/>
          <w:sz w:val="30"/>
          <w:szCs w:val="30"/>
        </w:rPr>
      </w:pPr>
    </w:p>
    <w:p w:rsidR="00DA2989" w:rsidRPr="000D3C64" w:rsidRDefault="00DA2989" w:rsidP="000D3C64">
      <w:pPr>
        <w:spacing w:after="0" w:line="360" w:lineRule="auto"/>
        <w:ind w:right="-40"/>
        <w:jc w:val="both"/>
        <w:rPr>
          <w:rFonts w:ascii="Times New Roman" w:hAnsi="Times New Roman" w:cs="Times New Roman"/>
          <w:sz w:val="30"/>
          <w:szCs w:val="30"/>
        </w:rPr>
      </w:pPr>
      <w:r w:rsidRPr="000D3C64">
        <w:rPr>
          <w:rFonts w:ascii="Times New Roman" w:hAnsi="Times New Roman" w:cs="Times New Roman"/>
          <w:sz w:val="30"/>
          <w:szCs w:val="30"/>
        </w:rPr>
        <w:t>36.  Time  and  again  it  has  been  shown  that  students who   attend  colleges   with  low   faculty   /   student ratios  get  the  most  well-rounded  education.  As  a result,   when   my   children   are   ready   to   attend college, I’ll be sure they attend a school with a very small student population.</w:t>
      </w:r>
    </w:p>
    <w:p w:rsidR="00DA2989" w:rsidRPr="000D3C64" w:rsidRDefault="00DA2989" w:rsidP="000D3C64">
      <w:pPr>
        <w:spacing w:before="6" w:after="0" w:line="360" w:lineRule="auto"/>
        <w:ind w:left="395" w:right="-34" w:firstLine="17"/>
        <w:rPr>
          <w:rFonts w:ascii="Times New Roman" w:hAnsi="Times New Roman" w:cs="Times New Roman"/>
          <w:sz w:val="30"/>
          <w:szCs w:val="30"/>
        </w:rPr>
      </w:pPr>
      <w:r w:rsidRPr="000D3C64">
        <w:rPr>
          <w:rFonts w:ascii="Times New Roman" w:hAnsi="Times New Roman" w:cs="Times New Roman"/>
          <w:sz w:val="30"/>
          <w:szCs w:val="30"/>
        </w:rPr>
        <w:t>Which   of   the   following,   if   true,   identifies   the greatest flaw in the reasoning above?</w:t>
      </w:r>
    </w:p>
    <w:p w:rsidR="00DA2989" w:rsidRPr="000D3C64" w:rsidRDefault="00DA2989" w:rsidP="000D3C64">
      <w:pPr>
        <w:spacing w:after="0" w:line="360" w:lineRule="auto"/>
        <w:ind w:left="681" w:right="-37" w:hanging="286"/>
        <w:jc w:val="both"/>
        <w:rPr>
          <w:rFonts w:ascii="Times New Roman" w:hAnsi="Times New Roman" w:cs="Times New Roman"/>
          <w:sz w:val="30"/>
          <w:szCs w:val="30"/>
        </w:rPr>
      </w:pPr>
      <w:r w:rsidRPr="000D3C64">
        <w:rPr>
          <w:rFonts w:ascii="Times New Roman" w:hAnsi="Times New Roman" w:cs="Times New Roman"/>
          <w:sz w:val="30"/>
          <w:szCs w:val="30"/>
        </w:rPr>
        <w:t>a.   A  low  faculty  /  student  ratio  is  the  effect  of  a well-rounded education, not its source.</w:t>
      </w:r>
    </w:p>
    <w:p w:rsidR="00DA2989" w:rsidRPr="000D3C64" w:rsidRDefault="00DA2989" w:rsidP="000D3C64">
      <w:pPr>
        <w:spacing w:after="0" w:line="360" w:lineRule="auto"/>
        <w:ind w:left="681" w:right="-39" w:hanging="286"/>
        <w:jc w:val="both"/>
        <w:rPr>
          <w:rFonts w:ascii="Times New Roman" w:hAnsi="Times New Roman" w:cs="Times New Roman"/>
          <w:sz w:val="30"/>
          <w:szCs w:val="30"/>
        </w:rPr>
      </w:pPr>
      <w:r w:rsidRPr="000D3C64">
        <w:rPr>
          <w:rFonts w:ascii="Times New Roman" w:hAnsi="Times New Roman" w:cs="Times New Roman"/>
          <w:sz w:val="30"/>
          <w:szCs w:val="30"/>
        </w:rPr>
        <w:t>b.   Intelligence  should  be  considered  the  result  of childhood        environment,        not        advanced environment.</w:t>
      </w:r>
    </w:p>
    <w:p w:rsidR="00DA2989" w:rsidRPr="000D3C64" w:rsidRDefault="00DA2989" w:rsidP="000D3C64">
      <w:pPr>
        <w:spacing w:before="12" w:after="0" w:line="360" w:lineRule="auto"/>
        <w:ind w:left="569" w:right="71" w:hanging="286"/>
        <w:jc w:val="both"/>
        <w:rPr>
          <w:rFonts w:ascii="Times New Roman" w:hAnsi="Times New Roman" w:cs="Times New Roman"/>
          <w:sz w:val="30"/>
          <w:szCs w:val="30"/>
        </w:rPr>
      </w:pPr>
      <w:r w:rsidRPr="000D3C64">
        <w:rPr>
          <w:rFonts w:ascii="Times New Roman" w:eastAsia="Times New Roman" w:hAnsi="Times New Roman" w:cs="Times New Roman"/>
          <w:sz w:val="30"/>
          <w:szCs w:val="30"/>
        </w:rPr>
        <w:t xml:space="preserve">  </w:t>
      </w:r>
      <w:r w:rsidRPr="000D3C64">
        <w:rPr>
          <w:rFonts w:ascii="Times New Roman" w:hAnsi="Times New Roman" w:cs="Times New Roman"/>
          <w:sz w:val="30"/>
          <w:szCs w:val="30"/>
        </w:rPr>
        <w:t>c.   A  very  small  student  population  does  not  by itself ensure a low faculty / student ratio.</w:t>
      </w:r>
    </w:p>
    <w:p w:rsidR="00DA2989" w:rsidRPr="000D3C64" w:rsidRDefault="00DA2989" w:rsidP="000D3C64">
      <w:pPr>
        <w:spacing w:before="1" w:after="0" w:line="360" w:lineRule="auto"/>
        <w:ind w:left="569" w:right="68" w:hanging="286"/>
        <w:jc w:val="both"/>
        <w:rPr>
          <w:rFonts w:ascii="Times New Roman" w:hAnsi="Times New Roman" w:cs="Times New Roman"/>
          <w:sz w:val="30"/>
          <w:szCs w:val="30"/>
        </w:rPr>
      </w:pPr>
      <w:r w:rsidRPr="000D3C64">
        <w:rPr>
          <w:rFonts w:ascii="Times New Roman" w:hAnsi="Times New Roman" w:cs="Times New Roman"/>
          <w:sz w:val="30"/>
          <w:szCs w:val="30"/>
        </w:rPr>
        <w:t>d.  Parential     desires     and     preferences     rarely determines   a   child’s   choice   of   a   college   or university.</w:t>
      </w:r>
    </w:p>
    <w:p w:rsidR="00DA2989" w:rsidRPr="000D3C64" w:rsidRDefault="00DA2989" w:rsidP="000D3C64">
      <w:pPr>
        <w:spacing w:after="0" w:line="360" w:lineRule="auto"/>
        <w:rPr>
          <w:rFonts w:ascii="Times New Roman" w:eastAsia="Times New Roman" w:hAnsi="Times New Roman" w:cs="Times New Roman"/>
          <w:sz w:val="30"/>
          <w:szCs w:val="30"/>
        </w:rPr>
      </w:pPr>
    </w:p>
    <w:p w:rsidR="00DA2989" w:rsidRPr="000D3C64" w:rsidRDefault="00DA2989" w:rsidP="000D3C64">
      <w:pPr>
        <w:spacing w:after="0" w:line="360" w:lineRule="auto"/>
        <w:ind w:left="283" w:right="70" w:hanging="283"/>
        <w:rPr>
          <w:rFonts w:ascii="Times New Roman" w:hAnsi="Times New Roman" w:cs="Times New Roman"/>
          <w:sz w:val="30"/>
          <w:szCs w:val="30"/>
        </w:rPr>
      </w:pPr>
      <w:r w:rsidRPr="000D3C64">
        <w:rPr>
          <w:rFonts w:ascii="Times New Roman" w:hAnsi="Times New Roman" w:cs="Times New Roman"/>
          <w:sz w:val="30"/>
          <w:szCs w:val="30"/>
        </w:rPr>
        <w:t>37. All   German   philosophers,   except   for   Marx,   are idealists.From  which  of  following  can  the  statement  above be most properly inferred?</w:t>
      </w:r>
    </w:p>
    <w:p w:rsidR="00DA2989" w:rsidRPr="000D3C64" w:rsidRDefault="00DA2989" w:rsidP="000D3C64">
      <w:pPr>
        <w:spacing w:after="0" w:line="360" w:lineRule="auto"/>
        <w:ind w:left="283" w:right="70" w:hanging="283"/>
        <w:rPr>
          <w:rFonts w:ascii="Times New Roman" w:hAnsi="Times New Roman" w:cs="Times New Roman"/>
          <w:sz w:val="30"/>
          <w:szCs w:val="30"/>
        </w:rPr>
      </w:pPr>
    </w:p>
    <w:p w:rsidR="00DA2989" w:rsidRPr="000D3C64" w:rsidRDefault="00DA2989" w:rsidP="000D3C64">
      <w:pPr>
        <w:spacing w:before="5" w:after="0" w:line="360" w:lineRule="auto"/>
        <w:ind w:left="569" w:right="68" w:hanging="286"/>
        <w:jc w:val="both"/>
        <w:rPr>
          <w:rFonts w:ascii="Times New Roman" w:hAnsi="Times New Roman" w:cs="Times New Roman"/>
          <w:sz w:val="30"/>
          <w:szCs w:val="30"/>
        </w:rPr>
      </w:pPr>
      <w:r w:rsidRPr="000D3C64">
        <w:rPr>
          <w:rFonts w:ascii="Times New Roman" w:hAnsi="Times New Roman" w:cs="Times New Roman"/>
          <w:sz w:val="30"/>
          <w:szCs w:val="30"/>
        </w:rPr>
        <w:t>a.  Except   for   Marx   if   someone   is   an   idealist philosopher than he/she is German.</w:t>
      </w:r>
    </w:p>
    <w:p w:rsidR="00DA2989" w:rsidRPr="000D3C64" w:rsidRDefault="00DA2989" w:rsidP="000D3C64">
      <w:pPr>
        <w:spacing w:after="0" w:line="360" w:lineRule="auto"/>
        <w:ind w:left="569" w:right="69" w:hanging="286"/>
        <w:jc w:val="both"/>
        <w:rPr>
          <w:rFonts w:ascii="Times New Roman" w:hAnsi="Times New Roman" w:cs="Times New Roman"/>
          <w:sz w:val="30"/>
          <w:szCs w:val="30"/>
        </w:rPr>
      </w:pPr>
      <w:r w:rsidRPr="000D3C64">
        <w:rPr>
          <w:rFonts w:ascii="Times New Roman" w:hAnsi="Times New Roman" w:cs="Times New Roman"/>
          <w:sz w:val="30"/>
          <w:szCs w:val="30"/>
        </w:rPr>
        <w:t>b.  Marx is the only non - German philosopher who is an idealist.</w:t>
      </w:r>
    </w:p>
    <w:p w:rsidR="00DA2989" w:rsidRPr="000D3C64" w:rsidRDefault="00DA2989" w:rsidP="000D3C64">
      <w:pPr>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Marx is not an idealist German philosopher</w:t>
      </w:r>
    </w:p>
    <w:p w:rsidR="00DA2989" w:rsidRPr="000D3C64" w:rsidRDefault="00DA2989" w:rsidP="000D3C64">
      <w:pPr>
        <w:spacing w:after="0" w:line="360" w:lineRule="auto"/>
        <w:ind w:left="569" w:right="68" w:hanging="286"/>
        <w:jc w:val="both"/>
        <w:rPr>
          <w:rFonts w:ascii="Times New Roman" w:hAnsi="Times New Roman" w:cs="Times New Roman"/>
          <w:sz w:val="30"/>
          <w:szCs w:val="30"/>
        </w:rPr>
      </w:pPr>
      <w:r w:rsidRPr="000D3C64">
        <w:rPr>
          <w:rFonts w:ascii="Times New Roman" w:hAnsi="Times New Roman" w:cs="Times New Roman"/>
          <w:sz w:val="30"/>
          <w:szCs w:val="30"/>
        </w:rPr>
        <w:t>d.  Aside from the philosopher Marx, if someone is a German, then he/she is an idealist.</w:t>
      </w:r>
    </w:p>
    <w:p w:rsidR="00DA2989" w:rsidRPr="000D3C64" w:rsidRDefault="00DA2989" w:rsidP="000D3C64">
      <w:pPr>
        <w:spacing w:line="360" w:lineRule="auto"/>
        <w:rPr>
          <w:rFonts w:ascii="Times New Roman" w:hAnsi="Times New Roman" w:cs="Times New Roman"/>
          <w:sz w:val="30"/>
          <w:szCs w:val="30"/>
        </w:rPr>
      </w:pPr>
    </w:p>
    <w:p w:rsidR="00DA2989" w:rsidRPr="000D3C64" w:rsidRDefault="00DA2989" w:rsidP="000D3C64">
      <w:pPr>
        <w:spacing w:line="360" w:lineRule="auto"/>
        <w:rPr>
          <w:rFonts w:ascii="Times New Roman" w:hAnsi="Times New Roman" w:cs="Times New Roman"/>
          <w:sz w:val="30"/>
          <w:szCs w:val="30"/>
        </w:rPr>
      </w:pPr>
    </w:p>
    <w:p w:rsidR="00DA2989" w:rsidRPr="000D3C64" w:rsidRDefault="00DA2989" w:rsidP="000D3C64">
      <w:pPr>
        <w:spacing w:line="360" w:lineRule="auto"/>
        <w:ind w:left="360"/>
        <w:jc w:val="both"/>
        <w:rPr>
          <w:rFonts w:ascii="Times New Roman" w:hAnsi="Times New Roman" w:cs="Times New Roman"/>
          <w:b/>
          <w:color w:val="FF0000"/>
          <w:sz w:val="30"/>
          <w:szCs w:val="30"/>
        </w:rPr>
      </w:pP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Directions for questions 60 to 65: Read the paragraphs given   and   choose   the   best   option   that   suits   the question asked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38. The Panama canal is a ship canal that cuts through the Isthmus of panama, connecting the Atlantic and Pacific oceans. Although several foreign companies tried   to   build   the   canal   through   out   the   19th century,   none   were   successful.   After   the   U.S. government finished the canal in 1914. According to this passage: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Panama  and  Columbia  fought  a  war  over  the Panama canal.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The U.S. was given rights to the canal land.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Foreign  companies  built  the  canal  before  U.S. stepped in.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Panama built the canal in 1914. true that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39. In   Los   Angeles,   a   political   candidate   who   buys saturation  radio  advertising  is  the  most  important factor in political campaign in Los Angeles.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According to the passage:-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Radio advertising is the most important factor in political campaign in Los Angeles.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Maximum  name  recognition  in  Los  Angeles  will help  a  candidate  to  win  a  higher  percentage  of votes cast in city.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A  candidate’s  record  of  achievement  in  the  Los Angeles  area  will  do  little  to  affect  his  or  her name.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For   maximum   name   recognition,   a   candidate need  not  spend  on  media  channels  other  than radio advertising.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40. The  rate  of violent  crimes  in  this  state  is up  by  30 percent from last year. The fault lies entirely in our court system. Recently  our Judges’  sentences  have been  so  lenient  that  criminals  can  now  do  almost anything without fear of a long prison term. The argument above would be weakened if it were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85 percent of the other states in the nation have lower crime rates than this state.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White    collar    crime    in   this    state    has    also increased by over 25 percent in the last year.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35 percent of the police in this state have been laid off in the last year due to budget cuts.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Polls show  that 65  percent  of the  population in this state oppose capital punishment.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41. The  increase  in  the  number  of  newspaper  articles exposed   as   fabrications   serves   to   bolster   the contention  that  publishers  are  more  interested  in boosting circulation than in printing the truth. Even minor   publications   have   staffs   to   check   such obvious fraud. The argument assumes that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Newspaper stories exposed as fabrications are a recent phenomenon.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Fact  checking  is more  comprehensive  for minor publications than for major ones.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Only   recently   have   newspapers   admitted   to publish intentionally fraudulent stories.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The  publishers  of  newspapers  are  the  people who decide what to print in their newspapers.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42.  Time  and  again  it  has  been  shown  that  students who   attend  colleges   with  low   faculty   /   student ratios  get  the  most  well-rounded  education.  As  a result,   when   my   children   are   ready   to   attend college, I’ll be sure they attend a school with a very small student population. Which   of   the   following,   if   true,   identifies   the greatest flaw in the reasoning above?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  low  faculty  /  student  ratio  is  the  effect  of  a well-rounded education, not its source.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Intelligence  should  be  considered  the  result  of childhood        environment,        not        advanced environment. </w:t>
      </w:r>
    </w:p>
    <w:p w:rsidR="00DA2989" w:rsidRPr="000D3C64" w:rsidRDefault="00DA2989"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   A  very  small  student  population  does  not  by itself ensure a low faculty / student                                         ratio.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Parential     desires     and     preferences     rarely determines   a   child’s   choice   of   a   college   or university.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43. All   German   philosophers,   except   for   Marx,   are idealists.From  which  of  following  can  the  statement  above be most properly inferred?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Except   for   Marx   if   someone   is   an   idealist philosopher than he/she is German.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Marx is the only non - German philosopher who is an idealist.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Marx is not an idealist German philosopher </w:t>
      </w:r>
    </w:p>
    <w:p w:rsidR="00DA2989" w:rsidRPr="000D3C64" w:rsidRDefault="00DA2989"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d.  Aside from the philosopher Marx, if someone is a German, then he/she is an idealist.</w:t>
      </w:r>
    </w:p>
    <w:p w:rsidR="00DA2989" w:rsidRPr="000D3C64" w:rsidRDefault="00DA2989" w:rsidP="000D3C64">
      <w:pPr>
        <w:spacing w:line="360" w:lineRule="auto"/>
        <w:ind w:left="360"/>
        <w:jc w:val="both"/>
        <w:rPr>
          <w:rFonts w:ascii="Times New Roman" w:hAnsi="Times New Roman" w:cs="Times New Roman"/>
          <w:sz w:val="30"/>
          <w:szCs w:val="30"/>
        </w:rPr>
      </w:pPr>
    </w:p>
    <w:p w:rsidR="00DA2989" w:rsidRPr="000D3C64" w:rsidRDefault="00DA2989" w:rsidP="000D3C64">
      <w:pPr>
        <w:pStyle w:val="Default"/>
        <w:spacing w:line="360" w:lineRule="auto"/>
        <w:rPr>
          <w:sz w:val="30"/>
          <w:szCs w:val="30"/>
        </w:rPr>
      </w:pPr>
      <w:r w:rsidRPr="000D3C64">
        <w:rPr>
          <w:sz w:val="30"/>
          <w:szCs w:val="30"/>
        </w:rPr>
        <w:t xml:space="preserve">44)Read the following and answer the questions based on it. An institution has 63 students studying Physics, Chemistry and Biology. 33 study Physics, 25 Chemistry and 26 Biology. 10 study Physics and Chemistry, 9 study Biology and Chemistry while 8 study both Physics and Biology. Equal numbers study all three subjects as those who learn none of the three. </w:t>
      </w:r>
    </w:p>
    <w:p w:rsidR="00DA2989" w:rsidRPr="000D3C64" w:rsidRDefault="00DA2989" w:rsidP="000D3C64">
      <w:pPr>
        <w:pStyle w:val="Default"/>
        <w:spacing w:line="360" w:lineRule="auto"/>
        <w:rPr>
          <w:sz w:val="30"/>
          <w:szCs w:val="30"/>
        </w:rPr>
      </w:pPr>
      <w:r w:rsidRPr="000D3C64">
        <w:rPr>
          <w:sz w:val="30"/>
          <w:szCs w:val="30"/>
        </w:rPr>
        <w:t xml:space="preserve">16. How many study all the three subjects? </w:t>
      </w:r>
    </w:p>
    <w:p w:rsidR="00DA2989" w:rsidRPr="000D3C64" w:rsidRDefault="00DA2989" w:rsidP="000D3C64">
      <w:pPr>
        <w:pStyle w:val="Default"/>
        <w:spacing w:line="360" w:lineRule="auto"/>
        <w:rPr>
          <w:sz w:val="30"/>
          <w:szCs w:val="30"/>
        </w:rPr>
      </w:pPr>
      <w:r w:rsidRPr="000D3C64">
        <w:rPr>
          <w:sz w:val="30"/>
          <w:szCs w:val="30"/>
        </w:rPr>
        <w:t xml:space="preserve">a. 2 b. 3 c. 5 d. 7 e. None of these </w:t>
      </w:r>
    </w:p>
    <w:p w:rsidR="00DA2989" w:rsidRPr="000D3C64" w:rsidRDefault="00DA2989" w:rsidP="000D3C64">
      <w:pPr>
        <w:pStyle w:val="Default"/>
        <w:spacing w:line="360" w:lineRule="auto"/>
        <w:rPr>
          <w:sz w:val="30"/>
          <w:szCs w:val="30"/>
        </w:rPr>
      </w:pPr>
      <w:r w:rsidRPr="000D3C64">
        <w:rPr>
          <w:sz w:val="30"/>
          <w:szCs w:val="30"/>
        </w:rPr>
        <w:t xml:space="preserve">17. How many study only one of the three subjects? </w:t>
      </w:r>
    </w:p>
    <w:p w:rsidR="00DA2989" w:rsidRPr="000D3C64" w:rsidRDefault="00DA2989" w:rsidP="000D3C64">
      <w:pPr>
        <w:pStyle w:val="Default"/>
        <w:spacing w:line="360" w:lineRule="auto"/>
        <w:rPr>
          <w:sz w:val="30"/>
          <w:szCs w:val="30"/>
        </w:rPr>
      </w:pPr>
      <w:r w:rsidRPr="000D3C64">
        <w:rPr>
          <w:sz w:val="30"/>
          <w:szCs w:val="30"/>
        </w:rPr>
        <w:t xml:space="preserve">a. 21 b. 30 c. 39 d. 42 e. None of these </w:t>
      </w:r>
    </w:p>
    <w:p w:rsidR="00DA2989" w:rsidRPr="000D3C64" w:rsidRDefault="00DA2989" w:rsidP="000D3C64">
      <w:pPr>
        <w:pStyle w:val="Default"/>
        <w:spacing w:line="360" w:lineRule="auto"/>
        <w:rPr>
          <w:sz w:val="30"/>
          <w:szCs w:val="30"/>
        </w:rPr>
      </w:pPr>
    </w:p>
    <w:p w:rsidR="00DA2989" w:rsidRPr="000D3C64" w:rsidRDefault="00DA2989"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45.Ever since I arrived at the college last week, I've been shocked by the poor behaviour of the students. The student population is completely lacking in proper social skills. </w:t>
      </w:r>
    </w:p>
    <w:p w:rsidR="00DA2989" w:rsidRPr="000D3C64" w:rsidRDefault="00DA2989" w:rsidP="000D3C64">
      <w:pPr>
        <w:pStyle w:val="Default"/>
        <w:spacing w:line="360" w:lineRule="auto"/>
        <w:rPr>
          <w:sz w:val="30"/>
          <w:szCs w:val="30"/>
        </w:rPr>
      </w:pPr>
      <w:r w:rsidRPr="000D3C64">
        <w:rPr>
          <w:sz w:val="30"/>
          <w:szCs w:val="30"/>
        </w:rPr>
        <w:t xml:space="preserve">Which of the following, if true, would weaken the above conclusion? </w:t>
      </w:r>
    </w:p>
    <w:p w:rsidR="00DA2989" w:rsidRPr="000D3C64" w:rsidRDefault="00DA2989" w:rsidP="000D3C64">
      <w:pPr>
        <w:pStyle w:val="Default"/>
        <w:spacing w:line="360" w:lineRule="auto"/>
        <w:rPr>
          <w:sz w:val="30"/>
          <w:szCs w:val="30"/>
        </w:rPr>
      </w:pPr>
      <w:r w:rsidRPr="000D3C64">
        <w:rPr>
          <w:sz w:val="30"/>
          <w:szCs w:val="30"/>
        </w:rPr>
        <w:t xml:space="preserve">a. Students who are away from their parents often exhibit rude behaviour </w:t>
      </w:r>
    </w:p>
    <w:p w:rsidR="00DA2989" w:rsidRPr="000D3C64" w:rsidRDefault="00DA2989" w:rsidP="000D3C64">
      <w:pPr>
        <w:pStyle w:val="Default"/>
        <w:spacing w:line="360" w:lineRule="auto"/>
        <w:rPr>
          <w:sz w:val="30"/>
          <w:szCs w:val="30"/>
        </w:rPr>
      </w:pPr>
      <w:r w:rsidRPr="000D3C64">
        <w:rPr>
          <w:sz w:val="30"/>
          <w:szCs w:val="30"/>
        </w:rPr>
        <w:t xml:space="preserve">b. The college numbers over 50,000 students. </w:t>
      </w:r>
    </w:p>
    <w:p w:rsidR="00DA2989" w:rsidRPr="000D3C64" w:rsidRDefault="00DA2989" w:rsidP="000D3C64">
      <w:pPr>
        <w:pStyle w:val="Default"/>
        <w:spacing w:line="360" w:lineRule="auto"/>
        <w:rPr>
          <w:sz w:val="30"/>
          <w:szCs w:val="30"/>
        </w:rPr>
      </w:pPr>
      <w:r w:rsidRPr="000D3C64">
        <w:rPr>
          <w:sz w:val="30"/>
          <w:szCs w:val="30"/>
        </w:rPr>
        <w:t xml:space="preserve">c. The narrator is a student and has not interacted with many students. </w:t>
      </w:r>
    </w:p>
    <w:p w:rsidR="00DA2989" w:rsidRPr="000D3C64" w:rsidRDefault="00DA2989" w:rsidP="000D3C64">
      <w:pPr>
        <w:pStyle w:val="Default"/>
        <w:spacing w:line="360" w:lineRule="auto"/>
        <w:rPr>
          <w:sz w:val="30"/>
          <w:szCs w:val="30"/>
        </w:rPr>
      </w:pPr>
      <w:r w:rsidRPr="000D3C64">
        <w:rPr>
          <w:sz w:val="30"/>
          <w:szCs w:val="30"/>
        </w:rPr>
        <w:t xml:space="preserve">d. Social skills should not be expected of college students </w:t>
      </w:r>
    </w:p>
    <w:p w:rsidR="00DA2989" w:rsidRPr="000D3C64" w:rsidRDefault="00DA2989" w:rsidP="000D3C64">
      <w:pPr>
        <w:pStyle w:val="Default"/>
        <w:spacing w:line="360" w:lineRule="auto"/>
        <w:rPr>
          <w:sz w:val="30"/>
          <w:szCs w:val="30"/>
        </w:rPr>
      </w:pPr>
      <w:r w:rsidRPr="000D3C64">
        <w:rPr>
          <w:sz w:val="30"/>
          <w:szCs w:val="30"/>
        </w:rPr>
        <w:t xml:space="preserve">46  Cars are safer than planes. Fifty percent of plane accidents result in death, while only one percent of car accidents result in death. </w:t>
      </w:r>
    </w:p>
    <w:p w:rsidR="00DA2989" w:rsidRPr="000D3C64" w:rsidRDefault="00DA2989" w:rsidP="000D3C64">
      <w:pPr>
        <w:pStyle w:val="Default"/>
        <w:spacing w:line="360" w:lineRule="auto"/>
        <w:rPr>
          <w:sz w:val="30"/>
          <w:szCs w:val="30"/>
        </w:rPr>
      </w:pPr>
      <w:r w:rsidRPr="000D3C64">
        <w:rPr>
          <w:sz w:val="30"/>
          <w:szCs w:val="30"/>
        </w:rPr>
        <w:t xml:space="preserve">Which of the following, if true, would most seriously weaken the argument above? </w:t>
      </w:r>
    </w:p>
    <w:p w:rsidR="00DA2989" w:rsidRPr="000D3C64" w:rsidRDefault="00DA2989" w:rsidP="000D3C64">
      <w:pPr>
        <w:pStyle w:val="Default"/>
        <w:spacing w:line="360" w:lineRule="auto"/>
        <w:rPr>
          <w:sz w:val="30"/>
          <w:szCs w:val="30"/>
        </w:rPr>
      </w:pPr>
      <w:r w:rsidRPr="000D3C64">
        <w:rPr>
          <w:sz w:val="30"/>
          <w:szCs w:val="30"/>
        </w:rPr>
        <w:t xml:space="preserve">a. Planes are inspected more often than cars. </w:t>
      </w:r>
    </w:p>
    <w:p w:rsidR="00DA2989" w:rsidRPr="000D3C64" w:rsidRDefault="00DA2989" w:rsidP="000D3C64">
      <w:pPr>
        <w:pStyle w:val="Default"/>
        <w:spacing w:line="360" w:lineRule="auto"/>
        <w:rPr>
          <w:sz w:val="30"/>
          <w:szCs w:val="30"/>
        </w:rPr>
      </w:pPr>
      <w:r w:rsidRPr="000D3C64">
        <w:rPr>
          <w:sz w:val="30"/>
          <w:szCs w:val="30"/>
        </w:rPr>
        <w:t xml:space="preserve">b. The number of car accidents is several hundred thousand times higher than the number of plane accidents </w:t>
      </w:r>
    </w:p>
    <w:p w:rsidR="00DA2989" w:rsidRPr="000D3C64" w:rsidRDefault="00DA2989" w:rsidP="000D3C64">
      <w:pPr>
        <w:pStyle w:val="Default"/>
        <w:spacing w:line="360" w:lineRule="auto"/>
        <w:rPr>
          <w:sz w:val="30"/>
          <w:szCs w:val="30"/>
        </w:rPr>
      </w:pPr>
      <w:r w:rsidRPr="000D3C64">
        <w:rPr>
          <w:sz w:val="30"/>
          <w:szCs w:val="30"/>
        </w:rPr>
        <w:t xml:space="preserve">c. Pilots never fly under the influence of alcohol, while car drivers often do </w:t>
      </w:r>
    </w:p>
    <w:p w:rsidR="00DA2989" w:rsidRPr="000D3C64" w:rsidRDefault="00DA2989" w:rsidP="000D3C64">
      <w:pPr>
        <w:pStyle w:val="Default"/>
        <w:spacing w:line="360" w:lineRule="auto"/>
        <w:rPr>
          <w:sz w:val="30"/>
          <w:szCs w:val="30"/>
        </w:rPr>
      </w:pPr>
      <w:r w:rsidRPr="000D3C64">
        <w:rPr>
          <w:sz w:val="30"/>
          <w:szCs w:val="30"/>
        </w:rPr>
        <w:t xml:space="preserve">d. Plane accidents are usually the fault of air traffic controllers, not pilots. </w:t>
      </w:r>
    </w:p>
    <w:p w:rsidR="00DA2989" w:rsidRPr="000D3C64" w:rsidRDefault="00DA2989" w:rsidP="000D3C64">
      <w:pPr>
        <w:pStyle w:val="Default"/>
        <w:spacing w:line="360" w:lineRule="auto"/>
        <w:rPr>
          <w:sz w:val="30"/>
          <w:szCs w:val="30"/>
        </w:rPr>
      </w:pPr>
      <w:r w:rsidRPr="000D3C64">
        <w:rPr>
          <w:sz w:val="30"/>
          <w:szCs w:val="30"/>
        </w:rPr>
        <w:t xml:space="preserve">47. The Japanese economic model created strong domestic industries through subsidies from its Ministry of Trade and by closing off competitive foreign firms to its domestic market. This strategy promised to help economic growth by incubating domestic industries. New Japanese industries could count on a known local demand and would be protected from competition by tariffs and other barriers. The program could reduce the amount of imports and therefore improve the nation's balance of trade. </w:t>
      </w:r>
    </w:p>
    <w:p w:rsidR="00DA2989" w:rsidRPr="000D3C64" w:rsidRDefault="00DA2989" w:rsidP="000D3C64">
      <w:pPr>
        <w:pStyle w:val="Default"/>
        <w:spacing w:line="360" w:lineRule="auto"/>
        <w:rPr>
          <w:sz w:val="30"/>
          <w:szCs w:val="30"/>
        </w:rPr>
      </w:pPr>
      <w:r w:rsidRPr="000D3C64">
        <w:rPr>
          <w:sz w:val="30"/>
          <w:szCs w:val="30"/>
        </w:rPr>
        <w:t xml:space="preserve">Which of the following, based on the passage above, is a weakness in this economic strategy? </w:t>
      </w:r>
    </w:p>
    <w:p w:rsidR="00DA2989" w:rsidRPr="000D3C64" w:rsidRDefault="00DA2989" w:rsidP="000D3C64">
      <w:pPr>
        <w:pStyle w:val="Default"/>
        <w:spacing w:line="360" w:lineRule="auto"/>
        <w:rPr>
          <w:sz w:val="30"/>
          <w:szCs w:val="30"/>
        </w:rPr>
      </w:pPr>
      <w:r w:rsidRPr="000D3C64">
        <w:rPr>
          <w:sz w:val="30"/>
          <w:szCs w:val="30"/>
        </w:rPr>
        <w:t xml:space="preserve">a. A protectionist policy will create animosity among other nations. </w:t>
      </w:r>
    </w:p>
    <w:p w:rsidR="00DA2989" w:rsidRPr="000D3C64" w:rsidRDefault="00DA2989" w:rsidP="000D3C64">
      <w:pPr>
        <w:pStyle w:val="Default"/>
        <w:spacing w:line="360" w:lineRule="auto"/>
        <w:rPr>
          <w:sz w:val="30"/>
          <w:szCs w:val="30"/>
        </w:rPr>
      </w:pPr>
      <w:r w:rsidRPr="000D3C64">
        <w:rPr>
          <w:sz w:val="30"/>
          <w:szCs w:val="30"/>
        </w:rPr>
        <w:t xml:space="preserve">b. Fast growth of small industries will create a class of millionaires and increase the inequality of income </w:t>
      </w:r>
    </w:p>
    <w:p w:rsidR="00DA2989" w:rsidRPr="000D3C64" w:rsidRDefault="00DA2989" w:rsidP="000D3C64">
      <w:pPr>
        <w:pStyle w:val="Default"/>
        <w:spacing w:line="360" w:lineRule="auto"/>
        <w:rPr>
          <w:sz w:val="30"/>
          <w:szCs w:val="30"/>
        </w:rPr>
      </w:pPr>
      <w:r w:rsidRPr="000D3C64">
        <w:rPr>
          <w:sz w:val="30"/>
          <w:szCs w:val="30"/>
        </w:rPr>
        <w:t xml:space="preserve">c. Subsidies and import constraints keep domestic </w:t>
      </w:r>
    </w:p>
    <w:p w:rsidR="00DA2989" w:rsidRPr="000D3C64" w:rsidRDefault="00DA2989" w:rsidP="000D3C64">
      <w:pPr>
        <w:pStyle w:val="Default"/>
        <w:spacing w:line="360" w:lineRule="auto"/>
        <w:rPr>
          <w:sz w:val="30"/>
          <w:szCs w:val="30"/>
        </w:rPr>
      </w:pPr>
      <w:r w:rsidRPr="000D3C64">
        <w:rPr>
          <w:sz w:val="30"/>
          <w:szCs w:val="30"/>
        </w:rPr>
        <w:t xml:space="preserve">prices high and impose a burden on consumers. d. Quotas are more regressive than tariffs </w:t>
      </w:r>
    </w:p>
    <w:p w:rsidR="00DA2989" w:rsidRPr="000D3C64" w:rsidRDefault="00DA2989" w:rsidP="000D3C64">
      <w:pPr>
        <w:pStyle w:val="Default"/>
        <w:spacing w:line="360" w:lineRule="auto"/>
        <w:rPr>
          <w:sz w:val="30"/>
          <w:szCs w:val="30"/>
        </w:rPr>
      </w:pPr>
      <w:r w:rsidRPr="000D3C64">
        <w:rPr>
          <w:sz w:val="30"/>
          <w:szCs w:val="30"/>
        </w:rPr>
        <w:t xml:space="preserve">48. Sally has never received a violation from the Federal Aviation Administration during her 16-year flying career. Sally must be a great pilot. Which of the following can be said about the reasoning above? </w:t>
      </w:r>
    </w:p>
    <w:p w:rsidR="00DA2989" w:rsidRPr="000D3C64" w:rsidRDefault="00DA2989" w:rsidP="000D3C64">
      <w:pPr>
        <w:pStyle w:val="Default"/>
        <w:spacing w:line="360" w:lineRule="auto"/>
        <w:rPr>
          <w:sz w:val="30"/>
          <w:szCs w:val="30"/>
        </w:rPr>
      </w:pPr>
      <w:r w:rsidRPr="000D3C64">
        <w:rPr>
          <w:sz w:val="30"/>
          <w:szCs w:val="30"/>
        </w:rPr>
        <w:t xml:space="preserve">a. The definitions of the terms create ambiguity. b. The argument uses circular reasoning. </w:t>
      </w:r>
    </w:p>
    <w:p w:rsidR="00DA2989" w:rsidRPr="000D3C64" w:rsidRDefault="00DA2989" w:rsidP="000D3C64">
      <w:pPr>
        <w:pStyle w:val="Default"/>
        <w:spacing w:line="360" w:lineRule="auto"/>
        <w:rPr>
          <w:sz w:val="30"/>
          <w:szCs w:val="30"/>
        </w:rPr>
      </w:pPr>
      <w:r w:rsidRPr="000D3C64">
        <w:rPr>
          <w:sz w:val="30"/>
          <w:szCs w:val="30"/>
        </w:rPr>
        <w:t xml:space="preserve">c. The argument works by analogy. </w:t>
      </w:r>
    </w:p>
    <w:p w:rsidR="00DA2989" w:rsidRPr="000D3C64" w:rsidRDefault="00DA2989" w:rsidP="000D3C64">
      <w:pPr>
        <w:pStyle w:val="Default"/>
        <w:spacing w:line="360" w:lineRule="auto"/>
        <w:rPr>
          <w:sz w:val="30"/>
          <w:szCs w:val="30"/>
        </w:rPr>
      </w:pPr>
      <w:r w:rsidRPr="000D3C64">
        <w:rPr>
          <w:sz w:val="30"/>
          <w:szCs w:val="30"/>
        </w:rPr>
        <w:t xml:space="preserve">d. The argument is built upon hidden assumptions. </w:t>
      </w:r>
    </w:p>
    <w:p w:rsidR="00DA2989" w:rsidRPr="000D3C64" w:rsidRDefault="00DA2989" w:rsidP="000D3C64">
      <w:pPr>
        <w:pStyle w:val="Default"/>
        <w:spacing w:line="360" w:lineRule="auto"/>
        <w:rPr>
          <w:sz w:val="30"/>
          <w:szCs w:val="30"/>
        </w:rPr>
      </w:pPr>
    </w:p>
    <w:p w:rsidR="00DA2989" w:rsidRPr="000D3C64" w:rsidRDefault="00DA2989" w:rsidP="000D3C64">
      <w:pPr>
        <w:pStyle w:val="Default"/>
        <w:spacing w:line="360" w:lineRule="auto"/>
        <w:rPr>
          <w:sz w:val="30"/>
          <w:szCs w:val="30"/>
        </w:rPr>
      </w:pPr>
      <w:r w:rsidRPr="000D3C64">
        <w:rPr>
          <w:sz w:val="30"/>
          <w:szCs w:val="30"/>
        </w:rPr>
        <w:t xml:space="preserve">49 Statement: According to a recent survey, managers of large companies are paid more than managers of small companies. It does not seem fair that just because a manager is heading a big company s/he </w:t>
      </w:r>
    </w:p>
    <w:p w:rsidR="00DA2989" w:rsidRPr="000D3C64" w:rsidRDefault="00DA2989" w:rsidP="000D3C64">
      <w:pPr>
        <w:pStyle w:val="Default"/>
        <w:pageBreakBefore/>
        <w:spacing w:line="360" w:lineRule="auto"/>
        <w:rPr>
          <w:sz w:val="30"/>
          <w:szCs w:val="30"/>
        </w:rPr>
      </w:pPr>
      <w:r w:rsidRPr="000D3C64">
        <w:rPr>
          <w:sz w:val="30"/>
          <w:szCs w:val="30"/>
        </w:rPr>
        <w:t xml:space="preserve">should be paid more. Manager’s salary should be related to his contribution to the company’s growth, especially growth in terms of sales and profits. Of course, big companies are more complex than the small, but all managers require notable amount of energy and time </w:t>
      </w:r>
    </w:p>
    <w:p w:rsidR="00DA2989" w:rsidRPr="000D3C64" w:rsidRDefault="00DA2989" w:rsidP="000D3C64">
      <w:pPr>
        <w:pStyle w:val="Default"/>
        <w:spacing w:line="360" w:lineRule="auto"/>
        <w:rPr>
          <w:sz w:val="30"/>
          <w:szCs w:val="30"/>
        </w:rPr>
      </w:pPr>
      <w:r w:rsidRPr="000D3C64">
        <w:rPr>
          <w:sz w:val="30"/>
          <w:szCs w:val="30"/>
        </w:rPr>
        <w:t xml:space="preserve">in managing companies. All managers should be paid according to their performance. </w:t>
      </w:r>
    </w:p>
    <w:p w:rsidR="00DA2989" w:rsidRPr="000D3C64" w:rsidRDefault="00DA2989" w:rsidP="000D3C64">
      <w:pPr>
        <w:pStyle w:val="Default"/>
        <w:spacing w:line="360" w:lineRule="auto"/>
        <w:rPr>
          <w:sz w:val="30"/>
          <w:szCs w:val="30"/>
        </w:rPr>
      </w:pPr>
      <w:r w:rsidRPr="000D3C64">
        <w:rPr>
          <w:sz w:val="30"/>
          <w:szCs w:val="30"/>
        </w:rPr>
        <w:t xml:space="preserve">50. A person seeking to refute the argument might argue that </w:t>
      </w:r>
    </w:p>
    <w:p w:rsidR="00DA2989" w:rsidRPr="000D3C64" w:rsidRDefault="00DA2989" w:rsidP="000D3C64">
      <w:pPr>
        <w:pStyle w:val="Default"/>
        <w:spacing w:line="360" w:lineRule="auto"/>
        <w:rPr>
          <w:sz w:val="30"/>
          <w:szCs w:val="30"/>
        </w:rPr>
      </w:pPr>
      <w:r w:rsidRPr="000D3C64">
        <w:rPr>
          <w:sz w:val="30"/>
          <w:szCs w:val="30"/>
        </w:rPr>
        <w:t xml:space="preserve">a. Managers should be paid equally. </w:t>
      </w:r>
    </w:p>
    <w:p w:rsidR="00DA2989" w:rsidRPr="000D3C64" w:rsidRDefault="00DA2989" w:rsidP="000D3C64">
      <w:pPr>
        <w:pStyle w:val="Default"/>
        <w:spacing w:line="360" w:lineRule="auto"/>
        <w:rPr>
          <w:sz w:val="30"/>
          <w:szCs w:val="30"/>
        </w:rPr>
      </w:pPr>
      <w:r w:rsidRPr="000D3C64">
        <w:rPr>
          <w:sz w:val="30"/>
          <w:szCs w:val="30"/>
        </w:rPr>
        <w:t xml:space="preserve">b. Managing big companies is more challenging than small. </w:t>
      </w:r>
    </w:p>
    <w:p w:rsidR="00DA2989" w:rsidRPr="000D3C64" w:rsidRDefault="00DA2989" w:rsidP="000D3C64">
      <w:pPr>
        <w:pStyle w:val="Default"/>
        <w:spacing w:line="360" w:lineRule="auto"/>
        <w:rPr>
          <w:sz w:val="30"/>
          <w:szCs w:val="30"/>
        </w:rPr>
      </w:pPr>
      <w:r w:rsidRPr="000D3C64">
        <w:rPr>
          <w:sz w:val="30"/>
          <w:szCs w:val="30"/>
        </w:rPr>
        <w:t xml:space="preserve">c. If managers of small companies perform well, </w:t>
      </w:r>
    </w:p>
    <w:p w:rsidR="00DA2989" w:rsidRPr="000D3C64" w:rsidRDefault="00DA2989" w:rsidP="000D3C64">
      <w:pPr>
        <w:pStyle w:val="Default"/>
        <w:spacing w:line="360" w:lineRule="auto"/>
        <w:rPr>
          <w:sz w:val="30"/>
          <w:szCs w:val="30"/>
        </w:rPr>
      </w:pPr>
      <w:r w:rsidRPr="000D3C64">
        <w:rPr>
          <w:sz w:val="30"/>
          <w:szCs w:val="30"/>
        </w:rPr>
        <w:t xml:space="preserve">the company would become big and so would </w:t>
      </w:r>
    </w:p>
    <w:p w:rsidR="00DA2989" w:rsidRPr="000D3C64" w:rsidRDefault="00DA2989" w:rsidP="000D3C64">
      <w:pPr>
        <w:pStyle w:val="Default"/>
        <w:spacing w:line="360" w:lineRule="auto"/>
        <w:rPr>
          <w:sz w:val="30"/>
          <w:szCs w:val="30"/>
        </w:rPr>
      </w:pPr>
      <w:r w:rsidRPr="000D3C64">
        <w:rPr>
          <w:sz w:val="30"/>
          <w:szCs w:val="30"/>
        </w:rPr>
        <w:t xml:space="preserve">the managers’ salary. </w:t>
      </w:r>
    </w:p>
    <w:p w:rsidR="00DA2989" w:rsidRPr="000D3C64" w:rsidRDefault="00DA2989" w:rsidP="000D3C64">
      <w:pPr>
        <w:pStyle w:val="Default"/>
        <w:spacing w:line="360" w:lineRule="auto"/>
        <w:rPr>
          <w:sz w:val="30"/>
          <w:szCs w:val="30"/>
        </w:rPr>
      </w:pPr>
      <w:r w:rsidRPr="000D3C64">
        <w:rPr>
          <w:sz w:val="30"/>
          <w:szCs w:val="30"/>
        </w:rPr>
        <w:t xml:space="preserve">d. Managers who travel more should be paid more. </w:t>
      </w:r>
    </w:p>
    <w:p w:rsidR="00DA2989" w:rsidRPr="000D3C64" w:rsidRDefault="00DA2989" w:rsidP="000D3C64">
      <w:pPr>
        <w:pStyle w:val="Default"/>
        <w:spacing w:line="360" w:lineRule="auto"/>
        <w:rPr>
          <w:sz w:val="30"/>
          <w:szCs w:val="30"/>
        </w:rPr>
      </w:pPr>
      <w:r w:rsidRPr="000D3C64">
        <w:rPr>
          <w:sz w:val="30"/>
          <w:szCs w:val="30"/>
        </w:rPr>
        <w:t xml:space="preserve">51. Which of the following, if true, would strengthen </w:t>
      </w:r>
    </w:p>
    <w:p w:rsidR="00DA2989" w:rsidRPr="000D3C64" w:rsidRDefault="00DA2989" w:rsidP="000D3C64">
      <w:pPr>
        <w:pStyle w:val="Default"/>
        <w:spacing w:line="360" w:lineRule="auto"/>
        <w:rPr>
          <w:sz w:val="30"/>
          <w:szCs w:val="30"/>
        </w:rPr>
      </w:pPr>
      <w:r w:rsidRPr="000D3C64">
        <w:rPr>
          <w:sz w:val="30"/>
          <w:szCs w:val="30"/>
        </w:rPr>
        <w:t xml:space="preserve">the speaker’s argument? </w:t>
      </w:r>
    </w:p>
    <w:p w:rsidR="00DA2989" w:rsidRPr="000D3C64" w:rsidRDefault="00DA2989" w:rsidP="000D3C64">
      <w:pPr>
        <w:pStyle w:val="Default"/>
        <w:spacing w:line="360" w:lineRule="auto"/>
        <w:rPr>
          <w:sz w:val="30"/>
          <w:szCs w:val="30"/>
        </w:rPr>
      </w:pPr>
      <w:r w:rsidRPr="000D3C64">
        <w:rPr>
          <w:sz w:val="30"/>
          <w:szCs w:val="30"/>
        </w:rPr>
        <w:t xml:space="preserve">a. Managers of small companies come from good educational background. </w:t>
      </w:r>
    </w:p>
    <w:p w:rsidR="00DA2989" w:rsidRPr="000D3C64" w:rsidRDefault="00DA2989" w:rsidP="000D3C64">
      <w:pPr>
        <w:pStyle w:val="Default"/>
        <w:spacing w:line="360" w:lineRule="auto"/>
        <w:rPr>
          <w:sz w:val="30"/>
          <w:szCs w:val="30"/>
        </w:rPr>
      </w:pPr>
      <w:r w:rsidRPr="000D3C64">
        <w:rPr>
          <w:sz w:val="30"/>
          <w:szCs w:val="30"/>
        </w:rPr>
        <w:t xml:space="preserve">b. Managers in big companies take much longer to reach to the top, as compared to their counterparts in smaller companies. </w:t>
      </w:r>
    </w:p>
    <w:p w:rsidR="00DA2989" w:rsidRPr="000D3C64" w:rsidRDefault="00DA2989" w:rsidP="000D3C64">
      <w:pPr>
        <w:pStyle w:val="Default"/>
        <w:spacing w:line="360" w:lineRule="auto"/>
        <w:rPr>
          <w:sz w:val="30"/>
          <w:szCs w:val="30"/>
        </w:rPr>
      </w:pPr>
      <w:r w:rsidRPr="000D3C64">
        <w:rPr>
          <w:sz w:val="30"/>
          <w:szCs w:val="30"/>
        </w:rPr>
        <w:t xml:space="preserve">c. Managers of big companies are very difficult to hire. </w:t>
      </w:r>
    </w:p>
    <w:p w:rsidR="00DA2989" w:rsidRPr="000D3C64" w:rsidRDefault="00DA2989"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 A few big family businesses have managers from within the family.</w:t>
      </w:r>
    </w:p>
    <w:p w:rsidR="00DA2989" w:rsidRPr="000D3C64" w:rsidRDefault="00DA2989" w:rsidP="000D3C64">
      <w:pPr>
        <w:autoSpaceDE w:val="0"/>
        <w:autoSpaceDN w:val="0"/>
        <w:adjustRightInd w:val="0"/>
        <w:spacing w:after="0" w:line="360" w:lineRule="auto"/>
        <w:ind w:left="112" w:right="-50"/>
        <w:rPr>
          <w:rFonts w:ascii="Times New Roman" w:hAnsi="Times New Roman" w:cs="Times New Roman"/>
          <w:sz w:val="30"/>
          <w:szCs w:val="30"/>
        </w:rPr>
      </w:pPr>
      <w:r w:rsidRPr="000D3C64">
        <w:rPr>
          <w:rFonts w:ascii="Times New Roman" w:hAnsi="Times New Roman" w:cs="Times New Roman"/>
          <w:sz w:val="30"/>
          <w:szCs w:val="30"/>
        </w:rPr>
        <w:t>52..When  parents  allow  their  children  to  spend  a</w:t>
      </w:r>
    </w:p>
    <w:p w:rsidR="00DA2989" w:rsidRPr="000D3C64" w:rsidRDefault="00DA2989" w:rsidP="000D3C64">
      <w:pPr>
        <w:autoSpaceDE w:val="0"/>
        <w:autoSpaceDN w:val="0"/>
        <w:adjustRightInd w:val="0"/>
        <w:spacing w:after="0" w:line="360" w:lineRule="auto"/>
        <w:ind w:left="395" w:right="-37"/>
        <w:jc w:val="both"/>
        <w:rPr>
          <w:rFonts w:ascii="Times New Roman" w:hAnsi="Times New Roman" w:cs="Times New Roman"/>
          <w:sz w:val="30"/>
          <w:szCs w:val="30"/>
        </w:rPr>
      </w:pPr>
      <w:r w:rsidRPr="000D3C64">
        <w:rPr>
          <w:rFonts w:ascii="Times New Roman" w:hAnsi="Times New Roman" w:cs="Times New Roman"/>
          <w:sz w:val="30"/>
          <w:szCs w:val="30"/>
        </w:rPr>
        <w:t>large  amount  of  time  watching  television,  those children see many more images of violence than do  children  who  watch  very  little  TV.  The  more violent images a child sees, the more violent that child will become. The more violent a child is, the more  likely  the  child  is  to  commit  crimes  as  an adult.</w:t>
      </w:r>
    </w:p>
    <w:p w:rsidR="00DA2989" w:rsidRPr="000D3C64" w:rsidRDefault="00DA2989" w:rsidP="000D3C64">
      <w:pPr>
        <w:autoSpaceDE w:val="0"/>
        <w:autoSpaceDN w:val="0"/>
        <w:adjustRightInd w:val="0"/>
        <w:spacing w:after="0" w:line="360" w:lineRule="auto"/>
        <w:ind w:left="395" w:right="-36"/>
        <w:rPr>
          <w:rFonts w:ascii="Times New Roman" w:hAnsi="Times New Roman" w:cs="Times New Roman"/>
          <w:sz w:val="30"/>
          <w:szCs w:val="30"/>
        </w:rPr>
      </w:pPr>
      <w:r w:rsidRPr="000D3C64">
        <w:rPr>
          <w:rFonts w:ascii="Times New Roman" w:hAnsi="Times New Roman" w:cs="Times New Roman"/>
          <w:sz w:val="30"/>
          <w:szCs w:val="30"/>
        </w:rPr>
        <w:t>If the statements in the passage  above  are true, which of the following must also be true?</w:t>
      </w:r>
    </w:p>
    <w:p w:rsidR="00DA2989" w:rsidRPr="000D3C64" w:rsidRDefault="00DA2989" w:rsidP="000D3C64">
      <w:pPr>
        <w:autoSpaceDE w:val="0"/>
        <w:autoSpaceDN w:val="0"/>
        <w:adjustRightInd w:val="0"/>
        <w:spacing w:before="2" w:after="0" w:line="360" w:lineRule="auto"/>
        <w:ind w:left="900" w:right="-39" w:hanging="360"/>
        <w:jc w:val="both"/>
        <w:rPr>
          <w:rFonts w:ascii="Times New Roman" w:hAnsi="Times New Roman" w:cs="Times New Roman"/>
          <w:sz w:val="30"/>
          <w:szCs w:val="30"/>
        </w:rPr>
      </w:pPr>
      <w:r w:rsidRPr="000D3C64">
        <w:rPr>
          <w:rFonts w:ascii="Times New Roman" w:hAnsi="Times New Roman" w:cs="Times New Roman"/>
          <w:sz w:val="30"/>
          <w:szCs w:val="30"/>
        </w:rPr>
        <w:t>a.    If  parents  did  not  allow  their  children  to watch  TV,  juvenile  delinquency  would  be unlikely.</w:t>
      </w:r>
    </w:p>
    <w:p w:rsidR="00DA2989" w:rsidRPr="000D3C64" w:rsidRDefault="00DA2989" w:rsidP="000D3C64">
      <w:pPr>
        <w:autoSpaceDE w:val="0"/>
        <w:autoSpaceDN w:val="0"/>
        <w:adjustRightInd w:val="0"/>
        <w:spacing w:after="0" w:line="360" w:lineRule="auto"/>
        <w:ind w:left="900" w:right="-37" w:hanging="360"/>
        <w:jc w:val="both"/>
        <w:rPr>
          <w:rFonts w:ascii="Times New Roman" w:hAnsi="Times New Roman" w:cs="Times New Roman"/>
          <w:sz w:val="30"/>
          <w:szCs w:val="30"/>
        </w:rPr>
      </w:pPr>
      <w:r w:rsidRPr="000D3C64">
        <w:rPr>
          <w:rFonts w:ascii="Times New Roman" w:hAnsi="Times New Roman" w:cs="Times New Roman"/>
          <w:sz w:val="30"/>
          <w:szCs w:val="30"/>
        </w:rPr>
        <w:t>b.    No    child    will    develop    an    aversion    to violence  if he  or she is permitted to watch TV.</w:t>
      </w:r>
    </w:p>
    <w:p w:rsidR="00DA2989" w:rsidRPr="000D3C64" w:rsidRDefault="00DA2989" w:rsidP="000D3C64">
      <w:pPr>
        <w:tabs>
          <w:tab w:val="left" w:pos="880"/>
        </w:tabs>
        <w:autoSpaceDE w:val="0"/>
        <w:autoSpaceDN w:val="0"/>
        <w:adjustRightInd w:val="0"/>
        <w:spacing w:after="0" w:line="360" w:lineRule="auto"/>
        <w:ind w:left="900" w:right="-37" w:hanging="360"/>
        <w:jc w:val="both"/>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t>The  more  parents  try  to  discourage  their children  from  watching  TV;  the more  likely those children are to become criminals.</w:t>
      </w:r>
    </w:p>
    <w:p w:rsidR="00DA2989" w:rsidRPr="000D3C64" w:rsidRDefault="00DA2989" w:rsidP="000D3C64">
      <w:pPr>
        <w:autoSpaceDE w:val="0"/>
        <w:autoSpaceDN w:val="0"/>
        <w:adjustRightInd w:val="0"/>
        <w:spacing w:after="0" w:line="360" w:lineRule="auto"/>
        <w:ind w:left="540" w:right="-52"/>
        <w:rPr>
          <w:rFonts w:ascii="Times New Roman" w:hAnsi="Times New Roman" w:cs="Times New Roman"/>
          <w:sz w:val="30"/>
          <w:szCs w:val="30"/>
        </w:rPr>
      </w:pPr>
      <w:r w:rsidRPr="000D3C64">
        <w:rPr>
          <w:rFonts w:ascii="Times New Roman" w:hAnsi="Times New Roman" w:cs="Times New Roman"/>
          <w:sz w:val="30"/>
          <w:szCs w:val="30"/>
        </w:rPr>
        <w:t>d.    If  a  child  sees  more  images  of  violence  on</w:t>
      </w:r>
    </w:p>
    <w:p w:rsidR="00DA2989" w:rsidRPr="000D3C64" w:rsidRDefault="00DA2989" w:rsidP="000D3C64">
      <w:pPr>
        <w:autoSpaceDE w:val="0"/>
        <w:autoSpaceDN w:val="0"/>
        <w:adjustRightInd w:val="0"/>
        <w:spacing w:after="0" w:line="360" w:lineRule="auto"/>
        <w:ind w:left="900" w:right="-38"/>
        <w:rPr>
          <w:rFonts w:ascii="Times New Roman" w:hAnsi="Times New Roman" w:cs="Times New Roman"/>
          <w:sz w:val="30"/>
          <w:szCs w:val="30"/>
        </w:rPr>
      </w:pPr>
      <w:r w:rsidRPr="000D3C64">
        <w:rPr>
          <w:rFonts w:ascii="Times New Roman" w:hAnsi="Times New Roman" w:cs="Times New Roman"/>
          <w:sz w:val="30"/>
          <w:szCs w:val="30"/>
        </w:rPr>
        <w:t>TV,  the  likelihood  of  that  child  committing crimes as an adult increases.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53.Many  adults, no  matter  what their age,  respond to  adversity  by  seeking  advice  only  from  their parents.       Consciously       they       regress       to psychological  state  of  childhood  dependence  in which  the  parent  is  seen  as  the  only  source  of wisdom and comfort. Adults, who do not regress to   this   childhood   mode,   turn   for   advice   in</w:t>
      </w:r>
    </w:p>
    <w:p w:rsidR="00DA2989" w:rsidRPr="000D3C64" w:rsidRDefault="00DA2989"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autoSpaceDE w:val="0"/>
        <w:autoSpaceDN w:val="0"/>
        <w:adjustRightInd w:val="0"/>
        <w:spacing w:before="12" w:after="0" w:line="360" w:lineRule="auto"/>
        <w:ind w:left="283" w:right="68"/>
        <w:jc w:val="both"/>
        <w:rPr>
          <w:rFonts w:ascii="Times New Roman" w:hAnsi="Times New Roman" w:cs="Times New Roman"/>
          <w:sz w:val="30"/>
          <w:szCs w:val="30"/>
        </w:rPr>
      </w:pPr>
      <w:r w:rsidRPr="000D3C64">
        <w:rPr>
          <w:rFonts w:ascii="Times New Roman" w:hAnsi="Times New Roman" w:cs="Times New Roman"/>
          <w:sz w:val="30"/>
          <w:szCs w:val="30"/>
        </w:rPr>
        <w:t>adversity only to other loved ones- a spouse or a best friend whom they perceive and relate to as peers.</w:t>
      </w:r>
    </w:p>
    <w:p w:rsidR="00DA2989" w:rsidRPr="000D3C64" w:rsidRDefault="00DA2989" w:rsidP="000D3C64">
      <w:pPr>
        <w:autoSpaceDE w:val="0"/>
        <w:autoSpaceDN w:val="0"/>
        <w:adjustRightInd w:val="0"/>
        <w:spacing w:after="0" w:line="360" w:lineRule="auto"/>
        <w:ind w:left="283" w:right="71"/>
        <w:jc w:val="both"/>
        <w:rPr>
          <w:rFonts w:ascii="Times New Roman" w:hAnsi="Times New Roman" w:cs="Times New Roman"/>
          <w:sz w:val="30"/>
          <w:szCs w:val="30"/>
        </w:rPr>
      </w:pPr>
      <w:r w:rsidRPr="000D3C64">
        <w:rPr>
          <w:rFonts w:ascii="Times New Roman" w:hAnsi="Times New Roman" w:cs="Times New Roman"/>
          <w:sz w:val="30"/>
          <w:szCs w:val="30"/>
        </w:rPr>
        <w:t>If all the above statements are true, which of the following must be true?</w:t>
      </w:r>
    </w:p>
    <w:p w:rsidR="00DA2989" w:rsidRPr="000D3C64" w:rsidRDefault="00DA2989" w:rsidP="000D3C64">
      <w:pPr>
        <w:autoSpaceDE w:val="0"/>
        <w:autoSpaceDN w:val="0"/>
        <w:adjustRightInd w:val="0"/>
        <w:spacing w:after="0" w:line="360" w:lineRule="auto"/>
        <w:ind w:left="787" w:right="71" w:hanging="360"/>
        <w:jc w:val="both"/>
        <w:rPr>
          <w:rFonts w:ascii="Times New Roman" w:hAnsi="Times New Roman" w:cs="Times New Roman"/>
          <w:sz w:val="30"/>
          <w:szCs w:val="30"/>
        </w:rPr>
      </w:pPr>
      <w:r w:rsidRPr="000D3C64">
        <w:rPr>
          <w:rFonts w:ascii="Times New Roman" w:hAnsi="Times New Roman" w:cs="Times New Roman"/>
          <w:sz w:val="30"/>
          <w:szCs w:val="30"/>
        </w:rPr>
        <w:t>a.    Adults who do suffer adversity look only to their parents for advice.</w:t>
      </w:r>
    </w:p>
    <w:p w:rsidR="00DA2989" w:rsidRPr="000D3C64" w:rsidRDefault="00DA2989" w:rsidP="000D3C64">
      <w:pPr>
        <w:autoSpaceDE w:val="0"/>
        <w:autoSpaceDN w:val="0"/>
        <w:adjustRightInd w:val="0"/>
        <w:spacing w:after="0" w:line="360" w:lineRule="auto"/>
        <w:ind w:left="787" w:right="71" w:hanging="360"/>
        <w:jc w:val="both"/>
        <w:rPr>
          <w:rFonts w:ascii="Times New Roman" w:hAnsi="Times New Roman" w:cs="Times New Roman"/>
          <w:sz w:val="30"/>
          <w:szCs w:val="30"/>
        </w:rPr>
      </w:pPr>
      <w:r w:rsidRPr="000D3C64">
        <w:rPr>
          <w:rFonts w:ascii="Times New Roman" w:hAnsi="Times New Roman" w:cs="Times New Roman"/>
          <w:sz w:val="30"/>
          <w:szCs w:val="30"/>
        </w:rPr>
        <w:t>b.    No   adults   seek   advice   in  adversity   from total strangers</w:t>
      </w:r>
    </w:p>
    <w:p w:rsidR="00DA2989" w:rsidRPr="000D3C64" w:rsidRDefault="00DA2989" w:rsidP="000D3C64">
      <w:pPr>
        <w:tabs>
          <w:tab w:val="left" w:pos="780"/>
        </w:tabs>
        <w:autoSpaceDE w:val="0"/>
        <w:autoSpaceDN w:val="0"/>
        <w:adjustRightInd w:val="0"/>
        <w:spacing w:after="0" w:line="360" w:lineRule="auto"/>
        <w:ind w:left="787" w:right="69" w:hanging="360"/>
        <w:jc w:val="both"/>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t>Adults  who  seek  advice  in  adversity  from their   parents   do   not   expect   to   receive wisdom and comfort.</w:t>
      </w:r>
    </w:p>
    <w:p w:rsidR="00DA2989" w:rsidRPr="000D3C64" w:rsidRDefault="00DA2989" w:rsidP="000D3C64">
      <w:pPr>
        <w:tabs>
          <w:tab w:val="left" w:pos="780"/>
        </w:tabs>
        <w:autoSpaceDE w:val="0"/>
        <w:autoSpaceDN w:val="0"/>
        <w:adjustRightInd w:val="0"/>
        <w:spacing w:after="0" w:line="360" w:lineRule="auto"/>
        <w:ind w:left="787" w:right="69" w:hanging="360"/>
        <w:jc w:val="both"/>
        <w:rPr>
          <w:rFonts w:ascii="Times New Roman" w:hAnsi="Times New Roman" w:cs="Times New Roman"/>
          <w:sz w:val="30"/>
          <w:szCs w:val="30"/>
        </w:rPr>
      </w:pPr>
      <w:r w:rsidRPr="000D3C64">
        <w:rPr>
          <w:rFonts w:ascii="Times New Roman" w:hAnsi="Times New Roman" w:cs="Times New Roman"/>
          <w:sz w:val="30"/>
          <w:szCs w:val="30"/>
        </w:rPr>
        <w:t>d.    Adults  who  regress  to  a  state  of  childhood dependence lose touch with their parents.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54.University  systems  that  use  graduation  rates  to determine      which      campuses      are      allotted additional   funds,   are   acting   counter   to   their stated goals. The universities  say  they  are trying to raise academic standards, yet they are actually encouraging    campuses    to    graduate    students regardless of achievement.</w:t>
      </w:r>
    </w:p>
    <w:p w:rsidR="00DA2989" w:rsidRPr="000D3C64" w:rsidRDefault="00DA2989" w:rsidP="000D3C64">
      <w:pPr>
        <w:autoSpaceDE w:val="0"/>
        <w:autoSpaceDN w:val="0"/>
        <w:adjustRightInd w:val="0"/>
        <w:spacing w:after="0" w:line="360" w:lineRule="auto"/>
        <w:ind w:left="283" w:right="79"/>
        <w:jc w:val="both"/>
        <w:rPr>
          <w:rFonts w:ascii="Times New Roman" w:hAnsi="Times New Roman" w:cs="Times New Roman"/>
          <w:sz w:val="30"/>
          <w:szCs w:val="30"/>
        </w:rPr>
      </w:pPr>
      <w:r w:rsidRPr="000D3C64">
        <w:rPr>
          <w:rFonts w:ascii="Times New Roman" w:hAnsi="Times New Roman" w:cs="Times New Roman"/>
          <w:sz w:val="30"/>
          <w:szCs w:val="30"/>
        </w:rPr>
        <w:t>Which  of  the  following,  if  true,  would  help  to</w:t>
      </w:r>
    </w:p>
    <w:p w:rsidR="00DA2989" w:rsidRPr="000D3C64" w:rsidRDefault="00DA2989" w:rsidP="000D3C64">
      <w:pPr>
        <w:autoSpaceDE w:val="0"/>
        <w:autoSpaceDN w:val="0"/>
        <w:adjustRightInd w:val="0"/>
        <w:spacing w:after="0" w:line="360" w:lineRule="auto"/>
        <w:ind w:left="283" w:right="71"/>
        <w:jc w:val="both"/>
        <w:rPr>
          <w:rFonts w:ascii="Times New Roman" w:hAnsi="Times New Roman" w:cs="Times New Roman"/>
          <w:sz w:val="30"/>
          <w:szCs w:val="30"/>
        </w:rPr>
      </w:pPr>
      <w:r w:rsidRPr="000D3C64">
        <w:rPr>
          <w:rFonts w:ascii="Times New Roman" w:hAnsi="Times New Roman" w:cs="Times New Roman"/>
          <w:sz w:val="30"/>
          <w:szCs w:val="30"/>
        </w:rPr>
        <w:t>validate  the  approach  taken  by  the  university systems mentioned above?</w:t>
      </w:r>
    </w:p>
    <w:p w:rsidR="00DA2989" w:rsidRPr="000D3C64" w:rsidRDefault="00DA2989" w:rsidP="000D3C64">
      <w:pPr>
        <w:autoSpaceDE w:val="0"/>
        <w:autoSpaceDN w:val="0"/>
        <w:adjustRightInd w:val="0"/>
        <w:spacing w:after="0" w:line="360" w:lineRule="auto"/>
        <w:ind w:left="720" w:right="70" w:hanging="360"/>
        <w:jc w:val="both"/>
        <w:rPr>
          <w:rFonts w:ascii="Times New Roman" w:hAnsi="Times New Roman" w:cs="Times New Roman"/>
          <w:sz w:val="30"/>
          <w:szCs w:val="30"/>
        </w:rPr>
      </w:pPr>
      <w:r w:rsidRPr="000D3C64">
        <w:rPr>
          <w:rFonts w:ascii="Times New Roman" w:hAnsi="Times New Roman" w:cs="Times New Roman"/>
          <w:sz w:val="30"/>
          <w:szCs w:val="30"/>
        </w:rPr>
        <w:t>a.    Graduation rates for university systems with this  policy  are  among  the  highest  in  the nation,    but    the    graduates    from    these systems  score  poorly  on  the  tests  of  basic skills.</w:t>
      </w:r>
    </w:p>
    <w:p w:rsidR="00DA2989" w:rsidRPr="000D3C64" w:rsidRDefault="00DA2989" w:rsidP="000D3C64">
      <w:pPr>
        <w:autoSpaceDE w:val="0"/>
        <w:autoSpaceDN w:val="0"/>
        <w:adjustRightInd w:val="0"/>
        <w:spacing w:before="1" w:after="0" w:line="360" w:lineRule="auto"/>
        <w:ind w:left="720" w:right="69" w:hanging="360"/>
        <w:jc w:val="both"/>
        <w:rPr>
          <w:rFonts w:ascii="Times New Roman" w:hAnsi="Times New Roman" w:cs="Times New Roman"/>
          <w:sz w:val="30"/>
          <w:szCs w:val="30"/>
        </w:rPr>
      </w:pPr>
      <w:r w:rsidRPr="000D3C64">
        <w:rPr>
          <w:rFonts w:ascii="Times New Roman" w:hAnsi="Times New Roman" w:cs="Times New Roman"/>
          <w:sz w:val="30"/>
          <w:szCs w:val="30"/>
        </w:rPr>
        <w:t>b.    The   campuses   that   need   the   additional funds  the  most  are  the  ones  that  have  the lowest graduation rates.</w:t>
      </w:r>
    </w:p>
    <w:p w:rsidR="00DA2989" w:rsidRPr="000D3C64" w:rsidRDefault="00DA2989" w:rsidP="000D3C64">
      <w:pPr>
        <w:tabs>
          <w:tab w:val="left" w:pos="720"/>
        </w:tabs>
        <w:autoSpaceDE w:val="0"/>
        <w:autoSpaceDN w:val="0"/>
        <w:adjustRightInd w:val="0"/>
        <w:spacing w:after="0" w:line="360" w:lineRule="auto"/>
        <w:ind w:left="720" w:right="70" w:hanging="360"/>
        <w:jc w:val="both"/>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t>The  new  funds  will  be  allotted  for  facility upgrades,  not  new  faculty  positions  or  pay increases for staff.</w:t>
      </w:r>
    </w:p>
    <w:p w:rsidR="00DA2989" w:rsidRPr="000D3C64" w:rsidRDefault="00DA2989" w:rsidP="000D3C64">
      <w:pPr>
        <w:autoSpaceDE w:val="0"/>
        <w:autoSpaceDN w:val="0"/>
        <w:adjustRightInd w:val="0"/>
        <w:spacing w:after="0" w:line="360" w:lineRule="auto"/>
        <w:ind w:left="720" w:right="69" w:hanging="360"/>
        <w:jc w:val="both"/>
        <w:rPr>
          <w:rFonts w:ascii="Times New Roman" w:hAnsi="Times New Roman" w:cs="Times New Roman"/>
          <w:sz w:val="30"/>
          <w:szCs w:val="30"/>
        </w:rPr>
      </w:pPr>
      <w:r w:rsidRPr="000D3C64">
        <w:rPr>
          <w:rFonts w:ascii="Times New Roman" w:hAnsi="Times New Roman" w:cs="Times New Roman"/>
          <w:sz w:val="30"/>
          <w:szCs w:val="30"/>
        </w:rPr>
        <w:t>d.    Graduation examinations currently exist that require every graduate at each university to demonstrate         minimum         levels         of achievement.</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283" w:right="69" w:hanging="283"/>
        <w:jc w:val="both"/>
        <w:rPr>
          <w:rFonts w:ascii="Times New Roman" w:hAnsi="Times New Roman" w:cs="Times New Roman"/>
          <w:sz w:val="30"/>
          <w:szCs w:val="30"/>
        </w:rPr>
      </w:pPr>
      <w:r w:rsidRPr="000D3C64">
        <w:rPr>
          <w:rFonts w:ascii="Times New Roman" w:hAnsi="Times New Roman" w:cs="Times New Roman"/>
          <w:sz w:val="30"/>
          <w:szCs w:val="30"/>
        </w:rPr>
        <w:t>55. A  recent  study  has  concluded  that,  contrary  to the   claims   of   those   trying   to   ban   cigarette advertisements  altogether,  cigarette  ads  placed on  billboards  and  in  magazines  have  little  to  no effect  on  the  smoking  habits  of  smokers  who view the ads.</w:t>
      </w:r>
    </w:p>
    <w:p w:rsidR="00DA2989" w:rsidRPr="000D3C64" w:rsidRDefault="00DA2989" w:rsidP="000D3C64">
      <w:pPr>
        <w:autoSpaceDE w:val="0"/>
        <w:autoSpaceDN w:val="0"/>
        <w:adjustRightInd w:val="0"/>
        <w:spacing w:after="0" w:line="360" w:lineRule="auto"/>
        <w:ind w:left="283" w:right="2463"/>
        <w:jc w:val="both"/>
        <w:rPr>
          <w:rFonts w:ascii="Times New Roman" w:hAnsi="Times New Roman" w:cs="Times New Roman"/>
          <w:sz w:val="30"/>
          <w:szCs w:val="30"/>
        </w:rPr>
      </w:pPr>
      <w:r w:rsidRPr="000D3C64">
        <w:rPr>
          <w:rFonts w:ascii="Times New Roman" w:hAnsi="Times New Roman" w:cs="Times New Roman"/>
          <w:sz w:val="30"/>
          <w:szCs w:val="30"/>
        </w:rPr>
        <w:t>According to the study:</w:t>
      </w:r>
    </w:p>
    <w:p w:rsidR="00DA2989" w:rsidRPr="000D3C64" w:rsidRDefault="00DA2989" w:rsidP="000D3C64">
      <w:pPr>
        <w:autoSpaceDE w:val="0"/>
        <w:autoSpaceDN w:val="0"/>
        <w:adjustRightInd w:val="0"/>
        <w:spacing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a.  People  do  not  switch  cigarette  brands  based on    their    exposure    to    cigarette    ads    on billboards and magazines. </w:t>
      </w:r>
    </w:p>
    <w:p w:rsidR="00DA2989" w:rsidRPr="000D3C64" w:rsidRDefault="00DA2989" w:rsidP="000D3C64">
      <w:pPr>
        <w:autoSpaceDE w:val="0"/>
        <w:autoSpaceDN w:val="0"/>
        <w:adjustRightInd w:val="0"/>
        <w:spacing w:before="12" w:after="0" w:line="360" w:lineRule="auto"/>
        <w:ind w:left="679" w:right="-40" w:hanging="284"/>
        <w:jc w:val="both"/>
        <w:rPr>
          <w:rFonts w:ascii="Times New Roman" w:hAnsi="Times New Roman" w:cs="Times New Roman"/>
          <w:sz w:val="30"/>
          <w:szCs w:val="30"/>
        </w:rPr>
      </w:pPr>
      <w:r w:rsidRPr="000D3C64">
        <w:rPr>
          <w:rFonts w:ascii="Times New Roman" w:hAnsi="Times New Roman" w:cs="Times New Roman"/>
          <w:sz w:val="30"/>
          <w:szCs w:val="30"/>
        </w:rPr>
        <w:t>b.  Cigarette ads on billboards and magazines do not  encourage  non  smokers  to  take  up  the habit.</w:t>
      </w:r>
    </w:p>
    <w:p w:rsidR="00DA2989" w:rsidRPr="000D3C64" w:rsidRDefault="00DA2989"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c.   Banning      cigarette      ads      altogether      will encourage people to give up smoking.</w:t>
      </w:r>
    </w:p>
    <w:p w:rsidR="00DA2989" w:rsidRPr="000D3C64" w:rsidRDefault="00DA2989" w:rsidP="000D3C64">
      <w:pPr>
        <w:autoSpaceDE w:val="0"/>
        <w:autoSpaceDN w:val="0"/>
        <w:adjustRightInd w:val="0"/>
        <w:spacing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d.  People   are   consciously   aware   of   all   the reasons they choose to smoke.</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56 .The    Environmental    Protection    Agency    must respond to the hazard to children's health posed by exposure to asbestos fibers released in the air in  school  classrooms.  Since  it  is  impossible  to close school buildings, the best plan would be to initiate  programs  that  mandate  the  immediate removal of asbestos from all the school buildings that are found to contain asbestos, regardless of whether or not the buildings are in use.</w:t>
      </w:r>
    </w:p>
    <w:p w:rsidR="00DA2989" w:rsidRPr="000D3C64" w:rsidRDefault="00DA2989" w:rsidP="000D3C64">
      <w:pPr>
        <w:autoSpaceDE w:val="0"/>
        <w:autoSpaceDN w:val="0"/>
        <w:adjustRightInd w:val="0"/>
        <w:spacing w:before="2"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395" w:right="-39"/>
        <w:jc w:val="both"/>
        <w:rPr>
          <w:rFonts w:ascii="Times New Roman" w:hAnsi="Times New Roman" w:cs="Times New Roman"/>
          <w:sz w:val="30"/>
          <w:szCs w:val="30"/>
        </w:rPr>
      </w:pPr>
      <w:r w:rsidRPr="000D3C64">
        <w:rPr>
          <w:rFonts w:ascii="Times New Roman" w:hAnsi="Times New Roman" w:cs="Times New Roman"/>
          <w:sz w:val="30"/>
          <w:szCs w:val="30"/>
        </w:rPr>
        <w:t>Which  of  the  following,  if  true,  is  the  strongest reason  for  the  Environmental  Protection  Agency not to follow the plan outlined above?</w:t>
      </w:r>
    </w:p>
    <w:p w:rsidR="00DA2989" w:rsidRPr="000D3C64" w:rsidRDefault="00DA2989" w:rsidP="000D3C64">
      <w:pPr>
        <w:autoSpaceDE w:val="0"/>
        <w:autoSpaceDN w:val="0"/>
        <w:adjustRightInd w:val="0"/>
        <w:spacing w:before="1"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a.  The     techniques     available     for     removing asbestos  often  increase  the  level  of  airborne asbestos.</w:t>
      </w:r>
    </w:p>
    <w:p w:rsidR="00DA2989" w:rsidRPr="000D3C64" w:rsidRDefault="00DA2989" w:rsidP="000D3C64">
      <w:pPr>
        <w:autoSpaceDE w:val="0"/>
        <w:autoSpaceDN w:val="0"/>
        <w:adjustRightInd w:val="0"/>
        <w:spacing w:before="1"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b.  Schools     are     places     where     asbestos     is especially likely to be released into the air by the action of the occupants.</w:t>
      </w:r>
    </w:p>
    <w:p w:rsidR="00DA2989" w:rsidRPr="000D3C64" w:rsidRDefault="00DA2989"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c.   Children  exposed  to  airborne  asbestos  run  a greater   risk   of   developing   cancer   than   do adults exposed to airborne asbestos.</w:t>
      </w:r>
    </w:p>
    <w:p w:rsidR="00DA2989" w:rsidRPr="000D3C64" w:rsidRDefault="00DA2989"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d.  The  cost  of  removing  asbestos  varies  from school  to  school,  depending  on  accessibility and the quantity of asbestos to be removed.</w:t>
      </w:r>
    </w:p>
    <w:p w:rsidR="00DA2989" w:rsidRPr="000D3C64" w:rsidRDefault="00DA2989"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e.  It is impossible to determine with any degree of    certainty     if    and     when    construction materials   that   contain   asbestos   will   break down and release asbestos fibers into the air.</w:t>
      </w:r>
    </w:p>
    <w:p w:rsidR="00DA2989" w:rsidRPr="000D3C64" w:rsidRDefault="00DA2989" w:rsidP="000D3C64">
      <w:pPr>
        <w:autoSpaceDE w:val="0"/>
        <w:autoSpaceDN w:val="0"/>
        <w:adjustRightInd w:val="0"/>
        <w:spacing w:before="1"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57. </w:t>
      </w:r>
      <w:r w:rsidRPr="000D3C64">
        <w:rPr>
          <w:rFonts w:ascii="Times New Roman" w:hAnsi="Times New Roman" w:cs="Times New Roman"/>
          <w:i/>
          <w:iCs/>
          <w:sz w:val="30"/>
          <w:szCs w:val="30"/>
        </w:rPr>
        <w:t>Aedes  albopictus</w:t>
      </w:r>
      <w:r w:rsidRPr="000D3C64">
        <w:rPr>
          <w:rFonts w:ascii="Times New Roman" w:hAnsi="Times New Roman" w:cs="Times New Roman"/>
          <w:sz w:val="30"/>
          <w:szCs w:val="30"/>
        </w:rPr>
        <w:t>, a variety of mosquito  that has recently   established   itself   in   the   southeastern United   States,   is   less   widespread   than   the indigenous  swamp  mosquito.  Both  the  swamp mosquito and A. albopictus can carry viruses that are sometimes fatal to humans, but A. albopictus is a greater danger to public health.</w:t>
      </w:r>
    </w:p>
    <w:p w:rsidR="00DA2989" w:rsidRPr="000D3C64" w:rsidRDefault="00DA2989" w:rsidP="000D3C64">
      <w:pPr>
        <w:autoSpaceDE w:val="0"/>
        <w:autoSpaceDN w:val="0"/>
        <w:adjustRightInd w:val="0"/>
        <w:spacing w:before="1"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395" w:right="-38"/>
        <w:jc w:val="both"/>
        <w:rPr>
          <w:rFonts w:ascii="Times New Roman" w:hAnsi="Times New Roman" w:cs="Times New Roman"/>
          <w:sz w:val="30"/>
          <w:szCs w:val="30"/>
        </w:rPr>
      </w:pPr>
      <w:r w:rsidRPr="000D3C64">
        <w:rPr>
          <w:rFonts w:ascii="Times New Roman" w:hAnsi="Times New Roman" w:cs="Times New Roman"/>
          <w:sz w:val="30"/>
          <w:szCs w:val="30"/>
        </w:rPr>
        <w:t>Each of the following, if true, provides additional information that strengthens the judgment given about the danger to public health EXCEPT:</w:t>
      </w:r>
    </w:p>
    <w:p w:rsidR="00DA2989" w:rsidRPr="000D3C64" w:rsidRDefault="00DA2989" w:rsidP="000D3C64">
      <w:pPr>
        <w:autoSpaceDE w:val="0"/>
        <w:autoSpaceDN w:val="0"/>
        <w:adjustRightInd w:val="0"/>
        <w:spacing w:before="18"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a.  Unlike   the   swamp   mosquito,   A.   albopictus originated  in  Asia,  and  larvae  of  it  were  not</w:t>
      </w:r>
    </w:p>
    <w:p w:rsidR="00DA2989" w:rsidRPr="000D3C64" w:rsidRDefault="00DA2989"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 xml:space="preserve">     observed in the United States before the mid-1980's.</w:t>
      </w:r>
    </w:p>
    <w:p w:rsidR="00DA2989" w:rsidRPr="000D3C64" w:rsidRDefault="00DA2989"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b.  Unlike   the   swamp   mosquito,   A.   albopictus</w:t>
      </w:r>
    </w:p>
    <w:p w:rsidR="00DA2989" w:rsidRPr="000D3C64" w:rsidRDefault="00DA2989" w:rsidP="000D3C64">
      <w:pPr>
        <w:autoSpaceDE w:val="0"/>
        <w:autoSpaceDN w:val="0"/>
        <w:adjustRightInd w:val="0"/>
        <w:spacing w:after="0" w:line="360" w:lineRule="auto"/>
        <w:ind w:left="566" w:right="73"/>
        <w:rPr>
          <w:rFonts w:ascii="Times New Roman" w:hAnsi="Times New Roman" w:cs="Times New Roman"/>
          <w:sz w:val="30"/>
          <w:szCs w:val="30"/>
        </w:rPr>
      </w:pPr>
      <w:r w:rsidRPr="000D3C64">
        <w:rPr>
          <w:rFonts w:ascii="Times New Roman" w:hAnsi="Times New Roman" w:cs="Times New Roman"/>
          <w:sz w:val="30"/>
          <w:szCs w:val="30"/>
        </w:rPr>
        <w:t>tends  to  spend  most  of  its  adult  life  near human habitation.</w:t>
      </w:r>
    </w:p>
    <w:p w:rsidR="00DA2989" w:rsidRPr="000D3C64" w:rsidRDefault="00DA2989" w:rsidP="000D3C64">
      <w:pPr>
        <w:autoSpaceDE w:val="0"/>
        <w:autoSpaceDN w:val="0"/>
        <w:adjustRightInd w:val="0"/>
        <w:spacing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c.   Unlike  swamp  mosquito  larvae,  A.  albopictus larvae  survive  in  flower  pots,  tin  cans,  and many small household objects that hold a little water.</w:t>
      </w:r>
    </w:p>
    <w:p w:rsidR="00DA2989" w:rsidRPr="000D3C64" w:rsidRDefault="00DA2989" w:rsidP="000D3C64">
      <w:pPr>
        <w:autoSpaceDE w:val="0"/>
        <w:autoSpaceDN w:val="0"/>
        <w:adjustRightInd w:val="0"/>
        <w:spacing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d.  In  comparison  with  the  swamp  mosquito,  A. albopictus   hosts   a   much   wider   variety   of viruses  known  to  cause  serious  diseases  in humans.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76"/>
        <w:jc w:val="both"/>
        <w:rPr>
          <w:rFonts w:ascii="Times New Roman" w:hAnsi="Times New Roman" w:cs="Times New Roman"/>
          <w:sz w:val="30"/>
          <w:szCs w:val="30"/>
        </w:rPr>
      </w:pPr>
      <w:r w:rsidRPr="000D3C64">
        <w:rPr>
          <w:rFonts w:ascii="Times New Roman" w:hAnsi="Times New Roman" w:cs="Times New Roman"/>
          <w:sz w:val="30"/>
          <w:szCs w:val="30"/>
        </w:rPr>
        <w:t>58. Sales taxes tend to be regressive, affecting poor people more    severely    than    wealthy    people.    When    all purchases  of  consumer  goods  are  taxed  at  a  fixed percentage  of  the  purchase  price,  poor  people  pay  a larger  proportion  of  their  income  in  sales  taxes  than wealthy people do.</w:t>
      </w:r>
    </w:p>
    <w:p w:rsidR="00DA2989" w:rsidRPr="000D3C64" w:rsidRDefault="00DA2989" w:rsidP="000D3C64">
      <w:pPr>
        <w:autoSpaceDE w:val="0"/>
        <w:autoSpaceDN w:val="0"/>
        <w:adjustRightInd w:val="0"/>
        <w:spacing w:after="0" w:line="360" w:lineRule="auto"/>
        <w:ind w:left="395" w:right="-29"/>
        <w:rPr>
          <w:rFonts w:ascii="Times New Roman" w:hAnsi="Times New Roman" w:cs="Times New Roman"/>
          <w:sz w:val="30"/>
          <w:szCs w:val="30"/>
        </w:rPr>
      </w:pPr>
      <w:r w:rsidRPr="000D3C64">
        <w:rPr>
          <w:rFonts w:ascii="Times New Roman" w:hAnsi="Times New Roman" w:cs="Times New Roman"/>
          <w:sz w:val="30"/>
          <w:szCs w:val="30"/>
        </w:rPr>
        <w:t>It   can   be   correctly   inferred   on   the   basis   of   the statements above that which of the following is true?</w:t>
      </w:r>
    </w:p>
    <w:p w:rsidR="00DA2989" w:rsidRPr="000D3C64" w:rsidRDefault="00DA2989" w:rsidP="000D3C64">
      <w:pPr>
        <w:autoSpaceDE w:val="0"/>
        <w:autoSpaceDN w:val="0"/>
        <w:adjustRightInd w:val="0"/>
        <w:spacing w:before="1" w:after="0" w:line="360" w:lineRule="auto"/>
        <w:rPr>
          <w:rFonts w:ascii="Times New Roman" w:hAnsi="Times New Roman" w:cs="Times New Roman"/>
          <w:sz w:val="30"/>
          <w:szCs w:val="30"/>
        </w:rPr>
      </w:pPr>
    </w:p>
    <w:p w:rsidR="00DA2989" w:rsidRPr="000D3C64" w:rsidRDefault="00DA2989" w:rsidP="000D3C64">
      <w:pPr>
        <w:tabs>
          <w:tab w:val="left" w:pos="820"/>
        </w:tabs>
        <w:autoSpaceDE w:val="0"/>
        <w:autoSpaceDN w:val="0"/>
        <w:adjustRightInd w:val="0"/>
        <w:spacing w:after="0" w:line="360" w:lineRule="auto"/>
        <w:ind w:left="832" w:right="-32" w:hanging="360"/>
        <w:jc w:val="both"/>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Poor people constitute a larger proportion of the taxpaying population than wealthy people do.</w:t>
      </w:r>
    </w:p>
    <w:p w:rsidR="00DA2989" w:rsidRPr="000D3C64" w:rsidRDefault="00DA2989" w:rsidP="000D3C64">
      <w:pPr>
        <w:tabs>
          <w:tab w:val="left" w:pos="820"/>
        </w:tabs>
        <w:autoSpaceDE w:val="0"/>
        <w:autoSpaceDN w:val="0"/>
        <w:adjustRightInd w:val="0"/>
        <w:spacing w:before="2" w:after="0" w:line="360" w:lineRule="auto"/>
        <w:ind w:left="832" w:right="-34" w:hanging="360"/>
        <w:jc w:val="both"/>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Poor  people  spend  a  larger  proportion  of  their income  on  purchases  of  consumer  goods  than wealthy people do.</w:t>
      </w:r>
    </w:p>
    <w:p w:rsidR="00DA2989" w:rsidRPr="000D3C64" w:rsidRDefault="00DA2989" w:rsidP="000D3C64">
      <w:pPr>
        <w:tabs>
          <w:tab w:val="left" w:pos="820"/>
        </w:tabs>
        <w:autoSpaceDE w:val="0"/>
        <w:autoSpaceDN w:val="0"/>
        <w:adjustRightInd w:val="0"/>
        <w:spacing w:after="0" w:line="360" w:lineRule="auto"/>
        <w:ind w:left="832" w:right="-36" w:hanging="360"/>
        <w:jc w:val="both"/>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t>Wealthy people pay, on average, a larger amount of sales taxes than poor people do.</w:t>
      </w:r>
    </w:p>
    <w:p w:rsidR="00DA2989" w:rsidRPr="000D3C64" w:rsidRDefault="00DA2989" w:rsidP="000D3C64">
      <w:pPr>
        <w:tabs>
          <w:tab w:val="left" w:pos="820"/>
        </w:tabs>
        <w:autoSpaceDE w:val="0"/>
        <w:autoSpaceDN w:val="0"/>
        <w:adjustRightInd w:val="0"/>
        <w:spacing w:after="0" w:line="360" w:lineRule="auto"/>
        <w:ind w:left="832" w:right="-32" w:hanging="360"/>
        <w:jc w:val="both"/>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The  total  amount  spent  by  all  poor  people  on purchases  of  consumer  goods  exceeds  the  total amount spent by all wealthy people on consumer goods.</w:t>
      </w:r>
    </w:p>
    <w:p w:rsidR="00DA2989" w:rsidRPr="000D3C64" w:rsidRDefault="00DA2989" w:rsidP="000D3C64">
      <w:pPr>
        <w:autoSpaceDE w:val="0"/>
        <w:autoSpaceDN w:val="0"/>
        <w:adjustRightInd w:val="0"/>
        <w:spacing w:before="1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37"/>
        <w:jc w:val="both"/>
        <w:rPr>
          <w:rFonts w:ascii="Times New Roman" w:hAnsi="Times New Roman" w:cs="Times New Roman"/>
          <w:sz w:val="30"/>
          <w:szCs w:val="30"/>
        </w:rPr>
      </w:pPr>
      <w:r w:rsidRPr="000D3C64">
        <w:rPr>
          <w:rFonts w:ascii="Times New Roman" w:hAnsi="Times New Roman" w:cs="Times New Roman"/>
          <w:sz w:val="30"/>
          <w:szCs w:val="30"/>
        </w:rPr>
        <w:t>59. Reviewing    historical    data,    medical    researchers    in California found that counties with the largest number of   television   sets   per   capita   have   had   the   lowest incidence  of  a  serious  brain  disease,  mosquito-borne encephalitis.   The   researchers   have   concluded   that people  in  these  counties  stay  indoors  more  and  thus avoid exposure to the disease.</w:t>
      </w:r>
    </w:p>
    <w:p w:rsidR="00DA2989" w:rsidRPr="000D3C64" w:rsidRDefault="00DA2989" w:rsidP="000D3C64">
      <w:pPr>
        <w:autoSpaceDE w:val="0"/>
        <w:autoSpaceDN w:val="0"/>
        <w:adjustRightInd w:val="0"/>
        <w:spacing w:after="0" w:line="360" w:lineRule="auto"/>
        <w:ind w:right="-30"/>
        <w:rPr>
          <w:rFonts w:ascii="Times New Roman" w:hAnsi="Times New Roman" w:cs="Times New Roman"/>
          <w:sz w:val="30"/>
          <w:szCs w:val="30"/>
        </w:rPr>
      </w:pPr>
      <w:r w:rsidRPr="000D3C64">
        <w:rPr>
          <w:rFonts w:ascii="Times New Roman" w:hAnsi="Times New Roman" w:cs="Times New Roman"/>
          <w:sz w:val="30"/>
          <w:szCs w:val="30"/>
        </w:rPr>
        <w:t xml:space="preserve">   The      researchers'      conclusion      would      be      most strengthened if which of     the following were true?</w:t>
      </w:r>
    </w:p>
    <w:p w:rsidR="00DA2989" w:rsidRPr="000D3C64" w:rsidRDefault="00DA2989" w:rsidP="000D3C64">
      <w:pPr>
        <w:autoSpaceDE w:val="0"/>
        <w:autoSpaceDN w:val="0"/>
        <w:adjustRightInd w:val="0"/>
        <w:spacing w:after="0" w:line="360" w:lineRule="auto"/>
        <w:ind w:right="-30"/>
        <w:rPr>
          <w:rFonts w:ascii="Times New Roman" w:hAnsi="Times New Roman" w:cs="Times New Roman"/>
          <w:sz w:val="30"/>
          <w:szCs w:val="30"/>
        </w:rPr>
      </w:pPr>
    </w:p>
    <w:p w:rsidR="00DA2989" w:rsidRPr="000D3C64" w:rsidRDefault="00DA2989" w:rsidP="000D3C64">
      <w:pPr>
        <w:tabs>
          <w:tab w:val="left" w:pos="820"/>
        </w:tabs>
        <w:autoSpaceDE w:val="0"/>
        <w:autoSpaceDN w:val="0"/>
        <w:adjustRightInd w:val="0"/>
        <w:spacing w:after="0" w:line="360" w:lineRule="auto"/>
        <w:ind w:left="832" w:right="-35" w:hanging="360"/>
        <w:jc w:val="both"/>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Programs designed to control the size of disease- bearing  mosquito  populations  have  not  affected the incidence of mosquito- borne encephalitis.</w:t>
      </w:r>
    </w:p>
    <w:p w:rsidR="00DA2989" w:rsidRPr="000D3C64" w:rsidRDefault="00DA2989" w:rsidP="000D3C64">
      <w:pPr>
        <w:tabs>
          <w:tab w:val="left" w:pos="820"/>
        </w:tabs>
        <w:autoSpaceDE w:val="0"/>
        <w:autoSpaceDN w:val="0"/>
        <w:adjustRightInd w:val="0"/>
        <w:spacing w:after="0" w:line="360" w:lineRule="auto"/>
        <w:ind w:left="832" w:right="-36" w:hanging="360"/>
        <w:jc w:val="both"/>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The  occupations  of  county  residents  affect  their risk  of  exposure  to  mosquito-borne  encephalitis more than does television-watching.</w:t>
      </w:r>
    </w:p>
    <w:p w:rsidR="00DA2989" w:rsidRPr="000D3C64" w:rsidRDefault="00DA2989" w:rsidP="000D3C64">
      <w:pPr>
        <w:autoSpaceDE w:val="0"/>
        <w:autoSpaceDN w:val="0"/>
        <w:adjustRightInd w:val="0"/>
        <w:spacing w:after="0" w:line="360" w:lineRule="auto"/>
        <w:ind w:left="472" w:right="-47"/>
        <w:rPr>
          <w:rFonts w:ascii="Times New Roman" w:hAnsi="Times New Roman" w:cs="Times New Roman"/>
          <w:sz w:val="30"/>
          <w:szCs w:val="30"/>
        </w:rPr>
      </w:pPr>
      <w:r w:rsidRPr="000D3C64">
        <w:rPr>
          <w:rFonts w:ascii="Times New Roman" w:hAnsi="Times New Roman" w:cs="Times New Roman"/>
          <w:sz w:val="30"/>
          <w:szCs w:val="30"/>
        </w:rPr>
        <w:t>c.     The  incidence  of  mosquito-borne  encephalitis  in</w:t>
      </w:r>
    </w:p>
    <w:p w:rsidR="00DA2989" w:rsidRPr="000D3C64" w:rsidRDefault="00DA2989" w:rsidP="000D3C64">
      <w:pPr>
        <w:autoSpaceDE w:val="0"/>
        <w:autoSpaceDN w:val="0"/>
        <w:adjustRightInd w:val="0"/>
        <w:spacing w:after="0" w:line="360" w:lineRule="auto"/>
        <w:ind w:left="832" w:right="-31"/>
        <w:rPr>
          <w:rFonts w:ascii="Times New Roman" w:hAnsi="Times New Roman" w:cs="Times New Roman"/>
          <w:sz w:val="30"/>
          <w:szCs w:val="30"/>
        </w:rPr>
      </w:pPr>
      <w:r w:rsidRPr="000D3C64">
        <w:rPr>
          <w:rFonts w:ascii="Times New Roman" w:hAnsi="Times New Roman" w:cs="Times New Roman"/>
          <w:sz w:val="30"/>
          <w:szCs w:val="30"/>
        </w:rPr>
        <w:t>counties  with  the  largest  number  of  television sets per capita is likely to decrease even further.</w:t>
      </w:r>
    </w:p>
    <w:p w:rsidR="00DA2989" w:rsidRPr="000D3C64" w:rsidRDefault="00DA2989" w:rsidP="000D3C64">
      <w:pPr>
        <w:tabs>
          <w:tab w:val="left" w:pos="820"/>
        </w:tabs>
        <w:autoSpaceDE w:val="0"/>
        <w:autoSpaceDN w:val="0"/>
        <w:adjustRightInd w:val="0"/>
        <w:spacing w:after="0" w:line="360" w:lineRule="auto"/>
        <w:ind w:left="832" w:right="-33" w:hanging="360"/>
        <w:jc w:val="both"/>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The more television sets there are per capita in a county,   the   more   time   the   average   county resident spends watching television</w:t>
      </w:r>
    </w:p>
    <w:p w:rsidR="00DA2989" w:rsidRPr="000D3C64" w:rsidRDefault="00DA2989" w:rsidP="000D3C64">
      <w:pPr>
        <w:autoSpaceDE w:val="0"/>
        <w:autoSpaceDN w:val="0"/>
        <w:adjustRightInd w:val="0"/>
        <w:spacing w:before="4"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34"/>
        <w:jc w:val="both"/>
        <w:rPr>
          <w:rFonts w:ascii="Times New Roman" w:hAnsi="Times New Roman" w:cs="Times New Roman"/>
          <w:sz w:val="30"/>
          <w:szCs w:val="30"/>
        </w:rPr>
      </w:pPr>
      <w:r w:rsidRPr="000D3C64">
        <w:rPr>
          <w:rFonts w:ascii="Times New Roman" w:hAnsi="Times New Roman" w:cs="Times New Roman"/>
          <w:sz w:val="30"/>
          <w:szCs w:val="30"/>
        </w:rPr>
        <w:t>60. The   city's   public   transportation   system   should   be removed    from    the    jurisdiction    of    the    municipal government, which finds it politically impossible either to  raise  fares  or  to  institute  cost-saving  reductions  in service.  If  public  transportation  were  handled  by  a private   firm,   profits   would   be   vigorously   pursued, thereby     eliminating     the     necessity     for     covering operating costs with government funds.</w:t>
      </w:r>
    </w:p>
    <w:p w:rsidR="00DA2989" w:rsidRPr="000D3C64" w:rsidRDefault="00DA2989" w:rsidP="000D3C64">
      <w:pPr>
        <w:autoSpaceDE w:val="0"/>
        <w:autoSpaceDN w:val="0"/>
        <w:adjustRightInd w:val="0"/>
        <w:spacing w:after="0" w:line="360" w:lineRule="auto"/>
        <w:ind w:right="-34"/>
        <w:jc w:val="both"/>
        <w:rPr>
          <w:rFonts w:ascii="Times New Roman" w:hAnsi="Times New Roman" w:cs="Times New Roman"/>
          <w:sz w:val="30"/>
          <w:szCs w:val="30"/>
        </w:rPr>
      </w:pPr>
      <w:r w:rsidRPr="000D3C64">
        <w:rPr>
          <w:rFonts w:ascii="Times New Roman" w:hAnsi="Times New Roman" w:cs="Times New Roman"/>
          <w:sz w:val="30"/>
          <w:szCs w:val="30"/>
        </w:rPr>
        <w:t xml:space="preserve">      The statements above best support the conclusion that </w:t>
      </w:r>
    </w:p>
    <w:p w:rsidR="00DA2989" w:rsidRPr="000D3C64" w:rsidRDefault="00DA2989" w:rsidP="000D3C64">
      <w:pPr>
        <w:tabs>
          <w:tab w:val="left" w:pos="820"/>
        </w:tabs>
        <w:autoSpaceDE w:val="0"/>
        <w:autoSpaceDN w:val="0"/>
        <w:adjustRightInd w:val="0"/>
        <w:spacing w:before="53" w:after="0" w:line="360" w:lineRule="auto"/>
        <w:ind w:left="472" w:right="-34" w:hanging="77"/>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 xml:space="preserve">The   private   firms   that   would   handle   public </w:t>
      </w:r>
      <w:r w:rsidRPr="000D3C64">
        <w:rPr>
          <w:rFonts w:ascii="Times New Roman" w:hAnsi="Times New Roman" w:cs="Times New Roman"/>
          <w:position w:val="1"/>
          <w:sz w:val="30"/>
          <w:szCs w:val="30"/>
        </w:rPr>
        <w:t xml:space="preserve">transportation   would   have    experience   in  the </w:t>
      </w:r>
      <w:r w:rsidRPr="000D3C64">
        <w:rPr>
          <w:rFonts w:ascii="Times New Roman" w:hAnsi="Times New Roman" w:cs="Times New Roman"/>
          <w:sz w:val="30"/>
          <w:szCs w:val="30"/>
        </w:rPr>
        <w:t>transportation industry</w:t>
      </w:r>
    </w:p>
    <w:p w:rsidR="00DA2989" w:rsidRPr="000D3C64" w:rsidRDefault="00DA2989" w:rsidP="000D3C64">
      <w:pPr>
        <w:tabs>
          <w:tab w:val="left" w:pos="820"/>
        </w:tabs>
        <w:autoSpaceDE w:val="0"/>
        <w:autoSpaceDN w:val="0"/>
        <w:adjustRightInd w:val="0"/>
        <w:spacing w:before="1" w:after="0" w:line="360" w:lineRule="auto"/>
        <w:ind w:left="832" w:right="-33" w:hanging="360"/>
        <w:jc w:val="both"/>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political considerations would not prevent private firms     from     ensuring     that     revenues     cover operating costs</w:t>
      </w:r>
    </w:p>
    <w:p w:rsidR="00DA2989" w:rsidRPr="000D3C64" w:rsidRDefault="00DA2989" w:rsidP="000D3C64">
      <w:pPr>
        <w:tabs>
          <w:tab w:val="left" w:pos="720"/>
        </w:tabs>
        <w:autoSpaceDE w:val="0"/>
        <w:autoSpaceDN w:val="0"/>
        <w:adjustRightInd w:val="0"/>
        <w:spacing w:before="16" w:after="0" w:line="360" w:lineRule="auto"/>
        <w:ind w:left="720" w:right="78" w:hanging="360"/>
        <w:jc w:val="both"/>
        <w:rPr>
          <w:rFonts w:ascii="Times New Roman" w:hAnsi="Times New Roman" w:cs="Times New Roman"/>
          <w:sz w:val="30"/>
          <w:szCs w:val="30"/>
        </w:rPr>
      </w:pPr>
      <w:r w:rsidRPr="000D3C64">
        <w:rPr>
          <w:rFonts w:ascii="Times New Roman" w:hAnsi="Times New Roman" w:cs="Times New Roman"/>
          <w:sz w:val="30"/>
          <w:szCs w:val="30"/>
        </w:rPr>
        <w:t>c. private firms would receive government funding if it were needed to cover operating costs</w:t>
      </w:r>
    </w:p>
    <w:p w:rsidR="00DA2989" w:rsidRPr="000D3C64" w:rsidRDefault="00DA2989" w:rsidP="000D3C64">
      <w:pPr>
        <w:tabs>
          <w:tab w:val="left" w:pos="720"/>
        </w:tabs>
        <w:autoSpaceDE w:val="0"/>
        <w:autoSpaceDN w:val="0"/>
        <w:adjustRightInd w:val="0"/>
        <w:spacing w:before="2" w:after="0" w:line="360" w:lineRule="auto"/>
        <w:ind w:left="720" w:right="73" w:hanging="360"/>
        <w:jc w:val="both"/>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the public would approve the cost-cutting actions taken by the private firm</w:t>
      </w:r>
    </w:p>
    <w:p w:rsidR="00DA2989" w:rsidRPr="000D3C64" w:rsidRDefault="00DA2989" w:rsidP="000D3C64">
      <w:pPr>
        <w:autoSpaceDE w:val="0"/>
        <w:autoSpaceDN w:val="0"/>
        <w:adjustRightInd w:val="0"/>
        <w:spacing w:after="0" w:line="360" w:lineRule="auto"/>
        <w:ind w:right="74"/>
        <w:jc w:val="both"/>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74"/>
        <w:jc w:val="both"/>
        <w:rPr>
          <w:rFonts w:ascii="Times New Roman" w:hAnsi="Times New Roman" w:cs="Times New Roman"/>
          <w:sz w:val="30"/>
          <w:szCs w:val="30"/>
        </w:rPr>
      </w:pPr>
      <w:r w:rsidRPr="000D3C64">
        <w:rPr>
          <w:rFonts w:ascii="Times New Roman" w:hAnsi="Times New Roman" w:cs="Times New Roman"/>
          <w:sz w:val="30"/>
          <w:szCs w:val="30"/>
        </w:rPr>
        <w:t>61. To entice customers away from competitors, Red Label supermarkets  have  begun  offering  discounts  on  home appliances  to  customers  who  spend  $50  or  more  on any  shopping  trip  to  Red  Label.  Red  Label  executives claim   that   the   discount   program   has   been   a   huge success, since cash register receipts of $50 or more are up thirty percent since the beginning of the program.</w:t>
      </w:r>
    </w:p>
    <w:p w:rsidR="00DA2989" w:rsidRPr="000D3C64" w:rsidRDefault="00DA2989" w:rsidP="000D3C64">
      <w:pPr>
        <w:autoSpaceDE w:val="0"/>
        <w:autoSpaceDN w:val="0"/>
        <w:adjustRightInd w:val="0"/>
        <w:spacing w:after="0" w:line="360" w:lineRule="auto"/>
        <w:ind w:left="283" w:right="77"/>
        <w:rPr>
          <w:rFonts w:ascii="Times New Roman" w:hAnsi="Times New Roman" w:cs="Times New Roman"/>
          <w:sz w:val="30"/>
          <w:szCs w:val="30"/>
        </w:rPr>
      </w:pPr>
      <w:r w:rsidRPr="000D3C64">
        <w:rPr>
          <w:rFonts w:ascii="Times New Roman" w:hAnsi="Times New Roman" w:cs="Times New Roman"/>
          <w:sz w:val="30"/>
          <w:szCs w:val="30"/>
        </w:rPr>
        <w:t xml:space="preserve">  Which of the following, if true, most seriously weakens the claim of the Red Label executives?</w:t>
      </w:r>
    </w:p>
    <w:p w:rsidR="00DA2989" w:rsidRPr="000D3C64" w:rsidRDefault="00DA2989" w:rsidP="000D3C64">
      <w:pPr>
        <w:autoSpaceDE w:val="0"/>
        <w:autoSpaceDN w:val="0"/>
        <w:adjustRightInd w:val="0"/>
        <w:spacing w:before="18" w:after="0" w:line="360" w:lineRule="auto"/>
        <w:rPr>
          <w:rFonts w:ascii="Times New Roman" w:hAnsi="Times New Roman" w:cs="Times New Roman"/>
          <w:sz w:val="30"/>
          <w:szCs w:val="30"/>
        </w:rPr>
      </w:pPr>
    </w:p>
    <w:p w:rsidR="00DA2989" w:rsidRPr="000D3C64" w:rsidRDefault="00DA2989" w:rsidP="000D3C64">
      <w:pPr>
        <w:tabs>
          <w:tab w:val="left" w:pos="720"/>
        </w:tabs>
        <w:autoSpaceDE w:val="0"/>
        <w:autoSpaceDN w:val="0"/>
        <w:adjustRightInd w:val="0"/>
        <w:spacing w:after="0" w:line="360" w:lineRule="auto"/>
        <w:ind w:left="720" w:right="77" w:hanging="360"/>
        <w:jc w:val="both"/>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Most people who switched to Red Label after the program  began  spend  more  than  $50  each  time they shop at Red Label.</w:t>
      </w:r>
    </w:p>
    <w:p w:rsidR="00DA2989" w:rsidRPr="000D3C64" w:rsidRDefault="00DA2989"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b.     Most  people  whose  average  grocery  bill  is  less</w:t>
      </w:r>
    </w:p>
    <w:p w:rsidR="00DA2989" w:rsidRPr="000D3C64" w:rsidRDefault="00DA2989" w:rsidP="000D3C64">
      <w:pPr>
        <w:autoSpaceDE w:val="0"/>
        <w:autoSpaceDN w:val="0"/>
        <w:adjustRightInd w:val="0"/>
        <w:spacing w:after="0" w:line="360" w:lineRule="auto"/>
        <w:ind w:left="720" w:right="77"/>
        <w:rPr>
          <w:rFonts w:ascii="Times New Roman" w:hAnsi="Times New Roman" w:cs="Times New Roman"/>
          <w:sz w:val="30"/>
          <w:szCs w:val="30"/>
        </w:rPr>
      </w:pPr>
      <w:r w:rsidRPr="000D3C64">
        <w:rPr>
          <w:rFonts w:ascii="Times New Roman" w:hAnsi="Times New Roman" w:cs="Times New Roman"/>
          <w:sz w:val="30"/>
          <w:szCs w:val="30"/>
        </w:rPr>
        <w:t>than $50 would not be persuaded to spend more by any discount program.</w:t>
      </w:r>
    </w:p>
    <w:p w:rsidR="00DA2989" w:rsidRPr="000D3C64" w:rsidRDefault="00DA2989"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c.     Most  people  who  received  discounts  on  home</w:t>
      </w:r>
    </w:p>
    <w:p w:rsidR="00DA2989" w:rsidRPr="000D3C64" w:rsidRDefault="00DA2989" w:rsidP="000D3C64">
      <w:pPr>
        <w:autoSpaceDE w:val="0"/>
        <w:autoSpaceDN w:val="0"/>
        <w:adjustRightInd w:val="0"/>
        <w:spacing w:after="0" w:line="360" w:lineRule="auto"/>
        <w:ind w:left="720" w:right="79"/>
        <w:rPr>
          <w:rFonts w:ascii="Times New Roman" w:hAnsi="Times New Roman" w:cs="Times New Roman"/>
          <w:sz w:val="30"/>
          <w:szCs w:val="30"/>
        </w:rPr>
      </w:pPr>
      <w:r w:rsidRPr="000D3C64">
        <w:rPr>
          <w:rFonts w:ascii="Times New Roman" w:hAnsi="Times New Roman" w:cs="Times New Roman"/>
          <w:sz w:val="30"/>
          <w:szCs w:val="30"/>
        </w:rPr>
        <w:t>appliances through Red Label's program will shop at Red Label after the program ends.</w:t>
      </w:r>
    </w:p>
    <w:p w:rsidR="00DA2989" w:rsidRPr="000D3C64" w:rsidRDefault="00DA2989" w:rsidP="000D3C64">
      <w:pPr>
        <w:tabs>
          <w:tab w:val="left" w:pos="720"/>
        </w:tabs>
        <w:autoSpaceDE w:val="0"/>
        <w:autoSpaceDN w:val="0"/>
        <w:adjustRightInd w:val="0"/>
        <w:spacing w:after="0" w:line="360" w:lineRule="auto"/>
        <w:ind w:left="720" w:right="76" w:hanging="360"/>
        <w:jc w:val="both"/>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Almost   all   of   the   people   who   have   begun spending  $50  or  more  at  Red  Label  since  the discount program began are long time customers who have increased the average amount of their shopping bills by making fewer trips.</w:t>
      </w:r>
    </w:p>
    <w:p w:rsidR="00DA2989" w:rsidRPr="000D3C64" w:rsidRDefault="00DA2989" w:rsidP="000D3C64">
      <w:pPr>
        <w:autoSpaceDE w:val="0"/>
        <w:autoSpaceDN w:val="0"/>
        <w:adjustRightInd w:val="0"/>
        <w:spacing w:after="0" w:line="360" w:lineRule="auto"/>
        <w:ind w:right="75"/>
        <w:jc w:val="both"/>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75"/>
        <w:jc w:val="both"/>
        <w:rPr>
          <w:rFonts w:ascii="Times New Roman" w:hAnsi="Times New Roman" w:cs="Times New Roman"/>
          <w:sz w:val="30"/>
          <w:szCs w:val="30"/>
        </w:rPr>
      </w:pPr>
      <w:r w:rsidRPr="000D3C64">
        <w:rPr>
          <w:rFonts w:ascii="Times New Roman" w:hAnsi="Times New Roman" w:cs="Times New Roman"/>
          <w:sz w:val="30"/>
          <w:szCs w:val="30"/>
        </w:rPr>
        <w:t>62. Throughout  the  1950's,  there  were  increases  in  the numbers of dead birds found in agricultural areas after pesticide  sprayings.  Pesticide  manufacturers  claimed that   the   publicity   given   to   bird   deaths   stimulated volunteers to look for dead birds, and that the increase in numbers reported was attributable to the increase in the number of people looking.</w:t>
      </w:r>
    </w:p>
    <w:p w:rsidR="00DA2989" w:rsidRPr="000D3C64" w:rsidRDefault="00DA2989" w:rsidP="000D3C64">
      <w:pPr>
        <w:autoSpaceDE w:val="0"/>
        <w:autoSpaceDN w:val="0"/>
        <w:adjustRightInd w:val="0"/>
        <w:spacing w:after="0" w:line="360" w:lineRule="auto"/>
        <w:ind w:left="283" w:right="81"/>
        <w:rPr>
          <w:rFonts w:ascii="Times New Roman" w:hAnsi="Times New Roman" w:cs="Times New Roman"/>
          <w:sz w:val="30"/>
          <w:szCs w:val="30"/>
        </w:rPr>
      </w:pPr>
      <w:r w:rsidRPr="000D3C64">
        <w:rPr>
          <w:rFonts w:ascii="Times New Roman" w:hAnsi="Times New Roman" w:cs="Times New Roman"/>
          <w:sz w:val="30"/>
          <w:szCs w:val="30"/>
        </w:rPr>
        <w:t xml:space="preserve"> Which of the following statements, if true, would help to refute the claim of the pesticide manufacturers?</w:t>
      </w:r>
    </w:p>
    <w:p w:rsidR="00DA2989" w:rsidRPr="000D3C64" w:rsidRDefault="00DA2989" w:rsidP="000D3C64">
      <w:pPr>
        <w:autoSpaceDE w:val="0"/>
        <w:autoSpaceDN w:val="0"/>
        <w:adjustRightInd w:val="0"/>
        <w:spacing w:before="3" w:after="0" w:line="360" w:lineRule="auto"/>
        <w:rPr>
          <w:rFonts w:ascii="Times New Roman" w:hAnsi="Times New Roman" w:cs="Times New Roman"/>
          <w:sz w:val="30"/>
          <w:szCs w:val="30"/>
        </w:rPr>
      </w:pPr>
    </w:p>
    <w:p w:rsidR="00DA2989" w:rsidRPr="000D3C64" w:rsidRDefault="00DA2989" w:rsidP="000D3C64">
      <w:pPr>
        <w:tabs>
          <w:tab w:val="left" w:pos="720"/>
        </w:tabs>
        <w:autoSpaceDE w:val="0"/>
        <w:autoSpaceDN w:val="0"/>
        <w:adjustRightInd w:val="0"/>
        <w:spacing w:after="0" w:line="360" w:lineRule="auto"/>
        <w:ind w:left="720" w:right="80" w:hanging="360"/>
        <w:jc w:val="both"/>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The  publicity  given  to  bird  deaths  was  largely regional and never reached national proportions.</w:t>
      </w:r>
    </w:p>
    <w:p w:rsidR="00DA2989" w:rsidRPr="000D3C64" w:rsidRDefault="00DA2989"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b.     Pesticide  sprayings  were  timed  to  coincide  with</w:t>
      </w:r>
    </w:p>
    <w:p w:rsidR="00DA2989" w:rsidRPr="000D3C64" w:rsidRDefault="00DA2989" w:rsidP="000D3C64">
      <w:pPr>
        <w:autoSpaceDE w:val="0"/>
        <w:autoSpaceDN w:val="0"/>
        <w:adjustRightInd w:val="0"/>
        <w:spacing w:after="0" w:line="360" w:lineRule="auto"/>
        <w:ind w:left="720" w:right="79"/>
        <w:rPr>
          <w:rFonts w:ascii="Times New Roman" w:hAnsi="Times New Roman" w:cs="Times New Roman"/>
          <w:sz w:val="30"/>
          <w:szCs w:val="30"/>
        </w:rPr>
      </w:pPr>
      <w:r w:rsidRPr="000D3C64">
        <w:rPr>
          <w:rFonts w:ascii="Times New Roman" w:hAnsi="Times New Roman" w:cs="Times New Roman"/>
          <w:sz w:val="30"/>
          <w:szCs w:val="30"/>
        </w:rPr>
        <w:t>various phases of the life cycles of the insects they destroyed.</w:t>
      </w:r>
    </w:p>
    <w:p w:rsidR="00DA2989" w:rsidRPr="000D3C64" w:rsidRDefault="00DA2989"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c.     No provision was made to ensure that a dead bird</w:t>
      </w:r>
    </w:p>
    <w:p w:rsidR="00DA2989" w:rsidRPr="000D3C64" w:rsidRDefault="00DA2989" w:rsidP="000D3C64">
      <w:pPr>
        <w:autoSpaceDE w:val="0"/>
        <w:autoSpaceDN w:val="0"/>
        <w:adjustRightInd w:val="0"/>
        <w:spacing w:after="0" w:line="360" w:lineRule="auto"/>
        <w:ind w:left="720" w:right="79"/>
        <w:rPr>
          <w:rFonts w:ascii="Times New Roman" w:hAnsi="Times New Roman" w:cs="Times New Roman"/>
          <w:sz w:val="30"/>
          <w:szCs w:val="30"/>
        </w:rPr>
      </w:pPr>
      <w:r w:rsidRPr="000D3C64">
        <w:rPr>
          <w:rFonts w:ascii="Times New Roman" w:hAnsi="Times New Roman" w:cs="Times New Roman"/>
          <w:sz w:val="30"/>
          <w:szCs w:val="30"/>
        </w:rPr>
        <w:t>would   not   be   reported   by   more   than   one observer.</w:t>
      </w:r>
    </w:p>
    <w:p w:rsidR="00DA2989" w:rsidRPr="000D3C64" w:rsidRDefault="00DA2989" w:rsidP="000D3C64">
      <w:pPr>
        <w:tabs>
          <w:tab w:val="left" w:pos="720"/>
        </w:tabs>
        <w:autoSpaceDE w:val="0"/>
        <w:autoSpaceDN w:val="0"/>
        <w:adjustRightInd w:val="0"/>
        <w:spacing w:after="0" w:line="360" w:lineRule="auto"/>
        <w:ind w:left="720" w:right="74" w:hanging="360"/>
        <w:jc w:val="both"/>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Initial  increases  in  bird  deaths  had  been  noticed by  agricultural  workers  long  before  any  publicity had been given to the matter</w:t>
      </w:r>
    </w:p>
    <w:p w:rsidR="00DA2989" w:rsidRPr="000D3C64" w:rsidRDefault="00DA2989" w:rsidP="000D3C64">
      <w:pPr>
        <w:autoSpaceDE w:val="0"/>
        <w:autoSpaceDN w:val="0"/>
        <w:adjustRightInd w:val="0"/>
        <w:spacing w:after="0" w:line="360" w:lineRule="auto"/>
        <w:ind w:right="76"/>
        <w:jc w:val="both"/>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76"/>
        <w:jc w:val="both"/>
        <w:rPr>
          <w:rFonts w:ascii="Times New Roman" w:hAnsi="Times New Roman" w:cs="Times New Roman"/>
          <w:sz w:val="30"/>
          <w:szCs w:val="30"/>
        </w:rPr>
      </w:pPr>
      <w:r w:rsidRPr="000D3C64">
        <w:rPr>
          <w:rFonts w:ascii="Times New Roman" w:hAnsi="Times New Roman" w:cs="Times New Roman"/>
          <w:sz w:val="30"/>
          <w:szCs w:val="30"/>
        </w:rPr>
        <w:t>63. Teenagers are often priced out of the labor market by the     government-mandated     minimum-wage     level because employers cannot afford to pay that much for extra    help.    Therefore,    if    Congress    institutes    a subminimum   wage,   a   new   lower   legal   wage   for teenagers, the teenage unemployment rate, which has been rising since 1960, will no longer increase.</w:t>
      </w:r>
    </w:p>
    <w:p w:rsidR="00DA2989" w:rsidRPr="000D3C64" w:rsidRDefault="00DA2989" w:rsidP="000D3C64">
      <w:pPr>
        <w:autoSpaceDE w:val="0"/>
        <w:autoSpaceDN w:val="0"/>
        <w:adjustRightInd w:val="0"/>
        <w:spacing w:after="0" w:line="360" w:lineRule="auto"/>
        <w:ind w:left="395" w:right="-30"/>
        <w:rPr>
          <w:rFonts w:ascii="Times New Roman" w:hAnsi="Times New Roman" w:cs="Times New Roman"/>
          <w:sz w:val="30"/>
          <w:szCs w:val="30"/>
        </w:rPr>
      </w:pPr>
      <w:r w:rsidRPr="000D3C64">
        <w:rPr>
          <w:rFonts w:ascii="Times New Roman" w:hAnsi="Times New Roman" w:cs="Times New Roman"/>
          <w:sz w:val="30"/>
          <w:szCs w:val="30"/>
        </w:rPr>
        <w:t xml:space="preserve"> Which of the following, if true, would most weaken the argument above?</w:t>
      </w:r>
    </w:p>
    <w:p w:rsidR="00DA2989" w:rsidRPr="000D3C64" w:rsidRDefault="00DA2989" w:rsidP="000D3C64">
      <w:pPr>
        <w:autoSpaceDE w:val="0"/>
        <w:autoSpaceDN w:val="0"/>
        <w:adjustRightInd w:val="0"/>
        <w:spacing w:before="4" w:after="0" w:line="360" w:lineRule="auto"/>
        <w:rPr>
          <w:rFonts w:ascii="Times New Roman" w:hAnsi="Times New Roman" w:cs="Times New Roman"/>
          <w:sz w:val="30"/>
          <w:szCs w:val="30"/>
        </w:rPr>
      </w:pPr>
    </w:p>
    <w:p w:rsidR="00DA2989" w:rsidRPr="000D3C64" w:rsidRDefault="00DA2989" w:rsidP="000D3C64">
      <w:pPr>
        <w:tabs>
          <w:tab w:val="left" w:pos="820"/>
        </w:tabs>
        <w:autoSpaceDE w:val="0"/>
        <w:autoSpaceDN w:val="0"/>
        <w:adjustRightInd w:val="0"/>
        <w:spacing w:after="0" w:line="360" w:lineRule="auto"/>
        <w:ind w:left="832" w:right="-31" w:hanging="360"/>
        <w:jc w:val="both"/>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Since  1960  the  teenage  unemployment  rate  has risen when the minimum wage has risen.</w:t>
      </w:r>
    </w:p>
    <w:p w:rsidR="00DA2989" w:rsidRPr="000D3C64" w:rsidRDefault="00DA2989" w:rsidP="000D3C64">
      <w:pPr>
        <w:tabs>
          <w:tab w:val="left" w:pos="820"/>
        </w:tabs>
        <w:autoSpaceDE w:val="0"/>
        <w:autoSpaceDN w:val="0"/>
        <w:adjustRightInd w:val="0"/>
        <w:spacing w:before="2" w:after="0" w:line="360" w:lineRule="auto"/>
        <w:ind w:left="832" w:right="-31" w:hanging="360"/>
        <w:jc w:val="both"/>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Since  1960  the  teenage  unemployment  rate  has risen  even  when  the  minimum  wage  remained constant.</w:t>
      </w:r>
    </w:p>
    <w:p w:rsidR="00DA2989" w:rsidRPr="000D3C64" w:rsidRDefault="00DA2989" w:rsidP="000D3C64">
      <w:pPr>
        <w:autoSpaceDE w:val="0"/>
        <w:autoSpaceDN w:val="0"/>
        <w:adjustRightInd w:val="0"/>
        <w:spacing w:after="0" w:line="360" w:lineRule="auto"/>
        <w:ind w:left="472" w:right="-26"/>
        <w:jc w:val="both"/>
        <w:rPr>
          <w:rFonts w:ascii="Times New Roman" w:hAnsi="Times New Roman" w:cs="Times New Roman"/>
          <w:sz w:val="30"/>
          <w:szCs w:val="30"/>
        </w:rPr>
      </w:pPr>
      <w:r w:rsidRPr="000D3C64">
        <w:rPr>
          <w:rFonts w:ascii="Times New Roman" w:hAnsi="Times New Roman" w:cs="Times New Roman"/>
          <w:sz w:val="30"/>
          <w:szCs w:val="30"/>
        </w:rPr>
        <w:t>c.     Employers  often  hire  extra  help  during  holiday</w:t>
      </w:r>
    </w:p>
    <w:p w:rsidR="00DA2989" w:rsidRPr="000D3C64" w:rsidRDefault="00DA2989" w:rsidP="000D3C64">
      <w:pPr>
        <w:autoSpaceDE w:val="0"/>
        <w:autoSpaceDN w:val="0"/>
        <w:adjustRightInd w:val="0"/>
        <w:spacing w:after="0" w:line="360" w:lineRule="auto"/>
        <w:ind w:left="832"/>
        <w:rPr>
          <w:rFonts w:ascii="Times New Roman" w:hAnsi="Times New Roman" w:cs="Times New Roman"/>
          <w:sz w:val="30"/>
          <w:szCs w:val="30"/>
        </w:rPr>
      </w:pPr>
      <w:r w:rsidRPr="000D3C64">
        <w:rPr>
          <w:rFonts w:ascii="Times New Roman" w:hAnsi="Times New Roman" w:cs="Times New Roman"/>
          <w:sz w:val="30"/>
          <w:szCs w:val="30"/>
        </w:rPr>
        <w:t>and warm weather seasons.</w:t>
      </w:r>
    </w:p>
    <w:p w:rsidR="00DA2989" w:rsidRPr="000D3C64" w:rsidRDefault="00DA2989"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The   teenage   unemployment   rate   rose   more quickly in the 1970's than it did it in the 1960’s.       </w:t>
      </w:r>
    </w:p>
    <w:p w:rsidR="00DA2989" w:rsidRPr="000D3C64" w:rsidRDefault="00DA2989" w:rsidP="000D3C64">
      <w:pPr>
        <w:autoSpaceDE w:val="0"/>
        <w:autoSpaceDN w:val="0"/>
        <w:adjustRightInd w:val="0"/>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Ever  since  I  arrived  at  the  college  last  week,  I've been   shocked   by   the   poor   behavior   of   the students.   The   student   population   is   completely lacking in proper social skills.</w:t>
      </w:r>
    </w:p>
    <w:p w:rsidR="00DA2989" w:rsidRPr="000D3C64" w:rsidRDefault="00DA2989" w:rsidP="000D3C64">
      <w:pPr>
        <w:autoSpaceDE w:val="0"/>
        <w:autoSpaceDN w:val="0"/>
        <w:adjustRightInd w:val="0"/>
        <w:spacing w:after="0" w:line="360" w:lineRule="auto"/>
        <w:ind w:left="395" w:right="-36"/>
        <w:rPr>
          <w:rFonts w:ascii="Times New Roman" w:hAnsi="Times New Roman" w:cs="Times New Roman"/>
          <w:sz w:val="30"/>
          <w:szCs w:val="30"/>
        </w:rPr>
      </w:pPr>
      <w:r w:rsidRPr="000D3C64">
        <w:rPr>
          <w:rFonts w:ascii="Times New Roman" w:hAnsi="Times New Roman" w:cs="Times New Roman"/>
          <w:sz w:val="30"/>
          <w:szCs w:val="30"/>
        </w:rPr>
        <w:t>Which  of  the  following,  if  true,  would  weaken  the above conclusion?</w:t>
      </w:r>
    </w:p>
    <w:p w:rsidR="00DA2989" w:rsidRPr="000D3C64" w:rsidRDefault="00DA2989" w:rsidP="000D3C64">
      <w:pPr>
        <w:autoSpaceDE w:val="0"/>
        <w:autoSpaceDN w:val="0"/>
        <w:adjustRightInd w:val="0"/>
        <w:spacing w:before="9" w:after="0" w:line="360" w:lineRule="auto"/>
        <w:ind w:left="679" w:right="-36" w:hanging="284"/>
        <w:rPr>
          <w:rFonts w:ascii="Times New Roman" w:hAnsi="Times New Roman" w:cs="Times New Roman"/>
          <w:sz w:val="30"/>
          <w:szCs w:val="30"/>
        </w:rPr>
      </w:pPr>
      <w:r w:rsidRPr="000D3C64">
        <w:rPr>
          <w:rFonts w:ascii="Times New Roman" w:hAnsi="Times New Roman" w:cs="Times New Roman"/>
          <w:sz w:val="30"/>
          <w:szCs w:val="30"/>
        </w:rPr>
        <w:t>a.  Students who are away from their parents often exhibit rude behavior</w:t>
      </w:r>
    </w:p>
    <w:p w:rsidR="00DA2989" w:rsidRPr="000D3C64" w:rsidRDefault="00DA2989" w:rsidP="000D3C64">
      <w:pPr>
        <w:autoSpaceDE w:val="0"/>
        <w:autoSpaceDN w:val="0"/>
        <w:adjustRightInd w:val="0"/>
        <w:spacing w:after="0" w:line="360" w:lineRule="auto"/>
        <w:ind w:left="395" w:right="511"/>
        <w:jc w:val="both"/>
        <w:rPr>
          <w:rFonts w:ascii="Times New Roman" w:hAnsi="Times New Roman" w:cs="Times New Roman"/>
          <w:sz w:val="30"/>
          <w:szCs w:val="30"/>
        </w:rPr>
      </w:pPr>
      <w:r w:rsidRPr="000D3C64">
        <w:rPr>
          <w:rFonts w:ascii="Times New Roman" w:hAnsi="Times New Roman" w:cs="Times New Roman"/>
          <w:sz w:val="30"/>
          <w:szCs w:val="30"/>
        </w:rPr>
        <w:t>b.  The college numbers over 50,000 students.</w:t>
      </w:r>
    </w:p>
    <w:p w:rsidR="00DA2989" w:rsidRPr="000D3C64" w:rsidRDefault="00DA2989" w:rsidP="000D3C64">
      <w:pPr>
        <w:autoSpaceDE w:val="0"/>
        <w:autoSpaceDN w:val="0"/>
        <w:adjustRightInd w:val="0"/>
        <w:spacing w:before="1" w:after="0" w:line="360" w:lineRule="auto"/>
        <w:ind w:left="679" w:right="-38" w:hanging="284"/>
        <w:rPr>
          <w:rFonts w:ascii="Times New Roman" w:hAnsi="Times New Roman" w:cs="Times New Roman"/>
          <w:sz w:val="30"/>
          <w:szCs w:val="30"/>
        </w:rPr>
      </w:pPr>
      <w:r w:rsidRPr="000D3C64">
        <w:rPr>
          <w:rFonts w:ascii="Times New Roman" w:hAnsi="Times New Roman" w:cs="Times New Roman"/>
          <w:sz w:val="30"/>
          <w:szCs w:val="30"/>
        </w:rPr>
        <w:t>c.   The narrator is a student and has not interacted with many students.</w:t>
      </w:r>
    </w:p>
    <w:p w:rsidR="00DA2989" w:rsidRPr="000D3C64" w:rsidRDefault="00DA2989" w:rsidP="000D3C64">
      <w:pPr>
        <w:autoSpaceDE w:val="0"/>
        <w:autoSpaceDN w:val="0"/>
        <w:adjustRightInd w:val="0"/>
        <w:spacing w:before="2" w:after="0" w:line="360" w:lineRule="auto"/>
        <w:ind w:left="679" w:right="-37" w:hanging="284"/>
        <w:rPr>
          <w:rFonts w:ascii="Times New Roman" w:hAnsi="Times New Roman" w:cs="Times New Roman"/>
          <w:sz w:val="30"/>
          <w:szCs w:val="30"/>
        </w:rPr>
      </w:pPr>
      <w:r w:rsidRPr="000D3C64">
        <w:rPr>
          <w:rFonts w:ascii="Times New Roman" w:hAnsi="Times New Roman" w:cs="Times New Roman"/>
          <w:sz w:val="30"/>
          <w:szCs w:val="30"/>
        </w:rPr>
        <w:t>d.  Social  skills  should  not  be  expected  of  college students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right="-38"/>
        <w:jc w:val="both"/>
        <w:rPr>
          <w:rFonts w:ascii="Times New Roman" w:hAnsi="Times New Roman" w:cs="Times New Roman"/>
          <w:sz w:val="30"/>
          <w:szCs w:val="30"/>
        </w:rPr>
      </w:pPr>
      <w:r w:rsidRPr="000D3C64">
        <w:rPr>
          <w:rFonts w:ascii="Times New Roman" w:hAnsi="Times New Roman" w:cs="Times New Roman"/>
          <w:sz w:val="30"/>
          <w:szCs w:val="30"/>
        </w:rPr>
        <w:t>64.  Cars  are  safer  than  planes.  Fifty  percent  of  plane accidents result in death, while only one percent of car accidents result in death.</w:t>
      </w:r>
    </w:p>
    <w:p w:rsidR="00DA2989" w:rsidRPr="000D3C64" w:rsidRDefault="00DA2989"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autoSpaceDE w:val="0"/>
        <w:autoSpaceDN w:val="0"/>
        <w:adjustRightInd w:val="0"/>
        <w:spacing w:before="12" w:after="0" w:line="360" w:lineRule="auto"/>
        <w:ind w:left="283" w:right="71"/>
        <w:rPr>
          <w:rFonts w:ascii="Times New Roman" w:hAnsi="Times New Roman" w:cs="Times New Roman"/>
          <w:sz w:val="30"/>
          <w:szCs w:val="30"/>
        </w:rPr>
      </w:pPr>
      <w:r w:rsidRPr="000D3C64">
        <w:rPr>
          <w:rFonts w:ascii="Times New Roman" w:hAnsi="Times New Roman" w:cs="Times New Roman"/>
          <w:sz w:val="30"/>
          <w:szCs w:val="30"/>
        </w:rPr>
        <w:t>Which   of   the   following,   if   true,   would   most seriously weaken the argument above?</w:t>
      </w:r>
    </w:p>
    <w:p w:rsidR="00DA2989" w:rsidRPr="000D3C64" w:rsidRDefault="00DA2989" w:rsidP="000D3C64">
      <w:pPr>
        <w:autoSpaceDE w:val="0"/>
        <w:autoSpaceDN w:val="0"/>
        <w:adjustRightInd w:val="0"/>
        <w:spacing w:before="7"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Planes are inspected more often than cars.</w:t>
      </w:r>
    </w:p>
    <w:p w:rsidR="00DA2989" w:rsidRPr="000D3C64" w:rsidRDefault="00DA2989" w:rsidP="000D3C64">
      <w:pPr>
        <w:autoSpaceDE w:val="0"/>
        <w:autoSpaceDN w:val="0"/>
        <w:adjustRightInd w:val="0"/>
        <w:spacing w:before="1"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b.  The number of car accidents  is several hundred thousand times higher than the number of plane accidents</w:t>
      </w:r>
    </w:p>
    <w:p w:rsidR="00DA2989" w:rsidRPr="000D3C64" w:rsidRDefault="00DA2989"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c.   Pilots  never  fly  under  the  influence  of  alcohol, while car drivers often do</w:t>
      </w:r>
    </w:p>
    <w:p w:rsidR="00DA2989" w:rsidRPr="000D3C64" w:rsidRDefault="00DA2989" w:rsidP="000D3C64">
      <w:pPr>
        <w:autoSpaceDE w:val="0"/>
        <w:autoSpaceDN w:val="0"/>
        <w:adjustRightInd w:val="0"/>
        <w:spacing w:after="0" w:line="360" w:lineRule="auto"/>
        <w:ind w:left="566" w:right="67" w:hanging="283"/>
        <w:jc w:val="both"/>
        <w:rPr>
          <w:rFonts w:ascii="Times New Roman" w:hAnsi="Times New Roman" w:cs="Times New Roman"/>
          <w:sz w:val="30"/>
          <w:szCs w:val="30"/>
        </w:rPr>
      </w:pPr>
      <w:r w:rsidRPr="000D3C64">
        <w:rPr>
          <w:rFonts w:ascii="Times New Roman" w:hAnsi="Times New Roman" w:cs="Times New Roman"/>
          <w:sz w:val="30"/>
          <w:szCs w:val="30"/>
        </w:rPr>
        <w:t>d.  Plane accidents are usually the fault of air traffic controllers, not pilots.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283" w:right="65" w:hanging="283"/>
        <w:jc w:val="both"/>
        <w:rPr>
          <w:rFonts w:ascii="Times New Roman" w:hAnsi="Times New Roman" w:cs="Times New Roman"/>
          <w:sz w:val="30"/>
          <w:szCs w:val="30"/>
        </w:rPr>
      </w:pPr>
      <w:r w:rsidRPr="000D3C64">
        <w:rPr>
          <w:rFonts w:ascii="Times New Roman" w:hAnsi="Times New Roman" w:cs="Times New Roman"/>
          <w:sz w:val="30"/>
          <w:szCs w:val="30"/>
        </w:rPr>
        <w:t>65.  The   Japanese   economic   model   created   strong domestic   industries   through   subsidies   from   its Ministry  of  Trade  and  by  closing  off  competitive foreign  firms  to  its  domestic  market.  This  strategy promised  to  help  economic  growth  by  incubating domestic industries. New Japanese industries could count  on  a  known  local  demand  and  would  be protected  from  competition  by  tariffs  and  other barriers. The program  could reduce  the amount  of imports and therefore improve the nation's balance of trade.</w:t>
      </w:r>
    </w:p>
    <w:p w:rsidR="00DA2989" w:rsidRPr="000D3C64" w:rsidRDefault="00DA2989" w:rsidP="000D3C64">
      <w:pPr>
        <w:autoSpaceDE w:val="0"/>
        <w:autoSpaceDN w:val="0"/>
        <w:adjustRightInd w:val="0"/>
        <w:spacing w:after="0" w:line="360" w:lineRule="auto"/>
        <w:ind w:left="283" w:right="68"/>
        <w:rPr>
          <w:rFonts w:ascii="Times New Roman" w:hAnsi="Times New Roman" w:cs="Times New Roman"/>
          <w:sz w:val="30"/>
          <w:szCs w:val="30"/>
        </w:rPr>
      </w:pPr>
      <w:r w:rsidRPr="000D3C64">
        <w:rPr>
          <w:rFonts w:ascii="Times New Roman" w:hAnsi="Times New Roman" w:cs="Times New Roman"/>
          <w:sz w:val="30"/>
          <w:szCs w:val="30"/>
        </w:rPr>
        <w:t>Which   of   the   following,   based   on   the   passage above, is a weakness in this economic strategy?</w:t>
      </w:r>
    </w:p>
    <w:p w:rsidR="00DA2989" w:rsidRPr="000D3C64" w:rsidRDefault="00DA2989" w:rsidP="000D3C64">
      <w:pPr>
        <w:autoSpaceDE w:val="0"/>
        <w:autoSpaceDN w:val="0"/>
        <w:adjustRightInd w:val="0"/>
        <w:spacing w:before="9" w:after="0" w:line="360" w:lineRule="auto"/>
        <w:ind w:left="566" w:right="71" w:hanging="283"/>
        <w:jc w:val="both"/>
        <w:rPr>
          <w:rFonts w:ascii="Times New Roman" w:hAnsi="Times New Roman" w:cs="Times New Roman"/>
          <w:sz w:val="30"/>
          <w:szCs w:val="30"/>
        </w:rPr>
      </w:pPr>
      <w:r w:rsidRPr="000D3C64">
        <w:rPr>
          <w:rFonts w:ascii="Times New Roman" w:hAnsi="Times New Roman" w:cs="Times New Roman"/>
          <w:sz w:val="30"/>
          <w:szCs w:val="30"/>
        </w:rPr>
        <w:t>a.  A   protectionist   policy   will   create   animosity among other nations.</w:t>
      </w:r>
    </w:p>
    <w:p w:rsidR="00DA2989" w:rsidRPr="000D3C64" w:rsidRDefault="00DA2989" w:rsidP="000D3C64">
      <w:pPr>
        <w:autoSpaceDE w:val="0"/>
        <w:autoSpaceDN w:val="0"/>
        <w:adjustRightInd w:val="0"/>
        <w:spacing w:after="0" w:line="360" w:lineRule="auto"/>
        <w:ind w:left="566" w:right="66" w:hanging="283"/>
        <w:jc w:val="both"/>
        <w:rPr>
          <w:rFonts w:ascii="Times New Roman" w:hAnsi="Times New Roman" w:cs="Times New Roman"/>
          <w:sz w:val="30"/>
          <w:szCs w:val="30"/>
        </w:rPr>
      </w:pPr>
      <w:r w:rsidRPr="000D3C64">
        <w:rPr>
          <w:rFonts w:ascii="Times New Roman" w:hAnsi="Times New Roman" w:cs="Times New Roman"/>
          <w:sz w:val="30"/>
          <w:szCs w:val="30"/>
        </w:rPr>
        <w:t>b.  Fast growth of small industries will create a class of  millionaires  and  increase  the  inequality  of income</w:t>
      </w:r>
    </w:p>
    <w:p w:rsidR="00DA2989" w:rsidRPr="000D3C64" w:rsidRDefault="00DA2989"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Subsidies  and import constraints  keep domestic</w:t>
      </w:r>
    </w:p>
    <w:p w:rsidR="00DA2989" w:rsidRPr="000D3C64" w:rsidRDefault="00DA2989" w:rsidP="000D3C64">
      <w:pPr>
        <w:autoSpaceDE w:val="0"/>
        <w:autoSpaceDN w:val="0"/>
        <w:adjustRightInd w:val="0"/>
        <w:spacing w:after="0" w:line="360" w:lineRule="auto"/>
        <w:ind w:left="283" w:right="191" w:firstLine="283"/>
        <w:rPr>
          <w:rFonts w:ascii="Times New Roman" w:hAnsi="Times New Roman" w:cs="Times New Roman"/>
          <w:sz w:val="30"/>
          <w:szCs w:val="30"/>
        </w:rPr>
      </w:pPr>
      <w:r w:rsidRPr="000D3C64">
        <w:rPr>
          <w:rFonts w:ascii="Times New Roman" w:hAnsi="Times New Roman" w:cs="Times New Roman"/>
          <w:sz w:val="30"/>
          <w:szCs w:val="30"/>
        </w:rPr>
        <w:t>prices high and impose a burden on consumers. d.  Quotas are more regressive than tariffs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DA2989" w:rsidRPr="000D3C64" w:rsidRDefault="00DA2989" w:rsidP="000D3C64">
      <w:pPr>
        <w:autoSpaceDE w:val="0"/>
        <w:autoSpaceDN w:val="0"/>
        <w:adjustRightInd w:val="0"/>
        <w:spacing w:after="0" w:line="360" w:lineRule="auto"/>
        <w:ind w:left="283" w:right="64" w:hanging="283"/>
        <w:jc w:val="both"/>
        <w:rPr>
          <w:rFonts w:ascii="Times New Roman" w:hAnsi="Times New Roman" w:cs="Times New Roman"/>
          <w:sz w:val="30"/>
          <w:szCs w:val="30"/>
        </w:rPr>
      </w:pPr>
      <w:r w:rsidRPr="000D3C64">
        <w:rPr>
          <w:rFonts w:ascii="Times New Roman" w:hAnsi="Times New Roman" w:cs="Times New Roman"/>
          <w:sz w:val="30"/>
          <w:szCs w:val="30"/>
        </w:rPr>
        <w:t>66.  Sally   has   never   received   a   violation   from   the Federal Aviation Administration during her  16-year flying  career.  Sally  must  be  a  great  pilot.  Which of the   following   can   be   said   about   the   reasoning above?</w:t>
      </w:r>
    </w:p>
    <w:p w:rsidR="00DA2989" w:rsidRPr="000D3C64" w:rsidRDefault="00DA2989" w:rsidP="000D3C64">
      <w:pPr>
        <w:autoSpaceDE w:val="0"/>
        <w:autoSpaceDN w:val="0"/>
        <w:adjustRightInd w:val="0"/>
        <w:spacing w:before="1" w:after="0" w:line="360" w:lineRule="auto"/>
        <w:ind w:left="283" w:right="362"/>
        <w:rPr>
          <w:rFonts w:ascii="Times New Roman" w:hAnsi="Times New Roman" w:cs="Times New Roman"/>
          <w:sz w:val="30"/>
          <w:szCs w:val="30"/>
        </w:rPr>
      </w:pPr>
      <w:r w:rsidRPr="000D3C64">
        <w:rPr>
          <w:rFonts w:ascii="Times New Roman" w:hAnsi="Times New Roman" w:cs="Times New Roman"/>
          <w:sz w:val="30"/>
          <w:szCs w:val="30"/>
        </w:rPr>
        <w:t>a.  The definitions of the terms create ambiguity. b.  The argument uses circular reasoning.</w:t>
      </w:r>
    </w:p>
    <w:p w:rsidR="00DA2989" w:rsidRPr="000D3C64" w:rsidRDefault="00DA2989" w:rsidP="000D3C64">
      <w:pPr>
        <w:autoSpaceDE w:val="0"/>
        <w:autoSpaceDN w:val="0"/>
        <w:adjustRightInd w:val="0"/>
        <w:spacing w:before="2"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The argument works by analogy.</w:t>
      </w:r>
    </w:p>
    <w:p w:rsidR="00DA2989" w:rsidRPr="000D3C64" w:rsidRDefault="00DA2989"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d.  The argument is built upon hidden assumptions.</w:t>
      </w:r>
    </w:p>
    <w:p w:rsidR="00DA2989" w:rsidRPr="000D3C64" w:rsidRDefault="00DA2989" w:rsidP="000D3C64">
      <w:pPr>
        <w:autoSpaceDE w:val="0"/>
        <w:autoSpaceDN w:val="0"/>
        <w:adjustRightInd w:val="0"/>
        <w:spacing w:before="9" w:after="0" w:line="360" w:lineRule="auto"/>
        <w:rPr>
          <w:rFonts w:ascii="Times New Roman" w:hAnsi="Times New Roman" w:cs="Times New Roman"/>
          <w:sz w:val="30"/>
          <w:szCs w:val="30"/>
        </w:rPr>
      </w:pPr>
    </w:p>
    <w:p w:rsidR="00810B3F" w:rsidRPr="000D3C64" w:rsidRDefault="00810B3F" w:rsidP="000D3C64">
      <w:pPr>
        <w:spacing w:after="160" w:line="360" w:lineRule="auto"/>
        <w:ind w:left="360"/>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32" w:name="_Toc10562434"/>
      <w:r w:rsidRPr="000D3C64">
        <w:rPr>
          <w:rFonts w:ascii="Times New Roman" w:hAnsi="Times New Roman" w:cs="Times New Roman"/>
          <w:sz w:val="30"/>
          <w:szCs w:val="30"/>
        </w:rPr>
        <w:t>Number Series</w:t>
      </w:r>
      <w:bookmarkEnd w:id="32"/>
    </w:p>
    <w:p w:rsidR="003B1E1F" w:rsidRPr="000D3C64" w:rsidRDefault="003B1E1F" w:rsidP="000D3C64">
      <w:pPr>
        <w:pStyle w:val="ListParagraph"/>
        <w:numPr>
          <w:ilvl w:val="0"/>
          <w:numId w:val="10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3, 5, 7, 11, (....), 17        </w:t>
      </w:r>
    </w:p>
    <w:p w:rsidR="003B1E1F" w:rsidRPr="000D3C64" w:rsidRDefault="003B1E1F" w:rsidP="000D3C64">
      <w:pPr>
        <w:pStyle w:val="ListParagraph"/>
        <w:numPr>
          <w:ilvl w:val="0"/>
          <w:numId w:val="12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12 B. 13 C. 14 D. 15 </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B        </w:t>
      </w:r>
    </w:p>
    <w:p w:rsidR="003B1E1F" w:rsidRPr="000D3C64" w:rsidRDefault="003B1E1F" w:rsidP="000D3C64">
      <w:pPr>
        <w:pStyle w:val="ListParagraph"/>
        <w:numPr>
          <w:ilvl w:val="0"/>
          <w:numId w:val="10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522 1235 2661 4800 7652 11217?        </w:t>
      </w:r>
    </w:p>
    <w:p w:rsidR="003B1E1F" w:rsidRPr="000D3C64" w:rsidRDefault="003B1E1F" w:rsidP="000D3C64">
      <w:pPr>
        <w:pStyle w:val="ListParagraph"/>
        <w:numPr>
          <w:ilvl w:val="0"/>
          <w:numId w:val="12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15495 B. 16208 C. 14782 D. 16921 </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Answer: Option A</w:t>
      </w:r>
    </w:p>
    <w:p w:rsidR="003B1E1F" w:rsidRPr="000D3C64" w:rsidRDefault="003B1E1F" w:rsidP="000D3C64">
      <w:pPr>
        <w:pStyle w:val="ListParagraph"/>
        <w:numPr>
          <w:ilvl w:val="0"/>
          <w:numId w:val="10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1, 2, 4, 13, 31, 112,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224. </w:t>
      </w:r>
    </w:p>
    <w:p w:rsidR="003B1E1F" w:rsidRPr="000D3C64" w:rsidRDefault="003B1E1F" w:rsidP="000D3C64">
      <w:pPr>
        <w:pStyle w:val="ListParagraph"/>
        <w:numPr>
          <w:ilvl w:val="0"/>
          <w:numId w:val="10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x, e, u, h, _?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18. </w:t>
      </w:r>
    </w:p>
    <w:p w:rsidR="003B1E1F" w:rsidRPr="000D3C64" w:rsidRDefault="003B1E1F" w:rsidP="000D3C64">
      <w:pPr>
        <w:pStyle w:val="ListParagraph"/>
        <w:numPr>
          <w:ilvl w:val="0"/>
          <w:numId w:val="10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19. 3,5,11,29,83,245, _?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162</w:t>
      </w:r>
    </w:p>
    <w:p w:rsidR="003B1E1F" w:rsidRPr="000D3C64" w:rsidRDefault="003B1E1F" w:rsidP="000D3C64">
      <w:pPr>
        <w:pStyle w:val="ListParagraph"/>
        <w:numPr>
          <w:ilvl w:val="0"/>
          <w:numId w:val="10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y, _? q, m, i</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1. w</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2. u</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3. t</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l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u is the answer. </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3,7,13,19.... </w:t>
      </w:r>
    </w:p>
    <w:p w:rsidR="003B1E1F" w:rsidRPr="000D3C64" w:rsidRDefault="003B1E1F" w:rsidP="000D3C64">
      <w:pPr>
        <w:pStyle w:val="Default"/>
        <w:spacing w:line="360" w:lineRule="auto"/>
        <w:jc w:val="both"/>
        <w:rPr>
          <w:sz w:val="30"/>
          <w:szCs w:val="30"/>
        </w:rPr>
      </w:pPr>
      <w:r w:rsidRPr="000D3C64">
        <w:rPr>
          <w:sz w:val="30"/>
          <w:szCs w:val="30"/>
        </w:rPr>
        <w:t>Answer is 29</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The sum of series represented as </w:t>
      </w:r>
    </w:p>
    <w:p w:rsidR="003B1E1F" w:rsidRPr="000D3C64" w:rsidRDefault="003B1E1F" w:rsidP="000D3C64">
      <w:pPr>
        <w:pStyle w:val="Default"/>
        <w:spacing w:line="360" w:lineRule="auto"/>
        <w:jc w:val="both"/>
        <w:rPr>
          <w:sz w:val="30"/>
          <w:szCs w:val="30"/>
        </w:rPr>
      </w:pPr>
      <w:r w:rsidRPr="000D3C64">
        <w:rPr>
          <w:sz w:val="30"/>
          <w:szCs w:val="30"/>
        </w:rPr>
        <w:t xml:space="preserve">1/ (1×5) +1/ (5×9) +1/ (9×13) +−−−−+1/ (221×225) </w:t>
      </w:r>
    </w:p>
    <w:p w:rsidR="003B1E1F" w:rsidRPr="000D3C64" w:rsidRDefault="003B1E1F" w:rsidP="000D3C64">
      <w:pPr>
        <w:pStyle w:val="Default"/>
        <w:spacing w:line="360" w:lineRule="auto"/>
        <w:jc w:val="both"/>
        <w:rPr>
          <w:sz w:val="30"/>
          <w:szCs w:val="30"/>
        </w:rPr>
      </w:pPr>
      <w:r w:rsidRPr="000D3C64">
        <w:rPr>
          <w:sz w:val="30"/>
          <w:szCs w:val="30"/>
        </w:rPr>
        <w:t xml:space="preserve">is </w:t>
      </w:r>
    </w:p>
    <w:p w:rsidR="003B1E1F" w:rsidRPr="000D3C64" w:rsidRDefault="003B1E1F" w:rsidP="000D3C64">
      <w:pPr>
        <w:pStyle w:val="Default"/>
        <w:spacing w:line="360" w:lineRule="auto"/>
        <w:jc w:val="both"/>
        <w:rPr>
          <w:sz w:val="30"/>
          <w:szCs w:val="30"/>
        </w:rPr>
      </w:pPr>
      <w:r w:rsidRPr="000D3C64">
        <w:rPr>
          <w:sz w:val="30"/>
          <w:szCs w:val="30"/>
        </w:rPr>
        <w:t xml:space="preserve">a) 28/221 </w:t>
      </w:r>
    </w:p>
    <w:p w:rsidR="003B1E1F" w:rsidRPr="000D3C64" w:rsidRDefault="003B1E1F" w:rsidP="000D3C64">
      <w:pPr>
        <w:pStyle w:val="Default"/>
        <w:spacing w:line="360" w:lineRule="auto"/>
        <w:jc w:val="both"/>
        <w:rPr>
          <w:sz w:val="30"/>
          <w:szCs w:val="30"/>
        </w:rPr>
      </w:pPr>
      <w:r w:rsidRPr="000D3C64">
        <w:rPr>
          <w:sz w:val="30"/>
          <w:szCs w:val="30"/>
        </w:rPr>
        <w:t xml:space="preserve">b) 56/221 </w:t>
      </w:r>
    </w:p>
    <w:p w:rsidR="003B1E1F" w:rsidRPr="000D3C64" w:rsidRDefault="003B1E1F" w:rsidP="000D3C64">
      <w:pPr>
        <w:pStyle w:val="Default"/>
        <w:spacing w:line="360" w:lineRule="auto"/>
        <w:jc w:val="both"/>
        <w:rPr>
          <w:sz w:val="30"/>
          <w:szCs w:val="30"/>
        </w:rPr>
      </w:pPr>
      <w:r w:rsidRPr="000D3C64">
        <w:rPr>
          <w:sz w:val="30"/>
          <w:szCs w:val="30"/>
        </w:rPr>
        <w:t xml:space="preserve">c) 56/225 </w:t>
      </w:r>
    </w:p>
    <w:p w:rsidR="003B1E1F" w:rsidRPr="000D3C64" w:rsidRDefault="003B1E1F" w:rsidP="000D3C64">
      <w:pPr>
        <w:pStyle w:val="Default"/>
        <w:spacing w:line="360" w:lineRule="auto"/>
        <w:jc w:val="both"/>
        <w:rPr>
          <w:sz w:val="30"/>
          <w:szCs w:val="30"/>
        </w:rPr>
      </w:pPr>
      <w:r w:rsidRPr="000D3C64">
        <w:rPr>
          <w:sz w:val="30"/>
          <w:szCs w:val="30"/>
        </w:rPr>
        <w:t>d) None of these</w:t>
      </w:r>
    </w:p>
    <w:p w:rsidR="003B1E1F" w:rsidRPr="000D3C64" w:rsidRDefault="003B1E1F" w:rsidP="000D3C64">
      <w:pPr>
        <w:pStyle w:val="Default"/>
        <w:spacing w:line="360" w:lineRule="auto"/>
        <w:jc w:val="both"/>
        <w:rPr>
          <w:sz w:val="30"/>
          <w:szCs w:val="30"/>
        </w:rPr>
      </w:pPr>
      <w:r w:rsidRPr="000D3C64">
        <w:rPr>
          <w:sz w:val="30"/>
          <w:szCs w:val="30"/>
        </w:rPr>
        <w:t>Ans = 56225</w:t>
      </w:r>
    </w:p>
    <w:p w:rsidR="003B1E1F" w:rsidRPr="000D3C64" w:rsidRDefault="003B1E1F" w:rsidP="000D3C64">
      <w:pPr>
        <w:pStyle w:val="Default"/>
        <w:spacing w:line="360" w:lineRule="auto"/>
        <w:jc w:val="both"/>
        <w:rPr>
          <w:sz w:val="30"/>
          <w:szCs w:val="30"/>
        </w:rPr>
      </w:pPr>
      <w:r w:rsidRPr="000D3C64">
        <w:rPr>
          <w:sz w:val="30"/>
          <w:szCs w:val="30"/>
        </w:rPr>
        <w:t xml:space="preserve"> </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What is the next number in the series? a, b, d, h, _? </w:t>
      </w:r>
    </w:p>
    <w:p w:rsidR="003B1E1F" w:rsidRPr="000D3C64" w:rsidRDefault="003B1E1F" w:rsidP="000D3C64">
      <w:pPr>
        <w:pStyle w:val="Default"/>
        <w:spacing w:line="360" w:lineRule="auto"/>
        <w:jc w:val="both"/>
        <w:rPr>
          <w:sz w:val="30"/>
          <w:szCs w:val="30"/>
        </w:rPr>
      </w:pPr>
      <w:r w:rsidRPr="000D3C64">
        <w:rPr>
          <w:sz w:val="30"/>
          <w:szCs w:val="30"/>
        </w:rPr>
        <w:t>Ans = p</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 a, d, I, p, what is next term </w:t>
      </w:r>
    </w:p>
    <w:p w:rsidR="003B1E1F" w:rsidRPr="000D3C64" w:rsidRDefault="003B1E1F" w:rsidP="000D3C64">
      <w:pPr>
        <w:pStyle w:val="Default"/>
        <w:numPr>
          <w:ilvl w:val="0"/>
          <w:numId w:val="125"/>
        </w:numPr>
        <w:spacing w:line="360" w:lineRule="auto"/>
        <w:jc w:val="both"/>
        <w:rPr>
          <w:sz w:val="30"/>
          <w:szCs w:val="30"/>
        </w:rPr>
      </w:pPr>
      <w:r w:rsidRPr="000D3C64">
        <w:rPr>
          <w:sz w:val="30"/>
          <w:szCs w:val="30"/>
        </w:rPr>
        <w:t xml:space="preserve">q b) r c) s d) t. </w:t>
      </w:r>
    </w:p>
    <w:p w:rsidR="003B1E1F" w:rsidRPr="000D3C64" w:rsidRDefault="003B1E1F" w:rsidP="000D3C64">
      <w:pPr>
        <w:pStyle w:val="Default"/>
        <w:spacing w:line="360" w:lineRule="auto"/>
        <w:jc w:val="both"/>
        <w:rPr>
          <w:sz w:val="30"/>
          <w:szCs w:val="30"/>
        </w:rPr>
      </w:pPr>
      <w:r w:rsidRPr="000D3C64">
        <w:rPr>
          <w:sz w:val="30"/>
          <w:szCs w:val="30"/>
        </w:rPr>
        <w:t>25 = Y</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Complete the series. 2 2 12 12 30 30? </w:t>
      </w:r>
    </w:p>
    <w:p w:rsidR="00C24F37" w:rsidRPr="000D3C64" w:rsidRDefault="000361E2" w:rsidP="000D3C64">
      <w:pPr>
        <w:pStyle w:val="Default"/>
        <w:spacing w:line="360" w:lineRule="auto"/>
        <w:jc w:val="both"/>
        <w:rPr>
          <w:sz w:val="30"/>
          <w:szCs w:val="30"/>
        </w:rPr>
      </w:pPr>
      <w:r w:rsidRPr="000D3C64">
        <w:rPr>
          <w:sz w:val="30"/>
          <w:szCs w:val="30"/>
        </w:rPr>
        <w:t>Answer is 56.</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10 1 9 2 8 3 7 4 6 5 5 6 4 7 3 8 2 _ _ </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2 4 16 512 _       </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5, 20, 24, 6, 2, 8,       </w:t>
      </w:r>
    </w:p>
    <w:p w:rsidR="003B1E1F" w:rsidRPr="000D3C64" w:rsidRDefault="003B1E1F" w:rsidP="000D3C64">
      <w:pPr>
        <w:pStyle w:val="Default"/>
        <w:spacing w:line="360" w:lineRule="auto"/>
        <w:ind w:left="360"/>
        <w:jc w:val="both"/>
        <w:rPr>
          <w:sz w:val="30"/>
          <w:szCs w:val="30"/>
        </w:rPr>
      </w:pPr>
      <w:r w:rsidRPr="000D3C64">
        <w:rPr>
          <w:sz w:val="30"/>
          <w:szCs w:val="30"/>
        </w:rPr>
        <w:t>Ans: 12</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 xml:space="preserve"> 1, 3, 7, 13, 21, __, 43 </w:t>
      </w:r>
    </w:p>
    <w:p w:rsidR="003B1E1F" w:rsidRPr="000D3C64" w:rsidRDefault="003B1E1F" w:rsidP="000D3C64">
      <w:pPr>
        <w:pStyle w:val="Default"/>
        <w:spacing w:line="360" w:lineRule="auto"/>
        <w:ind w:left="360"/>
        <w:jc w:val="both"/>
        <w:rPr>
          <w:sz w:val="30"/>
          <w:szCs w:val="30"/>
        </w:rPr>
      </w:pPr>
      <w:r w:rsidRPr="000D3C64">
        <w:rPr>
          <w:sz w:val="30"/>
          <w:szCs w:val="30"/>
        </w:rPr>
        <w:t>Ans: 31</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1, 3, 9, __, 16900</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3,6,13,26,33,66, _</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10 1 9 2 8 3 7 4 6 5 5 6 4 7 3 8 2 _ _</w:t>
      </w:r>
    </w:p>
    <w:p w:rsidR="003B1E1F" w:rsidRPr="000D3C64" w:rsidRDefault="003B1E1F" w:rsidP="000D3C64">
      <w:pPr>
        <w:pStyle w:val="Default"/>
        <w:numPr>
          <w:ilvl w:val="0"/>
          <w:numId w:val="109"/>
        </w:numPr>
        <w:spacing w:line="360" w:lineRule="auto"/>
        <w:jc w:val="both"/>
        <w:rPr>
          <w:sz w:val="30"/>
          <w:szCs w:val="30"/>
        </w:rPr>
      </w:pPr>
      <w:r w:rsidRPr="000D3C64">
        <w:rPr>
          <w:sz w:val="30"/>
          <w:szCs w:val="30"/>
        </w:rPr>
        <w:t>2 4 16 512 _</w:t>
      </w:r>
    </w:p>
    <w:p w:rsidR="003B1E1F" w:rsidRPr="000D3C64" w:rsidRDefault="003B1E1F" w:rsidP="000D3C64">
      <w:pPr>
        <w:pStyle w:val="Heading1"/>
        <w:spacing w:line="360" w:lineRule="auto"/>
        <w:jc w:val="both"/>
        <w:rPr>
          <w:rFonts w:ascii="Times New Roman" w:hAnsi="Times New Roman" w:cs="Times New Roman"/>
          <w:sz w:val="30"/>
          <w:szCs w:val="30"/>
        </w:rPr>
      </w:pPr>
      <w:bookmarkStart w:id="33" w:name="_Toc10562435"/>
      <w:r w:rsidRPr="000D3C64">
        <w:rPr>
          <w:rFonts w:ascii="Times New Roman" w:hAnsi="Times New Roman" w:cs="Times New Roman"/>
          <w:sz w:val="30"/>
          <w:szCs w:val="30"/>
        </w:rPr>
        <w:t>Cause and Effect</w:t>
      </w:r>
      <w:bookmarkEnd w:id="33"/>
    </w:p>
    <w:p w:rsidR="003B1E1F" w:rsidRPr="000D3C64" w:rsidRDefault="003B1E1F" w:rsidP="000D3C64">
      <w:pPr>
        <w:pStyle w:val="ListParagraph"/>
        <w:numPr>
          <w:ilvl w:val="0"/>
          <w:numId w:val="11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The Archaeological Survey of India has submitted a report for the Supreme Court that there is no evidence to prove that the Rama Seth is manmade.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Mr. Kailash which is a natural formation, is considered holy and is received by Hindus and Buddhists the world over.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if statement (A) is the cause and statement (B) is its effect.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if statement (B) is the cause and statement (A) is its effect.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if both the statements (A) and (B) are independent causes.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if both the statements (A) and (B) are effects of independent causes.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D        </w:t>
      </w:r>
    </w:p>
    <w:p w:rsidR="003B1E1F" w:rsidRPr="000D3C64" w:rsidRDefault="003B1E1F" w:rsidP="000D3C64">
      <w:pPr>
        <w:pStyle w:val="ListParagraph"/>
        <w:numPr>
          <w:ilvl w:val="0"/>
          <w:numId w:val="11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Event (A): Company X is opening an office in city Y for marketing the company's products.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Event (B): Company X has chalked out an expansion plan, involving raising production capacity at its existing plants.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If 'A' is the effect and 'B' is its immediate and principle cause.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If 'B' is the effect and 'A' is its immediate and principle cause.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If 'A' is the effect but 'B' is not its immediate and principle cause.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If 'B' is the effect but 'A' is not its immediate and principle cause.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C        </w:t>
      </w:r>
    </w:p>
    <w:p w:rsidR="003B1E1F" w:rsidRPr="000D3C64" w:rsidRDefault="003B1E1F" w:rsidP="000D3C64">
      <w:pPr>
        <w:pStyle w:val="Heading1"/>
        <w:spacing w:line="360" w:lineRule="auto"/>
        <w:jc w:val="both"/>
        <w:rPr>
          <w:rFonts w:ascii="Times New Roman" w:hAnsi="Times New Roman" w:cs="Times New Roman"/>
          <w:sz w:val="30"/>
          <w:szCs w:val="30"/>
        </w:rPr>
      </w:pPr>
      <w:bookmarkStart w:id="34" w:name="_Toc10562436"/>
      <w:r w:rsidRPr="000D3C64">
        <w:rPr>
          <w:rFonts w:ascii="Times New Roman" w:hAnsi="Times New Roman" w:cs="Times New Roman"/>
          <w:sz w:val="30"/>
          <w:szCs w:val="30"/>
        </w:rPr>
        <w:t>Logical Puzzles</w:t>
      </w:r>
      <w:bookmarkEnd w:id="34"/>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Study the following information carefully and answer the given questions:        A word and number arrangement machine when given an input line of words and numbers rearranges them following a particular rule in each step. The following is an illustration of input and rearrangement: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Input: 39 121 48 18 76 112 14 45 63 96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Step I: 14 39 121 48 18 76 112 45 63 96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Step II: 14 39 48 18 76 112 45 63 96 121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Step III: 14 18 39 48 76 112 45 63 96 121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Step IV: 14 18 39 48 76 45 63 96 112 121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Step V: 14 18 39 45 48 76 63 96 112 121                                                                                   Step VI: 14 18 39 45 48 63 76 96 112 121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This is the final arrangement and step VI is the last step for this input.        How many steps will be required for getting the final output for the following input?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Input: 101 85 66 49 73 39 142 25 115 74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5 </w:t>
      </w:r>
      <w:r w:rsidRPr="000D3C64">
        <w:rPr>
          <w:rFonts w:ascii="Times New Roman" w:hAnsi="Times New Roman" w:cs="Times New Roman"/>
          <w:sz w:val="30"/>
          <w:szCs w:val="30"/>
        </w:rPr>
        <w:tab/>
        <w:t xml:space="preserve">B. 6 </w:t>
      </w:r>
      <w:r w:rsidRPr="000D3C64">
        <w:rPr>
          <w:rFonts w:ascii="Times New Roman" w:hAnsi="Times New Roman" w:cs="Times New Roman"/>
          <w:sz w:val="30"/>
          <w:szCs w:val="30"/>
        </w:rPr>
        <w:tab/>
        <w:t xml:space="preserve">C. 7        D. 8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D        </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Gautham passes through seven lanes to reach his school. He finds that YELLOW lane is between his house and KAMA lane. The third lane from his school is APPLE lane. PEACOCK lane is immediately before the PARK lane. He passes ASH lane at the end. KAMA lane is between YELLOW lane and PEACOCK lane. The sixth lane from his house is RAO lane.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How many lanes are there between KAMA lane and RAO lane?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one b) two c) three d) four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After passing the park lane how many lanes does Gautham cross to reach the school?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a)4 b) 3 c) 2 d) 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III. After passing the YELLOW lane how many lanes does Gautham cross to reach the school?</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 a) 4 b) 6 c) 2 d) 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IV. Which lane is between PARK lane and RAO lane?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YELLOW lane b) KAMA lane c) APPLE lane d) PEACOCK lane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V. If the house of Gautham, each lane and his school are equidistant and he takes 2 min to pass one lane then how long will he take to reach school from his house?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18 min b) 16 min c) 14 min d) 12 min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3 Lanes between KAMA lane and RAO lane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Answer is 2 because after passing the PARK lane Gautham cross 3 lanes to reach the school.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After passing the YELLOW lane Gautham cross 6 lanes to reach the school.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APPLE lane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5. 16 minutes</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Consider a pile of Diamonds on a table. A thief enters and steals 1/2 of the e total quantity and then again 2 extra from the remaining. After some time, a second thief enters and steals 1/2 of the remaining+2. Then 3rd thief enters and steals 1/2 of the remaining+2. Then 4th thief enters and steals 1/2 of the remaining+2. When the 5th one enters he finds 1 diamond on the table. Find out the total no. of diamonds originally on the table before the 1st thief entered.</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Imagine 4 persons A, B, C, D. (It is a strength determining game). A found it hard, but could pull 'C' and 'D' to his side. AC and BD pairs on opposite sides found themselves equally balanced. When A and B exchanged their positions to form pairs AD and BC, BC pair could win and pull AD to their side. Order the 4 persons in Ascending order according to their strengths</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 escalator is descending at constant speed. A walk down and takes 50 steps to reach the bottom. B runs down and takes 90 steps in the same time as A takes 10 steps. How many steps are visible when the escalator is not operating?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150.</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bird keeper has got P pigeon, M minas and S sparrows. The keeper goes for lunch leaving his assistant to watch the birds. Suppose p=10, m=5, s=8. a.) When the bird keeper comes back, the assistant informs that x birds have escaped. The bird keeper exclaims oh no! all my sparrows are gone. How many birds flew away?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when the bird keeper come back, the assistant told him that x birds have escaped. The keeper realised that at least 2 sparrows have escaped. What is minimum no of birds that can escape.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Sol: This question can be solved using the pigeonhole principle. I guess the answer for the first question is 23 (10 + 5 + 8). Since if all the birds are escaped, then only he can be sure that all sparrows are gone. And for the second one, answer is 17 (10 p + 5 m + 2 s). If 17 birds escaped then best case such that least number of sparrows escaped will be like 10 pigeon, 5 mina and 2 sparrows escaped.</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There is an escalator and 2 persons move down it. A takes 50 steps and B takes 75 steps while the escalator is moving down. Given that the time taken by A to take 1 step is equal to time taken by B to take 3 steps. Find the no. of steps in the escalator while it is stationary.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100 steps</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6561 balls out of them 1 is heavy. Find the min. no. of times the balls have to be weighed for finding out the heavy ball.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8</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two balls touching each other circumferentially. The radius of the big ball is 4 times the diameter of the small all. The outer small ball rotates in anticlockwise direction circumferentially over the bigger one at the rate of 16 rev/sec. The bigger wheel also rotates anticlockwise at N rev/sec. What is 'N' for the horizontal line from the centre of small wheel always is horizontal.</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four face cards (J, Q, K, A) all of different types (diamond, club, spade, heart) and some conditions r given. Find the order of cards ans. king -&gt; jack -&gt; queen -&gt; ace heart diamond spade club   </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product of 5 different temperatures is 12. If all of then r integers then find all the temperatures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-2, -1,1,2,3</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Sometime after 10:00 PM a murder took place. A witness claimed that the clock must have stopped at the time of the shooting. It was later found that the position of both the hands were the same but their positions had interchanged. Tell the time of the shooting (both actual and claimed).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Time of shooting = 11:54 PM Claimed Time = 10:59 PM. </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There r 9 cities numbered 1 to 9. From how many cities the flight can start so as to reach the city 8 either directly or indirectly such the path formed is divisible by 3. e.g. 1368-Flights goes through 1-3-6-8.</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12 3 4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+ 3 45 5 ----------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46 8 9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- 23 4 5 ----------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23 4 4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+ 1 25 4 ------------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36 9 8 ------------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Q) Strike off any digit from each number in seven rows (need not be at same place) and combine the same operations with 3-digit numbers to get the same addition. After this strike off another digit from all and add all the No’s to get the same 2-digit No. perform the same process again with 1-digit No’s. Give the ' no’s in 7 rows at each stage.</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xxx)xxxxx (xxx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3xx ------- xxx x3x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xxx       3xx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Q) Find the 5-digit No.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Hint: 5 is used at least once in the calculation.</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boat M leaves shore A and at the same time boat B leaves shore B. They move across the river. They met at 500 yards away from A and after that they met 300 yards away from shore B without halting at shores. Find the distance between the shore A &amp; B.</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ABCDE are sisters. Each of them gives 4 gifts and each receives 4 gifts No two sisters give the same combination (e.g. if A gives 4 gifts to B then no other sisters can give four to other one.)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B gives four to A.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C gives 3 to E. How much did A, B, C, E give to Do?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Donor no of gifts A 1 B - C 1 D 2</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some bulbs, which are numbered from 1 to 100.all the bulbs are in on conditions. The following operations are performed: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Those bulbs number which are divisible by 2 are switched OFF.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Those bulbs numbered which are divisible by 3 are switched ON (which are already OFF) and OFF bulbs are switched 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Similarly bulbs numbers divisible by 4 are either switched ON or OFF depending upon their previous condition.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This procedure is adopted till 100th bulb.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At the end there were how many bulbs which were in ON condition?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10 (only perfect squares)</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family I know has several children. Each boy in this family has as many sisters as brothers but each girl has twice as many brothers as sisters. How many brothers and sisters are there?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4 boys and 3 girls.</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five thieves, each loot a bakery one after the other such that the first one takes 1/2 of the total no. of the breads plus 1/2 of a bread. Similarly, 2nd, 3rd,4th and 5fth also did the same. After the fifth one no. of breads remained are 3. Initially how many breads were there?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31.</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is well of depth 30 m and frog is at bottom of the well. He jumps 3 m in one day and falls back 2 m in the same day. How many days will it take for the frog to come out of the well?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30 </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Due to some defect in our elevator, I was climbing down the staircase.  I’d climbed down just 7 steps when I saw a man on the ground floor. Continuing to walk down, I greeted the man and I was surprised to see that when I was yet to get down 4 steps to reach the ground floor, the man had already finished climbing the staircase. He perhaps climbed up 2 steps for every 1 of mine. How many steps did the staircase have?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22</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Mr. T has a wrong weighing pan. One arm is lengthier than other.  1 kilogram on left balances 8 melons on right, 1 kilogram on right balances 2 melons on left. If all melons are equal in weight, what is the weight of a single melon. Sol: Let additional weight on left arm be x.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200 gm.</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ABC =C3 and CAB = D3, then find D3÷B3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 64.</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6561 balls out of them 1 is heavy. Find the min. no. of times the balls have to be weighed for finding out the heavy ball.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8</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Every station in N railroad issues every other station's ticket. Some stations are added. Now they have to issue 46 more tickets. Give the No. of stations after and before added.</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thief steals half the total no of loaves of bread plus 1/2 loaf from a backer. A second thief steals half the remain no of loaves plus 1/2 loaf and so on. After the 5th thief has stolen there are no more loaves left in the backer. What was the total no of loaves doing the backer have at the beginning?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31</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Ram Singh goes to his office in the city, every day from his suburban house. His driver Anagram drops him at the railway station in the morning and picks him up in the evening. Every evening Ram Singh reaches the station at 5 O' Clock. Anagram also reaches at the same time. One day Ram Singh started early from his office and came to the station at 4 O' Clock. Not wanting to wait for the car he starts walking home. Mangalam starts at normal time, picks him up on the way and takes him back house, half an hour early. How much time did Ram Singh walk?</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frog jumps 3 ft comes back 2ft in a day. In how many days it will come out of 30ft deep well?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28 day.</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3 piles each contains 10, 15, &amp; 20 stones. There are A, B, C, D, F, G and H persons. One man can catch up to four stones from any pile. The last man who takes will win. If first A starts next B and so on, who will win?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May be F.</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Four persons are there to cross a bridge they have one torch light. Person A can cross in 1 min. Person B can cross in 2 min. Person C can cross in 5 min.       Person D can cross in 10 min. They have to cross bridge within 17 min. At a time only two persons can cross.</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Three are three boxes. In first box, two white balls. In second box, 2 black balls. In third box, 1 white &amp; 1 black ball. The labels on the boxes are not correct. Then you have to open one box and to find the colour of the balls in all boxes. Ans: Open the box ladled black &amp; white. If white balls are there then the box ladled with white balls contain black balls and ladled with black balls contain one black and one white ball and vice versa, if two black balls are there.</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hotel has 10 stores. Which floor is above the floor below the floor, below the floor above the floor, below the floor above the fifth?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The sixth floor.</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500 men are arranged in an array of 10 rows and 50 columns according to their heights.       Tallest among each row of all are asked to fall out. And the shortest among them is A. Similarly, after resuming that to their original positions that the shortest among each       column are asked to fall out. And the tallest among them is B. Now who is taller among A and B?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A</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six boxes containing 5, 7, 14, 16, 18, 29 balls of either red or blue in colour. Some boxes contain only red balls and others contain only blue. One sales man sold one box       out of them and then he says " I have the same number of red balls left out as that of blue ". Which box is the one he sold out?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Total no of balls = 89 and (89-29 /2) = 60/2 = 30 and also 14 + 16 = 5 + 7 + 18 = 30</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woman with dollar bills got the shopping he spent half of the money she had for shopping as she was so kind, she gave one dollar to the beggar. She went to the hotel and spent half of the remaining and she gave 2 dollars to the waiter, the she buys some goods with half of the remaining and she gave 3 dollars to the receptionist. how much money she had in the beginning?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ans:42 </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lady buys some plates in 130$ with 2$ off every item. she then returns the plates for the same amount next day to exchange them for some cups &amp; saucers. Each saucer costs only 3$ each and the no. of saucers is 10 more than cups. Altogether she takes 16 more items than before. If she had to buy only cups, how many of them she could have been taken home on the first day?</w:t>
      </w:r>
    </w:p>
    <w:p w:rsidR="003B1E1F" w:rsidRPr="000D3C64" w:rsidRDefault="003B1E1F" w:rsidP="000D3C64">
      <w:pPr>
        <w:pStyle w:val="ListParagraph"/>
        <w:numPr>
          <w:ilvl w:val="0"/>
          <w:numId w:val="11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is a circular ring in which there are 12 black mice and one white mice. a cat walks circularly in the ring and eats every 12th mice. where should the cat start so that the white mice are the last one to be eaten by cat?       Ans: if the cat moves circularly it has to start from the 11th mice (clockwise) w.r.t. to white one.</w:t>
      </w:r>
    </w:p>
    <w:p w:rsidR="0039737E" w:rsidRPr="000D3C64" w:rsidRDefault="0039737E" w:rsidP="000D3C64">
      <w:pPr>
        <w:pStyle w:val="ListParagraph"/>
        <w:numPr>
          <w:ilvl w:val="0"/>
          <w:numId w:val="705"/>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xml:space="preserve">Event (A): Company X is opening an office in city Y for marketing the company's products.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Event (B): Company X has chalked out an expansion plan, involving raising production capacity at its existing plants. </w:t>
      </w:r>
    </w:p>
    <w:p w:rsidR="0039737E" w:rsidRPr="000D3C64" w:rsidRDefault="0039737E" w:rsidP="000D3C64">
      <w:pPr>
        <w:pStyle w:val="ListParagraph"/>
        <w:numPr>
          <w:ilvl w:val="0"/>
          <w:numId w:val="706"/>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xml:space="preserve">If 'A' is the effect and 'B' is its immediate and principle cause. B. If 'B' is the effect and 'A' is its immediate and principle cause. C. If 'A' is the effect but 'B' is not its immediate and principle cause. D. If 'B' is the effect but 'A' is not its immediate and principle cause. </w:t>
      </w:r>
    </w:p>
    <w:p w:rsidR="0039737E" w:rsidRPr="000D3C64" w:rsidRDefault="0039737E" w:rsidP="000D3C64">
      <w:pPr>
        <w:spacing w:line="360" w:lineRule="auto"/>
        <w:ind w:left="75"/>
        <w:rPr>
          <w:rFonts w:ascii="Times New Roman" w:hAnsi="Times New Roman" w:cs="Times New Roman"/>
          <w:sz w:val="30"/>
          <w:szCs w:val="30"/>
        </w:rPr>
      </w:pPr>
      <w:r w:rsidRPr="000D3C64">
        <w:rPr>
          <w:rFonts w:ascii="Times New Roman" w:hAnsi="Times New Roman" w:cs="Times New Roman"/>
          <w:sz w:val="30"/>
          <w:szCs w:val="30"/>
        </w:rPr>
        <w:t xml:space="preserve">Answer: Option C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Solution: Events (A) and (B) are related events and chronologically (B) occurs before (A) and because of as they are planning to increase capacity, they have to make a plan to sell their products also so they open new offices for marketing those products. But opening an office in a particular city, requires other events such as market survey etc. It is not the immediate and principle cause.</w:t>
      </w:r>
    </w:p>
    <w:p w:rsidR="0039737E" w:rsidRPr="000D3C64" w:rsidRDefault="0039737E" w:rsidP="000D3C64">
      <w:pPr>
        <w:pStyle w:val="ListParagraph"/>
        <w:numPr>
          <w:ilvl w:val="0"/>
          <w:numId w:val="705"/>
        </w:numPr>
        <w:spacing w:after="160" w:line="360" w:lineRule="auto"/>
        <w:rPr>
          <w:rFonts w:ascii="Times New Roman" w:hAnsi="Times New Roman" w:cs="Times New Roman"/>
          <w:sz w:val="30"/>
          <w:szCs w:val="30"/>
        </w:rPr>
      </w:pPr>
      <w:r w:rsidRPr="000D3C64">
        <w:rPr>
          <w:rFonts w:ascii="Times New Roman" w:hAnsi="Times New Roman" w:cs="Times New Roman"/>
          <w:sz w:val="30"/>
          <w:szCs w:val="30"/>
        </w:rPr>
        <w:t>. (A) The Archaeological Survey of India has submitted a report for the Supreme Court that there is no evidence to prove that the Rama Sethu is man made.</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Mr. Kailash which is a natural formation, is considered holy and is received by Hindus and Buddists the world over.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if statement (A) is the cause and statement (B) is its effect.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if statement (B) is the cause and statement (A) is its effect.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if both the statements (A) and (B) are independent causes.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 if both the statements (A) and (B) are effects of independent causes.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Answer: Option D </w:t>
      </w:r>
    </w:p>
    <w:p w:rsidR="0039737E" w:rsidRPr="000D3C64" w:rsidRDefault="0039737E" w:rsidP="000D3C64">
      <w:pPr>
        <w:pStyle w:val="ListParagraph"/>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Solution: The cause for ASIs report and the cause for Hindus and Buddists considering Kailash as holy mountain are different</w:t>
      </w:r>
    </w:p>
    <w:p w:rsidR="0039737E" w:rsidRPr="000D3C64" w:rsidRDefault="0039737E" w:rsidP="000D3C64">
      <w:pPr>
        <w:spacing w:after="160" w:line="360" w:lineRule="auto"/>
        <w:ind w:left="360"/>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35" w:name="_Toc10562437"/>
      <w:r w:rsidRPr="000D3C64">
        <w:rPr>
          <w:rFonts w:ascii="Times New Roman" w:hAnsi="Times New Roman" w:cs="Times New Roman"/>
          <w:sz w:val="30"/>
          <w:szCs w:val="30"/>
        </w:rPr>
        <w:t>Statement and Assumptions</w:t>
      </w:r>
      <w:bookmarkEnd w:id="35"/>
    </w:p>
    <w:p w:rsidR="00905755" w:rsidRPr="000D3C64" w:rsidRDefault="00905755"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 </w:t>
      </w:r>
    </w:p>
    <w:p w:rsidR="00905755" w:rsidRPr="000D3C64" w:rsidRDefault="00905755" w:rsidP="000D3C64">
      <w:pPr>
        <w:spacing w:line="360" w:lineRule="auto"/>
        <w:ind w:right="209"/>
        <w:rPr>
          <w:rFonts w:ascii="Times New Roman" w:hAnsi="Times New Roman" w:cs="Times New Roman"/>
          <w:sz w:val="30"/>
          <w:szCs w:val="30"/>
        </w:rPr>
      </w:pPr>
      <w:r w:rsidRPr="000D3C64">
        <w:rPr>
          <w:rFonts w:ascii="Times New Roman" w:hAnsi="Times New Roman" w:cs="Times New Roman"/>
          <w:sz w:val="30"/>
          <w:szCs w:val="30"/>
        </w:rPr>
        <w:t xml:space="preserve">In each question below is given a statement followed by several assumptions. An assumption is something supposed or taken for granted. You have to consider the statement along with the assumptions and then decide as to which of the assumptions is implicit in the statement.  </w:t>
      </w:r>
    </w:p>
    <w:p w:rsidR="00905755" w:rsidRPr="000D3C64" w:rsidRDefault="00905755" w:rsidP="000D3C64">
      <w:pPr>
        <w:tabs>
          <w:tab w:val="center" w:pos="1095"/>
        </w:tabs>
        <w:spacing w:line="360" w:lineRule="auto"/>
        <w:rPr>
          <w:rFonts w:ascii="Times New Roman" w:hAnsi="Times New Roman" w:cs="Times New Roman"/>
          <w:color w:val="C00000"/>
          <w:sz w:val="30"/>
          <w:szCs w:val="30"/>
        </w:rPr>
      </w:pPr>
      <w:r w:rsidRPr="000D3C64">
        <w:rPr>
          <w:rFonts w:ascii="Times New Roman" w:hAnsi="Times New Roman" w:cs="Times New Roman"/>
          <w:color w:val="C00000"/>
          <w:sz w:val="30"/>
          <w:szCs w:val="30"/>
        </w:rPr>
        <w:t xml:space="preserve">Statement : </w:t>
      </w:r>
      <w:r w:rsidRPr="000D3C64">
        <w:rPr>
          <w:rFonts w:ascii="Times New Roman" w:hAnsi="Times New Roman" w:cs="Times New Roman"/>
          <w:color w:val="C00000"/>
          <w:sz w:val="30"/>
          <w:szCs w:val="30"/>
        </w:rPr>
        <w:tab/>
        <w:t xml:space="preserve"> </w:t>
      </w:r>
    </w:p>
    <w:p w:rsidR="00905755" w:rsidRPr="000D3C64" w:rsidRDefault="00905755"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"Doctor available on call - 24 hours" - A notice at the Hotel reception. </w:t>
      </w:r>
    </w:p>
    <w:p w:rsidR="00905755" w:rsidRPr="000D3C64" w:rsidRDefault="00905755" w:rsidP="000D3C64">
      <w:pPr>
        <w:tabs>
          <w:tab w:val="center" w:pos="1388"/>
        </w:tabs>
        <w:spacing w:line="360" w:lineRule="auto"/>
        <w:rPr>
          <w:rFonts w:ascii="Times New Roman" w:hAnsi="Times New Roman" w:cs="Times New Roman"/>
          <w:sz w:val="30"/>
          <w:szCs w:val="30"/>
        </w:rPr>
      </w:pPr>
      <w:r w:rsidRPr="000D3C64">
        <w:rPr>
          <w:rFonts w:ascii="Times New Roman" w:hAnsi="Times New Roman" w:cs="Times New Roman"/>
          <w:color w:val="C00000"/>
          <w:sz w:val="30"/>
          <w:szCs w:val="30"/>
        </w:rPr>
        <w:t xml:space="preserve">Assumptions :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905755" w:rsidRPr="000D3C64" w:rsidRDefault="00905755" w:rsidP="000D3C64">
      <w:pPr>
        <w:numPr>
          <w:ilvl w:val="0"/>
          <w:numId w:val="385"/>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 xml:space="preserve">Some lodgers may need medical help at any point of time. </w:t>
      </w:r>
    </w:p>
    <w:p w:rsidR="00905755" w:rsidRPr="000D3C64" w:rsidRDefault="00905755" w:rsidP="000D3C64">
      <w:pPr>
        <w:numPr>
          <w:ilvl w:val="0"/>
          <w:numId w:val="385"/>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 xml:space="preserve">No lodger can be a doctor. </w:t>
      </w:r>
    </w:p>
    <w:p w:rsidR="00905755" w:rsidRPr="000D3C64" w:rsidRDefault="00905755" w:rsidP="000D3C64">
      <w:pPr>
        <w:numPr>
          <w:ilvl w:val="0"/>
          <w:numId w:val="385"/>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The hotel has employed a doctor.</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905755" w:rsidRPr="000D3C64" w:rsidRDefault="00905755" w:rsidP="000D3C64">
      <w:pPr>
        <w:numPr>
          <w:ilvl w:val="0"/>
          <w:numId w:val="385"/>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Arrangements have been made by the management of the hotel to make a doctor available in case of need.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905755" w:rsidRPr="000D3C64" w:rsidRDefault="00905755" w:rsidP="000D3C64">
      <w:pPr>
        <w:numPr>
          <w:ilvl w:val="0"/>
          <w:numId w:val="38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and IV are implicit </w:t>
      </w:r>
    </w:p>
    <w:p w:rsidR="00905755" w:rsidRPr="000D3C64" w:rsidRDefault="00905755" w:rsidP="000D3C64">
      <w:pPr>
        <w:numPr>
          <w:ilvl w:val="0"/>
          <w:numId w:val="38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and III are implicit </w:t>
      </w:r>
    </w:p>
    <w:p w:rsidR="00905755" w:rsidRPr="000D3C64" w:rsidRDefault="00905755" w:rsidP="000D3C64">
      <w:pPr>
        <w:numPr>
          <w:ilvl w:val="0"/>
          <w:numId w:val="38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III and IV are implicit </w:t>
      </w:r>
    </w:p>
    <w:p w:rsidR="00905755" w:rsidRPr="000D3C64" w:rsidRDefault="00905755" w:rsidP="000D3C64">
      <w:pPr>
        <w:numPr>
          <w:ilvl w:val="0"/>
          <w:numId w:val="38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All I, II, III and IV are implicit </w:t>
      </w:r>
    </w:p>
    <w:p w:rsidR="00905755" w:rsidRPr="000D3C64" w:rsidRDefault="00905755"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905755" w:rsidRPr="000D3C64" w:rsidRDefault="00905755"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905755" w:rsidRPr="000D3C64" w:rsidRDefault="00905755" w:rsidP="000D3C64">
      <w:pPr>
        <w:spacing w:line="360" w:lineRule="auto"/>
        <w:ind w:right="209"/>
        <w:rPr>
          <w:rFonts w:ascii="Times New Roman" w:hAnsi="Times New Roman" w:cs="Times New Roman"/>
          <w:sz w:val="30"/>
          <w:szCs w:val="30"/>
        </w:rPr>
      </w:pPr>
      <w:r w:rsidRPr="000D3C64">
        <w:rPr>
          <w:rFonts w:ascii="Times New Roman" w:hAnsi="Times New Roman" w:cs="Times New Roman"/>
          <w:sz w:val="30"/>
          <w:szCs w:val="30"/>
        </w:rPr>
        <w:t xml:space="preserve">2. </w:t>
      </w:r>
    </w:p>
    <w:p w:rsidR="00905755" w:rsidRPr="000D3C64" w:rsidRDefault="00905755" w:rsidP="000D3C64">
      <w:pPr>
        <w:spacing w:line="360" w:lineRule="auto"/>
        <w:ind w:right="209"/>
        <w:rPr>
          <w:rFonts w:ascii="Times New Roman" w:hAnsi="Times New Roman" w:cs="Times New Roman"/>
          <w:sz w:val="30"/>
          <w:szCs w:val="30"/>
        </w:rPr>
      </w:pPr>
      <w:r w:rsidRPr="000D3C64">
        <w:rPr>
          <w:rFonts w:ascii="Times New Roman" w:hAnsi="Times New Roman" w:cs="Times New Roman"/>
          <w:sz w:val="30"/>
          <w:szCs w:val="30"/>
        </w:rPr>
        <w:t xml:space="preserve">In each question below is given a statement followed by several assumptions. An assumption is something supposed or taken for granted. You have to consider the statement along with the assumptions and then decide as to which of the assumptions is implicit in the statement.  </w:t>
      </w:r>
    </w:p>
    <w:p w:rsidR="00905755" w:rsidRPr="000D3C64" w:rsidRDefault="00905755" w:rsidP="000D3C64">
      <w:pPr>
        <w:tabs>
          <w:tab w:val="center" w:pos="1095"/>
        </w:tabs>
        <w:spacing w:after="30" w:line="360" w:lineRule="auto"/>
        <w:rPr>
          <w:rFonts w:ascii="Times New Roman" w:hAnsi="Times New Roman" w:cs="Times New Roman"/>
          <w:sz w:val="30"/>
          <w:szCs w:val="30"/>
        </w:rPr>
      </w:pPr>
      <w:r w:rsidRPr="000D3C64">
        <w:rPr>
          <w:rFonts w:ascii="Times New Roman" w:hAnsi="Times New Roman" w:cs="Times New Roman"/>
          <w:color w:val="C00000"/>
          <w:sz w:val="30"/>
          <w:szCs w:val="30"/>
        </w:rPr>
        <w:t xml:space="preserve">Statement : </w:t>
      </w:r>
      <w:r w:rsidRPr="000D3C64">
        <w:rPr>
          <w:rFonts w:ascii="Times New Roman" w:hAnsi="Times New Roman" w:cs="Times New Roman"/>
          <w:color w:val="C00000"/>
          <w:sz w:val="30"/>
          <w:szCs w:val="30"/>
        </w:rPr>
        <w:tab/>
      </w:r>
      <w:r w:rsidRPr="000D3C64">
        <w:rPr>
          <w:rFonts w:ascii="Times New Roman" w:hAnsi="Times New Roman" w:cs="Times New Roman"/>
          <w:sz w:val="30"/>
          <w:szCs w:val="30"/>
        </w:rPr>
        <w:t xml:space="preserve"> </w:t>
      </w:r>
    </w:p>
    <w:p w:rsidR="00905755" w:rsidRPr="000D3C64" w:rsidRDefault="00905755" w:rsidP="000D3C64">
      <w:pPr>
        <w:tabs>
          <w:tab w:val="center" w:pos="4035"/>
        </w:tabs>
        <w:spacing w:after="27" w:line="360" w:lineRule="auto"/>
        <w:rPr>
          <w:rFonts w:ascii="Times New Roman" w:hAnsi="Times New Roman" w:cs="Times New Roman"/>
          <w:sz w:val="30"/>
          <w:szCs w:val="30"/>
        </w:rPr>
      </w:pPr>
      <w:r w:rsidRPr="000D3C64">
        <w:rPr>
          <w:rFonts w:ascii="Times New Roman" w:hAnsi="Times New Roman" w:cs="Times New Roman"/>
          <w:sz w:val="30"/>
          <w:szCs w:val="30"/>
        </w:rPr>
        <w:t xml:space="preserve">"Heavy exercise is bad for health" </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X advises Y. </w:t>
      </w:r>
    </w:p>
    <w:p w:rsidR="00905755" w:rsidRPr="000D3C64" w:rsidRDefault="00905755" w:rsidP="000D3C64">
      <w:pPr>
        <w:spacing w:line="360" w:lineRule="auto"/>
        <w:ind w:right="9"/>
        <w:rPr>
          <w:rFonts w:ascii="Times New Roman" w:hAnsi="Times New Roman" w:cs="Times New Roman"/>
          <w:color w:val="C00000"/>
          <w:sz w:val="30"/>
          <w:szCs w:val="30"/>
        </w:rPr>
      </w:pPr>
      <w:r w:rsidRPr="000D3C64">
        <w:rPr>
          <w:rFonts w:ascii="Times New Roman" w:hAnsi="Times New Roman" w:cs="Times New Roman"/>
          <w:color w:val="C00000"/>
          <w:sz w:val="30"/>
          <w:szCs w:val="30"/>
        </w:rPr>
        <w:t xml:space="preserve">Assumptions : </w:t>
      </w:r>
    </w:p>
    <w:p w:rsidR="00905755" w:rsidRPr="000D3C64" w:rsidRDefault="00905755" w:rsidP="000D3C64">
      <w:pPr>
        <w:numPr>
          <w:ilvl w:val="0"/>
          <w:numId w:val="387"/>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 xml:space="preserve">Y exercises heavily. </w:t>
      </w:r>
    </w:p>
    <w:p w:rsidR="00905755" w:rsidRPr="000D3C64" w:rsidRDefault="00905755" w:rsidP="000D3C64">
      <w:pPr>
        <w:numPr>
          <w:ilvl w:val="0"/>
          <w:numId w:val="387"/>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 xml:space="preserve">X has excellent health. </w:t>
      </w:r>
    </w:p>
    <w:p w:rsidR="00905755" w:rsidRPr="000D3C64" w:rsidRDefault="00905755" w:rsidP="000D3C64">
      <w:pPr>
        <w:numPr>
          <w:ilvl w:val="0"/>
          <w:numId w:val="387"/>
        </w:numPr>
        <w:spacing w:after="5" w:line="360" w:lineRule="auto"/>
        <w:ind w:right="9" w:hanging="357"/>
        <w:jc w:val="both"/>
        <w:rPr>
          <w:rFonts w:ascii="Times New Roman" w:hAnsi="Times New Roman" w:cs="Times New Roman"/>
          <w:sz w:val="30"/>
          <w:szCs w:val="30"/>
        </w:rPr>
      </w:pPr>
      <w:r w:rsidRPr="000D3C64">
        <w:rPr>
          <w:rFonts w:ascii="Times New Roman" w:hAnsi="Times New Roman" w:cs="Times New Roman"/>
          <w:sz w:val="30"/>
          <w:szCs w:val="30"/>
        </w:rPr>
        <w:t xml:space="preserve">X is a doctor. </w:t>
      </w:r>
    </w:p>
    <w:p w:rsidR="00905755" w:rsidRPr="000D3C64" w:rsidRDefault="00905755" w:rsidP="000D3C64">
      <w:pPr>
        <w:numPr>
          <w:ilvl w:val="0"/>
          <w:numId w:val="38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is implicit </w:t>
      </w:r>
    </w:p>
    <w:p w:rsidR="00905755" w:rsidRPr="000D3C64" w:rsidRDefault="00905755" w:rsidP="000D3C64">
      <w:pPr>
        <w:numPr>
          <w:ilvl w:val="0"/>
          <w:numId w:val="38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and III are implicit </w:t>
      </w:r>
    </w:p>
    <w:p w:rsidR="00905755" w:rsidRPr="000D3C64" w:rsidRDefault="00905755" w:rsidP="000D3C64">
      <w:pPr>
        <w:numPr>
          <w:ilvl w:val="0"/>
          <w:numId w:val="38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II and III ape implicit </w:t>
      </w:r>
    </w:p>
    <w:p w:rsidR="00905755" w:rsidRPr="000D3C64" w:rsidRDefault="00905755" w:rsidP="000D3C64">
      <w:pPr>
        <w:numPr>
          <w:ilvl w:val="0"/>
          <w:numId w:val="38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All I, II and III are implicit </w:t>
      </w:r>
    </w:p>
    <w:p w:rsidR="00905755" w:rsidRPr="000D3C64" w:rsidRDefault="00905755"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905755" w:rsidRPr="000D3C64" w:rsidRDefault="00905755"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905755" w:rsidRPr="000D3C64" w:rsidRDefault="00905755" w:rsidP="000D3C64">
      <w:pPr>
        <w:spacing w:line="360" w:lineRule="auto"/>
        <w:ind w:right="203"/>
        <w:rPr>
          <w:rFonts w:ascii="Times New Roman" w:hAnsi="Times New Roman" w:cs="Times New Roman"/>
          <w:sz w:val="30"/>
          <w:szCs w:val="30"/>
        </w:rPr>
      </w:pPr>
      <w:r w:rsidRPr="000D3C64">
        <w:rPr>
          <w:rFonts w:ascii="Times New Roman" w:hAnsi="Times New Roman" w:cs="Times New Roman"/>
          <w:sz w:val="30"/>
          <w:szCs w:val="30"/>
        </w:rPr>
        <w:t xml:space="preserve">In each question below is given a statement followed by several assumptions. An assumption is something supposed or taken for granted. You have to consider the statement along with the assumptions and then decide as to which of the assumptions is implicit in the statement.  </w:t>
      </w:r>
    </w:p>
    <w:p w:rsidR="00905755" w:rsidRPr="000D3C64" w:rsidRDefault="00905755" w:rsidP="000D3C64">
      <w:pPr>
        <w:tabs>
          <w:tab w:val="center" w:pos="1095"/>
        </w:tabs>
        <w:spacing w:line="360" w:lineRule="auto"/>
        <w:rPr>
          <w:rFonts w:ascii="Times New Roman" w:hAnsi="Times New Roman" w:cs="Times New Roman"/>
          <w:sz w:val="30"/>
          <w:szCs w:val="30"/>
        </w:rPr>
      </w:pPr>
      <w:r w:rsidRPr="000D3C64">
        <w:rPr>
          <w:rFonts w:ascii="Times New Roman" w:hAnsi="Times New Roman" w:cs="Times New Roman"/>
          <w:color w:val="C00000"/>
          <w:sz w:val="30"/>
          <w:szCs w:val="30"/>
        </w:rPr>
        <w:t xml:space="preserve">Statement :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905755" w:rsidRPr="000D3C64" w:rsidRDefault="00905755"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 did not go to the office today". A tells B. </w:t>
      </w:r>
    </w:p>
    <w:p w:rsidR="00905755" w:rsidRPr="000D3C64" w:rsidRDefault="00905755" w:rsidP="000D3C64">
      <w:pPr>
        <w:spacing w:line="360" w:lineRule="auto"/>
        <w:ind w:right="9"/>
        <w:rPr>
          <w:rFonts w:ascii="Times New Roman" w:hAnsi="Times New Roman" w:cs="Times New Roman"/>
          <w:color w:val="C00000"/>
          <w:sz w:val="30"/>
          <w:szCs w:val="30"/>
        </w:rPr>
      </w:pPr>
      <w:r w:rsidRPr="000D3C64">
        <w:rPr>
          <w:rFonts w:ascii="Times New Roman" w:hAnsi="Times New Roman" w:cs="Times New Roman"/>
          <w:color w:val="C00000"/>
          <w:sz w:val="30"/>
          <w:szCs w:val="30"/>
        </w:rPr>
        <w:t xml:space="preserve">Assumptions : </w:t>
      </w:r>
    </w:p>
    <w:p w:rsidR="00905755" w:rsidRPr="000D3C64" w:rsidRDefault="00905755" w:rsidP="000D3C64">
      <w:pPr>
        <w:numPr>
          <w:ilvl w:val="0"/>
          <w:numId w:val="389"/>
        </w:numPr>
        <w:spacing w:after="5" w:line="360" w:lineRule="auto"/>
        <w:ind w:right="9" w:hanging="278"/>
        <w:jc w:val="both"/>
        <w:rPr>
          <w:rFonts w:ascii="Times New Roman" w:hAnsi="Times New Roman" w:cs="Times New Roman"/>
          <w:sz w:val="30"/>
          <w:szCs w:val="30"/>
        </w:rPr>
      </w:pPr>
      <w:r w:rsidRPr="000D3C64">
        <w:rPr>
          <w:rFonts w:ascii="Times New Roman" w:hAnsi="Times New Roman" w:cs="Times New Roman"/>
          <w:sz w:val="30"/>
          <w:szCs w:val="30"/>
        </w:rPr>
        <w:t>The office was closed on account of holiday today.</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905755" w:rsidRPr="000D3C64" w:rsidRDefault="00905755" w:rsidP="000D3C64">
      <w:pPr>
        <w:numPr>
          <w:ilvl w:val="0"/>
          <w:numId w:val="389"/>
        </w:numPr>
        <w:spacing w:after="5" w:line="360" w:lineRule="auto"/>
        <w:ind w:right="9" w:hanging="278"/>
        <w:jc w:val="both"/>
        <w:rPr>
          <w:rFonts w:ascii="Times New Roman" w:hAnsi="Times New Roman" w:cs="Times New Roman"/>
          <w:sz w:val="30"/>
          <w:szCs w:val="30"/>
        </w:rPr>
      </w:pPr>
      <w:r w:rsidRPr="000D3C64">
        <w:rPr>
          <w:rFonts w:ascii="Times New Roman" w:hAnsi="Times New Roman" w:cs="Times New Roman"/>
          <w:sz w:val="30"/>
          <w:szCs w:val="30"/>
        </w:rPr>
        <w:t xml:space="preserve">"A" has been on leave for today. </w:t>
      </w:r>
    </w:p>
    <w:p w:rsidR="00905755" w:rsidRPr="000D3C64" w:rsidRDefault="00905755" w:rsidP="000D3C64">
      <w:pPr>
        <w:numPr>
          <w:ilvl w:val="0"/>
          <w:numId w:val="390"/>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is implicit </w:t>
      </w:r>
    </w:p>
    <w:p w:rsidR="00905755" w:rsidRPr="000D3C64" w:rsidRDefault="00905755" w:rsidP="000D3C64">
      <w:pPr>
        <w:numPr>
          <w:ilvl w:val="0"/>
          <w:numId w:val="390"/>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II is implicit </w:t>
      </w:r>
    </w:p>
    <w:p w:rsidR="00905755" w:rsidRPr="000D3C64" w:rsidRDefault="00905755" w:rsidP="000D3C64">
      <w:pPr>
        <w:numPr>
          <w:ilvl w:val="0"/>
          <w:numId w:val="390"/>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Either I or II is implicit </w:t>
      </w:r>
    </w:p>
    <w:p w:rsidR="00905755" w:rsidRPr="000D3C64" w:rsidRDefault="00905755" w:rsidP="000D3C64">
      <w:pPr>
        <w:numPr>
          <w:ilvl w:val="0"/>
          <w:numId w:val="390"/>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Neither I nor II is implicit </w:t>
      </w:r>
    </w:p>
    <w:p w:rsidR="00905755" w:rsidRPr="000D3C64" w:rsidRDefault="00905755"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905755" w:rsidRPr="000D3C64" w:rsidRDefault="00905755" w:rsidP="000D3C64">
      <w:pPr>
        <w:pStyle w:val="ListParagraph"/>
        <w:tabs>
          <w:tab w:val="center" w:pos="570"/>
        </w:tabs>
        <w:spacing w:line="360" w:lineRule="auto"/>
        <w:ind w:left="284"/>
        <w:rPr>
          <w:rFonts w:ascii="Times New Roman" w:hAnsi="Times New Roman" w:cs="Times New Roman"/>
          <w:sz w:val="30"/>
          <w:szCs w:val="30"/>
        </w:rPr>
      </w:pPr>
    </w:p>
    <w:p w:rsidR="00905755" w:rsidRPr="000D3C64" w:rsidRDefault="00905755" w:rsidP="000D3C64">
      <w:pPr>
        <w:pStyle w:val="ListParagraph"/>
        <w:spacing w:line="360" w:lineRule="auto"/>
        <w:rPr>
          <w:rFonts w:ascii="Times New Roman" w:hAnsi="Times New Roman" w:cs="Times New Roman"/>
          <w:sz w:val="30"/>
          <w:szCs w:val="30"/>
        </w:rPr>
      </w:pPr>
    </w:p>
    <w:p w:rsidR="00905755" w:rsidRPr="000D3C64" w:rsidRDefault="00905755" w:rsidP="000D3C64">
      <w:pPr>
        <w:tabs>
          <w:tab w:val="center" w:pos="570"/>
        </w:tabs>
        <w:spacing w:line="360" w:lineRule="auto"/>
        <w:ind w:left="284"/>
        <w:rPr>
          <w:rFonts w:ascii="Times New Roman" w:hAnsi="Times New Roman" w:cs="Times New Roman"/>
          <w:sz w:val="30"/>
          <w:szCs w:val="30"/>
        </w:rPr>
      </w:pPr>
      <w:r w:rsidRPr="000D3C64">
        <w:rPr>
          <w:rFonts w:ascii="Times New Roman" w:hAnsi="Times New Roman" w:cs="Times New Roman"/>
          <w:sz w:val="30"/>
          <w:szCs w:val="30"/>
        </w:rPr>
        <w:t xml:space="preserve">4. In each question below is given a statement followed by several assumptions. An assumption is something supposed or taken for granted. You have to consider the statement along with the assumptions and then decide as to which of the assumptions is implicit in the statement.  </w:t>
      </w:r>
    </w:p>
    <w:p w:rsidR="00905755" w:rsidRPr="000D3C64" w:rsidRDefault="00905755" w:rsidP="000D3C64">
      <w:pPr>
        <w:tabs>
          <w:tab w:val="center" w:pos="1095"/>
        </w:tabs>
        <w:spacing w:after="30" w:line="360" w:lineRule="auto"/>
        <w:rPr>
          <w:rFonts w:ascii="Times New Roman" w:hAnsi="Times New Roman" w:cs="Times New Roman"/>
          <w:sz w:val="30"/>
          <w:szCs w:val="30"/>
        </w:rPr>
      </w:pPr>
      <w:r w:rsidRPr="000D3C64">
        <w:rPr>
          <w:rFonts w:ascii="Times New Roman" w:hAnsi="Times New Roman" w:cs="Times New Roman"/>
          <w:color w:val="C00000"/>
          <w:sz w:val="30"/>
          <w:szCs w:val="30"/>
        </w:rPr>
        <w:t xml:space="preserve">Statement :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905755" w:rsidRPr="000D3C64" w:rsidRDefault="00905755" w:rsidP="000D3C64">
      <w:pPr>
        <w:tabs>
          <w:tab w:val="center" w:pos="3513"/>
        </w:tabs>
        <w:spacing w:after="25" w:line="360" w:lineRule="auto"/>
        <w:rPr>
          <w:rFonts w:ascii="Times New Roman" w:hAnsi="Times New Roman" w:cs="Times New Roman"/>
          <w:sz w:val="30"/>
          <w:szCs w:val="30"/>
        </w:rPr>
      </w:pPr>
      <w:r w:rsidRPr="000D3C64">
        <w:rPr>
          <w:rFonts w:ascii="Times New Roman" w:hAnsi="Times New Roman" w:cs="Times New Roman"/>
          <w:sz w:val="30"/>
          <w:szCs w:val="30"/>
        </w:rPr>
        <w:t xml:space="preserve">"Smoking Prohibited" </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A notice at a petrol pump. </w:t>
      </w:r>
    </w:p>
    <w:p w:rsidR="00905755" w:rsidRPr="000D3C64" w:rsidRDefault="00905755" w:rsidP="000D3C64">
      <w:pPr>
        <w:spacing w:line="360" w:lineRule="auto"/>
        <w:ind w:right="9"/>
        <w:rPr>
          <w:rFonts w:ascii="Times New Roman" w:hAnsi="Times New Roman" w:cs="Times New Roman"/>
          <w:color w:val="C00000"/>
          <w:sz w:val="30"/>
          <w:szCs w:val="30"/>
        </w:rPr>
      </w:pPr>
      <w:r w:rsidRPr="000D3C64">
        <w:rPr>
          <w:rFonts w:ascii="Times New Roman" w:hAnsi="Times New Roman" w:cs="Times New Roman"/>
          <w:color w:val="C00000"/>
          <w:sz w:val="30"/>
          <w:szCs w:val="30"/>
        </w:rPr>
        <w:t xml:space="preserve">Assumptions : </w:t>
      </w:r>
    </w:p>
    <w:p w:rsidR="00905755" w:rsidRPr="000D3C64" w:rsidRDefault="00905755" w:rsidP="000D3C64">
      <w:pPr>
        <w:spacing w:line="360" w:lineRule="auto"/>
        <w:ind w:right="4222"/>
        <w:rPr>
          <w:rFonts w:ascii="Times New Roman" w:hAnsi="Times New Roman" w:cs="Times New Roman"/>
          <w:sz w:val="30"/>
          <w:szCs w:val="30"/>
        </w:rPr>
      </w:pPr>
      <w:r w:rsidRPr="000D3C64">
        <w:rPr>
          <w:rFonts w:ascii="Times New Roman" w:hAnsi="Times New Roman" w:cs="Times New Roman"/>
          <w:sz w:val="30"/>
          <w:szCs w:val="30"/>
        </w:rPr>
        <w:t>I. All those who come to the petrol pump are smokers. II. Smoking at a petrol pump is hazardous.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905755" w:rsidRPr="000D3C64" w:rsidRDefault="00905755"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III. People are expected to follow such notices. </w:t>
      </w:r>
    </w:p>
    <w:p w:rsidR="00905755" w:rsidRPr="000D3C64" w:rsidRDefault="00905755" w:rsidP="000D3C64">
      <w:pPr>
        <w:numPr>
          <w:ilvl w:val="0"/>
          <w:numId w:val="39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 and III are implicit </w:t>
      </w:r>
    </w:p>
    <w:p w:rsidR="00905755" w:rsidRPr="000D3C64" w:rsidRDefault="00905755" w:rsidP="000D3C64">
      <w:pPr>
        <w:numPr>
          <w:ilvl w:val="0"/>
          <w:numId w:val="39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II and III are implicit </w:t>
      </w:r>
    </w:p>
    <w:p w:rsidR="00905755" w:rsidRPr="000D3C64" w:rsidRDefault="00905755" w:rsidP="000D3C64">
      <w:pPr>
        <w:numPr>
          <w:ilvl w:val="0"/>
          <w:numId w:val="39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Only II is implicit </w:t>
      </w:r>
    </w:p>
    <w:p w:rsidR="00905755" w:rsidRPr="000D3C64" w:rsidRDefault="00905755" w:rsidP="000D3C64">
      <w:pPr>
        <w:numPr>
          <w:ilvl w:val="0"/>
          <w:numId w:val="39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All I, II and III are implicit </w:t>
      </w:r>
    </w:p>
    <w:p w:rsidR="00905755" w:rsidRPr="000D3C64" w:rsidRDefault="00905755" w:rsidP="000D3C64">
      <w:pPr>
        <w:spacing w:after="160" w:line="360" w:lineRule="auto"/>
        <w:jc w:val="both"/>
        <w:rPr>
          <w:rFonts w:ascii="Times New Roman" w:hAnsi="Times New Roman" w:cs="Times New Roman"/>
          <w:sz w:val="30"/>
          <w:szCs w:val="30"/>
        </w:rPr>
      </w:pPr>
    </w:p>
    <w:p w:rsidR="003B1E1F" w:rsidRPr="000D3C64" w:rsidRDefault="003B1E1F" w:rsidP="000D3C64">
      <w:pPr>
        <w:pStyle w:val="ListParagraph"/>
        <w:numPr>
          <w:ilvl w:val="0"/>
          <w:numId w:val="39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 The principal instructed all the teachers to be careful in class because some students may disturb other students.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Assumptions:</w:t>
      </w:r>
    </w:p>
    <w:p w:rsidR="003B1E1F" w:rsidRPr="000D3C64" w:rsidRDefault="003B1E1F" w:rsidP="000D3C64">
      <w:pPr>
        <w:spacing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I. The teachers may handle the situation properly and they may restrict the naughty students.</w:t>
      </w:r>
    </w:p>
    <w:p w:rsidR="003B1E1F" w:rsidRPr="000D3C64" w:rsidRDefault="003B1E1F" w:rsidP="000D3C64">
      <w:pPr>
        <w:spacing w:line="360" w:lineRule="auto"/>
        <w:ind w:left="720" w:firstLine="720"/>
        <w:rPr>
          <w:rFonts w:ascii="Times New Roman" w:hAnsi="Times New Roman" w:cs="Times New Roman"/>
          <w:sz w:val="30"/>
          <w:szCs w:val="30"/>
        </w:rPr>
      </w:pPr>
      <w:r w:rsidRPr="000D3C64">
        <w:rPr>
          <w:rFonts w:ascii="Times New Roman" w:hAnsi="Times New Roman" w:cs="Times New Roman"/>
          <w:sz w:val="30"/>
          <w:szCs w:val="30"/>
        </w:rPr>
        <w:t xml:space="preserve">II. The students will welcome the decision of the Principal.        </w:t>
      </w:r>
    </w:p>
    <w:p w:rsidR="003B1E1F" w:rsidRPr="000D3C64" w:rsidRDefault="003B1E1F" w:rsidP="000D3C64">
      <w:pPr>
        <w:spacing w:line="360" w:lineRule="auto"/>
        <w:ind w:left="720" w:firstLine="720"/>
        <w:rPr>
          <w:rFonts w:ascii="Times New Roman" w:hAnsi="Times New Roman" w:cs="Times New Roman"/>
          <w:sz w:val="30"/>
          <w:szCs w:val="30"/>
        </w:rPr>
      </w:pPr>
      <w:r w:rsidRPr="000D3C64">
        <w:rPr>
          <w:rFonts w:ascii="Times New Roman" w:hAnsi="Times New Roman" w:cs="Times New Roman"/>
          <w:sz w:val="30"/>
          <w:szCs w:val="30"/>
        </w:rPr>
        <w:t xml:space="preserve">A. If only assumption I is implicit </w:t>
      </w:r>
    </w:p>
    <w:p w:rsidR="003B1E1F" w:rsidRPr="000D3C64" w:rsidRDefault="003B1E1F" w:rsidP="000D3C64">
      <w:pPr>
        <w:spacing w:line="360" w:lineRule="auto"/>
        <w:ind w:left="720" w:firstLine="720"/>
        <w:rPr>
          <w:rFonts w:ascii="Times New Roman" w:hAnsi="Times New Roman" w:cs="Times New Roman"/>
          <w:sz w:val="30"/>
          <w:szCs w:val="30"/>
        </w:rPr>
      </w:pPr>
      <w:r w:rsidRPr="000D3C64">
        <w:rPr>
          <w:rFonts w:ascii="Times New Roman" w:hAnsi="Times New Roman" w:cs="Times New Roman"/>
          <w:sz w:val="30"/>
          <w:szCs w:val="30"/>
        </w:rPr>
        <w:t xml:space="preserve">B. If only assumption II is implicit </w:t>
      </w:r>
    </w:p>
    <w:p w:rsidR="003B1E1F" w:rsidRPr="000D3C64" w:rsidRDefault="003B1E1F" w:rsidP="000D3C64">
      <w:pPr>
        <w:spacing w:line="360" w:lineRule="auto"/>
        <w:ind w:left="720" w:firstLine="720"/>
        <w:rPr>
          <w:rFonts w:ascii="Times New Roman" w:hAnsi="Times New Roman" w:cs="Times New Roman"/>
          <w:sz w:val="30"/>
          <w:szCs w:val="30"/>
        </w:rPr>
      </w:pPr>
      <w:r w:rsidRPr="000D3C64">
        <w:rPr>
          <w:rFonts w:ascii="Times New Roman" w:hAnsi="Times New Roman" w:cs="Times New Roman"/>
          <w:sz w:val="30"/>
          <w:szCs w:val="30"/>
        </w:rPr>
        <w:t xml:space="preserve">C. If either I or II is implicit </w:t>
      </w:r>
    </w:p>
    <w:p w:rsidR="003B1E1F" w:rsidRPr="000D3C64" w:rsidRDefault="003B1E1F" w:rsidP="000D3C64">
      <w:pPr>
        <w:spacing w:line="360" w:lineRule="auto"/>
        <w:ind w:left="720" w:firstLine="720"/>
        <w:rPr>
          <w:rFonts w:ascii="Times New Roman" w:hAnsi="Times New Roman" w:cs="Times New Roman"/>
          <w:sz w:val="30"/>
          <w:szCs w:val="30"/>
        </w:rPr>
      </w:pPr>
      <w:r w:rsidRPr="000D3C64">
        <w:rPr>
          <w:rFonts w:ascii="Times New Roman" w:hAnsi="Times New Roman" w:cs="Times New Roman"/>
          <w:sz w:val="30"/>
          <w:szCs w:val="30"/>
        </w:rPr>
        <w:t xml:space="preserve">D. If neither I nor II is implicit </w:t>
      </w:r>
    </w:p>
    <w:p w:rsidR="003B1E1F" w:rsidRPr="000D3C64" w:rsidRDefault="003B1E1F" w:rsidP="000D3C64">
      <w:pPr>
        <w:spacing w:line="360" w:lineRule="auto"/>
        <w:ind w:left="720" w:firstLine="720"/>
        <w:rPr>
          <w:rFonts w:ascii="Times New Roman" w:hAnsi="Times New Roman" w:cs="Times New Roman"/>
          <w:sz w:val="30"/>
          <w:szCs w:val="30"/>
        </w:rPr>
      </w:pPr>
      <w:r w:rsidRPr="000D3C64">
        <w:rPr>
          <w:rFonts w:ascii="Times New Roman" w:hAnsi="Times New Roman" w:cs="Times New Roman"/>
          <w:sz w:val="30"/>
          <w:szCs w:val="30"/>
        </w:rPr>
        <w:t xml:space="preserve">Answer: Option A        </w:t>
      </w:r>
    </w:p>
    <w:p w:rsidR="003B1E1F" w:rsidRPr="000D3C64" w:rsidRDefault="003B1E1F" w:rsidP="000D3C64">
      <w:pPr>
        <w:pStyle w:val="Heading1"/>
        <w:spacing w:line="360" w:lineRule="auto"/>
        <w:jc w:val="both"/>
        <w:rPr>
          <w:rFonts w:ascii="Times New Roman" w:hAnsi="Times New Roman" w:cs="Times New Roman"/>
          <w:sz w:val="30"/>
          <w:szCs w:val="30"/>
        </w:rPr>
      </w:pPr>
      <w:bookmarkStart w:id="36" w:name="_Toc10562438"/>
      <w:r w:rsidRPr="000D3C64">
        <w:rPr>
          <w:rFonts w:ascii="Times New Roman" w:hAnsi="Times New Roman" w:cs="Times New Roman"/>
          <w:sz w:val="30"/>
          <w:szCs w:val="30"/>
        </w:rPr>
        <w:t>Analogies</w:t>
      </w:r>
      <w:bookmarkEnd w:id="36"/>
    </w:p>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Cyclone : Devastation :: Seaquake : ?</w:t>
      </w:r>
    </w:p>
    <w:tbl>
      <w:tblPr>
        <w:tblW w:w="0" w:type="auto"/>
        <w:tblCellSpacing w:w="15" w:type="dxa"/>
        <w:tblCellMar>
          <w:top w:w="15" w:type="dxa"/>
          <w:left w:w="15" w:type="dxa"/>
          <w:bottom w:w="15" w:type="dxa"/>
          <w:right w:w="15" w:type="dxa"/>
        </w:tblCellMar>
        <w:tblLook w:val="04A0"/>
      </w:tblPr>
      <w:tblGrid>
        <w:gridCol w:w="292"/>
        <w:gridCol w:w="734"/>
        <w:gridCol w:w="749"/>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shore</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elegance</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corrosion</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huge waves</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Brick : Clay :: Ruby : ?</w:t>
      </w:r>
    </w:p>
    <w:tbl>
      <w:tblPr>
        <w:tblW w:w="0" w:type="auto"/>
        <w:tblCellSpacing w:w="15" w:type="dxa"/>
        <w:tblCellMar>
          <w:top w:w="15" w:type="dxa"/>
          <w:left w:w="15" w:type="dxa"/>
          <w:bottom w:w="15" w:type="dxa"/>
          <w:right w:w="15" w:type="dxa"/>
        </w:tblCellMar>
        <w:tblLook w:val="04A0"/>
      </w:tblPr>
      <w:tblGrid>
        <w:gridCol w:w="292"/>
        <w:gridCol w:w="1292"/>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graphite</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corundum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diamond</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pearl</w:t>
            </w:r>
          </w:p>
        </w:tc>
      </w:tr>
    </w:tbl>
    <w:p w:rsidR="00C357AA" w:rsidRPr="000D3C64" w:rsidRDefault="00C357AA"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Sugar : Molasses :: Gasoline : ?</w:t>
      </w:r>
    </w:p>
    <w:tbl>
      <w:tblPr>
        <w:tblW w:w="0" w:type="auto"/>
        <w:tblCellSpacing w:w="15" w:type="dxa"/>
        <w:tblCellMar>
          <w:top w:w="15" w:type="dxa"/>
          <w:left w:w="15" w:type="dxa"/>
          <w:bottom w:w="15" w:type="dxa"/>
          <w:right w:w="15" w:type="dxa"/>
        </w:tblCellMar>
        <w:tblLook w:val="04A0"/>
      </w:tblPr>
      <w:tblGrid>
        <w:gridCol w:w="292"/>
        <w:gridCol w:w="647"/>
        <w:gridCol w:w="662"/>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Mine</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Quarry</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Gas</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Petroleum</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Happiness : Sorrow :: Comfort : ?</w:t>
      </w:r>
    </w:p>
    <w:tbl>
      <w:tblPr>
        <w:tblW w:w="0" w:type="auto"/>
        <w:tblCellSpacing w:w="15" w:type="dxa"/>
        <w:tblCellMar>
          <w:top w:w="15" w:type="dxa"/>
          <w:left w:w="15" w:type="dxa"/>
          <w:bottom w:w="15" w:type="dxa"/>
          <w:right w:w="15" w:type="dxa"/>
        </w:tblCellMar>
        <w:tblLook w:val="04A0"/>
      </w:tblPr>
      <w:tblGrid>
        <w:gridCol w:w="292"/>
        <w:gridCol w:w="1109"/>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hardship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Easy</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difficult</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erase</w:t>
            </w:r>
          </w:p>
        </w:tc>
      </w:tr>
    </w:tbl>
    <w:p w:rsidR="00C357AA" w:rsidRPr="000D3C64" w:rsidRDefault="00C357AA"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Numismatist : Coins :: ?</w:t>
      </w:r>
    </w:p>
    <w:tbl>
      <w:tblPr>
        <w:tblW w:w="0" w:type="auto"/>
        <w:tblCellSpacing w:w="15" w:type="dxa"/>
        <w:tblCellMar>
          <w:top w:w="15" w:type="dxa"/>
          <w:left w:w="15" w:type="dxa"/>
          <w:bottom w:w="15" w:type="dxa"/>
          <w:right w:w="15" w:type="dxa"/>
        </w:tblCellMar>
        <w:tblLook w:val="04A0"/>
      </w:tblPr>
      <w:tblGrid>
        <w:gridCol w:w="292"/>
        <w:gridCol w:w="1555"/>
        <w:gridCol w:w="1570"/>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jeweler : jewelry</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geneticist : chromosomes</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philatelist : stamps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grisly : appearance</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‘Marriage’: ‘Divorce’::  ‘True’ :_</w:t>
      </w:r>
    </w:p>
    <w:tbl>
      <w:tblPr>
        <w:tblW w:w="0" w:type="auto"/>
        <w:tblCellSpacing w:w="15" w:type="dxa"/>
        <w:tblCellMar>
          <w:top w:w="15" w:type="dxa"/>
          <w:left w:w="15" w:type="dxa"/>
          <w:bottom w:w="15" w:type="dxa"/>
          <w:right w:w="15" w:type="dxa"/>
        </w:tblCellMar>
        <w:tblLook w:val="04A0"/>
      </w:tblPr>
      <w:tblGrid>
        <w:gridCol w:w="292"/>
        <w:gridCol w:w="926"/>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False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Story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Fiction</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Truth </w:t>
            </w:r>
          </w:p>
        </w:tc>
      </w:tr>
    </w:tbl>
    <w:p w:rsidR="00C357AA" w:rsidRPr="000D3C64" w:rsidRDefault="00C357AA" w:rsidP="000D3C64">
      <w:pPr>
        <w:spacing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Happiness: Sorrow::Comfort: ?</w:t>
      </w:r>
    </w:p>
    <w:p w:rsidR="00C357AA" w:rsidRPr="000D3C64" w:rsidRDefault="00C357AA" w:rsidP="000D3C64">
      <w:pPr>
        <w:spacing w:after="0" w:line="360" w:lineRule="auto"/>
        <w:rPr>
          <w:rFonts w:ascii="Times New Roman" w:hAnsi="Times New Roman" w:cs="Times New Roman"/>
          <w:b/>
          <w:sz w:val="30"/>
          <w:szCs w:val="30"/>
        </w:rPr>
      </w:pPr>
      <w:r w:rsidRPr="000D3C64">
        <w:rPr>
          <w:rFonts w:ascii="Times New Roman" w:hAnsi="Times New Roman" w:cs="Times New Roman"/>
          <w:sz w:val="30"/>
          <w:szCs w:val="30"/>
        </w:rPr>
        <w:t>A.hardship</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B.easy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C.difficult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D.erase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Automobile : Petrol ::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A.fire : fuel</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B.plane : propeller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C.diesel : gas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D.man : food</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C357AA" w:rsidRPr="000D3C64" w:rsidRDefault="00C357AA" w:rsidP="000D3C64">
      <w:pPr>
        <w:spacing w:after="0" w:line="360" w:lineRule="auto"/>
        <w:rPr>
          <w:rFonts w:ascii="Times New Roman" w:hAnsi="Times New Roman" w:cs="Times New Roman"/>
          <w:b/>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Bacteria : Decomposition ::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A.volcano : eruption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B.oxygen : water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C.antibiotic : injection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D.yeast : fermentation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Ship : Captain :: Newspaper :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A.reader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B.editor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C.publisher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D.printer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Day : Week ::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A.year : week</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B.second : time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C.time : duration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D.week : month</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Sculptor : Statue then Poet :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A.Canvas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B.Pen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C.Verse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D.Chisel</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C357AA" w:rsidRPr="000D3C64" w:rsidRDefault="00C357AA" w:rsidP="000D3C64">
      <w:pPr>
        <w:spacing w:after="0" w:line="360" w:lineRule="auto"/>
        <w:rPr>
          <w:rFonts w:ascii="Times New Roman" w:hAnsi="Times New Roman" w:cs="Times New Roman"/>
          <w:b/>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SEDATIVE : SLEEP</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A.challenging : knowledge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B.mnemonic : memory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C.vocal : eloquence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D.dramatic : story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PALATE : MOUTH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A.rivulet : dam</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B.ceiling : room</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C.rainbow : sky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D.hill : range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after="0" w:line="360" w:lineRule="auto"/>
        <w:rPr>
          <w:rFonts w:ascii="Times New Roman" w:hAnsi="Times New Roman" w:cs="Times New Roman"/>
          <w:b/>
          <w:sz w:val="30"/>
          <w:szCs w:val="30"/>
        </w:rPr>
      </w:pPr>
      <w:r w:rsidRPr="000D3C64">
        <w:rPr>
          <w:rFonts w:ascii="Times New Roman" w:hAnsi="Times New Roman" w:cs="Times New Roman"/>
          <w:b/>
          <w:sz w:val="30"/>
          <w:szCs w:val="30"/>
        </w:rPr>
        <w:t>EXPEL: SCHOOL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A.export : factory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B.study : school</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C.exile : nation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D.lecture : college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Sugar : Molasses :: Gasoline : ?</w:t>
      </w:r>
    </w:p>
    <w:tbl>
      <w:tblPr>
        <w:tblW w:w="0" w:type="auto"/>
        <w:tblCellSpacing w:w="15" w:type="dxa"/>
        <w:tblCellMar>
          <w:top w:w="15" w:type="dxa"/>
          <w:left w:w="15" w:type="dxa"/>
          <w:bottom w:w="15" w:type="dxa"/>
          <w:right w:w="15" w:type="dxa"/>
        </w:tblCellMar>
        <w:tblLook w:val="04A0"/>
      </w:tblPr>
      <w:tblGrid>
        <w:gridCol w:w="292"/>
        <w:gridCol w:w="647"/>
        <w:gridCol w:w="662"/>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Mine</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Quarry</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Gas</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Petroleum</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Happiness : Sorrow :: Comfort : ?</w:t>
      </w:r>
    </w:p>
    <w:tbl>
      <w:tblPr>
        <w:tblW w:w="0" w:type="auto"/>
        <w:tblCellSpacing w:w="15" w:type="dxa"/>
        <w:tblCellMar>
          <w:top w:w="15" w:type="dxa"/>
          <w:left w:w="15" w:type="dxa"/>
          <w:bottom w:w="15" w:type="dxa"/>
          <w:right w:w="15" w:type="dxa"/>
        </w:tblCellMar>
        <w:tblLook w:val="04A0"/>
      </w:tblPr>
      <w:tblGrid>
        <w:gridCol w:w="292"/>
        <w:gridCol w:w="1109"/>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hardship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easy</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difficult</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erase</w:t>
            </w:r>
          </w:p>
        </w:tc>
      </w:tr>
    </w:tbl>
    <w:p w:rsidR="00C357AA" w:rsidRPr="000D3C64" w:rsidRDefault="00C357AA"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30"/>
          <w:szCs w:val="30"/>
        </w:rPr>
      </w:pPr>
      <w:r w:rsidRPr="000D3C64">
        <w:rPr>
          <w:rFonts w:ascii="Times New Roman" w:eastAsia="Times New Roman" w:hAnsi="Times New Roman" w:cs="Times New Roman"/>
          <w:b/>
          <w:sz w:val="30"/>
          <w:szCs w:val="30"/>
        </w:rPr>
        <w:t>Numismatist : Coins :: ?</w:t>
      </w:r>
    </w:p>
    <w:tbl>
      <w:tblPr>
        <w:tblW w:w="0" w:type="auto"/>
        <w:tblCellSpacing w:w="15" w:type="dxa"/>
        <w:tblCellMar>
          <w:top w:w="15" w:type="dxa"/>
          <w:left w:w="15" w:type="dxa"/>
          <w:bottom w:w="15" w:type="dxa"/>
          <w:right w:w="15" w:type="dxa"/>
        </w:tblCellMar>
        <w:tblLook w:val="04A0"/>
      </w:tblPr>
      <w:tblGrid>
        <w:gridCol w:w="292"/>
        <w:gridCol w:w="1555"/>
        <w:gridCol w:w="1570"/>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jeweller : jewellery</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geneticist : chromosomes</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philatelist : stamps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grisly : appearance</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line="360" w:lineRule="auto"/>
              <w:rPr>
                <w:rFonts w:ascii="Times New Roman" w:eastAsia="Times New Roman" w:hAnsi="Times New Roman" w:cs="Times New Roman"/>
                <w:sz w:val="30"/>
                <w:szCs w:val="30"/>
              </w:rPr>
            </w:pPr>
          </w:p>
        </w:tc>
      </w:tr>
    </w:tbl>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AMULET : SPIRITS :: </w:t>
      </w:r>
    </w:p>
    <w:p w:rsidR="00C357AA" w:rsidRPr="000D3C64" w:rsidRDefault="00C357AA" w:rsidP="000D3C64">
      <w:pPr>
        <w:numPr>
          <w:ilvl w:val="0"/>
          <w:numId w:val="39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Pendant: Neck </w:t>
      </w:r>
    </w:p>
    <w:p w:rsidR="00C357AA" w:rsidRPr="000D3C64" w:rsidRDefault="00C357AA" w:rsidP="000D3C64">
      <w:pPr>
        <w:numPr>
          <w:ilvl w:val="0"/>
          <w:numId w:val="39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Sack: Back </w:t>
      </w:r>
    </w:p>
    <w:p w:rsidR="00C357AA" w:rsidRPr="000D3C64" w:rsidRDefault="00C357AA" w:rsidP="000D3C64">
      <w:pPr>
        <w:numPr>
          <w:ilvl w:val="0"/>
          <w:numId w:val="39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Muffler: Cold </w:t>
      </w:r>
    </w:p>
    <w:p w:rsidR="00C357AA" w:rsidRPr="000D3C64" w:rsidRDefault="00C357AA" w:rsidP="000D3C64">
      <w:pPr>
        <w:numPr>
          <w:ilvl w:val="0"/>
          <w:numId w:val="39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Glove: Hand </w:t>
      </w:r>
    </w:p>
    <w:p w:rsidR="00C357AA" w:rsidRPr="000D3C64" w:rsidRDefault="00C357AA" w:rsidP="000D3C64">
      <w:pPr>
        <w:spacing w:line="360" w:lineRule="auto"/>
        <w:ind w:right="9"/>
        <w:rPr>
          <w:rFonts w:ascii="Times New Roman" w:hAnsi="Times New Roman" w:cs="Times New Roman"/>
          <w:b/>
          <w:sz w:val="30"/>
          <w:szCs w:val="30"/>
        </w:rPr>
      </w:pPr>
    </w:p>
    <w:p w:rsidR="00C357AA" w:rsidRPr="000D3C64" w:rsidRDefault="00C357AA" w:rsidP="000D3C64">
      <w:pPr>
        <w:pStyle w:val="ListParagraph"/>
        <w:numPr>
          <w:ilvl w:val="0"/>
          <w:numId w:val="402"/>
        </w:numPr>
        <w:spacing w:line="360" w:lineRule="auto"/>
        <w:ind w:right="9"/>
        <w:rPr>
          <w:rFonts w:ascii="Times New Roman" w:hAnsi="Times New Roman" w:cs="Times New Roman"/>
          <w:sz w:val="30"/>
          <w:szCs w:val="30"/>
        </w:rPr>
      </w:pPr>
      <w:r w:rsidRPr="000D3C64">
        <w:rPr>
          <w:rFonts w:ascii="Times New Roman" w:hAnsi="Times New Roman" w:cs="Times New Roman"/>
          <w:b/>
          <w:sz w:val="30"/>
          <w:szCs w:val="30"/>
        </w:rPr>
        <w:t xml:space="preserve"> ANTLERS : STAG :: </w:t>
      </w:r>
    </w:p>
    <w:p w:rsidR="00C357AA" w:rsidRPr="000D3C64" w:rsidRDefault="00C357AA" w:rsidP="000D3C64">
      <w:pPr>
        <w:numPr>
          <w:ilvl w:val="0"/>
          <w:numId w:val="39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Wattles :Turkey </w:t>
      </w:r>
    </w:p>
    <w:p w:rsidR="00C357AA" w:rsidRPr="000D3C64" w:rsidRDefault="00C357AA" w:rsidP="000D3C64">
      <w:pPr>
        <w:numPr>
          <w:ilvl w:val="0"/>
          <w:numId w:val="39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Hoofs : Bull </w:t>
      </w:r>
    </w:p>
    <w:p w:rsidR="00C357AA" w:rsidRPr="000D3C64" w:rsidRDefault="00C357AA" w:rsidP="000D3C64">
      <w:pPr>
        <w:numPr>
          <w:ilvl w:val="0"/>
          <w:numId w:val="39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Wings: Aircraft </w:t>
      </w:r>
    </w:p>
    <w:p w:rsidR="00C357AA" w:rsidRPr="000D3C64" w:rsidRDefault="00C357AA" w:rsidP="000D3C64">
      <w:pPr>
        <w:numPr>
          <w:ilvl w:val="0"/>
          <w:numId w:val="39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Horns : Pig </w:t>
      </w:r>
    </w:p>
    <w:p w:rsidR="00C357AA" w:rsidRPr="000D3C64" w:rsidRDefault="00C357AA"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C357AA" w:rsidRPr="000D3C64" w:rsidRDefault="00C357AA" w:rsidP="000D3C64">
      <w:pPr>
        <w:pStyle w:val="ListParagraph"/>
        <w:numPr>
          <w:ilvl w:val="0"/>
          <w:numId w:val="402"/>
        </w:numPr>
        <w:spacing w:after="8"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sz w:val="30"/>
          <w:szCs w:val="30"/>
        </w:rPr>
        <w:t>ATTIC : BASEMENT::</w:t>
      </w:r>
      <w:r w:rsidRPr="000D3C64">
        <w:rPr>
          <w:rFonts w:ascii="Times New Roman" w:hAnsi="Times New Roman" w:cs="Times New Roman"/>
          <w:sz w:val="30"/>
          <w:szCs w:val="30"/>
        </w:rPr>
        <w:t xml:space="preserve"> </w:t>
      </w:r>
    </w:p>
    <w:p w:rsidR="00C357AA" w:rsidRPr="000D3C64" w:rsidRDefault="00C357AA" w:rsidP="000D3C64">
      <w:pPr>
        <w:numPr>
          <w:ilvl w:val="0"/>
          <w:numId w:val="394"/>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Storehouse: Junkyard </w:t>
      </w:r>
    </w:p>
    <w:p w:rsidR="00C357AA" w:rsidRPr="000D3C64" w:rsidRDefault="00C357AA" w:rsidP="000D3C64">
      <w:pPr>
        <w:numPr>
          <w:ilvl w:val="0"/>
          <w:numId w:val="394"/>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Treetop: Trunk </w:t>
      </w:r>
    </w:p>
    <w:p w:rsidR="00C357AA" w:rsidRPr="000D3C64" w:rsidRDefault="00C357AA" w:rsidP="000D3C64">
      <w:pPr>
        <w:numPr>
          <w:ilvl w:val="0"/>
          <w:numId w:val="394"/>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Leaf-tip: Branch </w:t>
      </w:r>
    </w:p>
    <w:p w:rsidR="00C357AA" w:rsidRPr="000D3C64" w:rsidRDefault="00C357AA" w:rsidP="000D3C64">
      <w:pPr>
        <w:numPr>
          <w:ilvl w:val="0"/>
          <w:numId w:val="394"/>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Roof: Foundation </w:t>
      </w:r>
    </w:p>
    <w:p w:rsidR="00C357AA" w:rsidRPr="000D3C64" w:rsidRDefault="00C357AA"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C357AA" w:rsidRPr="000D3C64" w:rsidRDefault="00C357AA"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BEAVER : INDUSTRIOUS :: </w:t>
      </w:r>
    </w:p>
    <w:p w:rsidR="00C357AA" w:rsidRPr="000D3C64" w:rsidRDefault="00C357AA" w:rsidP="000D3C64">
      <w:pPr>
        <w:numPr>
          <w:ilvl w:val="0"/>
          <w:numId w:val="39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Dog: Watchful </w:t>
      </w:r>
    </w:p>
    <w:p w:rsidR="00C357AA" w:rsidRPr="000D3C64" w:rsidRDefault="00C357AA" w:rsidP="000D3C64">
      <w:pPr>
        <w:numPr>
          <w:ilvl w:val="0"/>
          <w:numId w:val="39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Hyena: Frightenin </w:t>
      </w:r>
    </w:p>
    <w:p w:rsidR="00C357AA" w:rsidRPr="000D3C64" w:rsidRDefault="00C357AA" w:rsidP="000D3C64">
      <w:pPr>
        <w:numPr>
          <w:ilvl w:val="0"/>
          <w:numId w:val="39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Vixen: Waiting </w:t>
      </w:r>
    </w:p>
    <w:p w:rsidR="00C357AA" w:rsidRPr="000D3C64" w:rsidRDefault="00C357AA" w:rsidP="000D3C64">
      <w:pPr>
        <w:numPr>
          <w:ilvl w:val="0"/>
          <w:numId w:val="39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Vixen: Waiting </w:t>
      </w:r>
    </w:p>
    <w:p w:rsidR="00C357AA" w:rsidRPr="000D3C64" w:rsidRDefault="00C357AA"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GEOLOGIST : EARTH'S CRUST : </w:t>
      </w:r>
    </w:p>
    <w:p w:rsidR="00C357AA" w:rsidRPr="000D3C64" w:rsidRDefault="00C357AA" w:rsidP="000D3C64">
      <w:pPr>
        <w:numPr>
          <w:ilvl w:val="0"/>
          <w:numId w:val="39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Scientist: Space </w:t>
      </w:r>
    </w:p>
    <w:p w:rsidR="00C357AA" w:rsidRPr="000D3C64" w:rsidRDefault="00C357AA" w:rsidP="000D3C64">
      <w:pPr>
        <w:numPr>
          <w:ilvl w:val="0"/>
          <w:numId w:val="39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Physicist : Nucleus </w:t>
      </w:r>
    </w:p>
    <w:p w:rsidR="00C357AA" w:rsidRPr="000D3C64" w:rsidRDefault="00C357AA" w:rsidP="000D3C64">
      <w:pPr>
        <w:numPr>
          <w:ilvl w:val="0"/>
          <w:numId w:val="39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Doctor: Disease </w:t>
      </w:r>
    </w:p>
    <w:p w:rsidR="00C357AA" w:rsidRPr="000D3C64" w:rsidRDefault="00C357AA" w:rsidP="000D3C64">
      <w:pPr>
        <w:numPr>
          <w:ilvl w:val="0"/>
          <w:numId w:val="39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Botanist: Plants </w:t>
      </w:r>
    </w:p>
    <w:p w:rsidR="00C357AA" w:rsidRPr="000D3C64" w:rsidRDefault="00C357AA"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C357AA" w:rsidRPr="000D3C64" w:rsidRDefault="00C357AA" w:rsidP="000D3C64">
      <w:pPr>
        <w:tabs>
          <w:tab w:val="center" w:pos="3294"/>
        </w:tabs>
        <w:spacing w:line="360" w:lineRule="auto"/>
        <w:rPr>
          <w:rFonts w:ascii="Times New Roman" w:hAnsi="Times New Roman" w:cs="Times New Roman"/>
          <w:b/>
          <w:sz w:val="30"/>
          <w:szCs w:val="30"/>
        </w:rPr>
      </w:pPr>
    </w:p>
    <w:p w:rsidR="00C357AA" w:rsidRPr="000D3C64" w:rsidRDefault="00C357AA" w:rsidP="000D3C64">
      <w:pPr>
        <w:pStyle w:val="ListParagraph"/>
        <w:numPr>
          <w:ilvl w:val="0"/>
          <w:numId w:val="402"/>
        </w:numPr>
        <w:tabs>
          <w:tab w:val="center" w:pos="3294"/>
        </w:tabs>
        <w:spacing w:line="360" w:lineRule="auto"/>
        <w:jc w:val="both"/>
        <w:rPr>
          <w:rFonts w:ascii="Times New Roman" w:hAnsi="Times New Roman" w:cs="Times New Roman"/>
          <w:sz w:val="30"/>
          <w:szCs w:val="30"/>
        </w:rPr>
      </w:pPr>
      <w:r w:rsidRPr="000D3C64">
        <w:rPr>
          <w:rFonts w:ascii="Times New Roman" w:hAnsi="Times New Roman" w:cs="Times New Roman"/>
          <w:b/>
          <w:sz w:val="30"/>
          <w:szCs w:val="30"/>
        </w:rPr>
        <w:t>OFFHAND : PREMEDITATED :</w:t>
      </w:r>
    </w:p>
    <w:p w:rsidR="00C357AA" w:rsidRPr="000D3C64" w:rsidRDefault="00C357AA" w:rsidP="000D3C64">
      <w:pPr>
        <w:numPr>
          <w:ilvl w:val="0"/>
          <w:numId w:val="39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Extempore: Rehearsed </w:t>
      </w:r>
    </w:p>
    <w:p w:rsidR="00C357AA" w:rsidRPr="000D3C64" w:rsidRDefault="00C357AA" w:rsidP="000D3C64">
      <w:pPr>
        <w:numPr>
          <w:ilvl w:val="0"/>
          <w:numId w:val="39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Practised: Methodical </w:t>
      </w:r>
    </w:p>
    <w:p w:rsidR="00C357AA" w:rsidRPr="000D3C64" w:rsidRDefault="00C357AA" w:rsidP="000D3C64">
      <w:pPr>
        <w:numPr>
          <w:ilvl w:val="0"/>
          <w:numId w:val="39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Numerical: Calculated </w:t>
      </w:r>
    </w:p>
    <w:p w:rsidR="00C357AA" w:rsidRPr="000D3C64" w:rsidRDefault="00C357AA" w:rsidP="000D3C64">
      <w:pPr>
        <w:numPr>
          <w:ilvl w:val="0"/>
          <w:numId w:val="39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Glib: Chatted </w:t>
      </w:r>
    </w:p>
    <w:p w:rsidR="00C357AA" w:rsidRPr="000D3C64" w:rsidRDefault="00C357AA"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 PIG: STY:: </w:t>
      </w:r>
    </w:p>
    <w:p w:rsidR="00C357AA" w:rsidRPr="000D3C64" w:rsidRDefault="00C357AA" w:rsidP="000D3C64">
      <w:pPr>
        <w:numPr>
          <w:ilvl w:val="0"/>
          <w:numId w:val="39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Deer : Stag </w:t>
      </w:r>
    </w:p>
    <w:p w:rsidR="00C357AA" w:rsidRPr="000D3C64" w:rsidRDefault="00C357AA" w:rsidP="000D3C64">
      <w:pPr>
        <w:numPr>
          <w:ilvl w:val="0"/>
          <w:numId w:val="39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Coral: Sponge </w:t>
      </w:r>
    </w:p>
    <w:p w:rsidR="00C357AA" w:rsidRPr="000D3C64" w:rsidRDefault="00C357AA" w:rsidP="000D3C64">
      <w:pPr>
        <w:numPr>
          <w:ilvl w:val="0"/>
          <w:numId w:val="39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Sheep: Pen </w:t>
      </w:r>
    </w:p>
    <w:p w:rsidR="00C357AA" w:rsidRPr="000D3C64" w:rsidRDefault="00C357AA" w:rsidP="000D3C64">
      <w:pPr>
        <w:numPr>
          <w:ilvl w:val="0"/>
          <w:numId w:val="39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Pearl: Deep sea </w:t>
      </w:r>
    </w:p>
    <w:p w:rsidR="00C357AA" w:rsidRPr="000D3C64" w:rsidRDefault="00C357AA"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RUNG : LADDER :: </w:t>
      </w:r>
    </w:p>
    <w:p w:rsidR="00C357AA" w:rsidRPr="000D3C64" w:rsidRDefault="00C357AA" w:rsidP="000D3C64">
      <w:pPr>
        <w:numPr>
          <w:ilvl w:val="0"/>
          <w:numId w:val="39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Foundation: Building </w:t>
      </w:r>
    </w:p>
    <w:p w:rsidR="00C357AA" w:rsidRPr="000D3C64" w:rsidRDefault="00C357AA" w:rsidP="000D3C64">
      <w:pPr>
        <w:numPr>
          <w:ilvl w:val="0"/>
          <w:numId w:val="39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Plot: Character </w:t>
      </w:r>
    </w:p>
    <w:p w:rsidR="00C357AA" w:rsidRPr="000D3C64" w:rsidRDefault="00C357AA" w:rsidP="000D3C64">
      <w:pPr>
        <w:numPr>
          <w:ilvl w:val="0"/>
          <w:numId w:val="39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Shaft: Elevator </w:t>
      </w:r>
    </w:p>
    <w:p w:rsidR="00C357AA" w:rsidRPr="000D3C64" w:rsidRDefault="00C357AA" w:rsidP="000D3C64">
      <w:pPr>
        <w:numPr>
          <w:ilvl w:val="0"/>
          <w:numId w:val="39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Step: Stairway </w:t>
      </w:r>
    </w:p>
    <w:p w:rsidR="00C357AA" w:rsidRPr="000D3C64" w:rsidRDefault="00C357AA"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C357AA" w:rsidRPr="000D3C64" w:rsidRDefault="00C357AA" w:rsidP="000D3C64">
      <w:pPr>
        <w:spacing w:line="360" w:lineRule="auto"/>
        <w:ind w:right="9"/>
        <w:rPr>
          <w:rFonts w:ascii="Times New Roman" w:hAnsi="Times New Roman" w:cs="Times New Roman"/>
          <w:b/>
          <w:sz w:val="30"/>
          <w:szCs w:val="30"/>
        </w:rPr>
      </w:pPr>
    </w:p>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SUPPORT: CHAMPION :: </w:t>
      </w:r>
    </w:p>
    <w:p w:rsidR="00C357AA" w:rsidRPr="000D3C64" w:rsidRDefault="00C357AA"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1.Ponder: Poise</w:t>
      </w:r>
    </w:p>
    <w:p w:rsidR="00C357AA" w:rsidRPr="000D3C64" w:rsidRDefault="00C357AA"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2. Ruminate: Observe </w:t>
      </w:r>
    </w:p>
    <w:p w:rsidR="00C357AA" w:rsidRPr="000D3C64" w:rsidRDefault="00C357AA" w:rsidP="000D3C64">
      <w:pPr>
        <w:numPr>
          <w:ilvl w:val="0"/>
          <w:numId w:val="400"/>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Abhor: Detest </w:t>
      </w:r>
    </w:p>
    <w:p w:rsidR="00C357AA" w:rsidRPr="000D3C64" w:rsidRDefault="00C357AA" w:rsidP="000D3C64">
      <w:pPr>
        <w:numPr>
          <w:ilvl w:val="0"/>
          <w:numId w:val="400"/>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Hasten : Loathe </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pStyle w:val="ListParagraph"/>
        <w:numPr>
          <w:ilvl w:val="0"/>
          <w:numId w:val="402"/>
        </w:numPr>
        <w:spacing w:line="360" w:lineRule="auto"/>
        <w:ind w:right="9"/>
        <w:rPr>
          <w:rFonts w:ascii="Times New Roman" w:hAnsi="Times New Roman" w:cs="Times New Roman"/>
          <w:b/>
          <w:sz w:val="30"/>
          <w:szCs w:val="30"/>
        </w:rPr>
      </w:pPr>
      <w:r w:rsidRPr="000D3C64">
        <w:rPr>
          <w:rFonts w:ascii="Times New Roman" w:hAnsi="Times New Roman" w:cs="Times New Roman"/>
          <w:b/>
          <w:sz w:val="30"/>
          <w:szCs w:val="30"/>
        </w:rPr>
        <w:t xml:space="preserve">XENOPHOBIA: FOREIGNERS :: </w:t>
      </w:r>
    </w:p>
    <w:p w:rsidR="00C357AA" w:rsidRPr="000D3C64" w:rsidRDefault="00C357AA" w:rsidP="000D3C64">
      <w:pPr>
        <w:numPr>
          <w:ilvl w:val="0"/>
          <w:numId w:val="40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Pyrophobia: Fire </w:t>
      </w:r>
    </w:p>
    <w:p w:rsidR="00C357AA" w:rsidRPr="000D3C64" w:rsidRDefault="00C357AA" w:rsidP="000D3C64">
      <w:pPr>
        <w:numPr>
          <w:ilvl w:val="0"/>
          <w:numId w:val="40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Nyctophobia: Needles </w:t>
      </w:r>
    </w:p>
    <w:p w:rsidR="00C357AA" w:rsidRPr="000D3C64" w:rsidRDefault="00C357AA" w:rsidP="000D3C64">
      <w:pPr>
        <w:numPr>
          <w:ilvl w:val="0"/>
          <w:numId w:val="40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Water: Hydrophobia </w:t>
      </w:r>
    </w:p>
    <w:p w:rsidR="00C357AA" w:rsidRPr="000D3C64" w:rsidRDefault="00C357AA" w:rsidP="000D3C64">
      <w:pPr>
        <w:numPr>
          <w:ilvl w:val="0"/>
          <w:numId w:val="40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Animals: Cynophobia </w:t>
      </w:r>
    </w:p>
    <w:p w:rsidR="00C357AA" w:rsidRPr="000D3C64" w:rsidRDefault="00C357AA" w:rsidP="000D3C64">
      <w:pPr>
        <w:spacing w:line="360" w:lineRule="auto"/>
        <w:rPr>
          <w:rFonts w:ascii="Times New Roman" w:hAnsi="Times New Roman" w:cs="Times New Roman"/>
          <w:sz w:val="30"/>
          <w:szCs w:val="30"/>
        </w:rPr>
      </w:pPr>
    </w:p>
    <w:p w:rsidR="003B1E1F" w:rsidRPr="000D3C64" w:rsidRDefault="003B1E1F" w:rsidP="000D3C64">
      <w:pPr>
        <w:pStyle w:val="ListParagraph"/>
        <w:numPr>
          <w:ilvl w:val="0"/>
          <w:numId w:val="40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Labourer is related to wages in the same way as an entrepreneur is related to?        </w:t>
      </w:r>
    </w:p>
    <w:p w:rsidR="003B1E1F" w:rsidRPr="000D3C64" w:rsidRDefault="003B1E1F" w:rsidP="000D3C64">
      <w:pPr>
        <w:pStyle w:val="ListParagraph"/>
        <w:numPr>
          <w:ilvl w:val="0"/>
          <w:numId w:val="12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Loan B. Interest C. Taxes D. Profit                                                                                   </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D        </w:t>
      </w:r>
    </w:p>
    <w:p w:rsidR="003B1E1F" w:rsidRPr="000D3C64" w:rsidRDefault="003B1E1F" w:rsidP="000D3C64">
      <w:pPr>
        <w:pStyle w:val="ListParagraph"/>
        <w:numPr>
          <w:ilvl w:val="0"/>
          <w:numId w:val="40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7528: 5306: 4673: </w:t>
      </w:r>
    </w:p>
    <w:p w:rsidR="003B1E1F" w:rsidRPr="000D3C64" w:rsidRDefault="003B1E1F" w:rsidP="000D3C64">
      <w:pPr>
        <w:pStyle w:val="ListParagraph"/>
        <w:numPr>
          <w:ilvl w:val="0"/>
          <w:numId w:val="12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2367 b) 2451 c) 2531 d) 2489 </w:t>
      </w:r>
    </w:p>
    <w:p w:rsidR="00905755"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 xml:space="preserve">Sol: Answer is 2451. </w:t>
      </w:r>
    </w:p>
    <w:p w:rsidR="00905755" w:rsidRPr="000D3C64" w:rsidRDefault="00905755" w:rsidP="000D3C64">
      <w:pPr>
        <w:pStyle w:val="ListParagraph"/>
        <w:numPr>
          <w:ilvl w:val="0"/>
          <w:numId w:val="402"/>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7528 : 5306 :: 4673 : ?</w:t>
      </w:r>
    </w:p>
    <w:p w:rsidR="00905755" w:rsidRPr="000D3C64" w:rsidRDefault="00905755" w:rsidP="000D3C64">
      <w:pPr>
        <w:pStyle w:val="ListParagraph"/>
        <w:numPr>
          <w:ilvl w:val="4"/>
          <w:numId w:val="366"/>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2051</w:t>
      </w:r>
    </w:p>
    <w:p w:rsidR="00905755" w:rsidRPr="000D3C64" w:rsidRDefault="00905755" w:rsidP="000D3C64">
      <w:pPr>
        <w:pStyle w:val="ListParagraph"/>
        <w:numPr>
          <w:ilvl w:val="4"/>
          <w:numId w:val="366"/>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2551</w:t>
      </w:r>
    </w:p>
    <w:p w:rsidR="00905755" w:rsidRPr="000D3C64" w:rsidRDefault="00905755" w:rsidP="000D3C64">
      <w:pPr>
        <w:pStyle w:val="ListParagraph"/>
        <w:numPr>
          <w:ilvl w:val="4"/>
          <w:numId w:val="366"/>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shd w:val="clear" w:color="auto" w:fill="EEEEEE"/>
        </w:rPr>
        <w:t>2451</w:t>
      </w:r>
    </w:p>
    <w:p w:rsidR="00905755" w:rsidRPr="000D3C64" w:rsidRDefault="00905755" w:rsidP="000D3C64">
      <w:pPr>
        <w:pStyle w:val="ListParagraph"/>
        <w:numPr>
          <w:ilvl w:val="4"/>
          <w:numId w:val="366"/>
        </w:numPr>
        <w:shd w:val="clear" w:color="auto" w:fill="EEEEEE"/>
        <w:spacing w:after="0" w:line="360" w:lineRule="auto"/>
        <w:textAlignment w:val="baseline"/>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3D3D3D"/>
          <w:sz w:val="30"/>
          <w:szCs w:val="30"/>
          <w:shd w:val="clear" w:color="auto" w:fill="EEEEEE"/>
        </w:rPr>
        <w:t>2452</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F80320" w:rsidRPr="000D3C64" w:rsidRDefault="00F80320" w:rsidP="000D3C64">
      <w:pPr>
        <w:pStyle w:val="Heading1"/>
        <w:spacing w:line="360" w:lineRule="auto"/>
        <w:rPr>
          <w:rFonts w:ascii="Times New Roman" w:hAnsi="Times New Roman" w:cs="Times New Roman"/>
          <w:sz w:val="30"/>
          <w:szCs w:val="30"/>
        </w:rPr>
      </w:pPr>
      <w:bookmarkStart w:id="37" w:name="_Toc10562439"/>
      <w:r w:rsidRPr="000D3C64">
        <w:rPr>
          <w:rFonts w:ascii="Times New Roman" w:hAnsi="Times New Roman" w:cs="Times New Roman"/>
          <w:sz w:val="30"/>
          <w:szCs w:val="30"/>
        </w:rPr>
        <w:t>Crypto arithmetic</w:t>
      </w:r>
      <w:bookmarkEnd w:id="37"/>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1). HOW + MUCH = POWER. Find the value of P + O + W + E + R.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12                 b.  14           c.   16               d.  10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 BANANA + GUAVA = ORANGE. Find the value of O + R + A + N + G + E ?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12                  b.  14           c. 16                                       d.  10 </w:t>
      </w:r>
    </w:p>
    <w:p w:rsidR="00F80320" w:rsidRPr="000D3C64" w:rsidRDefault="00F80320" w:rsidP="000D3C64">
      <w:pPr>
        <w:spacing w:line="360" w:lineRule="auto"/>
        <w:ind w:left="360"/>
        <w:jc w:val="both"/>
        <w:rPr>
          <w:rFonts w:ascii="Times New Roman" w:hAnsi="Times New Roman" w:cs="Times New Roman"/>
          <w:sz w:val="30"/>
          <w:szCs w:val="30"/>
        </w:rPr>
      </w:pPr>
    </w:p>
    <w:p w:rsidR="00F80320" w:rsidRPr="000D3C64" w:rsidRDefault="00F80320" w:rsidP="000D3C64">
      <w:pPr>
        <w:pStyle w:val="Default"/>
        <w:spacing w:line="360" w:lineRule="auto"/>
        <w:rPr>
          <w:sz w:val="30"/>
          <w:szCs w:val="30"/>
        </w:rPr>
      </w:pPr>
      <w:r w:rsidRPr="000D3C64">
        <w:rPr>
          <w:sz w:val="30"/>
          <w:szCs w:val="30"/>
        </w:rPr>
        <w:t xml:space="preserve">3. CROSS + ROADS = DANGER. What is the value of D + A + N + G + E + R? </w:t>
      </w:r>
    </w:p>
    <w:p w:rsidR="00F80320" w:rsidRPr="000D3C64" w:rsidRDefault="00F80320" w:rsidP="000D3C64">
      <w:pPr>
        <w:pStyle w:val="Default"/>
        <w:spacing w:line="360" w:lineRule="auto"/>
        <w:rPr>
          <w:sz w:val="30"/>
          <w:szCs w:val="30"/>
        </w:rPr>
      </w:pPr>
      <w:r w:rsidRPr="000D3C64">
        <w:rPr>
          <w:sz w:val="30"/>
          <w:szCs w:val="30"/>
        </w:rPr>
        <w:t xml:space="preserve">a. 31 b. 30 c. 13 d. 25 </w:t>
      </w:r>
    </w:p>
    <w:p w:rsidR="00F80320" w:rsidRPr="000D3C64" w:rsidRDefault="00F80320" w:rsidP="000D3C64">
      <w:pPr>
        <w:pStyle w:val="Default"/>
        <w:spacing w:line="360" w:lineRule="auto"/>
        <w:rPr>
          <w:sz w:val="30"/>
          <w:szCs w:val="30"/>
        </w:rPr>
      </w:pPr>
    </w:p>
    <w:p w:rsidR="00F80320" w:rsidRPr="000D3C64" w:rsidRDefault="00F80320" w:rsidP="000D3C64">
      <w:pPr>
        <w:spacing w:line="360" w:lineRule="auto"/>
        <w:jc w:val="both"/>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283" w:right="70" w:hanging="283"/>
        <w:jc w:val="both"/>
        <w:rPr>
          <w:rFonts w:ascii="Times New Roman" w:hAnsi="Times New Roman" w:cs="Times New Roman"/>
          <w:sz w:val="30"/>
          <w:szCs w:val="30"/>
        </w:rPr>
      </w:pPr>
      <w:r w:rsidRPr="000D3C64">
        <w:rPr>
          <w:rFonts w:ascii="Times New Roman" w:hAnsi="Times New Roman" w:cs="Times New Roman"/>
          <w:sz w:val="30"/>
          <w:szCs w:val="30"/>
        </w:rPr>
        <w:t>5.  If  NEVER  –  DRIVE  =  RIDE;  what  is  the  numerical value of N+E+V+E+R? (Given that value of E is 3)</w:t>
      </w:r>
    </w:p>
    <w:p w:rsidR="00F80320" w:rsidRPr="000D3C64" w:rsidRDefault="00F80320" w:rsidP="000D3C64">
      <w:pPr>
        <w:autoSpaceDE w:val="0"/>
        <w:autoSpaceDN w:val="0"/>
        <w:adjustRightInd w:val="0"/>
        <w:spacing w:after="0" w:line="360" w:lineRule="auto"/>
        <w:ind w:left="283" w:right="1191"/>
        <w:jc w:val="both"/>
        <w:rPr>
          <w:rFonts w:ascii="Times New Roman" w:hAnsi="Times New Roman" w:cs="Times New Roman"/>
          <w:sz w:val="30"/>
          <w:szCs w:val="30"/>
        </w:rPr>
      </w:pPr>
      <w:r w:rsidRPr="000D3C64">
        <w:rPr>
          <w:rFonts w:ascii="Times New Roman" w:hAnsi="Times New Roman" w:cs="Times New Roman"/>
          <w:sz w:val="30"/>
          <w:szCs w:val="30"/>
        </w:rPr>
        <w:t>a.  26         b.  25      c.   27      d.  None</w:t>
      </w:r>
    </w:p>
    <w:p w:rsidR="00F80320" w:rsidRPr="000D3C64" w:rsidRDefault="00F80320" w:rsidP="000D3C64">
      <w:pPr>
        <w:autoSpaceDE w:val="0"/>
        <w:autoSpaceDN w:val="0"/>
        <w:adjustRightInd w:val="0"/>
        <w:spacing w:after="0" w:line="360" w:lineRule="auto"/>
        <w:ind w:left="283" w:right="1191"/>
        <w:jc w:val="both"/>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right="447"/>
        <w:jc w:val="both"/>
        <w:rPr>
          <w:rFonts w:ascii="Times New Roman" w:hAnsi="Times New Roman" w:cs="Times New Roman"/>
          <w:sz w:val="30"/>
          <w:szCs w:val="30"/>
        </w:rPr>
      </w:pPr>
      <w:r w:rsidRPr="000D3C64">
        <w:rPr>
          <w:rFonts w:ascii="Times New Roman" w:hAnsi="Times New Roman" w:cs="Times New Roman"/>
          <w:sz w:val="30"/>
          <w:szCs w:val="30"/>
        </w:rPr>
        <w:t>6.ADD + ADD = SUB. What is the value of SUB?</w:t>
      </w:r>
    </w:p>
    <w:p w:rsidR="00F80320" w:rsidRPr="000D3C64" w:rsidRDefault="00F80320"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998       b.  908    c.   910        d.  None</w:t>
      </w:r>
    </w:p>
    <w:p w:rsidR="00F80320" w:rsidRPr="000D3C64" w:rsidRDefault="00F80320" w:rsidP="000D3C64">
      <w:pPr>
        <w:autoSpaceDE w:val="0"/>
        <w:autoSpaceDN w:val="0"/>
        <w:adjustRightInd w:val="0"/>
        <w:spacing w:before="2" w:after="0" w:line="360" w:lineRule="auto"/>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rPr>
          <w:rFonts w:ascii="Times New Roman" w:hAnsi="Times New Roman" w:cs="Times New Roman"/>
          <w:sz w:val="30"/>
          <w:szCs w:val="30"/>
        </w:rPr>
      </w:pPr>
    </w:p>
    <w:p w:rsidR="00F80320" w:rsidRPr="000D3C64" w:rsidRDefault="00F80320" w:rsidP="000D3C64">
      <w:pPr>
        <w:autoSpaceDE w:val="0"/>
        <w:autoSpaceDN w:val="0"/>
        <w:adjustRightInd w:val="0"/>
        <w:spacing w:before="16" w:after="0" w:line="360" w:lineRule="auto"/>
        <w:ind w:right="-29"/>
        <w:jc w:val="both"/>
        <w:rPr>
          <w:rFonts w:ascii="Times New Roman" w:hAnsi="Times New Roman" w:cs="Times New Roman"/>
          <w:sz w:val="30"/>
          <w:szCs w:val="30"/>
        </w:rPr>
      </w:pPr>
      <w:r w:rsidRPr="000D3C64">
        <w:rPr>
          <w:rFonts w:ascii="Times New Roman" w:hAnsi="Times New Roman" w:cs="Times New Roman"/>
          <w:sz w:val="30"/>
          <w:szCs w:val="30"/>
        </w:rPr>
        <w:t>8. EAT + THAT = APPLE. What is the value of A + P + P + L + E?</w:t>
      </w:r>
    </w:p>
    <w:p w:rsidR="00F80320" w:rsidRPr="000D3C64" w:rsidRDefault="00F80320" w:rsidP="000D3C64">
      <w:pPr>
        <w:autoSpaceDE w:val="0"/>
        <w:autoSpaceDN w:val="0"/>
        <w:adjustRightInd w:val="0"/>
        <w:spacing w:before="2" w:after="0" w:line="360" w:lineRule="auto"/>
        <w:ind w:left="393"/>
        <w:rPr>
          <w:rFonts w:ascii="Times New Roman" w:hAnsi="Times New Roman" w:cs="Times New Roman"/>
          <w:sz w:val="30"/>
          <w:szCs w:val="30"/>
        </w:rPr>
      </w:pPr>
      <w:r w:rsidRPr="000D3C64">
        <w:rPr>
          <w:rFonts w:ascii="Times New Roman" w:hAnsi="Times New Roman" w:cs="Times New Roman"/>
          <w:sz w:val="30"/>
          <w:szCs w:val="30"/>
        </w:rPr>
        <w:t>a.   10                b.   12                c.   21                d.   50</w:t>
      </w:r>
    </w:p>
    <w:p w:rsidR="00F80320" w:rsidRPr="000D3C64" w:rsidRDefault="00F80320" w:rsidP="000D3C64">
      <w:pPr>
        <w:autoSpaceDE w:val="0"/>
        <w:autoSpaceDN w:val="0"/>
        <w:adjustRightInd w:val="0"/>
        <w:spacing w:before="2" w:after="0" w:line="360" w:lineRule="auto"/>
        <w:ind w:left="393"/>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112" w:right="-58"/>
        <w:rPr>
          <w:rFonts w:ascii="Times New Roman" w:hAnsi="Times New Roman" w:cs="Times New Roman"/>
          <w:sz w:val="30"/>
          <w:szCs w:val="30"/>
        </w:rPr>
      </w:pPr>
      <w:r w:rsidRPr="000D3C64">
        <w:rPr>
          <w:rFonts w:ascii="Times New Roman" w:hAnsi="Times New Roman" w:cs="Times New Roman"/>
          <w:sz w:val="30"/>
          <w:szCs w:val="30"/>
        </w:rPr>
        <w:t>9.PLEASE+MAKE=OFFERS; E=2;M=8;Find the value of</w:t>
      </w:r>
    </w:p>
    <w:p w:rsidR="00F80320" w:rsidRPr="000D3C64" w:rsidRDefault="00F80320" w:rsidP="000D3C64">
      <w:pPr>
        <w:autoSpaceDE w:val="0"/>
        <w:autoSpaceDN w:val="0"/>
        <w:adjustRightInd w:val="0"/>
        <w:spacing w:after="0" w:line="360" w:lineRule="auto"/>
        <w:ind w:left="395" w:right="3915"/>
        <w:jc w:val="both"/>
        <w:rPr>
          <w:rFonts w:ascii="Times New Roman" w:hAnsi="Times New Roman" w:cs="Times New Roman"/>
          <w:sz w:val="30"/>
          <w:szCs w:val="30"/>
        </w:rPr>
      </w:pPr>
      <w:r w:rsidRPr="000D3C64">
        <w:rPr>
          <w:rFonts w:ascii="Times New Roman" w:hAnsi="Times New Roman" w:cs="Times New Roman"/>
          <w:sz w:val="30"/>
          <w:szCs w:val="30"/>
        </w:rPr>
        <w:t>OFFERS.</w:t>
      </w:r>
    </w:p>
    <w:p w:rsidR="00F80320" w:rsidRPr="000D3C64" w:rsidRDefault="00F80320" w:rsidP="000D3C64">
      <w:pPr>
        <w:autoSpaceDE w:val="0"/>
        <w:autoSpaceDN w:val="0"/>
        <w:adjustRightInd w:val="0"/>
        <w:spacing w:before="1" w:after="0" w:line="360" w:lineRule="auto"/>
        <w:ind w:left="393" w:right="1163"/>
        <w:jc w:val="both"/>
        <w:rPr>
          <w:rFonts w:ascii="Times New Roman" w:hAnsi="Times New Roman" w:cs="Times New Roman"/>
          <w:sz w:val="30"/>
          <w:szCs w:val="30"/>
        </w:rPr>
      </w:pPr>
      <w:r w:rsidRPr="000D3C64">
        <w:rPr>
          <w:rFonts w:ascii="Times New Roman" w:hAnsi="Times New Roman" w:cs="Times New Roman"/>
          <w:sz w:val="30"/>
          <w:szCs w:val="30"/>
        </w:rPr>
        <w:t xml:space="preserve">a.    600274                             b.    500274       c.    599142                      d.    699142 </w:t>
      </w:r>
    </w:p>
    <w:p w:rsidR="00F80320" w:rsidRPr="000D3C64" w:rsidRDefault="00F80320" w:rsidP="000D3C64">
      <w:pPr>
        <w:autoSpaceDE w:val="0"/>
        <w:autoSpaceDN w:val="0"/>
        <w:adjustRightInd w:val="0"/>
        <w:spacing w:before="1" w:after="0" w:line="360" w:lineRule="auto"/>
        <w:ind w:left="393" w:right="1163"/>
        <w:jc w:val="both"/>
        <w:rPr>
          <w:rFonts w:ascii="Times New Roman" w:hAnsi="Times New Roman" w:cs="Times New Roman"/>
          <w:sz w:val="30"/>
          <w:szCs w:val="30"/>
        </w:rPr>
      </w:pPr>
      <w:r w:rsidRPr="000D3C64">
        <w:rPr>
          <w:rFonts w:ascii="Times New Roman" w:hAnsi="Times New Roman" w:cs="Times New Roman"/>
          <w:sz w:val="30"/>
          <w:szCs w:val="30"/>
        </w:rPr>
        <w:t>e.    None of these</w:t>
      </w:r>
    </w:p>
    <w:p w:rsidR="00F80320" w:rsidRPr="000D3C64" w:rsidRDefault="00F80320" w:rsidP="000D3C64">
      <w:pPr>
        <w:autoSpaceDE w:val="0"/>
        <w:autoSpaceDN w:val="0"/>
        <w:adjustRightInd w:val="0"/>
        <w:spacing w:before="1" w:after="0" w:line="360" w:lineRule="auto"/>
        <w:ind w:left="393" w:right="1163"/>
        <w:jc w:val="both"/>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10. NO+NO+TOO=LATE  Where  E=2.What  is  the  value of O+L+E?</w:t>
      </w:r>
    </w:p>
    <w:p w:rsidR="00F80320" w:rsidRPr="000D3C64" w:rsidRDefault="00F80320" w:rsidP="000D3C64">
      <w:pPr>
        <w:autoSpaceDE w:val="0"/>
        <w:autoSpaceDN w:val="0"/>
        <w:adjustRightInd w:val="0"/>
        <w:spacing w:after="0" w:line="360" w:lineRule="auto"/>
        <w:ind w:left="281" w:right="1781"/>
        <w:jc w:val="both"/>
        <w:rPr>
          <w:rFonts w:ascii="Times New Roman" w:hAnsi="Times New Roman" w:cs="Times New Roman"/>
          <w:sz w:val="30"/>
          <w:szCs w:val="30"/>
        </w:rPr>
      </w:pPr>
      <w:r w:rsidRPr="000D3C64">
        <w:rPr>
          <w:rFonts w:ascii="Times New Roman" w:hAnsi="Times New Roman" w:cs="Times New Roman"/>
          <w:sz w:val="30"/>
          <w:szCs w:val="30"/>
        </w:rPr>
        <w:t>a.    T                    b.    O      c.    N                         d.    L            e.    None of these</w:t>
      </w:r>
    </w:p>
    <w:p w:rsidR="00F80320" w:rsidRPr="000D3C64" w:rsidRDefault="00F80320" w:rsidP="000D3C64">
      <w:pPr>
        <w:spacing w:after="0" w:line="360" w:lineRule="auto"/>
        <w:ind w:left="475" w:right="-37" w:hanging="360"/>
        <w:jc w:val="both"/>
        <w:rPr>
          <w:rFonts w:ascii="Times New Roman" w:hAnsi="Times New Roman" w:cs="Times New Roman"/>
          <w:sz w:val="30"/>
          <w:szCs w:val="30"/>
        </w:rPr>
      </w:pPr>
    </w:p>
    <w:p w:rsidR="00F80320" w:rsidRPr="000D3C64" w:rsidRDefault="00F80320" w:rsidP="000D3C64">
      <w:pPr>
        <w:pStyle w:val="ListParagraph"/>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13.WWW+DOWN=ERROR</w:t>
      </w:r>
    </w:p>
    <w:p w:rsidR="00F80320" w:rsidRPr="000D3C64" w:rsidRDefault="00F80320"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D+O+O+R=?</w:t>
      </w:r>
    </w:p>
    <w:p w:rsidR="00F80320" w:rsidRPr="000D3C64" w:rsidRDefault="00F80320" w:rsidP="000D3C64">
      <w:pPr>
        <w:spacing w:line="360" w:lineRule="auto"/>
        <w:ind w:left="360"/>
        <w:rPr>
          <w:rFonts w:ascii="Times New Roman" w:hAnsi="Times New Roman" w:cs="Times New Roman"/>
          <w:b/>
          <w:sz w:val="30"/>
          <w:szCs w:val="30"/>
        </w:rPr>
      </w:pPr>
      <w:r w:rsidRPr="000D3C64">
        <w:rPr>
          <w:rFonts w:ascii="Times New Roman" w:hAnsi="Times New Roman" w:cs="Times New Roman"/>
          <w:b/>
          <w:sz w:val="30"/>
          <w:szCs w:val="30"/>
        </w:rPr>
        <w:t>ANS=15</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14.NINA=AMONG-SING</w:t>
      </w:r>
    </w:p>
    <w:p w:rsidR="00F80320" w:rsidRPr="000D3C64" w:rsidRDefault="00F80320"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What is S+I+N+G=?</w:t>
      </w:r>
    </w:p>
    <w:p w:rsidR="00F80320" w:rsidRPr="000D3C64" w:rsidRDefault="00F80320" w:rsidP="000D3C64">
      <w:pPr>
        <w:spacing w:line="360" w:lineRule="auto"/>
        <w:ind w:left="360"/>
        <w:rPr>
          <w:rFonts w:ascii="Times New Roman" w:hAnsi="Times New Roman" w:cs="Times New Roman"/>
          <w:sz w:val="30"/>
          <w:szCs w:val="30"/>
        </w:rPr>
      </w:pPr>
    </w:p>
    <w:p w:rsidR="00F80320" w:rsidRPr="000D3C64" w:rsidRDefault="00F80320" w:rsidP="000D3C64">
      <w:pPr>
        <w:spacing w:line="360" w:lineRule="auto"/>
        <w:ind w:left="360"/>
        <w:rPr>
          <w:rFonts w:ascii="Times New Roman" w:hAnsi="Times New Roman" w:cs="Times New Roman"/>
          <w:sz w:val="30"/>
          <w:szCs w:val="30"/>
        </w:rPr>
      </w:pPr>
      <w:r w:rsidRPr="000D3C64">
        <w:rPr>
          <w:rFonts w:ascii="Times New Roman" w:hAnsi="Times New Roman" w:cs="Times New Roman"/>
          <w:sz w:val="30"/>
          <w:szCs w:val="30"/>
        </w:rPr>
        <w:t>15.</w:t>
      </w:r>
      <w:r w:rsidRPr="000D3C64">
        <w:rPr>
          <w:rFonts w:ascii="Times New Roman" w:hAnsi="Times New Roman" w:cs="Times New Roman"/>
          <w:sz w:val="30"/>
          <w:szCs w:val="30"/>
          <w:shd w:val="clear" w:color="auto" w:fill="FFFFFF"/>
        </w:rPr>
        <w:t>HOW + MUCH = POWER Then P + O + W + E + R =?</w:t>
      </w:r>
    </w:p>
    <w:p w:rsidR="00F80320" w:rsidRPr="000D3C64" w:rsidRDefault="00F80320" w:rsidP="000D3C64">
      <w:pPr>
        <w:numPr>
          <w:ilvl w:val="0"/>
          <w:numId w:val="550"/>
        </w:numPr>
        <w:spacing w:after="0" w:line="360" w:lineRule="auto"/>
        <w:rPr>
          <w:rFonts w:ascii="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10</w:t>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t>c. 13</w:t>
      </w:r>
    </w:p>
    <w:p w:rsidR="00F80320" w:rsidRPr="000D3C64" w:rsidRDefault="00F80320" w:rsidP="000D3C64">
      <w:pPr>
        <w:numPr>
          <w:ilvl w:val="0"/>
          <w:numId w:val="550"/>
        </w:numPr>
        <w:spacing w:after="0" w:line="360" w:lineRule="auto"/>
        <w:rPr>
          <w:rFonts w:ascii="Times New Roman" w:hAnsi="Times New Roman" w:cs="Times New Roman"/>
          <w:sz w:val="30"/>
          <w:szCs w:val="30"/>
          <w:shd w:val="clear" w:color="auto" w:fill="FFFFFF"/>
        </w:rPr>
      </w:pPr>
    </w:p>
    <w:p w:rsidR="00F80320" w:rsidRPr="000D3C64" w:rsidRDefault="00F80320" w:rsidP="000D3C64">
      <w:pPr>
        <w:numPr>
          <w:ilvl w:val="0"/>
          <w:numId w:val="550"/>
        </w:numPr>
        <w:spacing w:after="0" w:line="360" w:lineRule="auto"/>
        <w:rPr>
          <w:rFonts w:ascii="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11</w:t>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r>
      <w:r w:rsidRPr="000D3C64">
        <w:rPr>
          <w:rFonts w:ascii="Times New Roman" w:hAnsi="Times New Roman" w:cs="Times New Roman"/>
          <w:sz w:val="30"/>
          <w:szCs w:val="30"/>
          <w:shd w:val="clear" w:color="auto" w:fill="FFFFFF"/>
        </w:rPr>
        <w:tab/>
        <w:t>d 12</w:t>
      </w:r>
    </w:p>
    <w:p w:rsidR="00F80320" w:rsidRPr="000D3C64" w:rsidRDefault="00F80320" w:rsidP="000D3C64">
      <w:pPr>
        <w:shd w:val="clear" w:color="auto" w:fill="FFFFFF"/>
        <w:spacing w:after="0" w:line="360" w:lineRule="auto"/>
        <w:ind w:left="360"/>
        <w:rPr>
          <w:rFonts w:ascii="Times New Roman" w:eastAsia="Times New Roman" w:hAnsi="Times New Roman" w:cs="Times New Roman"/>
          <w:sz w:val="30"/>
          <w:szCs w:val="30"/>
          <w:shd w:val="clear" w:color="auto" w:fill="FFFFFF"/>
        </w:rPr>
      </w:pPr>
    </w:p>
    <w:p w:rsidR="00F80320" w:rsidRPr="000D3C64" w:rsidRDefault="00F80320" w:rsidP="000D3C64">
      <w:pPr>
        <w:shd w:val="clear" w:color="auto" w:fill="FFFFFF"/>
        <w:spacing w:after="0" w:line="360" w:lineRule="auto"/>
        <w:ind w:left="360"/>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16. Ever + Since = Darwin then D + a + r + w + i + n is ?</w:t>
      </w:r>
    </w:p>
    <w:p w:rsidR="00F80320" w:rsidRPr="000D3C64" w:rsidRDefault="00F80320" w:rsidP="000D3C64">
      <w:pPr>
        <w:numPr>
          <w:ilvl w:val="0"/>
          <w:numId w:val="551"/>
        </w:numPr>
        <w:shd w:val="clear" w:color="auto" w:fill="FFFFFF"/>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20</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22</w:t>
      </w:r>
    </w:p>
    <w:p w:rsidR="00F80320" w:rsidRPr="000D3C64" w:rsidRDefault="00F80320" w:rsidP="000D3C64">
      <w:pPr>
        <w:numPr>
          <w:ilvl w:val="0"/>
          <w:numId w:val="551"/>
        </w:numPr>
        <w:shd w:val="clear" w:color="auto" w:fill="FFFFFF"/>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21</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23</w:t>
      </w:r>
    </w:p>
    <w:p w:rsidR="00F80320" w:rsidRPr="000D3C64" w:rsidRDefault="00F80320" w:rsidP="000D3C64">
      <w:pPr>
        <w:shd w:val="clear" w:color="auto" w:fill="FFFFFF"/>
        <w:spacing w:after="0" w:line="360" w:lineRule="auto"/>
        <w:ind w:left="1080"/>
        <w:rPr>
          <w:rFonts w:ascii="Times New Roman" w:eastAsia="Times New Roman" w:hAnsi="Times New Roman" w:cs="Times New Roman"/>
          <w:sz w:val="30"/>
          <w:szCs w:val="30"/>
          <w:shd w:val="clear" w:color="auto" w:fill="FFFFFF"/>
        </w:rPr>
      </w:pPr>
    </w:p>
    <w:p w:rsidR="00F80320" w:rsidRPr="000D3C64" w:rsidRDefault="00F80320" w:rsidP="000D3C64">
      <w:pPr>
        <w:shd w:val="clear" w:color="auto" w:fill="FFFFFF"/>
        <w:spacing w:after="0" w:line="360" w:lineRule="auto"/>
        <w:ind w:left="1080"/>
        <w:rPr>
          <w:rFonts w:ascii="Times New Roman" w:eastAsia="Times New Roman" w:hAnsi="Times New Roman" w:cs="Times New Roman"/>
          <w:sz w:val="30"/>
          <w:szCs w:val="30"/>
          <w:shd w:val="clear" w:color="auto" w:fill="FFFFFF"/>
        </w:rPr>
      </w:pPr>
    </w:p>
    <w:p w:rsidR="00F80320" w:rsidRPr="000D3C64" w:rsidRDefault="00F80320" w:rsidP="000D3C64">
      <w:pPr>
        <w:shd w:val="clear" w:color="auto" w:fill="FFFFFF"/>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17.USA + USSR = PEACE ; P + E + A + C + E = ?</w:t>
      </w:r>
    </w:p>
    <w:p w:rsidR="00F80320" w:rsidRPr="000D3C64" w:rsidRDefault="00F80320" w:rsidP="000D3C64">
      <w:pPr>
        <w:numPr>
          <w:ilvl w:val="0"/>
          <w:numId w:val="552"/>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10</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12</w:t>
      </w:r>
    </w:p>
    <w:p w:rsidR="00F80320" w:rsidRPr="000D3C64" w:rsidRDefault="00F80320" w:rsidP="000D3C64">
      <w:pPr>
        <w:numPr>
          <w:ilvl w:val="0"/>
          <w:numId w:val="552"/>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11</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13</w:t>
      </w:r>
    </w:p>
    <w:p w:rsidR="00F80320" w:rsidRPr="000D3C64" w:rsidRDefault="00F80320" w:rsidP="000D3C64">
      <w:pPr>
        <w:spacing w:after="0" w:line="360" w:lineRule="auto"/>
        <w:rPr>
          <w:rFonts w:ascii="Times New Roman" w:eastAsia="Times New Roman" w:hAnsi="Times New Roman" w:cs="Times New Roman"/>
          <w:sz w:val="30"/>
          <w:szCs w:val="30"/>
          <w:shd w:val="clear" w:color="auto" w:fill="FFFFFF"/>
        </w:rPr>
      </w:pPr>
    </w:p>
    <w:p w:rsidR="00F80320" w:rsidRPr="000D3C64" w:rsidRDefault="00F80320" w:rsidP="000D3C64">
      <w:p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rPr>
        <w:t xml:space="preserve">18. </w:t>
      </w:r>
      <w:r w:rsidRPr="000D3C64">
        <w:rPr>
          <w:rFonts w:ascii="Times New Roman" w:eastAsia="Times New Roman" w:hAnsi="Times New Roman" w:cs="Times New Roman"/>
          <w:sz w:val="30"/>
          <w:szCs w:val="30"/>
          <w:shd w:val="clear" w:color="auto" w:fill="FFFFFF"/>
        </w:rPr>
        <w:t xml:space="preserve"> If POINT + ZERO = ENERGY, then E + N + E + R + G + Y = ?</w:t>
      </w:r>
    </w:p>
    <w:p w:rsidR="00F80320" w:rsidRPr="000D3C64" w:rsidRDefault="00F80320" w:rsidP="000D3C64">
      <w:pPr>
        <w:numPr>
          <w:ilvl w:val="0"/>
          <w:numId w:val="553"/>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15</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17</w:t>
      </w:r>
    </w:p>
    <w:p w:rsidR="00F80320" w:rsidRPr="000D3C64" w:rsidRDefault="00F80320" w:rsidP="000D3C64">
      <w:pPr>
        <w:numPr>
          <w:ilvl w:val="0"/>
          <w:numId w:val="553"/>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16</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18</w:t>
      </w:r>
    </w:p>
    <w:p w:rsidR="00F80320" w:rsidRPr="000D3C64" w:rsidRDefault="00F80320" w:rsidP="000D3C64">
      <w:pPr>
        <w:spacing w:after="0" w:line="360" w:lineRule="auto"/>
        <w:ind w:left="720"/>
        <w:rPr>
          <w:rFonts w:ascii="Times New Roman" w:eastAsia="Times New Roman" w:hAnsi="Times New Roman" w:cs="Times New Roman"/>
          <w:sz w:val="30"/>
          <w:szCs w:val="30"/>
          <w:shd w:val="clear" w:color="auto" w:fill="FFFFFF"/>
        </w:rPr>
      </w:pPr>
    </w:p>
    <w:p w:rsidR="00F80320" w:rsidRPr="000D3C64" w:rsidRDefault="00F80320" w:rsidP="000D3C64">
      <w:p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 xml:space="preserve">19.SEND + MORE = MONEY. Then what is the value of  M + O + N + E + Y ? </w:t>
      </w:r>
    </w:p>
    <w:p w:rsidR="00F80320" w:rsidRPr="000D3C64" w:rsidRDefault="00F80320" w:rsidP="000D3C64">
      <w:pPr>
        <w:numPr>
          <w:ilvl w:val="0"/>
          <w:numId w:val="554"/>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13</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c. 15</w:t>
      </w:r>
    </w:p>
    <w:p w:rsidR="00F80320" w:rsidRPr="000D3C64" w:rsidRDefault="00F80320" w:rsidP="000D3C64">
      <w:pPr>
        <w:numPr>
          <w:ilvl w:val="0"/>
          <w:numId w:val="554"/>
        </w:numPr>
        <w:spacing w:after="0" w:line="360" w:lineRule="auto"/>
        <w:rPr>
          <w:rFonts w:ascii="Times New Roman" w:eastAsia="Times New Roman" w:hAnsi="Times New Roman" w:cs="Times New Roman"/>
          <w:sz w:val="30"/>
          <w:szCs w:val="30"/>
          <w:shd w:val="clear" w:color="auto" w:fill="FFFFFF"/>
        </w:rPr>
      </w:pPr>
      <w:r w:rsidRPr="000D3C64">
        <w:rPr>
          <w:rFonts w:ascii="Times New Roman" w:eastAsia="Times New Roman" w:hAnsi="Times New Roman" w:cs="Times New Roman"/>
          <w:sz w:val="30"/>
          <w:szCs w:val="30"/>
          <w:shd w:val="clear" w:color="auto" w:fill="FFFFFF"/>
        </w:rPr>
        <w:t>14</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d. 16</w:t>
      </w:r>
    </w:p>
    <w:p w:rsidR="00F80320" w:rsidRPr="000D3C64" w:rsidRDefault="00F80320" w:rsidP="000D3C64">
      <w:pPr>
        <w:pStyle w:val="ListParagraph"/>
        <w:widowControl w:val="0"/>
        <w:autoSpaceDE w:val="0"/>
        <w:autoSpaceDN w:val="0"/>
        <w:adjustRightInd w:val="0"/>
        <w:spacing w:after="0" w:line="360" w:lineRule="auto"/>
        <w:ind w:left="1710"/>
        <w:rPr>
          <w:rFonts w:ascii="Times New Roman" w:hAnsi="Times New Roman" w:cs="Times New Roman"/>
          <w:color w:val="000000"/>
          <w:sz w:val="30"/>
          <w:szCs w:val="30"/>
        </w:rPr>
      </w:pPr>
    </w:p>
    <w:p w:rsidR="00F80320" w:rsidRPr="000D3C64" w:rsidRDefault="00F80320" w:rsidP="000D3C64">
      <w:pPr>
        <w:spacing w:after="0" w:line="360" w:lineRule="auto"/>
        <w:rPr>
          <w:rFonts w:ascii="Times New Roman" w:hAnsi="Times New Roman" w:cs="Times New Roman"/>
          <w:sz w:val="30"/>
          <w:szCs w:val="30"/>
          <w:shd w:val="clear" w:color="auto" w:fill="FFFFFF"/>
        </w:rPr>
      </w:pPr>
      <w:r w:rsidRPr="000D3C64">
        <w:rPr>
          <w:rFonts w:ascii="Times New Roman" w:hAnsi="Times New Roman" w:cs="Times New Roman"/>
          <w:sz w:val="30"/>
          <w:szCs w:val="30"/>
          <w:shd w:val="clear" w:color="auto" w:fill="FFFFFF"/>
        </w:rPr>
        <w:t>20.HERE = COMES – SHE, (Assume s = 8)</w:t>
      </w:r>
      <w:r w:rsidRPr="000D3C64">
        <w:rPr>
          <w:rFonts w:ascii="Times New Roman" w:hAnsi="Times New Roman" w:cs="Times New Roman"/>
          <w:sz w:val="30"/>
          <w:szCs w:val="30"/>
        </w:rPr>
        <w:br/>
      </w:r>
      <w:r w:rsidRPr="000D3C64">
        <w:rPr>
          <w:rFonts w:ascii="Times New Roman" w:hAnsi="Times New Roman" w:cs="Times New Roman"/>
          <w:sz w:val="30"/>
          <w:szCs w:val="30"/>
          <w:shd w:val="clear" w:color="auto" w:fill="FFFFFF"/>
        </w:rPr>
        <w:t>Find value of R + H + O</w:t>
      </w:r>
    </w:p>
    <w:p w:rsidR="00F80320" w:rsidRPr="000D3C64" w:rsidRDefault="00F80320" w:rsidP="000D3C64">
      <w:pPr>
        <w:numPr>
          <w:ilvl w:val="0"/>
          <w:numId w:val="561"/>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15</w:t>
      </w:r>
    </w:p>
    <w:p w:rsidR="00F80320" w:rsidRPr="000D3C64" w:rsidRDefault="00F80320" w:rsidP="000D3C64">
      <w:pPr>
        <w:numPr>
          <w:ilvl w:val="0"/>
          <w:numId w:val="561"/>
        </w:numPr>
        <w:spacing w:after="0" w:line="360" w:lineRule="auto"/>
        <w:rPr>
          <w:rFonts w:ascii="Times New Roman" w:hAnsi="Times New Roman" w:cs="Times New Roman"/>
          <w:sz w:val="30"/>
          <w:szCs w:val="30"/>
          <w:shd w:val="clear" w:color="auto" w:fill="FFFFFF"/>
        </w:rPr>
      </w:pPr>
      <w:r w:rsidRPr="000D3C64">
        <w:rPr>
          <w:rFonts w:ascii="Times New Roman" w:hAnsi="Times New Roman" w:cs="Times New Roman"/>
          <w:sz w:val="30"/>
          <w:szCs w:val="30"/>
        </w:rPr>
        <w:t>11</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14</w:t>
      </w:r>
    </w:p>
    <w:p w:rsidR="00F80320" w:rsidRPr="000D3C64" w:rsidRDefault="00F80320" w:rsidP="000D3C64">
      <w:pPr>
        <w:spacing w:after="0" w:line="360" w:lineRule="auto"/>
        <w:ind w:left="1080"/>
        <w:rPr>
          <w:rFonts w:ascii="Times New Roman" w:hAnsi="Times New Roman" w:cs="Times New Roman"/>
          <w:sz w:val="30"/>
          <w:szCs w:val="30"/>
        </w:rPr>
      </w:pPr>
    </w:p>
    <w:p w:rsidR="00F80320" w:rsidRPr="000D3C64" w:rsidRDefault="00F80320" w:rsidP="000D3C64">
      <w:pPr>
        <w:spacing w:after="0" w:line="360" w:lineRule="auto"/>
        <w:ind w:left="1080"/>
        <w:rPr>
          <w:rFonts w:ascii="Times New Roman" w:hAnsi="Times New Roman" w:cs="Times New Roman"/>
          <w:sz w:val="30"/>
          <w:szCs w:val="30"/>
          <w:shd w:val="clear" w:color="auto" w:fill="FFFFFF"/>
        </w:rPr>
      </w:pPr>
    </w:p>
    <w:p w:rsidR="00F80320" w:rsidRPr="000D3C64" w:rsidRDefault="00F80320" w:rsidP="000D3C64">
      <w:pPr>
        <w:spacing w:after="0" w:line="360" w:lineRule="auto"/>
        <w:ind w:left="1080"/>
        <w:rPr>
          <w:rFonts w:ascii="Times New Roman" w:eastAsia="Times New Roman" w:hAnsi="Times New Roman" w:cs="Times New Roman"/>
          <w:sz w:val="30"/>
          <w:szCs w:val="30"/>
        </w:rPr>
      </w:pPr>
    </w:p>
    <w:p w:rsidR="00F80320" w:rsidRPr="000D3C64" w:rsidRDefault="00F80320" w:rsidP="000D3C64">
      <w:pPr>
        <w:spacing w:after="0" w:line="360" w:lineRule="auto"/>
        <w:ind w:left="720"/>
        <w:rPr>
          <w:rFonts w:ascii="Times New Roman" w:eastAsia="Times New Roman" w:hAnsi="Times New Roman" w:cs="Times New Roman"/>
          <w:sz w:val="30"/>
          <w:szCs w:val="30"/>
          <w:shd w:val="clear" w:color="auto" w:fill="FFFFFF"/>
        </w:rPr>
      </w:pPr>
    </w:p>
    <w:p w:rsidR="00F80320" w:rsidRPr="000D3C64" w:rsidRDefault="00F80320" w:rsidP="000D3C64">
      <w:pPr>
        <w:pStyle w:val="ListParagraph"/>
        <w:spacing w:after="0" w:line="360" w:lineRule="auto"/>
        <w:ind w:left="1260"/>
        <w:rPr>
          <w:rFonts w:ascii="Times New Roman" w:eastAsia="Times New Roman" w:hAnsi="Times New Roman" w:cs="Times New Roman"/>
          <w:sz w:val="30"/>
          <w:szCs w:val="30"/>
        </w:rPr>
      </w:pPr>
    </w:p>
    <w:p w:rsidR="00F80320" w:rsidRPr="000D3C64" w:rsidRDefault="00F80320" w:rsidP="000D3C64">
      <w:pPr>
        <w:spacing w:after="0" w:line="360" w:lineRule="auto"/>
        <w:rPr>
          <w:rFonts w:ascii="Times New Roman" w:eastAsiaTheme="minorEastAsia" w:hAnsi="Times New Roman" w:cs="Times New Roman"/>
          <w:sz w:val="30"/>
          <w:szCs w:val="30"/>
        </w:rPr>
      </w:pPr>
      <w:r w:rsidRPr="000D3C64">
        <w:rPr>
          <w:rFonts w:ascii="Times New Roman" w:hAnsi="Times New Roman" w:cs="Times New Roman"/>
          <w:sz w:val="30"/>
          <w:szCs w:val="30"/>
        </w:rPr>
        <w:t>21.Leo + Lee = all. Find l + o + l if a=3. All letters represents number 0 to 9</w:t>
      </w:r>
    </w:p>
    <w:p w:rsidR="00F80320" w:rsidRPr="000D3C64" w:rsidRDefault="00F80320" w:rsidP="000D3C64">
      <w:pPr>
        <w:pStyle w:val="ListParagraph"/>
        <w:numPr>
          <w:ilvl w:val="0"/>
          <w:numId w:val="56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7</w:t>
      </w:r>
    </w:p>
    <w:p w:rsidR="00F80320" w:rsidRPr="000D3C64" w:rsidRDefault="00F80320" w:rsidP="000D3C64">
      <w:pPr>
        <w:pStyle w:val="ListParagraph"/>
        <w:numPr>
          <w:ilvl w:val="0"/>
          <w:numId w:val="56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w:t>
      </w:r>
      <w:r w:rsidRPr="000D3C64">
        <w:rPr>
          <w:rFonts w:ascii="Times New Roman" w:hAnsi="Times New Roman" w:cs="Times New Roman"/>
          <w:sz w:val="30"/>
          <w:szCs w:val="30"/>
        </w:rPr>
        <w:tab/>
      </w:r>
      <w:r w:rsidRPr="000D3C64">
        <w:rPr>
          <w:rFonts w:ascii="Times New Roman" w:hAnsi="Times New Roman" w:cs="Times New Roman"/>
          <w:sz w:val="30"/>
          <w:szCs w:val="30"/>
        </w:rPr>
        <w:tab/>
        <w:t>d. 6</w:t>
      </w:r>
    </w:p>
    <w:p w:rsidR="00F80320" w:rsidRPr="000D3C64" w:rsidRDefault="00F80320" w:rsidP="000D3C64">
      <w:pPr>
        <w:pStyle w:val="ListParagraph"/>
        <w:spacing w:line="360" w:lineRule="auto"/>
        <w:ind w:left="1440"/>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22.  USA+USSR=PEACE FIND P+E+A+C+E</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A.10</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B.14</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C.25</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D.12</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 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USA+ USSR= PEACE Here P is carry , P=1 when p=1, E=0 with carry 1 AND U=9 A+R=E=0 with carry 1.so, A=2 and R=8 U+S=A=2 with carry 1, S=3 S+S+1=C, 3+3+1=c=7 932+9338=10270 so,P+E+A+C+E=1+0+2+7+0=10 ANS 10</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23  tee+let=All where E=5 find A+L+L</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A.17</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B.9</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C.10</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D.12</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 C</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T E E + L E T = A L L SO, suppose E=5 and L =6, then L=1(carry 1), again E +E i.e 5+5+(carry 1)=1, again (carry 1); earlier we have taken T=6 and after summation L= 1 so, T+L=6+1+(carry 1)=8 so, A=8, L=1 A+L+L=8+1+1=10</w:t>
      </w: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24  If Ever + Since = Darwin then D + a + r + w + i + n is ?</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A.23</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B.41</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C.34</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D.16</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 A</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As it’s a sum of 3 numbers hence the maximum value of D could be 2 or 1, but then we look at S which could have maximum value 9 and if it gets a carry of 1 then the value of A will be 0 and the D=1. 2. Then we looks at E and I which results in R, as 9 is already occupied by S so E could be 8 and I could be 7 and R will be 5 with carry 1. 3. Then we place the values of R=5 and E=8 resulting in N=3 with carry 1. 4. In ten’s digits – E=8 and and value of C could be 3,4,6 (As all others are occupied) and To make I=7 (previously assigned in step 2) E must be added by 9 which is already occupied by S. So this hit ends here. Now start again with reduced value of E or I, repeat above steps until you get a correct answer or a dead end. 5. Repeating above steps one time comes with E=5 and I=7 which results in R=3 carry=1. 6. Placing R=3 and E=5 in unit digits and their sum gives 8. 7. in ten’s digits place E=5 now you can add 2 to make I=7 hence C=2. 8. in 100’s digits you have N=8 (from step 6) and only digits that are left now are 4 and 6 hence. So placing V=4 you will get W=2 which is not true because it is already assigned to C. So we are left with only V=6 as the ultimate choice and this leads the result in to W=4. Hence this way we got the answer ….5 6 5 3 ….E V E R ..9 7 8 2 5 + S I N C E ———————- D A R W I N 1 0 3 4 7 8 Hence D+A+R+W+I+N = 1+0+3+4+7+8 =23</w:t>
      </w: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Question 4 If (HE)^H=SHE, where the alphabets take the values from (0-9) &amp; all the alphabets are single digit then find the value of (S+H+E)?</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A.14</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B.19</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C.13</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D.15</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 C</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arrange A-J(0-9) likewise K-L(0-9) and U-Z(0-5) the code is S=8,H=7,E=4 so 8+7+4=19 or (HE)^H must be in the range 21 to 29 so that result must be less then 999 (3 digit ,as SHE) .so as per rule sol is (25)^2=625. so S+H+E=6+2+5=13 ANS</w:t>
      </w: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Question 5 EAT+EAT+EAT=BEET if t=0 then what will the value of TEE+TEE</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A.088</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B.077</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C.066</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D.055</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 A</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EAT+EAT+EAT = BEET. As T=0, no carry for A+A+A(3A). Possible values of A and E can be calculated by 1) 3A= E 2) 3A = 10 +E 3) 3A = 20 + E Here Largest carry generated by addition of three one digit number is 27(9+9+9). Hence value of E is less than 7 for equation 3. For Equation 3) Assume value of E is 7. Therefore value of A=9 now carry + E + E + E = BE. (2) + (7) + (7) + (7) = 23. but 7 is not equal to 3. Contradict to our assumption. Try another value of E as 4 for equation 3 E=4 therefore, A = 8. now carry + E + E + E = BE. (2) + (4) + (4) + (4) = 14. hence value satisfied with our prediction. hence E=4 A=8 and B=1 now TEE + TEE = TAA 044 + 044 = 088 In Above Equations A is integer. So take only those values which are divisible by 3.</w:t>
      </w: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Question 7 WORLD+TRADE=CENTER value of C+E+N+T+E+R</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A.27</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B.24</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C.12</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D.19</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Ans:A</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WORLD+TRADE=CENTER 53684+ 76042=129726 ANSWER CENTER so,start from last ‘c’ the value is 1 always.Next W+T=E right.By adding numbers we should get 1 as a carry (which is ‘C’ value). so,take W as 5 and T as 7 and add now which is 12. NO TWO ALPHABETS SHOULD HAVE SAME VALUES ALWAYS. Do it accordingly.</w:t>
      </w: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Question 8 fine+nine=wives then w+i+v+e+s=?</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A.15</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B.22</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C.33</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D.37</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Ans:B</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4 digit + 4digit = 5 digit. fine nine = wives so clearly w=1 as f+n=i+10(it generates a carry over) now,n+n = e,therefore 2n = e. e+e=s, so we can write 2n+2n=s 0r 4n=s. we can see that s is 4 times of n. possible digit between 0-9 that satisfy this condition are 1,4 and 2,8 for n and e respectively. but n cannot be one as the value of w is alreay 1 so the only choice we have is 2,8. therefore n=2 and s=8. from n=2 we can get e=4 now we can put i as 3,5,6,7,9 but if we put i as 5 or above then while finding the value of ” f ” from eqn f+n=i+10 in double digits so i has to be 3. therefore i=3. now i+i=v, so v=6 so finally we get w=1 n=2 e=4 s=8 i=3 v=6 summation of wives =22.</w:t>
      </w: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Question 10 If POINT + ZERO = ENERGY, then E + N + E + R + G + Y = ?</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A.14</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B.15</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C.16</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D.17</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Ans: D</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pStyle w:val="ListParagraph"/>
        <w:spacing w:after="0" w:line="360" w:lineRule="auto"/>
        <w:ind w:left="1440"/>
        <w:rPr>
          <w:rFonts w:ascii="Times New Roman" w:hAnsi="Times New Roman" w:cs="Times New Roman"/>
          <w:sz w:val="30"/>
          <w:szCs w:val="30"/>
        </w:rPr>
      </w:pPr>
      <w:r w:rsidRPr="000D3C64">
        <w:rPr>
          <w:rFonts w:ascii="Times New Roman" w:hAnsi="Times New Roman" w:cs="Times New Roman"/>
          <w:sz w:val="30"/>
          <w:szCs w:val="30"/>
        </w:rPr>
        <w:t>4 digit number + 5 digit number = 6 digit number. So E = 1, P = 9, N = 0 Observe R + 0 = G. But R = G not possible. 1 + R = G possible. So R and G are consecutive. G &gt; R. 1 + I = R, So I and R are consecutive. R &gt; I. i.e., G &gt; R &gt; I. and G, R, I are consecutive. Now O + T should give carry over and O + Z also give carry over. So O is bigger number. Now take values for G, R, I as 8, 7, 6 or 7, 6, 5 etc. and do trial and error. POINT = 98504, ZERO = 3168 and ENERGY = 101672. So E + N + E + R + G + Y = 1 + 0 + 1 + 6 + 7 +2 = 17</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Question 11 SEND + MORE = MONEY. Then what is the value of M + O + N + E + Y ?</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A.14</w:t>
      </w:r>
    </w:p>
    <w:p w:rsidR="00F80320" w:rsidRPr="000D3C64" w:rsidRDefault="00F80320" w:rsidP="000D3C64">
      <w:pPr>
        <w:spacing w:after="0" w:line="360" w:lineRule="auto"/>
        <w:ind w:left="1080"/>
        <w:rPr>
          <w:rFonts w:ascii="Times New Roman" w:hAnsi="Times New Roman" w:cs="Times New Roman"/>
          <w:sz w:val="30"/>
          <w:szCs w:val="30"/>
        </w:rPr>
      </w:pPr>
      <w:r w:rsidRPr="000D3C64">
        <w:rPr>
          <w:rFonts w:ascii="Times New Roman" w:hAnsi="Times New Roman" w:cs="Times New Roman"/>
          <w:sz w:val="30"/>
          <w:szCs w:val="30"/>
        </w:rPr>
        <w:t>B.15</w:t>
      </w:r>
    </w:p>
    <w:p w:rsidR="00F80320" w:rsidRPr="000D3C64" w:rsidRDefault="00F80320" w:rsidP="000D3C64">
      <w:pPr>
        <w:spacing w:after="0" w:line="360" w:lineRule="auto"/>
        <w:ind w:left="1080"/>
        <w:rPr>
          <w:rFonts w:ascii="Times New Roman" w:hAnsi="Times New Roman" w:cs="Times New Roman"/>
          <w:sz w:val="30"/>
          <w:szCs w:val="30"/>
        </w:rPr>
      </w:pPr>
      <w:r w:rsidRPr="000D3C64">
        <w:rPr>
          <w:rFonts w:ascii="Times New Roman" w:hAnsi="Times New Roman" w:cs="Times New Roman"/>
          <w:sz w:val="30"/>
          <w:szCs w:val="30"/>
        </w:rPr>
        <w:t>C.16</w:t>
      </w:r>
    </w:p>
    <w:p w:rsidR="00F80320" w:rsidRPr="000D3C64" w:rsidRDefault="00F80320" w:rsidP="000D3C64">
      <w:pPr>
        <w:spacing w:after="0" w:line="360" w:lineRule="auto"/>
        <w:ind w:left="1080"/>
        <w:rPr>
          <w:rFonts w:ascii="Times New Roman" w:hAnsi="Times New Roman" w:cs="Times New Roman"/>
          <w:sz w:val="30"/>
          <w:szCs w:val="30"/>
        </w:rPr>
      </w:pPr>
      <w:r w:rsidRPr="000D3C64">
        <w:rPr>
          <w:rFonts w:ascii="Times New Roman" w:hAnsi="Times New Roman" w:cs="Times New Roman"/>
          <w:sz w:val="30"/>
          <w:szCs w:val="30"/>
        </w:rPr>
        <w:t>D.17</w:t>
      </w:r>
    </w:p>
    <w:p w:rsidR="00F80320" w:rsidRPr="000D3C64" w:rsidRDefault="00F80320" w:rsidP="000D3C64">
      <w:pPr>
        <w:spacing w:after="0" w:line="360" w:lineRule="auto"/>
        <w:ind w:left="1080"/>
        <w:rPr>
          <w:rFonts w:ascii="Times New Roman" w:hAnsi="Times New Roman" w:cs="Times New Roman"/>
          <w:sz w:val="30"/>
          <w:szCs w:val="30"/>
        </w:rPr>
      </w:pPr>
      <w:r w:rsidRPr="000D3C64">
        <w:rPr>
          <w:rFonts w:ascii="Times New Roman" w:hAnsi="Times New Roman" w:cs="Times New Roman"/>
          <w:sz w:val="30"/>
          <w:szCs w:val="30"/>
        </w:rPr>
        <w:t>Ans:A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Observe the diagram. M = 1. S + 1 = a two digit number. So S = 1 and O cannot be 1 but 0. Also E and N are consecutive. Do trial and error. SEND = 9567, MORE = 1085, MONEY = 10652 SO M + O + N + E + Y = 1 + 0 + 6 + 5 + 2 = 14</w:t>
      </w:r>
    </w:p>
    <w:p w:rsidR="00F80320" w:rsidRPr="000D3C64" w:rsidRDefault="00F80320" w:rsidP="000D3C64">
      <w:pPr>
        <w:spacing w:after="0" w:line="360" w:lineRule="auto"/>
        <w:ind w:left="475" w:right="-37" w:hanging="360"/>
        <w:jc w:val="both"/>
        <w:rPr>
          <w:rFonts w:ascii="Times New Roman" w:hAnsi="Times New Roman" w:cs="Times New Roman"/>
          <w:sz w:val="30"/>
          <w:szCs w:val="30"/>
        </w:rPr>
      </w:pPr>
      <w:r w:rsidRPr="000D3C64">
        <w:rPr>
          <w:rFonts w:ascii="Times New Roman" w:hAnsi="Times New Roman" w:cs="Times New Roman"/>
          <w:sz w:val="30"/>
          <w:szCs w:val="30"/>
        </w:rPr>
        <w:t>HOW + MUCH = POWER. Find the value of P + O + W + E + R.</w:t>
      </w:r>
    </w:p>
    <w:p w:rsidR="00F80320" w:rsidRPr="000D3C64" w:rsidRDefault="00F80320" w:rsidP="000D3C64">
      <w:pPr>
        <w:spacing w:after="0" w:line="360" w:lineRule="auto"/>
        <w:ind w:left="475" w:right="1681"/>
        <w:rPr>
          <w:rFonts w:ascii="Times New Roman" w:hAnsi="Times New Roman" w:cs="Times New Roman"/>
          <w:sz w:val="30"/>
          <w:szCs w:val="30"/>
        </w:rPr>
      </w:pPr>
      <w:r w:rsidRPr="000D3C64">
        <w:rPr>
          <w:rFonts w:ascii="Times New Roman" w:hAnsi="Times New Roman" w:cs="Times New Roman"/>
          <w:sz w:val="30"/>
          <w:szCs w:val="30"/>
        </w:rPr>
        <w:t xml:space="preserve">a.   12                                       b.  14 </w:t>
      </w:r>
    </w:p>
    <w:p w:rsidR="00F80320" w:rsidRPr="000D3C64" w:rsidRDefault="00F80320" w:rsidP="000D3C64">
      <w:pPr>
        <w:spacing w:after="0" w:line="360" w:lineRule="auto"/>
        <w:ind w:left="475" w:right="1681"/>
        <w:rPr>
          <w:rFonts w:ascii="Times New Roman" w:hAnsi="Times New Roman" w:cs="Times New Roman"/>
          <w:sz w:val="30"/>
          <w:szCs w:val="30"/>
        </w:rPr>
      </w:pPr>
      <w:r w:rsidRPr="000D3C64">
        <w:rPr>
          <w:rFonts w:ascii="Times New Roman" w:hAnsi="Times New Roman" w:cs="Times New Roman"/>
          <w:sz w:val="30"/>
          <w:szCs w:val="30"/>
        </w:rPr>
        <w:t>c.   16                                       d.  10</w:t>
      </w:r>
    </w:p>
    <w:p w:rsidR="00F80320" w:rsidRPr="000D3C64" w:rsidRDefault="00F80320" w:rsidP="000D3C64">
      <w:pPr>
        <w:spacing w:before="6" w:after="0" w:line="360" w:lineRule="auto"/>
        <w:rPr>
          <w:rFonts w:ascii="Times New Roman" w:eastAsia="Times New Roman" w:hAnsi="Times New Roman" w:cs="Times New Roman"/>
          <w:sz w:val="30"/>
          <w:szCs w:val="30"/>
        </w:rPr>
      </w:pPr>
    </w:p>
    <w:p w:rsidR="00F80320" w:rsidRPr="000D3C64" w:rsidRDefault="00F80320" w:rsidP="000D3C64">
      <w:pPr>
        <w:spacing w:before="9" w:after="0" w:line="360" w:lineRule="auto"/>
        <w:rPr>
          <w:rFonts w:ascii="Times New Roman" w:eastAsia="Times New Roman"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POTATO+ TOMATO = PUMPKIN. If the value of each letters are unique from (0-9). Find the Value of MOP + NOT </w:t>
      </w:r>
    </w:p>
    <w:p w:rsidR="00F80320" w:rsidRPr="000D3C64" w:rsidRDefault="00F80320" w:rsidP="000D3C64">
      <w:pPr>
        <w:numPr>
          <w:ilvl w:val="0"/>
          <w:numId w:val="58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655 </w:t>
      </w:r>
    </w:p>
    <w:p w:rsidR="00F80320" w:rsidRPr="000D3C64" w:rsidRDefault="00F80320" w:rsidP="000D3C64">
      <w:pPr>
        <w:numPr>
          <w:ilvl w:val="0"/>
          <w:numId w:val="58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629 </w:t>
      </w:r>
    </w:p>
    <w:p w:rsidR="00F80320" w:rsidRPr="000D3C64" w:rsidRDefault="00F80320" w:rsidP="000D3C64">
      <w:pPr>
        <w:numPr>
          <w:ilvl w:val="0"/>
          <w:numId w:val="58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456 </w:t>
      </w:r>
    </w:p>
    <w:p w:rsidR="00F80320" w:rsidRPr="000D3C64" w:rsidRDefault="00F80320" w:rsidP="000D3C64">
      <w:pPr>
        <w:numPr>
          <w:ilvl w:val="0"/>
          <w:numId w:val="58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654 </w:t>
      </w:r>
    </w:p>
    <w:p w:rsidR="00F80320" w:rsidRPr="000D3C64" w:rsidRDefault="00F80320" w:rsidP="000D3C64">
      <w:pPr>
        <w:numPr>
          <w:ilvl w:val="0"/>
          <w:numId w:val="585"/>
        </w:numPr>
        <w:spacing w:after="6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926 </w:t>
      </w:r>
    </w:p>
    <w:p w:rsidR="00F80320" w:rsidRPr="000D3C64" w:rsidRDefault="00F80320" w:rsidP="000D3C64">
      <w:pPr>
        <w:spacing w:after="63"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38" w:name="_Toc10562440"/>
      <w:r w:rsidRPr="000D3C64">
        <w:rPr>
          <w:rFonts w:ascii="Times New Roman" w:hAnsi="Times New Roman" w:cs="Times New Roman"/>
          <w:sz w:val="30"/>
          <w:szCs w:val="30"/>
        </w:rPr>
        <w:t>Course of Actions</w:t>
      </w:r>
      <w:bookmarkEnd w:id="38"/>
    </w:p>
    <w:p w:rsidR="003B1E1F" w:rsidRPr="000D3C64" w:rsidRDefault="003B1E1F" w:rsidP="000D3C64">
      <w:pPr>
        <w:pStyle w:val="ListParagraph"/>
        <w:numPr>
          <w:ilvl w:val="0"/>
          <w:numId w:val="11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 Cutting down of forests is a threat to the wild life. Most of the species of animals are on the verge of extinction.                                                                         Courses of Action:</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 The species of animals, which are on the verge of extinction, must be protected by creating wild life sanctuaries which contain flora that defines the native habitat of the endangered animals.</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To the maximum extent possible we should stop deforestation.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Growing urban forests to compensate for deforestation.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Only 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Only III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Only I and II follow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Only I and follows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Option C </w:t>
      </w:r>
    </w:p>
    <w:p w:rsidR="00F80320" w:rsidRPr="000D3C64" w:rsidRDefault="00F80320" w:rsidP="000D3C64">
      <w:pPr>
        <w:pStyle w:val="Heading1"/>
        <w:spacing w:line="360" w:lineRule="auto"/>
        <w:rPr>
          <w:rFonts w:ascii="Times New Roman" w:hAnsi="Times New Roman" w:cs="Times New Roman"/>
          <w:sz w:val="30"/>
          <w:szCs w:val="30"/>
        </w:rPr>
      </w:pPr>
      <w:bookmarkStart w:id="39" w:name="_Toc10562441"/>
      <w:r w:rsidRPr="000D3C64">
        <w:rPr>
          <w:rFonts w:ascii="Times New Roman" w:hAnsi="Times New Roman" w:cs="Times New Roman"/>
          <w:sz w:val="30"/>
          <w:szCs w:val="30"/>
        </w:rPr>
        <w:t>Passage and Inference</w:t>
      </w:r>
      <w:bookmarkEnd w:id="39"/>
    </w:p>
    <w:p w:rsidR="00F80320" w:rsidRPr="000D3C64" w:rsidRDefault="00F80320" w:rsidP="000D3C64">
      <w:pPr>
        <w:numPr>
          <w:ilvl w:val="0"/>
          <w:numId w:val="60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Smoking is very injurious to health. Not only the smoker but also the individuals surrounding them can be harmed by tobacco smoke. Children are put at further risk since they are three times likely to smoke if their parents do. One out of every two smokers who start smoking at a young age and continue throughout their lives will ultimately be killed by tobacco related diseases. With prolonged smoking, smokers have a death rate about three times higher than non-smokers at all ages. Stopping smoking decreases health risks associated with tobacco use. It can decrease the burden of diseases such as heart or respiratory diseases. There are clear health benefits including a longer life even for those who quit smoking at the age of 60 and above.</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Smokers who start smoking at an early age are less likely to quit smoking.</w:t>
      </w:r>
    </w:p>
    <w:p w:rsidR="00F80320" w:rsidRPr="000D3C64" w:rsidRDefault="00F80320" w:rsidP="000D3C64">
      <w:pPr>
        <w:numPr>
          <w:ilvl w:val="1"/>
          <w:numId w:val="603"/>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1"/>
          <w:numId w:val="603"/>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1"/>
          <w:numId w:val="603"/>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Non-smokers who are victims of passive smoking have one-third death rate as compared to smokers.</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inference is definitely true.    d. inference is probably false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b.   inference is probably true      e. inference is definitely false</w:t>
      </w:r>
    </w:p>
    <w:p w:rsidR="00F80320" w:rsidRPr="000D3C64" w:rsidRDefault="00F80320" w:rsidP="000D3C64">
      <w:pPr>
        <w:spacing w:after="0" w:line="360" w:lineRule="auto"/>
        <w:ind w:left="720"/>
        <w:rPr>
          <w:rFonts w:ascii="Times New Roman" w:hAnsi="Times New Roman" w:cs="Times New Roman"/>
          <w:sz w:val="30"/>
          <w:szCs w:val="30"/>
        </w:rPr>
      </w:pPr>
      <w:r w:rsidRPr="000D3C64">
        <w:rPr>
          <w:rFonts w:ascii="Times New Roman" w:hAnsi="Times New Roman" w:cs="Times New Roman"/>
          <w:sz w:val="30"/>
          <w:szCs w:val="30"/>
        </w:rPr>
        <w:t>c.   inference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Non-smoking adults who surround smokers constantly are less likely to be harmed.</w:t>
      </w:r>
    </w:p>
    <w:p w:rsidR="00F80320" w:rsidRPr="000D3C64" w:rsidRDefault="00F80320" w:rsidP="000D3C64">
      <w:pPr>
        <w:pStyle w:val="ListParagraph"/>
        <w:spacing w:after="0" w:line="360" w:lineRule="auto"/>
        <w:ind w:left="0"/>
        <w:rPr>
          <w:rFonts w:ascii="Times New Roman" w:hAnsi="Times New Roman" w:cs="Times New Roman"/>
          <w:sz w:val="30"/>
          <w:szCs w:val="30"/>
        </w:rPr>
      </w:pPr>
      <w:r w:rsidRPr="000D3C64">
        <w:rPr>
          <w:rFonts w:ascii="Times New Roman" w:hAnsi="Times New Roman" w:cs="Times New Roman"/>
          <w:sz w:val="30"/>
          <w:szCs w:val="30"/>
        </w:rPr>
        <w:t xml:space="preserve">        a.   inference is definitely true.    d. inference is probably false</w:t>
      </w:r>
    </w:p>
    <w:p w:rsidR="00F80320" w:rsidRPr="000D3C64" w:rsidRDefault="00F80320" w:rsidP="000D3C64">
      <w:pPr>
        <w:pStyle w:val="ListParagraph"/>
        <w:spacing w:after="0" w:line="360" w:lineRule="auto"/>
        <w:ind w:left="0"/>
        <w:rPr>
          <w:rFonts w:ascii="Times New Roman" w:hAnsi="Times New Roman" w:cs="Times New Roman"/>
          <w:sz w:val="30"/>
          <w:szCs w:val="30"/>
        </w:rPr>
      </w:pPr>
      <w:r w:rsidRPr="000D3C64">
        <w:rPr>
          <w:rFonts w:ascii="Times New Roman" w:hAnsi="Times New Roman" w:cs="Times New Roman"/>
          <w:sz w:val="30"/>
          <w:szCs w:val="30"/>
        </w:rPr>
        <w:t xml:space="preserve">        b.   inference is probably true      e. inference is definitely false</w:t>
      </w:r>
    </w:p>
    <w:p w:rsidR="00F80320" w:rsidRPr="000D3C64" w:rsidRDefault="00F80320" w:rsidP="000D3C64">
      <w:pPr>
        <w:pStyle w:val="ListParagraph"/>
        <w:spacing w:after="0" w:line="360" w:lineRule="auto"/>
        <w:ind w:left="0"/>
        <w:rPr>
          <w:rFonts w:ascii="Times New Roman" w:hAnsi="Times New Roman" w:cs="Times New Roman"/>
          <w:sz w:val="30"/>
          <w:szCs w:val="30"/>
        </w:rPr>
      </w:pPr>
      <w:r w:rsidRPr="000D3C64">
        <w:rPr>
          <w:rFonts w:ascii="Times New Roman" w:hAnsi="Times New Roman" w:cs="Times New Roman"/>
          <w:sz w:val="30"/>
          <w:szCs w:val="30"/>
        </w:rPr>
        <w:t xml:space="preserve">        c.   inference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If parents stop smoking, then their children are less likely to give up smoking.</w:t>
      </w:r>
    </w:p>
    <w:p w:rsidR="00F80320" w:rsidRPr="000D3C64" w:rsidRDefault="00F80320" w:rsidP="000D3C64">
      <w:pPr>
        <w:numPr>
          <w:ilvl w:val="0"/>
          <w:numId w:val="604"/>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04"/>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04"/>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Quitting smoking at an old age does not reduce the chances of health risks.</w:t>
      </w:r>
    </w:p>
    <w:p w:rsidR="00F80320" w:rsidRPr="000D3C64" w:rsidRDefault="00F80320" w:rsidP="000D3C64">
      <w:pPr>
        <w:numPr>
          <w:ilvl w:val="0"/>
          <w:numId w:val="605"/>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05"/>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05"/>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numPr>
          <w:ilvl w:val="0"/>
          <w:numId w:val="60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Construction industry in India has always had a special position. We have proved that India is in tune with the times and has not left any stone untouched to compete against the best in industrial market. Yet, it is the time when other powers are paying attention in developing this sector according to the international status. Foundation of an economy lies in its infrastructure. Construction industry has to play a vital role in road, house construction, ports, railways and others. Labor-intensive Indian construction industry has to pass through acute changes. It has to face challenges like advanced designing, growth of work in lesser time, better mechanization and intensive construction prevalent in other developed countries. The emphasis should be laid on adoption of modern technologies and high quality in less time.</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The construction industries of developed countries is of better quality than India. </w:t>
      </w:r>
    </w:p>
    <w:p w:rsidR="00F80320" w:rsidRPr="000D3C64" w:rsidRDefault="00F80320" w:rsidP="000D3C64">
      <w:pPr>
        <w:numPr>
          <w:ilvl w:val="1"/>
          <w:numId w:val="606"/>
        </w:numPr>
        <w:spacing w:after="0" w:line="360" w:lineRule="auto"/>
        <w:ind w:left="63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1"/>
          <w:numId w:val="606"/>
        </w:numPr>
        <w:spacing w:after="0" w:line="360" w:lineRule="auto"/>
        <w:ind w:left="63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1"/>
          <w:numId w:val="606"/>
        </w:numPr>
        <w:spacing w:after="0" w:line="360" w:lineRule="auto"/>
        <w:ind w:left="63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Construction industries in India has been labor oriented since years</w:t>
      </w:r>
      <w:r w:rsidRPr="000D3C64">
        <w:rPr>
          <w:rFonts w:ascii="Times New Roman" w:hAnsi="Times New Roman" w:cs="Times New Roman"/>
          <w:b/>
          <w:bCs/>
          <w:color w:val="000000"/>
          <w:sz w:val="30"/>
          <w:szCs w:val="30"/>
          <w:shd w:val="clear" w:color="auto" w:fill="FFFFFF"/>
        </w:rPr>
        <w:t>.</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 xml:space="preserve">     a. </w:t>
      </w:r>
      <w:r w:rsidRPr="000D3C64">
        <w:rPr>
          <w:rFonts w:ascii="Times New Roman" w:hAnsi="Times New Roman" w:cs="Times New Roman"/>
          <w:sz w:val="30"/>
          <w:szCs w:val="30"/>
        </w:rPr>
        <w:t>inference is definitely true.      d. inference is probably false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b. inference is probably true.       e. inference is definitely false.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c.  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The Indian construction companies have to establish themselves in the international market.</w:t>
      </w:r>
    </w:p>
    <w:p w:rsidR="00F80320" w:rsidRPr="000D3C64" w:rsidRDefault="00F80320"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 xml:space="preserve"> a. </w:t>
      </w:r>
      <w:r w:rsidRPr="000D3C64">
        <w:rPr>
          <w:rFonts w:ascii="Times New Roman" w:hAnsi="Times New Roman" w:cs="Times New Roman"/>
          <w:sz w:val="30"/>
          <w:szCs w:val="30"/>
        </w:rPr>
        <w:t>inference is definitely true.         d. inference is probably false.                                   b.  inference is probably true.          e. inference is definitely false.</w:t>
      </w:r>
    </w:p>
    <w:p w:rsidR="00F80320" w:rsidRPr="000D3C64" w:rsidRDefault="00F80320" w:rsidP="000D3C64">
      <w:pPr>
        <w:pStyle w:val="ListParagraph"/>
        <w:spacing w:after="0" w:line="360" w:lineRule="auto"/>
        <w:ind w:left="0"/>
        <w:rPr>
          <w:rFonts w:ascii="Times New Roman" w:hAnsi="Times New Roman" w:cs="Times New Roman"/>
          <w:sz w:val="30"/>
          <w:szCs w:val="30"/>
        </w:rPr>
      </w:pPr>
      <w:r w:rsidRPr="000D3C64">
        <w:rPr>
          <w:rFonts w:ascii="Times New Roman" w:hAnsi="Times New Roman" w:cs="Times New Roman"/>
          <w:sz w:val="30"/>
          <w:szCs w:val="30"/>
        </w:rPr>
        <w:t xml:space="preserve">      c.  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Style w:val="apple-converted-space"/>
          <w:rFonts w:ascii="Times New Roman" w:hAnsi="Times New Roman" w:cs="Times New Roman"/>
          <w:color w:val="000000"/>
          <w:sz w:val="30"/>
          <w:szCs w:val="30"/>
          <w:shd w:val="clear" w:color="auto" w:fill="FFFFFF"/>
        </w:rPr>
        <w:t> </w:t>
      </w:r>
      <w:r w:rsidRPr="000D3C64">
        <w:rPr>
          <w:rFonts w:ascii="Times New Roman" w:hAnsi="Times New Roman" w:cs="Times New Roman"/>
          <w:bCs/>
          <w:color w:val="000000"/>
          <w:sz w:val="30"/>
          <w:szCs w:val="30"/>
          <w:shd w:val="clear" w:color="auto" w:fill="FFFFFF"/>
        </w:rPr>
        <w:t>Indian construction companies can put their gain to maximum by adopting modern equipments and by reducing time of project.</w:t>
      </w:r>
    </w:p>
    <w:p w:rsidR="00F80320" w:rsidRPr="000D3C64" w:rsidRDefault="00F80320" w:rsidP="000D3C64">
      <w:pPr>
        <w:numPr>
          <w:ilvl w:val="0"/>
          <w:numId w:val="607"/>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07"/>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07"/>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The policy makers in India have failed to understand the importance of construction industry</w:t>
      </w:r>
      <w:r w:rsidRPr="000D3C64">
        <w:rPr>
          <w:rFonts w:ascii="Times New Roman" w:hAnsi="Times New Roman" w:cs="Times New Roman"/>
          <w:b/>
          <w:bCs/>
          <w:color w:val="000000"/>
          <w:sz w:val="30"/>
          <w:szCs w:val="30"/>
          <w:shd w:val="clear" w:color="auto" w:fill="FFFFFF"/>
        </w:rPr>
        <w:t>.</w:t>
      </w:r>
    </w:p>
    <w:p w:rsidR="00F80320" w:rsidRPr="000D3C64" w:rsidRDefault="00F80320" w:rsidP="000D3C64">
      <w:pPr>
        <w:numPr>
          <w:ilvl w:val="0"/>
          <w:numId w:val="608"/>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08"/>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08"/>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spacing w:after="0" w:line="360" w:lineRule="auto"/>
        <w:ind w:left="990"/>
        <w:rPr>
          <w:rFonts w:ascii="Times New Roman" w:hAnsi="Times New Roman" w:cs="Times New Roman"/>
          <w:sz w:val="30"/>
          <w:szCs w:val="30"/>
        </w:rPr>
      </w:pPr>
    </w:p>
    <w:p w:rsidR="00F80320" w:rsidRPr="000D3C64" w:rsidRDefault="00F80320" w:rsidP="000D3C64">
      <w:pPr>
        <w:numPr>
          <w:ilvl w:val="0"/>
          <w:numId w:val="60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Cotton acreage in India has fallen by 10% during the current year as the cotton growers have shifted to growing other cash crops. This is due to the excess supply of cotton in world markets after August, 2010 and the consequent of slowdown in the world economy. But this scenario proved to be beneficial for the yarn manufacturers as they get higher price for their products. Some yarn manufacturers had stocked-up low priced cotton in the previous year. The combined effect of all this is evident in the rise in net profits of yarn manufacturers.</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The land used for growing cotton in India is conducive to grow other cash crops.</w:t>
      </w:r>
    </w:p>
    <w:p w:rsidR="00F80320" w:rsidRPr="000D3C64" w:rsidRDefault="00F80320" w:rsidP="000D3C64">
      <w:pPr>
        <w:numPr>
          <w:ilvl w:val="1"/>
          <w:numId w:val="609"/>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1"/>
          <w:numId w:val="609"/>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1"/>
          <w:numId w:val="609"/>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The yarn manufacturers have marginally suffered during post-August 2010 period.</w:t>
      </w:r>
    </w:p>
    <w:p w:rsidR="00F80320" w:rsidRPr="000D3C64" w:rsidRDefault="00F80320" w:rsidP="000D3C64">
      <w:pPr>
        <w:spacing w:after="0" w:line="360" w:lineRule="auto"/>
        <w:ind w:firstLine="360"/>
        <w:rPr>
          <w:rFonts w:ascii="Times New Roman" w:hAnsi="Times New Roman" w:cs="Times New Roman"/>
          <w:sz w:val="30"/>
          <w:szCs w:val="30"/>
        </w:rPr>
      </w:pPr>
      <w:r w:rsidRPr="000D3C64">
        <w:rPr>
          <w:rFonts w:ascii="Times New Roman" w:hAnsi="Times New Roman" w:cs="Times New Roman"/>
          <w:sz w:val="30"/>
          <w:szCs w:val="30"/>
        </w:rPr>
        <w:t>a.    inference is definitely true.     d. inference is probably false.</w:t>
      </w:r>
    </w:p>
    <w:p w:rsidR="00F80320" w:rsidRPr="000D3C64" w:rsidRDefault="00F80320" w:rsidP="000D3C64">
      <w:pPr>
        <w:spacing w:after="0" w:line="360" w:lineRule="auto"/>
        <w:ind w:firstLine="360"/>
        <w:rPr>
          <w:rFonts w:ascii="Times New Roman" w:hAnsi="Times New Roman" w:cs="Times New Roman"/>
          <w:sz w:val="30"/>
          <w:szCs w:val="30"/>
        </w:rPr>
      </w:pPr>
      <w:r w:rsidRPr="000D3C64">
        <w:rPr>
          <w:rFonts w:ascii="Times New Roman" w:hAnsi="Times New Roman" w:cs="Times New Roman"/>
          <w:sz w:val="30"/>
          <w:szCs w:val="30"/>
        </w:rPr>
        <w:t>b.    inference is probably true       e. inference is definitely false.</w:t>
      </w:r>
    </w:p>
    <w:p w:rsidR="00F80320" w:rsidRPr="000D3C64" w:rsidRDefault="00F80320" w:rsidP="000D3C64">
      <w:pPr>
        <w:spacing w:after="0" w:line="360" w:lineRule="auto"/>
        <w:ind w:firstLine="360"/>
        <w:rPr>
          <w:rFonts w:ascii="Times New Roman" w:hAnsi="Times New Roman" w:cs="Times New Roman"/>
          <w:sz w:val="30"/>
          <w:szCs w:val="30"/>
        </w:rPr>
      </w:pPr>
      <w:r w:rsidRPr="000D3C64">
        <w:rPr>
          <w:rFonts w:ascii="Times New Roman" w:hAnsi="Times New Roman" w:cs="Times New Roman"/>
          <w:sz w:val="30"/>
          <w:szCs w:val="30"/>
        </w:rPr>
        <w:t>c.    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bCs/>
          <w:color w:val="000000"/>
          <w:sz w:val="30"/>
          <w:szCs w:val="30"/>
          <w:shd w:val="clear" w:color="auto" w:fill="FFFFFF"/>
        </w:rPr>
      </w:pPr>
      <w:r w:rsidRPr="000D3C64">
        <w:rPr>
          <w:rFonts w:ascii="Times New Roman" w:hAnsi="Times New Roman" w:cs="Times New Roman"/>
          <w:bCs/>
          <w:color w:val="000000"/>
          <w:sz w:val="30"/>
          <w:szCs w:val="30"/>
          <w:shd w:val="clear" w:color="auto" w:fill="FFFFFF"/>
        </w:rPr>
        <w:t>There has been a huge drop in the supply of cotton during the current year.</w:t>
      </w:r>
    </w:p>
    <w:p w:rsidR="00F80320" w:rsidRPr="000D3C64" w:rsidRDefault="00F80320" w:rsidP="000D3C64">
      <w:pPr>
        <w:numPr>
          <w:ilvl w:val="0"/>
          <w:numId w:val="610"/>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0"/>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false   e.  inference is probably true.</w:t>
      </w:r>
    </w:p>
    <w:p w:rsidR="00F80320" w:rsidRPr="000D3C64" w:rsidRDefault="00F80320" w:rsidP="000D3C64">
      <w:pPr>
        <w:numPr>
          <w:ilvl w:val="0"/>
          <w:numId w:val="610"/>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bCs/>
          <w:color w:val="000000"/>
          <w:sz w:val="30"/>
          <w:szCs w:val="30"/>
          <w:shd w:val="clear" w:color="auto" w:fill="FFFFFF"/>
        </w:rPr>
      </w:pPr>
      <w:r w:rsidRPr="000D3C64">
        <w:rPr>
          <w:rFonts w:ascii="Times New Roman" w:hAnsi="Times New Roman" w:cs="Times New Roman"/>
          <w:bCs/>
          <w:color w:val="000000"/>
          <w:sz w:val="30"/>
          <w:szCs w:val="30"/>
          <w:shd w:val="clear" w:color="auto" w:fill="FFFFFF"/>
        </w:rPr>
        <w:t>There has been a shortage of cotton in the world market last year.</w:t>
      </w:r>
    </w:p>
    <w:p w:rsidR="00F80320" w:rsidRPr="000D3C64" w:rsidRDefault="00F80320" w:rsidP="000D3C64">
      <w:pPr>
        <w:numPr>
          <w:ilvl w:val="0"/>
          <w:numId w:val="611"/>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1"/>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1"/>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bCs/>
          <w:color w:val="000000"/>
          <w:sz w:val="30"/>
          <w:szCs w:val="30"/>
          <w:shd w:val="clear" w:color="auto" w:fill="FFFFFF"/>
        </w:rPr>
      </w:pPr>
      <w:r w:rsidRPr="000D3C64">
        <w:rPr>
          <w:rFonts w:ascii="Times New Roman" w:hAnsi="Times New Roman" w:cs="Times New Roman"/>
          <w:bCs/>
          <w:color w:val="000000"/>
          <w:sz w:val="30"/>
          <w:szCs w:val="30"/>
          <w:shd w:val="clear" w:color="auto" w:fill="FFFFFF"/>
        </w:rPr>
        <w:t>World economy witnessed an upward trend during pre-August 2010 period.</w:t>
      </w:r>
    </w:p>
    <w:p w:rsidR="00F80320" w:rsidRPr="000D3C64" w:rsidRDefault="00F80320" w:rsidP="000D3C64">
      <w:pPr>
        <w:numPr>
          <w:ilvl w:val="0"/>
          <w:numId w:val="612"/>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2"/>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2"/>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spacing w:after="0" w:line="360" w:lineRule="auto"/>
        <w:ind w:left="990"/>
        <w:rPr>
          <w:rFonts w:ascii="Times New Roman" w:hAnsi="Times New Roman" w:cs="Times New Roman"/>
          <w:sz w:val="30"/>
          <w:szCs w:val="30"/>
        </w:rPr>
      </w:pPr>
    </w:p>
    <w:p w:rsidR="00F80320" w:rsidRPr="000D3C64" w:rsidRDefault="00F80320" w:rsidP="000D3C64">
      <w:pPr>
        <w:numPr>
          <w:ilvl w:val="0"/>
          <w:numId w:val="60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Air pollution leads to slow death. Regular exposure to vehicular and industrial pollution leads to life threatening diseases like asthma, cancer, heart diseases and many more disorders. The vehicular and industrial pollution is growing rapidly not only in the metropolitan cities but also in small towns and villages. This is because the western technological models, built on heavy use of energy, are highly toxic. They produce a huge amount of pollutants which can be controlled only if there is a proper choice of technology and considerable discipline in its use.</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The air pollution in foreign countries is more than that in India.</w:t>
      </w:r>
    </w:p>
    <w:p w:rsidR="00F80320" w:rsidRPr="000D3C64" w:rsidRDefault="00F80320" w:rsidP="000D3C64">
      <w:pPr>
        <w:numPr>
          <w:ilvl w:val="0"/>
          <w:numId w:val="613"/>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3"/>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3"/>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Proper planning in use of modern technologies leads to reduction in air pollution.</w:t>
      </w:r>
    </w:p>
    <w:p w:rsidR="00F80320" w:rsidRPr="000D3C64" w:rsidRDefault="00F80320" w:rsidP="000D3C64">
      <w:pPr>
        <w:numPr>
          <w:ilvl w:val="0"/>
          <w:numId w:val="614"/>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4"/>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4"/>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The industries which use higher level of energy create more air pollution.</w:t>
      </w:r>
    </w:p>
    <w:p w:rsidR="00F80320" w:rsidRPr="000D3C64" w:rsidRDefault="00F80320" w:rsidP="000D3C64">
      <w:pPr>
        <w:numPr>
          <w:ilvl w:val="0"/>
          <w:numId w:val="615"/>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5"/>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5"/>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The smaller industrial units contribute proportionately to higher air pollution.</w:t>
      </w:r>
    </w:p>
    <w:p w:rsidR="00F80320" w:rsidRPr="000D3C64" w:rsidRDefault="00F80320" w:rsidP="000D3C64">
      <w:pPr>
        <w:numPr>
          <w:ilvl w:val="0"/>
          <w:numId w:val="616"/>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6"/>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6"/>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numPr>
          <w:ilvl w:val="2"/>
          <w:numId w:val="602"/>
        </w:numPr>
        <w:spacing w:after="0" w:line="360" w:lineRule="auto"/>
        <w:ind w:left="360"/>
        <w:rPr>
          <w:rFonts w:ascii="Times New Roman" w:hAnsi="Times New Roman" w:cs="Times New Roman"/>
          <w:sz w:val="30"/>
          <w:szCs w:val="30"/>
        </w:rPr>
      </w:pPr>
      <w:r w:rsidRPr="000D3C64">
        <w:rPr>
          <w:rFonts w:ascii="Times New Roman" w:hAnsi="Times New Roman" w:cs="Times New Roman"/>
          <w:bCs/>
          <w:color w:val="000000"/>
          <w:sz w:val="30"/>
          <w:szCs w:val="30"/>
          <w:shd w:val="clear" w:color="auto" w:fill="FFFFFF"/>
        </w:rPr>
        <w:t>The spread of air pollution has increased rapidly in the recent past.</w:t>
      </w:r>
    </w:p>
    <w:p w:rsidR="00F80320" w:rsidRPr="000D3C64" w:rsidRDefault="00F80320" w:rsidP="000D3C64">
      <w:pPr>
        <w:numPr>
          <w:ilvl w:val="0"/>
          <w:numId w:val="617"/>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definitely true    d. inference is probably false.</w:t>
      </w:r>
    </w:p>
    <w:p w:rsidR="00F80320" w:rsidRPr="000D3C64" w:rsidRDefault="00F80320" w:rsidP="000D3C64">
      <w:pPr>
        <w:numPr>
          <w:ilvl w:val="0"/>
          <w:numId w:val="617"/>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probably true.    e. inference is definitely false</w:t>
      </w:r>
    </w:p>
    <w:p w:rsidR="00F80320" w:rsidRPr="000D3C64" w:rsidRDefault="00F80320" w:rsidP="000D3C64">
      <w:pPr>
        <w:numPr>
          <w:ilvl w:val="0"/>
          <w:numId w:val="617"/>
        </w:numPr>
        <w:spacing w:after="0" w:line="360" w:lineRule="auto"/>
        <w:ind w:left="990"/>
        <w:rPr>
          <w:rFonts w:ascii="Times New Roman" w:hAnsi="Times New Roman" w:cs="Times New Roman"/>
          <w:sz w:val="30"/>
          <w:szCs w:val="30"/>
        </w:rPr>
      </w:pPr>
      <w:r w:rsidRPr="000D3C64">
        <w:rPr>
          <w:rFonts w:ascii="Times New Roman" w:hAnsi="Times New Roman" w:cs="Times New Roman"/>
          <w:sz w:val="30"/>
          <w:szCs w:val="30"/>
        </w:rPr>
        <w:t>inference is cannot be determined.</w:t>
      </w:r>
    </w:p>
    <w:p w:rsidR="00F80320" w:rsidRPr="000D3C64" w:rsidRDefault="00F80320" w:rsidP="000D3C64">
      <w:pPr>
        <w:pStyle w:val="ListParagraph"/>
        <w:shd w:val="clear" w:color="auto" w:fill="FFFFFF"/>
        <w:spacing w:after="0" w:line="360" w:lineRule="auto"/>
        <w:jc w:val="both"/>
        <w:rPr>
          <w:rFonts w:ascii="Times New Roman" w:eastAsia="Times New Roman" w:hAnsi="Times New Roman" w:cs="Times New Roman"/>
          <w:sz w:val="30"/>
          <w:szCs w:val="30"/>
        </w:rPr>
      </w:pPr>
    </w:p>
    <w:p w:rsidR="00F80320" w:rsidRPr="000D3C64" w:rsidRDefault="00F80320" w:rsidP="000D3C64">
      <w:pPr>
        <w:tabs>
          <w:tab w:val="center" w:pos="570"/>
        </w:tabs>
        <w:spacing w:line="360" w:lineRule="auto"/>
        <w:rPr>
          <w:rFonts w:ascii="Times New Roman" w:hAnsi="Times New Roman" w:cs="Times New Roman"/>
          <w:sz w:val="30"/>
          <w:szCs w:val="30"/>
        </w:rPr>
      </w:pPr>
    </w:p>
    <w:p w:rsidR="00F80320" w:rsidRPr="000D3C64" w:rsidRDefault="00F80320" w:rsidP="000D3C64">
      <w:pPr>
        <w:spacing w:line="360" w:lineRule="auto"/>
        <w:ind w:right="226"/>
        <w:rPr>
          <w:rFonts w:ascii="Times New Roman" w:hAnsi="Times New Roman" w:cs="Times New Roman"/>
          <w:sz w:val="30"/>
          <w:szCs w:val="30"/>
        </w:rPr>
      </w:pPr>
      <w:r w:rsidRPr="000D3C64">
        <w:rPr>
          <w:rFonts w:ascii="Times New Roman" w:hAnsi="Times New Roman" w:cs="Times New Roman"/>
          <w:sz w:val="30"/>
          <w:szCs w:val="30"/>
        </w:rPr>
        <w:t>5)In each question below is given a passage followed by several inference. You have to examine each inference separately in the context of the passage and decide upon its degree of truth or falsity. Mark your answer as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18"/>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facts given in the passage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18"/>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probably true' though not definitely true in the light of the facts giv</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en C. if you think the data are in adequate i.e., from the facts given you cannot say whether the inference is likely to be true or false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19"/>
        </w:numPr>
        <w:spacing w:after="61"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19"/>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if you think inference is ' definitely false' i,e , it contradicts the given facts.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Passage : The last half of my life has been lived in one of those painful epochs of human history during which the world is getting worse, and past victories which had seemed to be definitive have turned out to be only temporary. When I was young, Victorian optimism was taken for granted. It was thought that freedom and prosperity would speed gradually throughout the world by an  orderly process, and it was hoped that curelty, tyranny, and injustice would continually diminish. Hardly anyone was haunted by the fear of great wars.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Hardly anyone thought of the nineteenth century as a brief interlude between past and future barbarism. The victories of the past 1. </w:t>
      </w:r>
      <w:r w:rsidRPr="000D3C64">
        <w:rPr>
          <w:rFonts w:ascii="Times New Roman" w:hAnsi="Times New Roman" w:cs="Times New Roman"/>
          <w:color w:val="000000"/>
          <w:sz w:val="30"/>
          <w:szCs w:val="30"/>
        </w:rPr>
        <w:t xml:space="preserve">filled men with a sense of pessimism </w:t>
      </w:r>
      <w:r w:rsidRPr="000D3C64">
        <w:rPr>
          <w:rFonts w:ascii="Times New Roman" w:hAnsi="Times New Roman" w:cs="Times New Roman"/>
          <w:sz w:val="30"/>
          <w:szCs w:val="30"/>
        </w:rPr>
        <w:t xml:space="preserve">2. </w:t>
      </w:r>
      <w:r w:rsidRPr="000D3C64">
        <w:rPr>
          <w:rFonts w:ascii="Times New Roman" w:hAnsi="Times New Roman" w:cs="Times New Roman"/>
          <w:color w:val="000000"/>
          <w:sz w:val="30"/>
          <w:szCs w:val="30"/>
        </w:rPr>
        <w:t xml:space="preserve">proved to be temporary events </w:t>
      </w:r>
    </w:p>
    <w:p w:rsidR="00F80320" w:rsidRPr="000D3C64" w:rsidRDefault="00F80320" w:rsidP="000D3C64">
      <w:pPr>
        <w:numPr>
          <w:ilvl w:val="0"/>
          <w:numId w:val="620"/>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ended, cruelty, tyranny, and injustice </w:t>
      </w:r>
    </w:p>
    <w:p w:rsidR="00F80320" w:rsidRPr="000D3C64" w:rsidRDefault="00F80320" w:rsidP="000D3C64">
      <w:pPr>
        <w:numPr>
          <w:ilvl w:val="0"/>
          <w:numId w:val="620"/>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brought permanent peace and security </w:t>
      </w:r>
    </w:p>
    <w:p w:rsidR="00F80320" w:rsidRPr="000D3C64" w:rsidRDefault="00F80320"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F80320" w:rsidRPr="000D3C64" w:rsidRDefault="00F8032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spacing w:line="360" w:lineRule="auto"/>
        <w:ind w:right="230"/>
        <w:rPr>
          <w:rFonts w:ascii="Times New Roman" w:hAnsi="Times New Roman" w:cs="Times New Roman"/>
          <w:sz w:val="30"/>
          <w:szCs w:val="30"/>
        </w:rPr>
      </w:pPr>
      <w:r w:rsidRPr="000D3C64">
        <w:rPr>
          <w:rFonts w:ascii="Times New Roman" w:hAnsi="Times New Roman" w:cs="Times New Roman"/>
          <w:sz w:val="30"/>
          <w:szCs w:val="30"/>
        </w:rPr>
        <w:t>6.In each question below is given a passage followed by several inference. You have to examine each inference separately in the context of the passage and decide upon its degree of truth or falsity. Mark your answer as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1"/>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facts given in the passage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21"/>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 xml:space="preserve">if the inference is ' probably true' though not definitely true in the light of the facts given </w:t>
      </w:r>
      <w:r w:rsidRPr="000D3C64">
        <w:rPr>
          <w:rFonts w:ascii="Times New Roman" w:hAnsi="Times New Roman" w:cs="Times New Roman"/>
          <w:sz w:val="30"/>
          <w:szCs w:val="30"/>
        </w:rPr>
        <w:br w:type="page"/>
      </w:r>
    </w:p>
    <w:p w:rsidR="00F80320" w:rsidRPr="000D3C64" w:rsidRDefault="00F8032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numPr>
          <w:ilvl w:val="0"/>
          <w:numId w:val="621"/>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if you think the data are in adequate i.e., from the facts given you cannot say whether the inference is likely to be true or false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1"/>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21"/>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 xml:space="preserve">if you think inference is ' definitely false' i,e , it contradicts the given facts.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Passage : The last half of my life has been lived in one of those painful epochs of human history during which the world is getting worse, and past victories which had seemed to be definitive have turned out to be only temporary. When I was young, Victorian optimism was taken for granted. It was thought that freedom and prosperity would speed gradually throughout the world by an orderly process, and it was hoped that curelty, tyranny, and injustice would continually diminish. Hardly anyone was haunted by the fear of great wars. Hardly anyone thought of the nineteenth century as a brief interlude between past a</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nd future barbarism. </w:t>
      </w:r>
    </w:p>
    <w:p w:rsidR="00F80320" w:rsidRPr="000D3C64" w:rsidRDefault="00F80320" w:rsidP="000D3C64">
      <w:pPr>
        <w:tabs>
          <w:tab w:val="center" w:pos="7055"/>
        </w:tabs>
        <w:spacing w:line="360" w:lineRule="auto"/>
        <w:rPr>
          <w:rFonts w:ascii="Times New Roman" w:hAnsi="Times New Roman" w:cs="Times New Roman"/>
          <w:sz w:val="30"/>
          <w:szCs w:val="30"/>
        </w:rPr>
      </w:pPr>
      <w:r w:rsidRPr="000D3C64">
        <w:rPr>
          <w:rFonts w:ascii="Times New Roman" w:hAnsi="Times New Roman" w:cs="Times New Roman"/>
          <w:sz w:val="30"/>
          <w:szCs w:val="30"/>
        </w:rPr>
        <w:t>A brief interlude between past and future barbarism' can be interpreted as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22"/>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a dramatic performance during wars </w:t>
      </w:r>
    </w:p>
    <w:p w:rsidR="00F80320" w:rsidRPr="000D3C64" w:rsidRDefault="00F80320" w:rsidP="000D3C64">
      <w:pPr>
        <w:numPr>
          <w:ilvl w:val="0"/>
          <w:numId w:val="622"/>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an interval between cruel wars </w:t>
      </w:r>
    </w:p>
    <w:p w:rsidR="00F80320" w:rsidRPr="000D3C64" w:rsidRDefault="00F80320" w:rsidP="000D3C64">
      <w:pPr>
        <w:numPr>
          <w:ilvl w:val="0"/>
          <w:numId w:val="622"/>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a short space of time between two great events </w:t>
      </w:r>
    </w:p>
    <w:p w:rsidR="00F80320" w:rsidRPr="000D3C64" w:rsidRDefault="00F80320" w:rsidP="000D3C64">
      <w:pPr>
        <w:numPr>
          <w:ilvl w:val="0"/>
          <w:numId w:val="622"/>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a short period of time between past and future acts of savagery. </w:t>
      </w:r>
    </w:p>
    <w:p w:rsidR="00F80320" w:rsidRPr="000D3C64" w:rsidRDefault="00F8032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7.in each question below is given a passage followed by several inference. You have to examine each inference separately in the context of the passage and decide upon its degree of truth or falsity. Mark your answer as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 </w:t>
      </w:r>
    </w:p>
    <w:p w:rsidR="00F80320" w:rsidRPr="000D3C64" w:rsidRDefault="00F80320" w:rsidP="000D3C64">
      <w:pPr>
        <w:numPr>
          <w:ilvl w:val="0"/>
          <w:numId w:val="623"/>
        </w:numPr>
        <w:spacing w:after="5" w:line="360" w:lineRule="auto"/>
        <w:ind w:right="510"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facts given in the passage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3"/>
        </w:numPr>
        <w:spacing w:after="5" w:line="360" w:lineRule="auto"/>
        <w:ind w:right="510"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probably true' though not definitely true in the light of the facts given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C. if you think the data are in adequate i.e., from the facts given you cannot say whether the inference is likely to be true or false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24"/>
        </w:numPr>
        <w:spacing w:after="5" w:line="360" w:lineRule="auto"/>
        <w:ind w:left="10" w:right="89" w:hanging="3"/>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4"/>
        </w:numPr>
        <w:spacing w:after="94" w:line="360" w:lineRule="auto"/>
        <w:ind w:left="10" w:right="89" w:hanging="3"/>
        <w:jc w:val="both"/>
        <w:rPr>
          <w:rFonts w:ascii="Times New Roman" w:hAnsi="Times New Roman" w:cs="Times New Roman"/>
          <w:sz w:val="30"/>
          <w:szCs w:val="30"/>
        </w:rPr>
      </w:pPr>
      <w:r w:rsidRPr="000D3C64">
        <w:rPr>
          <w:rFonts w:ascii="Times New Roman" w:hAnsi="Times New Roman" w:cs="Times New Roman"/>
          <w:sz w:val="30"/>
          <w:szCs w:val="30"/>
        </w:rPr>
        <w:t>if you think inference is ' definitely false' i,e , it contradicts the given facts. Passage I: More than a decade of erosion in budgetary support from the Union Government, has seriously affected Indian Railway's capacity to finance its plan expenditures. The situation has come to a pass where the railways must now think of innovative ways to get longer mileage from its investments. Significantly the resource crunch has had grievous impact on the railways. As a result, it will not be in a position to acquire necessary equipments and this will seriously affect the railway's capacity to serve the needs of the economy in future.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tabs>
          <w:tab w:val="center" w:pos="9100"/>
        </w:tabs>
        <w:spacing w:line="360" w:lineRule="auto"/>
        <w:rPr>
          <w:rFonts w:ascii="Times New Roman" w:hAnsi="Times New Roman" w:cs="Times New Roman"/>
          <w:sz w:val="30"/>
          <w:szCs w:val="30"/>
        </w:rPr>
      </w:pPr>
      <w:r w:rsidRPr="000D3C64">
        <w:rPr>
          <w:rFonts w:ascii="Times New Roman" w:hAnsi="Times New Roman" w:cs="Times New Roman"/>
          <w:sz w:val="30"/>
          <w:szCs w:val="30"/>
        </w:rPr>
        <w:t>The fiscal position of railways in the earlier plan period was better than the current plan period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2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F80320" w:rsidRPr="000D3C64" w:rsidRDefault="00F80320" w:rsidP="000D3C64">
      <w:pPr>
        <w:numPr>
          <w:ilvl w:val="0"/>
          <w:numId w:val="62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F80320" w:rsidRPr="000D3C64" w:rsidRDefault="00F80320" w:rsidP="000D3C64">
      <w:pPr>
        <w:numPr>
          <w:ilvl w:val="0"/>
          <w:numId w:val="62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F80320" w:rsidRPr="000D3C64" w:rsidRDefault="00F80320" w:rsidP="000D3C64">
      <w:pPr>
        <w:numPr>
          <w:ilvl w:val="0"/>
          <w:numId w:val="62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F80320" w:rsidRPr="000D3C64" w:rsidRDefault="00F80320" w:rsidP="000D3C64">
      <w:pPr>
        <w:numPr>
          <w:ilvl w:val="0"/>
          <w:numId w:val="62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F80320" w:rsidRPr="000D3C64" w:rsidRDefault="00F8032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8.In each question below is given a passage followed by several inference. You have to examine each inference separately in the context of the passage and decide upon its degree of truth or falsity. Mark your answer as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6"/>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s given in the passage </w:t>
      </w:r>
    </w:p>
    <w:p w:rsidR="00F80320" w:rsidRPr="000D3C64" w:rsidRDefault="00F80320" w:rsidP="000D3C64">
      <w:pPr>
        <w:numPr>
          <w:ilvl w:val="0"/>
          <w:numId w:val="626"/>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probably true' though not definitely true in the light of the facts given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C. if you think the data are in adequate i.e., from the facts given you cannot say whether the inference is likely to be true or fal</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se </w:t>
      </w:r>
    </w:p>
    <w:p w:rsidR="00F80320" w:rsidRPr="000D3C64" w:rsidRDefault="00F80320" w:rsidP="000D3C64">
      <w:pPr>
        <w:numPr>
          <w:ilvl w:val="0"/>
          <w:numId w:val="627"/>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7"/>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 xml:space="preserve">if you think inference is ' definitely false' i,e , it contradicts the given facts.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b/>
          <w:sz w:val="30"/>
          <w:szCs w:val="30"/>
        </w:rPr>
        <w:t>Passage :</w:t>
      </w:r>
      <w:r w:rsidRPr="000D3C64">
        <w:rPr>
          <w:rFonts w:ascii="Times New Roman" w:hAnsi="Times New Roman" w:cs="Times New Roman"/>
          <w:sz w:val="30"/>
          <w:szCs w:val="30"/>
        </w:rPr>
        <w:t xml:space="preserve"> The last half of my life has been lived in one of those painful epochs of human history during which the world is getting worse, and past victories which had seemed to be definitive have turned out to be only temporary. When I was young, Victorian optimism was taken for granted. It was thought that freedom and prosperity would speed gradually throughout the world by an orderly process, and it was hoped that curelty, tyranny, and injustice would continually diminish. Hardly anyone was haunted by the fear of great wars. Hardly anyone thought of thenineteenth century as a brief interlude between past and future barbarism. The author feels and about the later part of his life because 1. </w:t>
      </w:r>
      <w:r w:rsidRPr="000D3C64">
        <w:rPr>
          <w:rFonts w:ascii="Times New Roman" w:hAnsi="Times New Roman" w:cs="Times New Roman"/>
          <w:color w:val="000000"/>
          <w:sz w:val="30"/>
          <w:szCs w:val="30"/>
        </w:rPr>
        <w:t xml:space="preserve">The world had not become prosperous </w:t>
      </w:r>
    </w:p>
    <w:p w:rsidR="00F80320" w:rsidRPr="000D3C64" w:rsidRDefault="00F80320" w:rsidP="000D3C64">
      <w:pPr>
        <w:numPr>
          <w:ilvl w:val="0"/>
          <w:numId w:val="628"/>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he was nostalgic about his childhood. </w:t>
      </w:r>
    </w:p>
    <w:p w:rsidR="00F80320" w:rsidRPr="000D3C64" w:rsidRDefault="00F80320" w:rsidP="000D3C64">
      <w:pPr>
        <w:numPr>
          <w:ilvl w:val="0"/>
          <w:numId w:val="628"/>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the world was painfully disturbed during that period of time. </w:t>
      </w:r>
    </w:p>
    <w:p w:rsidR="00F80320" w:rsidRPr="000D3C64" w:rsidRDefault="00F80320" w:rsidP="000D3C64">
      <w:pPr>
        <w:numPr>
          <w:ilvl w:val="0"/>
          <w:numId w:val="628"/>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the author had not won any further victories. </w:t>
      </w:r>
    </w:p>
    <w:p w:rsidR="00F80320" w:rsidRPr="000D3C64" w:rsidRDefault="00F8032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9.In each question below is given a passage followed by several inference. You have to examine each inference separately in the context of the passage and decide upon its degree of truth or falsity. Mark your answer as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9"/>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facts given in the passage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29"/>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probably true' though not definitely true in the light of the facts given</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C. if you think the data are in adequate i.e., from the facts given you cannot say whether the inference is likely to be true or false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30"/>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30"/>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 xml:space="preserve">if you think inference is ' definitely false' i,e , it contradicts the given facts.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b/>
          <w:sz w:val="30"/>
          <w:szCs w:val="30"/>
        </w:rPr>
        <w:t>Passage :</w:t>
      </w:r>
      <w:r w:rsidRPr="000D3C64">
        <w:rPr>
          <w:rFonts w:ascii="Times New Roman" w:hAnsi="Times New Roman" w:cs="Times New Roman"/>
          <w:sz w:val="30"/>
          <w:szCs w:val="30"/>
        </w:rPr>
        <w:t xml:space="preserve"> The last half of my life has been lived in one of those painful epochs of human history during which the world is getting worse, and past victories which had seemed to be definitive have turned out to be only temporary. When I was young, Victorian optimism was taken for granted. It was thought that freedom and prosperity would speed gradually throughout the world by an orderly process, and it was hoped that curelty, tyranny, and injustice would continually diminish. Hardly anyone was haunted by the fear of great wars. Hardly anyone thought of thenineteenth century as a brief interlude between past and future barbarism. The world 'definitive' as used in the passage </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means </w:t>
      </w:r>
    </w:p>
    <w:p w:rsidR="00F80320" w:rsidRPr="000D3C64" w:rsidRDefault="00F80320" w:rsidP="000D3C64">
      <w:pPr>
        <w:numPr>
          <w:ilvl w:val="0"/>
          <w:numId w:val="631"/>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incomplete </w:t>
      </w:r>
    </w:p>
    <w:p w:rsidR="00F80320" w:rsidRPr="000D3C64" w:rsidRDefault="00F80320" w:rsidP="000D3C64">
      <w:pPr>
        <w:numPr>
          <w:ilvl w:val="0"/>
          <w:numId w:val="631"/>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defined </w:t>
      </w:r>
    </w:p>
    <w:p w:rsidR="00F80320" w:rsidRPr="000D3C64" w:rsidRDefault="00F80320" w:rsidP="000D3C64">
      <w:pPr>
        <w:numPr>
          <w:ilvl w:val="0"/>
          <w:numId w:val="631"/>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temporary </w:t>
      </w:r>
    </w:p>
    <w:p w:rsidR="00F80320" w:rsidRPr="000D3C64" w:rsidRDefault="00F80320" w:rsidP="000D3C64">
      <w:pPr>
        <w:numPr>
          <w:ilvl w:val="0"/>
          <w:numId w:val="631"/>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final </w:t>
      </w:r>
    </w:p>
    <w:p w:rsidR="00F80320" w:rsidRPr="000D3C64" w:rsidRDefault="00F80320"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10.In each question below is given a passage followed by several inference. You have to examine each inference separately in the context of the passage and decide upon its degree of truth or falsit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 xml:space="preserve">y. Mark your answer as : </w:t>
      </w:r>
    </w:p>
    <w:p w:rsidR="00F80320" w:rsidRPr="000D3C64" w:rsidRDefault="00F80320" w:rsidP="000D3C64">
      <w:pPr>
        <w:numPr>
          <w:ilvl w:val="0"/>
          <w:numId w:val="632"/>
        </w:numPr>
        <w:spacing w:after="5" w:line="360" w:lineRule="auto"/>
        <w:ind w:right="512" w:hanging="720"/>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facts given in the passage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32"/>
        </w:numPr>
        <w:spacing w:after="5" w:line="360" w:lineRule="auto"/>
        <w:ind w:right="512" w:hanging="720"/>
        <w:jc w:val="both"/>
        <w:rPr>
          <w:rFonts w:ascii="Times New Roman" w:hAnsi="Times New Roman" w:cs="Times New Roman"/>
          <w:sz w:val="30"/>
          <w:szCs w:val="30"/>
        </w:rPr>
      </w:pPr>
      <w:r w:rsidRPr="000D3C64">
        <w:rPr>
          <w:rFonts w:ascii="Times New Roman" w:hAnsi="Times New Roman" w:cs="Times New Roman"/>
          <w:sz w:val="30"/>
          <w:szCs w:val="30"/>
        </w:rPr>
        <w:t>if the inference is ' probably true' though not definitely true in the light of the facts given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C. if you think the data are in adequate i.e., from the facts given you cannot say whether the inference is likely to be true or false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33"/>
        </w:numPr>
        <w:spacing w:after="5" w:line="360" w:lineRule="auto"/>
        <w:ind w:left="274" w:right="9" w:hanging="360"/>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33"/>
        </w:numPr>
        <w:spacing w:after="5" w:line="360" w:lineRule="auto"/>
        <w:ind w:left="274"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if you think inference is ' definitely false' i,e , it contradicts the given facts.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b/>
          <w:sz w:val="30"/>
          <w:szCs w:val="30"/>
        </w:rPr>
        <w:t>Passage :</w:t>
      </w:r>
      <w:r w:rsidRPr="000D3C64">
        <w:rPr>
          <w:rFonts w:ascii="Times New Roman" w:hAnsi="Times New Roman" w:cs="Times New Roman"/>
          <w:sz w:val="30"/>
          <w:szCs w:val="30"/>
        </w:rPr>
        <w:t xml:space="preserve"> The last half of my life has been lived in one of those painful epochs of human history during which the world is getting worse, and past victories which had seemed to be definitive have turned out to be only temporary. When I was young, Victorian optimism was taken for granted. It was thought that freedom and prosperity would speed gradually throughout the world by an orderly process, and it was hoped that curelty, tyranny, and injustice would continually diminish. Hardly anyone was haunted by the fear of great wars. Hardly anyone thought of thenineteenth century as a brief interlude between past and future barbarism. </w:t>
      </w:r>
    </w:p>
    <w:p w:rsidR="00F80320" w:rsidRPr="000D3C64" w:rsidRDefault="00F8032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During the Victorian age people believed that </w:t>
      </w:r>
    </w:p>
    <w:p w:rsidR="00F80320" w:rsidRPr="000D3C64" w:rsidRDefault="00F80320" w:rsidP="000D3C64">
      <w:pPr>
        <w:numPr>
          <w:ilvl w:val="0"/>
          <w:numId w:val="634"/>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there would be unlimited freedom </w:t>
      </w:r>
    </w:p>
    <w:p w:rsidR="00F80320" w:rsidRPr="000D3C64" w:rsidRDefault="00F80320" w:rsidP="000D3C64">
      <w:pPr>
        <w:numPr>
          <w:ilvl w:val="0"/>
          <w:numId w:val="634"/>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strife would increase </w:t>
      </w:r>
    </w:p>
    <w:p w:rsidR="00F80320" w:rsidRPr="000D3C64" w:rsidRDefault="00F80320" w:rsidP="000D3C64">
      <w:pPr>
        <w:numPr>
          <w:ilvl w:val="0"/>
          <w:numId w:val="634"/>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peace would prevail and happiness would engulf the whole world. </w:t>
      </w:r>
    </w:p>
    <w:p w:rsidR="00F80320" w:rsidRPr="000D3C64" w:rsidRDefault="00F80320" w:rsidP="000D3C64">
      <w:pPr>
        <w:numPr>
          <w:ilvl w:val="0"/>
          <w:numId w:val="634"/>
        </w:numPr>
        <w:spacing w:after="0" w:line="360" w:lineRule="auto"/>
        <w:ind w:hanging="240"/>
        <w:rPr>
          <w:rFonts w:ascii="Times New Roman" w:hAnsi="Times New Roman" w:cs="Times New Roman"/>
          <w:sz w:val="30"/>
          <w:szCs w:val="30"/>
        </w:rPr>
      </w:pPr>
      <w:r w:rsidRPr="000D3C64">
        <w:rPr>
          <w:rFonts w:ascii="Times New Roman" w:hAnsi="Times New Roman" w:cs="Times New Roman"/>
          <w:color w:val="000000"/>
          <w:sz w:val="30"/>
          <w:szCs w:val="30"/>
        </w:rPr>
        <w:t xml:space="preserve">wars would be fought on a bigger scale </w:t>
      </w:r>
    </w:p>
    <w:p w:rsidR="00F80320" w:rsidRPr="000D3C64" w:rsidRDefault="00F8032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F80320" w:rsidRPr="000D3C64" w:rsidRDefault="00F8032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11.In each question below is given a passage followed by several inference. You have to examine each inference separately in the context of the passage and decide upon its degree of truth or falsity. Mark your answer as :</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35"/>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definitely true' i.e. , it directly follows from the facts given in the passage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numPr>
          <w:ilvl w:val="0"/>
          <w:numId w:val="635"/>
        </w:numPr>
        <w:spacing w:after="5" w:line="360" w:lineRule="auto"/>
        <w:ind w:right="515" w:hanging="293"/>
        <w:jc w:val="both"/>
        <w:rPr>
          <w:rFonts w:ascii="Times New Roman" w:hAnsi="Times New Roman" w:cs="Times New Roman"/>
          <w:sz w:val="30"/>
          <w:szCs w:val="30"/>
        </w:rPr>
      </w:pPr>
      <w:r w:rsidRPr="000D3C64">
        <w:rPr>
          <w:rFonts w:ascii="Times New Roman" w:hAnsi="Times New Roman" w:cs="Times New Roman"/>
          <w:sz w:val="30"/>
          <w:szCs w:val="30"/>
        </w:rPr>
        <w:t>if the inference is ' probab</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ly true' though not definitely true in the light of the facts given C. if you think the data are in adequate i.e., from the facts given you cannot say whether the inference is likely to be true or false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36"/>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if you think the inference is ' probably false' though not definitely false in the light of the facts given; and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F80320" w:rsidRPr="000D3C64" w:rsidRDefault="00F80320" w:rsidP="000D3C64">
      <w:pPr>
        <w:numPr>
          <w:ilvl w:val="0"/>
          <w:numId w:val="636"/>
        </w:numPr>
        <w:spacing w:after="5" w:line="360" w:lineRule="auto"/>
        <w:ind w:left="274" w:right="9" w:hanging="267"/>
        <w:jc w:val="both"/>
        <w:rPr>
          <w:rFonts w:ascii="Times New Roman" w:hAnsi="Times New Roman" w:cs="Times New Roman"/>
          <w:sz w:val="30"/>
          <w:szCs w:val="30"/>
        </w:rPr>
      </w:pPr>
      <w:r w:rsidRPr="000D3C64">
        <w:rPr>
          <w:rFonts w:ascii="Times New Roman" w:hAnsi="Times New Roman" w:cs="Times New Roman"/>
          <w:sz w:val="30"/>
          <w:szCs w:val="30"/>
        </w:rPr>
        <w:t xml:space="preserve">if you think inference is ' definitely false' i,e , it contradicts the given facts.  </w:t>
      </w:r>
    </w:p>
    <w:p w:rsidR="00F80320" w:rsidRPr="000D3C64" w:rsidRDefault="00F80320" w:rsidP="000D3C64">
      <w:pPr>
        <w:spacing w:line="360" w:lineRule="auto"/>
        <w:ind w:right="87"/>
        <w:rPr>
          <w:rFonts w:ascii="Times New Roman" w:hAnsi="Times New Roman" w:cs="Times New Roman"/>
          <w:sz w:val="30"/>
          <w:szCs w:val="30"/>
        </w:rPr>
      </w:pPr>
      <w:r w:rsidRPr="000D3C64">
        <w:rPr>
          <w:rFonts w:ascii="Times New Roman" w:hAnsi="Times New Roman" w:cs="Times New Roman"/>
          <w:b/>
          <w:sz w:val="30"/>
          <w:szCs w:val="30"/>
        </w:rPr>
        <w:t>Passage :</w:t>
      </w:r>
      <w:r w:rsidRPr="000D3C64">
        <w:rPr>
          <w:rFonts w:ascii="Times New Roman" w:hAnsi="Times New Roman" w:cs="Times New Roman"/>
          <w:sz w:val="30"/>
          <w:szCs w:val="30"/>
        </w:rPr>
        <w:t xml:space="preserve"> More than a decade of erosion in budgetary support from the Union Government, has seriously affected Indian Railway's capacity to finance its plan expenditures. The situation has come to a pass where the railways must now think of innovative ways to get longer mileage from its investments. Significantly the resource crunch has had grievous impact on the railways. As a result, it will not be in a position to acquire necessary equipments and this will seriously affect the railway's capacity to serve the needs of the economy in future</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F80320" w:rsidRPr="000D3C64" w:rsidRDefault="00F80320" w:rsidP="000D3C64">
      <w:pPr>
        <w:tabs>
          <w:tab w:val="center" w:pos="6979"/>
        </w:tabs>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During the current plan period, the railways will not be able to </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expand its network </w:t>
      </w:r>
    </w:p>
    <w:p w:rsidR="00F80320" w:rsidRPr="000D3C64" w:rsidRDefault="00F80320" w:rsidP="000D3C64">
      <w:pPr>
        <w:numPr>
          <w:ilvl w:val="0"/>
          <w:numId w:val="63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F80320" w:rsidRPr="000D3C64" w:rsidRDefault="00F80320" w:rsidP="000D3C64">
      <w:pPr>
        <w:numPr>
          <w:ilvl w:val="0"/>
          <w:numId w:val="63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F80320" w:rsidRPr="000D3C64" w:rsidRDefault="00F80320" w:rsidP="000D3C64">
      <w:pPr>
        <w:numPr>
          <w:ilvl w:val="0"/>
          <w:numId w:val="63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F80320" w:rsidRPr="000D3C64" w:rsidRDefault="00F80320" w:rsidP="000D3C64">
      <w:pPr>
        <w:numPr>
          <w:ilvl w:val="0"/>
          <w:numId w:val="63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F80320" w:rsidRPr="000D3C64" w:rsidRDefault="00F80320" w:rsidP="000D3C64">
      <w:pPr>
        <w:numPr>
          <w:ilvl w:val="0"/>
          <w:numId w:val="63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F80320" w:rsidRPr="000D3C64" w:rsidRDefault="00F80320" w:rsidP="000D3C64">
      <w:pPr>
        <w:spacing w:line="360" w:lineRule="auto"/>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40" w:name="_Toc10562442"/>
      <w:r w:rsidRPr="000D3C64">
        <w:rPr>
          <w:rFonts w:ascii="Times New Roman" w:hAnsi="Times New Roman" w:cs="Times New Roman"/>
          <w:sz w:val="30"/>
          <w:szCs w:val="30"/>
        </w:rPr>
        <w:t>Logical Deductions</w:t>
      </w:r>
      <w:bookmarkEnd w:id="40"/>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A, B, C, D, E r 5 members of a family.4 of them give true statements: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E is my mother in law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C is my son in law's brother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B is my father's brother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A is my brother's wife       Who made the stmt. and what r the relations among them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E | A&lt;--&gt;B--C       |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&lt;--&gt; denotes husband-wife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denotes brothers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If i do this puzzle i find it to be hard than the last puzzle that i did before that after that..............very complex stmt. Is that puzzle difficult, easy, can’t say or depends on the no. of puzzles?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2 persons are doing part time job in a company say A and B. The company is open for all the 7 days of the week. 'A' works every second day. 'B' works every 3rd day. If 'A ‘works on first June and 'B' works on second June. Find out the date on which both 'A' and 'B' will work together.</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There are 4 parties A, B, C, D. There are 3 people x, y, z. X-says A or D will win. Yass A will not win. Z-says B or D will not win. Only one of them is true. Which party won?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Shahrukh speaks truth only in the morning and lies in the afternoon, whereas Salman speaks truth only in the afternoon. A says that B is Shahrukh. Is it morning or afternoon and who is A - Shahrukh or Salman? Ans: Afternoon. A is Salman.  </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Two turns have certain peculiar characteristics. One of them always lies on Monday, Wednesday, Friday. The other always lies on Tuesdays, Thursdays and Saturdays. On the other days they tell the truth. You are given a conversation. Person A -- Today is Sunday and my name are nail.       Person B -- Today is Tuesday and my name are Bill. What is today? Today is Tuesday</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there were three suspects for a robbery that happened in a bank, tommy, joy and Bruce Each of them were saying that I haven't done anything and the other two has done it. police found that tommy was lying. who is the thief?</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Person 1 says N&lt;5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Person 2 says n&gt;5.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Person 3 says 3N&gt;20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Person 4 says 3n&gt;10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Person 5 says N&lt;8.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What is the value of 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3 types of castes, say A, B, C. </w:t>
      </w:r>
    </w:p>
    <w:p w:rsidR="003B1E1F" w:rsidRPr="000D3C64" w:rsidRDefault="003B1E1F" w:rsidP="000D3C64">
      <w:pPr>
        <w:pStyle w:val="ListParagraph"/>
        <w:numPr>
          <w:ilvl w:val="0"/>
          <w:numId w:val="12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always tells truth, B- always false, C- alternating.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X says --&gt; Z is of C type, I am of A type.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Y says --&gt; X is a B type.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Z says --&gt; X is of B type.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Who is of which type?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Three boys and three girls brought up together. Jim, Jane, Tom, Virginal, Dorthey, XXX. They marry among themselves to form three couples. Conditions are: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Sum of their ages would be the same.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Virginal was the oldest.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Jim was worthy’s brother.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iv) Sum of ages Jane Jim and Tadworth is same.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Give the three couples.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N coins on a table. There are two players A&amp;B. You can take 1or 2 coins at a time. The person who takes the last coin is the loser. An always starts first. 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N=7, then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 can always win by taking two coins in his first chance.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B can win only if A takes two coins in his first chance.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B can always win by proper play.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none of the above.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A can win by proper play if N is equal to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13 b) 37 c) 22 d) 34 e) 48 Ans: 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B can win by proper play if N is equal to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25 b)26 c) 32 d) 41 e) none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4. if N&lt;4, can A win by proper play always?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Ramesh sit around a round table with some other men. He has one rupee more than his right person and this person in turn has 1 rupee more than the person to his right and so on, Ramesh decided to give 1 rupee to his right &amp; he in turn 2 rupees to his right and 3 rupees to his right &amp; so on. This process went on till a person has 'no money’ give to his right. At this time, he has 4 times the money to his right person. How many men are there along with Ramesh and what is the money with poorest fellow?  </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Persons say these statements. A says either Democratic or liberal wins the elections. B says Democratic wins. C says neither democratic nor liberal wins the election. Of these only one is wrong. Who wins the election?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Suppose there are four grades A, B, C, D. (A is the best and D is the worst) 4 persons Jack, Jean, Pool and Lucy wrote the final exam and made the statements like this: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Jack: If I will get A then Lucy will get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Lucy: If I will get C then Jack will get D. Jack grade is better than Pool grade.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Jean: If Jean doesn't get A then Jack will not get A.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Pool: If Jack get A, then Jean will not get B, Lucy will get C, I won't either A or B.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If all the above statements are true, then which person will get which grade?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Lays all of my other 4 friends have money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 says that P said that exact one has money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 says that L said that precisely two have money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O: says that M said that 3 of others have money.</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 Land N said that they have money.       </w:t>
      </w:r>
    </w:p>
    <w:p w:rsidR="003B1E1F" w:rsidRPr="000D3C64" w:rsidRDefault="003B1E1F" w:rsidP="000D3C64">
      <w:pPr>
        <w:pStyle w:val="ListParagraph"/>
        <w:spacing w:line="360" w:lineRule="auto"/>
        <w:jc w:val="both"/>
        <w:rPr>
          <w:rFonts w:ascii="Times New Roman" w:hAnsi="Times New Roman" w:cs="Times New Roman"/>
          <w:sz w:val="30"/>
          <w:szCs w:val="30"/>
        </w:rPr>
      </w:pP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All are liars. Who has money &amp; who doesn't have?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Radha, Geeta &amp; Revathi went for a picnic. After a few days they forgot the date, day and month on which they went to picnic. Radha said that it was on Thursday, May 8 and Geeta said that it was Thursday May 10. Revathi said Friday Jun 8. Now one of them told all things wrongly, others one thing wrong and the last two things wrongly. If April 1st is Tuesday, what is the right day, date and month?</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twelve consecutive flags at an equal interval of distance. A man passes the 8th flag in 8 seconds. How many more seconds will he take to pass the remaining 4 flags?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person has to cover the fixed distance through his horses. There are five horses in the cart. They ran at the full potential for the 24 hours continuously at constant speed and then two of the horses ran away to some other direction. So, he reached the destination 48 hours behind the schedule. If the five horses would have run 50 miles more, then the person would have been only 24 hours late. Find the distance of the destination.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two families Aliens and smiths. They have two children each. Their names are A, B, C, D whose ages are different and ages are less than or equal to 11. The following conditions are given: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A's age is three years less than his brother's age.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B is eldest among the four.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C is half the age of the eldest in Aliens family.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iv) The difference in sum of the ages of Aliens children and smiths’ children is same as that of five years ago.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Find the ages of all the children.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amebicide are having numerical values. There are some conditions given: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a=c &lt;=== b! =e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Difference between a and c as same as difference between c and b as same as difference between a and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c&lt;a and c&gt;d.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Then find a, b, c, d, 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5 persons a, b, c, d, e and each is wearing a black or white cap on his head. A person can see the caps of the remaining four but can't see his own cap. A person wearing white says true and who wears block says false.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a says I see 3 whites and 1 block.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 b says I see 4 blocks.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iii) e says I see 4 whites.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iv) c says I see 3 blocks and 1 white.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Now find the caps wearied by a, b, c, d and 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On the Island of imperfection there is a special road, Logic Lane, on which the houses are usually reserved for the more mathematical inhabitants. Add, Divide and Even live in three different houses on this road (which has houses numbered from 150). One of them is a member of the Pukka Tribe, who always tell the truth. Another is a member of the Wotan Tribe, who never tell the truth and the third is a member of the Shala Tribe, who make statements which are alternately true and false, or false and true. They make statements as follows: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ADD: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The number of my house is greater than that of Divide's.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My number is divisible by 4.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Even's number differs by 13 from that of one of the others.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DIVIDE: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Ad’s number is divisible by 12.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My number is 37.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Even's number is even.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EVEN: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No one's number is divisible by 10.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My number is 30.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Ad’s number is divisible by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Find to which tribe each of them belongs, and the number of each of their houses.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Two identical twins have a very unusual characteristic. One tells nothing but lies on Mondays, Wednesdays and Fridays, and tells nothing but the truth all other days. The other tells nothing but lies on Tuesdays, Thursdays and Saturdays, and tells nothing but the truth all other days. On Sundays both children speak the truth.</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According to the information presented, which of the following conversations will be impossible.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Twin A: "Today you are a liar" Twin B: "You are telling the truth"       b) Twin A: "Today you are a liar” Twin B: "Today I am a truth teller" c) Twin A: "Tomorrow I shall be a liar" Twin B: "That's correct"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d)Twin A: "Tomorrow you will be a liar" Twin B: "Today you are a truthteller"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e) Twin A: "Yesterday we were both truthtellers" Twin B: "You are lying".</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Assume that the twins followed a different set of rules, so that on a given day both told only the truth while next day both only lied, alternating days of truth telling and lying. Under these rules, which of the following conversations would be possible?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Twin A: "Today you are a liar"                         Twin B: "That is correct"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Twin A: "Today you are a liar" Twin B: "That is not so"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Twin A: "Tomorrow we will be liars" Twin B: "Yesterday we were truthtellers"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Twin A: "Tomorrow we will be liars" Twin B: "You are 1 year older than I am"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e) Twin A: "We always tell the truth”. Twin B: "We sometimes tell the truth".</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the twins are heard saying the following on the same day, which choice presents a correct statement?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Twin A: "It is Sunday Today" Twin B: "Yesterday was Sunday"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Twin A: "it is summer season now"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it is a summer Sunday.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it is a summer Monday.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it is Monday but not summer.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it is Sunday but not summer.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e) it is impossible to determine whether it is Sunday or Monday.</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student A, B, C, D, E. One student knows 5 languages. Like that up to one language. Conditions: -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Spanish is most popular language.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3 persons knows Porches.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&amp; C normally speak English, but when D gathered, they switched to Spanish because that is only common between the three.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Only language common between A, B, E is French.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Only language common between C &amp; E is Italian.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is a robbery and four persons are suspected out of them one is actual thief, these are the sentences said by each one of them! A says D had done. B says A had done       C says I didn’t do D B lied when he said that i am thief       Out of these only one man is true remaining are false Ans C is theft, D is true!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Consider a beauty contest. 3 persons participate. Their names are Attractive, Delectable, Fascinating. They are from 3 tribes Pukka, Wattis, Summers. Pukka - Always speak truth. Wattis - Always speak lies. Summers - Speak truth and lies alternatively. Each of the 3 persons make 2 statements. The person who speaks truth is the least beautiful. From the statements they give and the character of the 3 tribal types, find out which person belongs to which tribe. Also find out the persons in the Ascending order of their beauty.</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Four persons A, B, C, D were there. All were of different weights. All Four gave a statement. Among the four statements only the person who is lightest in weight of all others gave a true statement. A Says: B is heavier than D. B Says: A is heavier than C. C Says: I am heavier than D. D Says: C is heavier than B. Find the lightest and List the persons in ascending order according to their weights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Three football teams are there. Given below is the group table. Fill in the x's P - Played W - Won L - Lost D - Draw F - Goals for A - Goals Against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P W L D F A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2   2   x   x   x   1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2   x   x   1   2   4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C 2   x   x   x   3   7</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x = 7</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causes B or C, but not both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 occurs only if B occurs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occurs if B or C occurs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occurs only if C occurs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J occurs only if E or F occurs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causes G, H or both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 occurs if E occurs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 occurs if F occurs  </w:t>
      </w:r>
    </w:p>
    <w:p w:rsidR="003B1E1F" w:rsidRPr="000D3C64" w:rsidRDefault="003B1E1F" w:rsidP="000D3C64">
      <w:pPr>
        <w:pStyle w:val="ListParagraph"/>
        <w:numPr>
          <w:ilvl w:val="1"/>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A occurs which of the following must occurs?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 F and 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 E and 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III.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II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III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I,II, &amp; III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I &amp; II (or) II &amp; III but not both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(e) </w:t>
      </w:r>
    </w:p>
    <w:p w:rsidR="003B1E1F" w:rsidRPr="000D3C64" w:rsidRDefault="003B1E1F" w:rsidP="000D3C64">
      <w:pPr>
        <w:pStyle w:val="ListParagraph"/>
        <w:numPr>
          <w:ilvl w:val="1"/>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B occurs which must occur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D and 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G and 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F and 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J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J occurs which must have occurred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either B or C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both E &amp; F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B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both B &amp; C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1"/>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may occurs as a result of cause not mentioned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II. A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III. F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II only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I &amp; II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II &amp; III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I, II&amp; III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1"/>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occurs which one cannot occur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A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F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 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 C</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Consider the following statements: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Albert: Dave did it.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Dave: Tony did it.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Gugu: I did not do it.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Tony: Dave lied when he said that i did it.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(a)If only one out of all above statements is true, who did it?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(b)If only one out of all above statements is false, who did it?</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Sherlock Holmes thwarted the plan to kidnap Mrs Mary when they were questioned Mercy and his two associated ship and renewed, they were telling the story one of them told one thing wrong and other true, the other told both true, and the last told both false. examining the following tell the roles played by each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Mercy: 1) I wrote the ransom note 2) ship broke into the window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ran 1) ship wrote the ransom note 2) mercy ran away with the lady s</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hip 1) I broke into the window 2) ran wrote the ran some note.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Tom asked Kim did you like the stamps? She said yes, me and rob too liked them. Kim again said that rob got 3 more than he would have got, if i would have kept 2 more than, what he got. Tom asked how many u gave Rob? She replied 2 more than what I got. Tell, how many stamps each rob and Kim got?</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four women and 3 men. They play bridge one night. Find widow among them. Rules: (i) wife and husband are never partners. (ii) Wife and husband never play more than one game. One night they played four games as follows: -       1. ------ + ------ vs ------- + --------- 2. ------ + ------ vs ------- + --------- 3. ------ + --*--- vs ------- + --------- 4. ---*-- + ------ vs ------- + --------- the woman is marked * above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Sam and Mala have a conversation. Sam says I am certainly not over 40. Mala says I am 38 and you are at least 5 years older than me. Now, Sam says you are at least 39. All the statements by the two are false. How old are they really? Ans: Mala = 38 yrs.; Sam = 41 yrs.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5 persons A, B, C, D, E and each is wearing a black or white cap on his head. A person can see the caps of the remaining 4 but can't see his own cap. A person wearing white says true and who wears black says false. i) A says I see 3 whites and 1 black.       ii) B says I see 4 blacks. iii) E says I see 4 whites. iv) C says I see 3 blacks and 1 white. Now Find the caps wearied by A, B, C, D and E.</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Shadow went to an Isle where the natives lie and the visitors speak truth. Shadow saw a salesman and wanted to know whether he was a native or a visitor. He did not pose a question directly but asked him indirect instead. Shadow saw a woman and asked the salesman, “Is that a NATIVE or VISITOR?”. For which the salesman replied," She is a visitor". Is the salesman a Native or a Visitor? Ans: Since Shadow himself saw him/her as a woman and asked the salesman. The Salesman replied, “SHE " by which he speaks truth and is a Visitor. Salesman is a Visitor.</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Bulls, Pacers, Lakers and Jazz ran for a contest. Anup, Sujit, John made the following statements regarding results. Anup said either Bulls or Jazz will definitely win Sujit said he is confident that Bulls will not win John said he is confident that neither Jazz nor Lakers will win When the result came it was found that only one of the above three had made a correct statement. Who has made the correct statement and who has won the contest? Ans: Sujith; Lakers</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L says all of my other four friends have money M says that P said that exactly one among them has money N says that L said that precisely two among them have money O says that M said that three of the others have money P, L and N said that they have money All the above statement is false. Who has money &amp; who doesn't have any money?</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3 tribes in an Island. Sonoran who always speak truth, Nazorean who always speak false and Midocean who speak truth and false alternately in either order. From the statements given by A, B and C (who belong to 3 different tribes), three persons from the island, identify who belongs to which tribe.       A: C is Sonoran. B is Midocean.       B: A is Nazorean. C is Midocean.       C: A is Midocean. I am Sonoran.       Ans: AB C Midocean Nazorean Sonoran</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4 persons, Watts, Roger, O’Neil and Smith, were eating in a restaurant while Smith was killed by poisoning. During investigation the other 3 persons gave the following statements. They gave one false statement each.       Watts: I) I didn’t do it. ii) O’Neil sat beside me. iii) We had our usual waiter.       Roger: I) Smith was across the table from me. ii) We had a new waiter. iii) The waiter didn’t do it.       O’Neil: I) Roger didn’t do it. ii) The waiter has poisoned Smith. iii) Watts lied when he said that we had our usual waiter.       One among these three persons and the waiter murdered Smith. Who is the murderer? Ans: O’Neil is the murderer.</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Ram, Sham and Gunman are friends. Ram is a widower and lives alone and his sister takes care of him. Sham is a bachelor and his niece cook his food and looks after his house. Gunman is married to Gita and lives in large       house in the same Tonita gives the idea that all of them could stay together in the house and share monthly expenses equally. </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During their first month of living together, each person contributed Rs.25. At the end of the month, it was found that Rs 92 was the expense so the remaining amount was distributed equally among everyone. The distribution was such that everyone received a whole number of Rupees. How much did each person receive? Ans. Rs 2</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Three criminals were arrested for shop lifting. However, when interrogated only one told the truth in both his statements, while the other two each told one true statement and one lie. The statements were: ALBERT :(a) Chandler passed the merchandise. (b)Bruce created the diversion. • BRUCE :(a) Albert passed the merchandise. (b)I created the diversion. • CLIVE :(a) I took the goods out of the shop. (b) Bruce passed them over.       Ans: Albert passed the goods. Bruce created the diversion. Clive took the goods out of the shop.</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Jim, Bud and Sam were rounded up by the police yesterday. because one of them was suspected of having robbed the local bank. The three suspects made the following statements under intensive questioning.                         Jim: I'm innocent Bud: I'm innocent Sam: Bud is the guilty one. If only one of the statements turned out to be true, who robbed the bank?</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Racing competition. Participants were from 3 tribes Sonoran-always says truth Midocean-alternatively says T and F, not with any particular start. Nazorean-always False       A says-1. C obstructed me at the last moment, which caused me to lose the race. 2. C always speak true 3. c is the winner.       B says - 1. A is the winner. 2. c says false always.       C says- 1.B won the Race </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2. I didn't cause any obstruction to A at the last time.       Identify the tribes of each</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find out who is oldest and who is youngest from the following statements... a) either A or B r the oldest b) either C is the oldest or B is the youngest. Ans: A is the oldest and B is the Youngest</w:t>
      </w:r>
    </w:p>
    <w:p w:rsidR="003B1E1F" w:rsidRPr="000D3C64" w:rsidRDefault="003B1E1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4 people identified a criminal and their statements are: # A: Eyes was blue, height was tall and he wore a hat &amp; a vest. # B: Eyes was dark, height was short and he wore a hat &amp; a vest # C: Eyes was green, height was medium and he wore hat &amp; a tie. # D: Eyes was grey, height was tall and he wore a rain coat and a hat. Everyone said only one correct identify other two was untrue. How can be the criminal identified?</w:t>
      </w:r>
    </w:p>
    <w:p w:rsidR="0062574F" w:rsidRPr="000D3C64" w:rsidRDefault="0062574F" w:rsidP="000D3C64">
      <w:pPr>
        <w:pStyle w:val="ListParagraph"/>
        <w:spacing w:after="160" w:line="360" w:lineRule="auto"/>
        <w:jc w:val="both"/>
        <w:rPr>
          <w:rFonts w:ascii="Times New Roman" w:hAnsi="Times New Roman" w:cs="Times New Roman"/>
          <w:sz w:val="30"/>
          <w:szCs w:val="30"/>
        </w:rPr>
      </w:pPr>
    </w:p>
    <w:p w:rsidR="0062574F" w:rsidRPr="000D3C64" w:rsidRDefault="0062574F" w:rsidP="000D3C64">
      <w:pPr>
        <w:pStyle w:val="ListParagraph"/>
        <w:numPr>
          <w:ilvl w:val="0"/>
          <w:numId w:val="113"/>
        </w:numPr>
        <w:spacing w:after="160" w:line="360" w:lineRule="auto"/>
        <w:jc w:val="both"/>
        <w:rPr>
          <w:rFonts w:ascii="Times New Roman" w:hAnsi="Times New Roman" w:cs="Times New Roman"/>
          <w:sz w:val="30"/>
          <w:szCs w:val="30"/>
        </w:rPr>
      </w:pPr>
      <w:r w:rsidRPr="000D3C64">
        <w:rPr>
          <w:rFonts w:ascii="Times New Roman" w:eastAsia="Times New Roman" w:hAnsi="Times New Roman" w:cs="Times New Roman"/>
          <w:color w:val="0A0A0A"/>
          <w:sz w:val="30"/>
          <w:szCs w:val="30"/>
        </w:rPr>
        <w:t>Class A has a higher enrollment than Class B. Class C has a lower enrollment than Class B. Class A has a lower enrollment than Class C.If the first two statements are true, the third statement is</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true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false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uncertain</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We, at Comfort Stationers, have always been striving to provide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stationery items that would make your work more enjoyable and less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strenuous. Our latest innovations are a smooth-flow pen and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gradual-friction paper. A combination of these two reduces strain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on your fingers and allows faster writing the causes lesser fatigue.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Therefore, replacement of your pen and paper with our innovative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products reduces cost of clerical jobs. Which of the following,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true, would weaken the conclusion drawn in the above argument?</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Those who are already using the above new products report greater difficulty in transition from new products to regular ones than from the regular ones to the new ones.</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The cost of manufacturing these new products is not more than the cost of manufacturing the regular ones and the new products last longer than the regular ones</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The number of offices using the new products is increasing month by month.</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These products need to be purchased in huge lots and need to be stored in special conditions.</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The cost of procurement and strong is quite high</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Labourer is related to wages in the same way as an entrepreneur is related to?</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Profit</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Loan</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Interest</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Taxes</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4</w:t>
            </w: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5 persons R,S,T,U,V are contesting for a medal. Evaluation is over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English, Maths, Physics, Chemistry and Hindi. Toper will get 5 marks,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least will get 1 mark. No ties anywhere. R get 24 and won the overall medal.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V gets first in Chemistry and third in Hindi, T got consistent scores 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4 subjects. Their final standings were in the alphabetical order.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What was the score of S in Chemistry.</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4 3 2 1 7</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4 3 2 1 5</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5 9 2 1 5</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5</w:t>
            </w: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chain is broken into three pieces of equal lengths containing 3 links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each. It is taken to a backsmith to join into a single continuous one .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links are to be opened to make it ?</w:t>
      </w:r>
    </w:p>
    <w:tbl>
      <w:tblPr>
        <w:tblW w:w="10361" w:type="dxa"/>
        <w:tblCellMar>
          <w:right w:w="240" w:type="dxa"/>
        </w:tblCellMar>
        <w:tblLook w:val="04A0"/>
      </w:tblPr>
      <w:tblGrid>
        <w:gridCol w:w="715"/>
        <w:gridCol w:w="9646"/>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0</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6</w:t>
            </w: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girl 'A' told to her friend about the size and color of a snake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she has seen in the beach. It is one of the colors brown/black/green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and one of the sizes 35/45/55. If it were not green or if it were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not of length 35 it is 55. If it were not black or if it were not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of length 45 it is 55. If it were not black or if it were not of</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length 35 it is 55.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What is the color of the snake?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What is the length of the snake?</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brown,55</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white,56</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black,100</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7</w:t>
            </w: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contains six statements. Write as many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logical combinations as possible from the set of six.</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The newt is an amphibian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Amphibians can live on land and 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The newt is not 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The newt lives on land and 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Amphibians can live on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The newt cannot survive on</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ABD, FBC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ACD, BEF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BCD, AFE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Cells are the basic units of</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Organisms are made of</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All organisms contain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All organisms contain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All cells contain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DNA is similar to RNA</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CBD, FAE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BCD, AEF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ACB, EDF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Social behavior is seen in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Chimpanzees are known to be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Colonies require social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Intelligence is required for social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Primates are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Chimpanzees are capable of social</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ADF, CBE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BCD, AFE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BDF, ACF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Nectar is found in flowers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The rose is not a true flower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Chrysanthemum is a flower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Nectar is found in roses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Chrysanthemum is not a flower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Nectar is found in chrysanthemum</w:t>
      </w:r>
    </w:p>
    <w:tbl>
      <w:tblPr>
        <w:tblW w:w="12193" w:type="dxa"/>
        <w:tblCellMar>
          <w:right w:w="240" w:type="dxa"/>
        </w:tblCellMar>
        <w:tblLook w:val="04A0"/>
      </w:tblPr>
      <w:tblGrid>
        <w:gridCol w:w="561"/>
        <w:gridCol w:w="11632"/>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ABF, EDB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ACF, DBE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ABD, CEB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The newt is an amphibian.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Amphibians can live on land and in water.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The newt is not an amphibian.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The newt lives on land and in water.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Amphibians can live on land.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The newt cannot survive on land.</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ABD, FBC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ACD, BEF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BCD, AFE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 Answer</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Cells are the basic units of organisms.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Organisms are made of cells.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All organisms contain RNA.</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All organisms contain DNA.</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All cells contain DNA.</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DNA is similar to RNA</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CBD, FAE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BCD, AEF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ACB, EDF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 Answer</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Social behavior is seen in colonies.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Chimpanzees are known to be intelligent.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Colonies require social behavior.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Intelligence is required for social behavior.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Primates are intelligent.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Chimpanzees are capable of social behavior.</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ADF, CBE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BCD, AFE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BDF, ACF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 Answer</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Saffron is a colouring dye.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Most foods are coloured.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Saffron causes cancer.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Colouring dyes are often carcinogenous.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Cancer has many sources.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Eating food may cause cancer.</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DAC, BEF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ABD, FCE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BAC, DEF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Nectar is found in flowers.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The rose is not a true flower.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Chrysanthemum is a flower.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Nectar is found in roses.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Chrysanthemum is not a flower.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Nectar is found in chrysanthemum.</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ABF, EDB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ACF, DBE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ABD, CEB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 Answer</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R and G are together taller than 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 and G are of the same height.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S is shorter than 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G is taller than 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R, G and S are midgets.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G is taller than T.</w:t>
      </w:r>
    </w:p>
    <w:p w:rsidR="0062574F" w:rsidRPr="000D3C64" w:rsidRDefault="0062574F" w:rsidP="000D3C64">
      <w:pPr>
        <w:shd w:val="clear" w:color="auto" w:fill="FFFFFF"/>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 </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FED, ACB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CDE, FAB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BDF, ACE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All cars built after 1978 have seat belts.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B.Only cars built after 1978 have seat belts.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This car has seat belts.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After 1981, a new rule regarding seat belts was enforced.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This car must have been built after 1978.</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This car must have been built after 1981.</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ABE, DCF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ACD, FBE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CAE, BDF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In Bangalore, power is shut down for six hours every day.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In Madurai, power is shut down thrice a day for two hours each time.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Power shut downs affect HV users the most.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Each power shut down in Bangalore is for half an hour.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The power cuts in Bangalore are as long as those in Madurai.</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The temperature in Madurai makes power cuts unbearable.</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ABE, FDC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EAB, CDF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BAE, DCF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Today there are 2.8 persons reported per household.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The divorce rate has increased.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In 1930, an average, there were 4.1 persons in a household.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The birth rate has increased.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Fewer people live in a household now than they did earlier.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The population has decreased since 1930.</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CAE, BDF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EAC, FBD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ACE, DBF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Some creatures are parasites.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All creatures are cancer-causing.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Some parasites are cancer-causing.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No parasite is a creature.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Some creatures are not cancer-causing.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Most parasites are not cancer-causing.</w:t>
      </w:r>
    </w:p>
    <w:tbl>
      <w:tblPr>
        <w:tblW w:w="12193" w:type="dxa"/>
        <w:tblCellMar>
          <w:right w:w="240" w:type="dxa"/>
        </w:tblCellMar>
        <w:tblLook w:val="04A0"/>
      </w:tblPr>
      <w:tblGrid>
        <w:gridCol w:w="561"/>
        <w:gridCol w:w="11632"/>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ABC, DEF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BAC, EDF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CAB, FED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Japan now produces more semiconductors than the US does.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Semiconductors is one of the fastest growing industry segments.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 A decade ago Japan was producing 22% and the US was producing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22% of the world‘s semiconductors respectively.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Ten years ago, japan ranked third in terms of semiconductor production.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 During the last ten years, Japan‘s production of semiconductors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has increased by 500% while that of the US has increased by 200%.</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 Japan occupies an unassailable position in the semiconductor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market today.</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ABC, DEF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BCA, EFD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BAC, DFE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Bob is older than Dinku and Esther.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Rahul is older than Dinku.</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Rahul is younger than Bob.</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Rahul is older than Esther.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Dinku is older than Esther.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Bob is older than Dinku.</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AEF, BCD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EAF, CDB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EFA, CBD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Inhabitants of Cyprus island speak only Konkan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Some Punjabis speak only Tulu.</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Some gypsies are inhabitants.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Some Punjabis speak Konkan.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Some gypsies speak only Konkan.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Some Cyprus islanders speak Tulu.</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AEC, DBF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ACE, BDF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CEA, FBD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In the last six months, the number of robberies at gun-point in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city has dropped by 18%.</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Guns are necessary protection against smugglers.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Strict gun control laws cause a decrease in violent crime.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Most crimes are committed with knives and guns.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Six months ago, this city‘s council passed a gun control law.</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Violent crimes are on the rise in most cities across the country.</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BEA, DBF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BAE, BDF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AEB, BDF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Fungi are known to reproduce.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All living organisms reproduce.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The river is similar to living organisms in several ways.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Fungi are living organisms.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The river has movement like an organism.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This river is not a living organism.</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BAD, CEF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DAB, FEC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BAD, ECF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All crows are birds.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All birds are black</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All crows are black.</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All crows have beaks.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All crows lay eggs.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All birds have claws.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AED, CBF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ADE, BCF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DAE, FCB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Good managers are intuitive.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Some managers are women.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Supriya is intuitive.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Supriya is a woman.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Some women are intuitive.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Supriya is a good manager.</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FAC, EBD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CAF, DBE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ACF, BED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Good people are educated.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Some girls are bad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Ram is good.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Ram and Lata are friends.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Ram is educated.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Lata is an educated girl.</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ACE, BDF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CAE, FDB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EAC, DFB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Iran and Iraq are members of UN.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Not all members of the UN are friends.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Iran and Iraq are neighbours.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Some UN members are friends.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Iran and Iraq are not friends.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No neighbours are friends.</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FCE, BAD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CFE, ABD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EFC, DAB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Shyam won the game.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Shyam lost in a chess game.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One need not be intelligent to win a lottery.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Shyam may be intelligent.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One need not be intelligent to win a chess game.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Shyam plays chess.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tbl>
      <w:tblPr>
        <w:tblW w:w="12193" w:type="dxa"/>
        <w:tblCellMar>
          <w:right w:w="240" w:type="dxa"/>
        </w:tblCellMar>
        <w:tblLook w:val="04A0"/>
      </w:tblPr>
      <w:tblGrid>
        <w:gridCol w:w="561"/>
        <w:gridCol w:w="11632"/>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FAE, BCD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AFE, CBD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EFA, BDC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All apples are fruits.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All fruits are sweet.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All apples are sweet.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All apples are priced.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All apples are red.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All fruits are available.</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CAB, FDE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ABC, FED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BAC, DFE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All rax are dax.</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To be a dax you have to not be a sax.</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All sax are rax.</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All dax are rax.</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No sax are rax.</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All max are not sax.</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BCA, EFD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ABC, DEF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CAB, FED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Ram and shyam are equally tall.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Ram is taller than gopal.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Gopal is shorter than Shyam.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Ram and shyam are shorter than Arvind.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Arvind is taller than Gopal.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 The difference in heights between Gopal and Ram and Gopal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and Shyam is the same.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ABC, DEF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BAC, EFD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CBA, FED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 Answer</w:t>
            </w: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Tanos is 250km east of Lagos.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Tertia and Lagos are cities.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Lagos is 300km west of Tertia.</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The distance from Tanos to Tertia is 550 km.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 Tanos is between Lagos and Tertia.</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 The distance from Tanos to Tertia is 50 km.</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ACD, BEF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CAD, EBF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DCA, FEB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 Answer</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statements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labeled A, B, C, D Choose the ordered pair of statement options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Either Richard can go to school or he can go to the theatre.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Richard goes to the school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Richard didn‘t go to the theatre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Richard goes to the theatre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Richard didn‘t go to the school</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statements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labeled A, B, C, D Choose the ordered pair of statement options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you are lucky, you can hit the jackpot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You are lucky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You are not lucky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You can‘t hit the jackpot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You can hit the jackpot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 and 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 and DA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statements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labeled A, B, C, D Choose the ordered pair of statement options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Whenever the professors yells, we become silent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The professors are yelling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We have become silent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The professors is not yelling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We are not silent</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 and DA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statement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Either Peter likes to play the piano or he likes to ride his bicycle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Peter likes to ride his bicycle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Peter likes to play the piano</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Peter doesn‘t like to play the piano</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Peter doesn‘t like to ride his bicycle</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 and DA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DB and AC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statement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Every time he cries, his eyes become red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He is crying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He is not crying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His eyes are not red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His eyes became red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Only when you start earning, you will know the true value of money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You started earning</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You will know the true value of money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You do not know the true value of money</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You haven‘t started earning</w:t>
      </w:r>
    </w:p>
    <w:tbl>
      <w:tblPr>
        <w:tblW w:w="12193" w:type="dxa"/>
        <w:tblCellMar>
          <w:right w:w="240" w:type="dxa"/>
        </w:tblCellMar>
        <w:tblLook w:val="04A0"/>
      </w:tblPr>
      <w:tblGrid>
        <w:gridCol w:w="561"/>
        <w:gridCol w:w="11632"/>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 and 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Ravi goes out with his friends only on weeks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It is a weekend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Ravi doesn‘t go out with his friends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It is not a weekend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Ravi goes out with his friends</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Each question has a main statement followed by four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statements labeled A, B, C, D Choose the ordered pair of</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you don‘t socialize, you will become a recluse.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You socialize.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You will become a recluse.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You will not become a recluse.</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You don‘t socialize.</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 and 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Either Priya likes you or she is lying to you.</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Priya likes you.</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Priya is lying to you.</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Priya is not lying to you.</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Priya does not like you.</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DB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 and 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Whenever Rohit goes out, he takes his i-pod.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Rohit takes his i-pod.</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Rohit doesn‘t go out.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Rohit goes out.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Rohit doesn‘t take his i-pod.</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CA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 and 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When Mohan is not in the basketball team, he is in the cricket team.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Mohan is in the cricket team.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Mohan is not in the basketball team.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Mohan is in the basketball team.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Mohan is not in the cricket team.</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 and DA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 and 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You can either be a pragmatist or have no belief in the supernatural.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Arun believes in the supernatural.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Arun is a pragmatist.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Arun is not pragmatist.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Arun has no belief in the supernatural.</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I don‘t go for a vacation, I gain weight.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I went for a vacation.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I did not gain weight.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I didn‘t go for a vacation.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I gained weight.</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CD and BA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BC and 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Ramya is either not a dishonest girl or she is a shrew.</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Ramya is a dishonest girl.</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Ramya is a shrew.</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Ramya is not a shrew.</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Ramya is not a dishonest girl.</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DA and 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CD and BA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62574F" w:rsidRPr="000D3C64" w:rsidRDefault="0062574F"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Corrupt politicians do not take part in anti-corruption campaigns.</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Chatterjee did not take part in the anti-corruption campaign.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Chatterjee is corrupt.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Chatterjee took part in the anti-corruption campaign.</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Chatterjee is not corrupt.</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BA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AD and 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after="0" w:line="360" w:lineRule="auto"/>
              <w:rPr>
                <w:rFonts w:ascii="Times New Roman" w:eastAsia="Times New Roman" w:hAnsi="Times New Roman" w:cs="Times New Roman"/>
                <w:b/>
                <w:bCs/>
                <w:color w:val="3D3D3D"/>
                <w:sz w:val="30"/>
                <w:szCs w:val="30"/>
              </w:rPr>
            </w:pPr>
          </w:p>
        </w:tc>
      </w:tr>
    </w:tbl>
    <w:p w:rsidR="0062574F" w:rsidRPr="000D3C64" w:rsidRDefault="0062574F" w:rsidP="000D3C64">
      <w:pPr>
        <w:pStyle w:val="ListParagraph"/>
        <w:numPr>
          <w:ilvl w:val="0"/>
          <w:numId w:val="11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Each question has a main statement followed by four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b/>
          <w:bCs/>
          <w:color w:val="0A0A0A"/>
          <w:sz w:val="30"/>
          <w:szCs w:val="30"/>
        </w:rPr>
      </w:pPr>
      <w:r w:rsidRPr="000D3C64">
        <w:rPr>
          <w:rFonts w:ascii="Times New Roman" w:eastAsia="Times New Roman" w:hAnsi="Times New Roman" w:cs="Times New Roman"/>
          <w:b/>
          <w:bCs/>
          <w:color w:val="0A0A0A"/>
          <w:sz w:val="30"/>
          <w:szCs w:val="30"/>
        </w:rPr>
        <w:t xml:space="preserve">statements labeled A, B, C, D Choose the ordered pair of </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b/>
          <w:bCs/>
          <w:color w:val="0A0A0A"/>
          <w:sz w:val="30"/>
          <w:szCs w:val="30"/>
        </w:rPr>
        <w:t>statement options which agrees with the given statement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Either Warne played cricket or he played snooker.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Warne played snooker.</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 Warne played cricket.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 Warne did not play cricket.</w:t>
      </w: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62574F" w:rsidRPr="000D3C64" w:rsidRDefault="0062574F"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D. Warne did not play snooker.</w:t>
      </w:r>
    </w:p>
    <w:tbl>
      <w:tblPr>
        <w:tblW w:w="12193" w:type="dxa"/>
        <w:tblCellMar>
          <w:right w:w="240" w:type="dxa"/>
        </w:tblCellMar>
        <w:tblLook w:val="04A0"/>
      </w:tblPr>
      <w:tblGrid>
        <w:gridCol w:w="561"/>
        <w:gridCol w:w="11632"/>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AC and 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CD and AB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CB and 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Style w:val="Strong"/>
          <w:rFonts w:ascii="Times New Roman" w:eastAsiaTheme="minorEastAsia" w:hAnsi="Times New Roman" w:cs="Times New Roman"/>
          <w:color w:val="0A0A0A"/>
          <w:sz w:val="30"/>
          <w:szCs w:val="30"/>
        </w:rPr>
      </w:pPr>
      <w:r w:rsidRPr="000D3C64">
        <w:rPr>
          <w:rStyle w:val="Strong"/>
          <w:rFonts w:ascii="Times New Roman" w:eastAsiaTheme="minorEastAsia" w:hAnsi="Times New Roman" w:cs="Times New Roman"/>
          <w:color w:val="0A0A0A"/>
          <w:sz w:val="30"/>
          <w:szCs w:val="30"/>
        </w:rPr>
        <w:t>Each question has a main statement followed by four</w:t>
      </w:r>
    </w:p>
    <w:p w:rsidR="0062574F" w:rsidRPr="000D3C64" w:rsidRDefault="0062574F" w:rsidP="000D3C64">
      <w:pPr>
        <w:pStyle w:val="HTMLPreformatted"/>
        <w:shd w:val="clear" w:color="auto" w:fill="EEEEEE"/>
        <w:wordWrap w:val="0"/>
        <w:spacing w:line="360" w:lineRule="auto"/>
        <w:rPr>
          <w:rStyle w:val="Strong"/>
          <w:rFonts w:ascii="Times New Roman" w:eastAsiaTheme="minorEastAsia" w:hAnsi="Times New Roman" w:cs="Times New Roman"/>
          <w:color w:val="0A0A0A"/>
          <w:sz w:val="30"/>
          <w:szCs w:val="30"/>
        </w:rPr>
      </w:pPr>
      <w:r w:rsidRPr="000D3C64">
        <w:rPr>
          <w:rStyle w:val="Strong"/>
          <w:rFonts w:ascii="Times New Roman" w:eastAsiaTheme="minorEastAsia" w:hAnsi="Times New Roman" w:cs="Times New Roman"/>
          <w:color w:val="0A0A0A"/>
          <w:sz w:val="30"/>
          <w:szCs w:val="30"/>
        </w:rPr>
        <w:t>statements labeled A, B, C, D Choose the ordered pair of</w:t>
      </w:r>
    </w:p>
    <w:p w:rsidR="0062574F" w:rsidRPr="000D3C64" w:rsidRDefault="0062574F" w:rsidP="000D3C64">
      <w:pPr>
        <w:pStyle w:val="HTMLPreformatted"/>
        <w:shd w:val="clear" w:color="auto" w:fill="EEEEEE"/>
        <w:wordWrap w:val="0"/>
        <w:spacing w:line="360" w:lineRule="auto"/>
        <w:rPr>
          <w:rFonts w:ascii="Times New Roman" w:hAnsi="Times New Roman" w:cs="Times New Roman"/>
          <w:sz w:val="30"/>
          <w:szCs w:val="30"/>
        </w:rPr>
      </w:pPr>
      <w:r w:rsidRPr="000D3C64">
        <w:rPr>
          <w:rStyle w:val="Strong"/>
          <w:rFonts w:ascii="Times New Roman" w:eastAsiaTheme="minorEastAsia" w:hAnsi="Times New Roman" w:cs="Times New Roman"/>
          <w:color w:val="0A0A0A"/>
          <w:sz w:val="30"/>
          <w:szCs w:val="30"/>
        </w:rPr>
        <w:t>statement options which agrees with the given statement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Either the Indian team is not fixing matches or it is playing well.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The Indian team is playing well.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The Indian team is not fixing matches.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The Indian team is not playing well.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The Indian team is fixing matches.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BD and CA</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AD and 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Style w:val="Strong"/>
          <w:rFonts w:ascii="Times New Roman" w:eastAsiaTheme="minorEastAsia" w:hAnsi="Times New Roman" w:cs="Times New Roman"/>
          <w:color w:val="0A0A0A"/>
          <w:sz w:val="30"/>
          <w:szCs w:val="30"/>
        </w:rPr>
      </w:pPr>
      <w:r w:rsidRPr="000D3C64">
        <w:rPr>
          <w:rStyle w:val="Strong"/>
          <w:rFonts w:ascii="Times New Roman" w:eastAsiaTheme="minorEastAsia" w:hAnsi="Times New Roman" w:cs="Times New Roman"/>
          <w:color w:val="0A0A0A"/>
          <w:sz w:val="30"/>
          <w:szCs w:val="30"/>
        </w:rPr>
        <w:t>Each question has a main statement followed by four</w:t>
      </w:r>
    </w:p>
    <w:p w:rsidR="0062574F" w:rsidRPr="000D3C64" w:rsidRDefault="0062574F" w:rsidP="000D3C64">
      <w:pPr>
        <w:pStyle w:val="HTMLPreformatted"/>
        <w:shd w:val="clear" w:color="auto" w:fill="EEEEEE"/>
        <w:wordWrap w:val="0"/>
        <w:spacing w:line="360" w:lineRule="auto"/>
        <w:rPr>
          <w:rStyle w:val="Strong"/>
          <w:rFonts w:ascii="Times New Roman" w:eastAsiaTheme="minorEastAsia" w:hAnsi="Times New Roman" w:cs="Times New Roman"/>
          <w:color w:val="0A0A0A"/>
          <w:sz w:val="30"/>
          <w:szCs w:val="30"/>
        </w:rPr>
      </w:pPr>
      <w:r w:rsidRPr="000D3C64">
        <w:rPr>
          <w:rStyle w:val="Strong"/>
          <w:rFonts w:ascii="Times New Roman" w:eastAsiaTheme="minorEastAsia" w:hAnsi="Times New Roman" w:cs="Times New Roman"/>
          <w:color w:val="0A0A0A"/>
          <w:sz w:val="30"/>
          <w:szCs w:val="30"/>
        </w:rPr>
        <w:t>statements labeled A, B, C, D Choose the ordered pair of</w:t>
      </w:r>
    </w:p>
    <w:p w:rsidR="0062574F" w:rsidRPr="000D3C64" w:rsidRDefault="0062574F" w:rsidP="000D3C64">
      <w:pPr>
        <w:pStyle w:val="HTMLPreformatted"/>
        <w:shd w:val="clear" w:color="auto" w:fill="EEEEEE"/>
        <w:wordWrap w:val="0"/>
        <w:spacing w:line="360" w:lineRule="auto"/>
        <w:rPr>
          <w:rFonts w:ascii="Times New Roman" w:hAnsi="Times New Roman" w:cs="Times New Roman"/>
          <w:sz w:val="30"/>
          <w:szCs w:val="30"/>
        </w:rPr>
      </w:pPr>
      <w:r w:rsidRPr="000D3C64">
        <w:rPr>
          <w:rStyle w:val="Strong"/>
          <w:rFonts w:ascii="Times New Roman" w:eastAsiaTheme="minorEastAsia" w:hAnsi="Times New Roman" w:cs="Times New Roman"/>
          <w:color w:val="0A0A0A"/>
          <w:sz w:val="30"/>
          <w:szCs w:val="30"/>
        </w:rPr>
        <w:t>statement options which agrees with the given statement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Whenever Nitya arrives on time, she is greeted by her colleagues.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Nitya is not greeted by her colleagues.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Nitya did not arrive on time.</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Nitya is greeted by her colleagues.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Nitya arrived on time.</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DC and AB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BD and AC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None of these Answer</w:t>
            </w:r>
          </w:p>
        </w:tc>
      </w:tr>
    </w:tbl>
    <w:p w:rsidR="0062574F" w:rsidRPr="000D3C64" w:rsidRDefault="0062574F"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Style w:val="Strong"/>
          <w:rFonts w:ascii="Times New Roman" w:eastAsiaTheme="minorEastAsia" w:hAnsi="Times New Roman" w:cs="Times New Roman"/>
          <w:color w:val="0A0A0A"/>
          <w:sz w:val="30"/>
          <w:szCs w:val="30"/>
        </w:rPr>
      </w:pPr>
      <w:r w:rsidRPr="000D3C64">
        <w:rPr>
          <w:rStyle w:val="Strong"/>
          <w:rFonts w:ascii="Times New Roman" w:eastAsiaTheme="minorEastAsia" w:hAnsi="Times New Roman" w:cs="Times New Roman"/>
          <w:color w:val="0A0A0A"/>
          <w:sz w:val="30"/>
          <w:szCs w:val="30"/>
        </w:rPr>
        <w:t>Each question has a main statement followed by four</w:t>
      </w:r>
    </w:p>
    <w:p w:rsidR="0062574F" w:rsidRPr="000D3C64" w:rsidRDefault="0062574F" w:rsidP="000D3C64">
      <w:pPr>
        <w:pStyle w:val="HTMLPreformatted"/>
        <w:shd w:val="clear" w:color="auto" w:fill="EEEEEE"/>
        <w:wordWrap w:val="0"/>
        <w:spacing w:line="360" w:lineRule="auto"/>
        <w:rPr>
          <w:rStyle w:val="Strong"/>
          <w:rFonts w:ascii="Times New Roman" w:eastAsiaTheme="minorEastAsia" w:hAnsi="Times New Roman" w:cs="Times New Roman"/>
          <w:color w:val="0A0A0A"/>
          <w:sz w:val="30"/>
          <w:szCs w:val="30"/>
        </w:rPr>
      </w:pPr>
      <w:r w:rsidRPr="000D3C64">
        <w:rPr>
          <w:rStyle w:val="Strong"/>
          <w:rFonts w:ascii="Times New Roman" w:eastAsiaTheme="minorEastAsia" w:hAnsi="Times New Roman" w:cs="Times New Roman"/>
          <w:color w:val="0A0A0A"/>
          <w:sz w:val="30"/>
          <w:szCs w:val="30"/>
        </w:rPr>
        <w:t>statements labeled A, B, C, D Choose the ordered pair of</w:t>
      </w:r>
    </w:p>
    <w:p w:rsidR="0062574F" w:rsidRPr="000D3C64" w:rsidRDefault="0062574F" w:rsidP="000D3C64">
      <w:pPr>
        <w:pStyle w:val="HTMLPreformatted"/>
        <w:shd w:val="clear" w:color="auto" w:fill="EEEEEE"/>
        <w:wordWrap w:val="0"/>
        <w:spacing w:line="360" w:lineRule="auto"/>
        <w:rPr>
          <w:rFonts w:ascii="Times New Roman" w:hAnsi="Times New Roman" w:cs="Times New Roman"/>
          <w:sz w:val="30"/>
          <w:szCs w:val="30"/>
        </w:rPr>
      </w:pPr>
      <w:r w:rsidRPr="000D3C64">
        <w:rPr>
          <w:rStyle w:val="Strong"/>
          <w:rFonts w:ascii="Times New Roman" w:eastAsiaTheme="minorEastAsia" w:hAnsi="Times New Roman" w:cs="Times New Roman"/>
          <w:color w:val="0A0A0A"/>
          <w:sz w:val="30"/>
          <w:szCs w:val="30"/>
        </w:rPr>
        <w:t>statement options which agrees with the given statement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Every time Anil travels by bus, he suffers from a headache.</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Anil suffered from a headache.</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Anil did not suffer from a headache.</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Anil did not travel by bus.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Anil traveled by bus.</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DA and 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 and 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BD and AC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None of these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Rose is a true flower.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Flowers does not contain honey .</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True flower contains honey.</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Rose does not contain honey.</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Rose contains honey.</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EDC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CAE</w:t>
            </w:r>
          </w:p>
        </w:tc>
      </w:tr>
    </w:tbl>
    <w:p w:rsidR="0062574F" w:rsidRPr="000D3C64" w:rsidRDefault="0062574F"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Arun is eating sweets everyday.</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Ajay owns a Sweet Stall.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Eating sweets daily has the risks of diabetes.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Arun has the risk of diabetes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Arun does not eat Sweets.</w:t>
      </w:r>
    </w:p>
    <w:tbl>
      <w:tblPr>
        <w:tblW w:w="10361" w:type="dxa"/>
        <w:tblCellMar>
          <w:right w:w="240" w:type="dxa"/>
        </w:tblCellMar>
        <w:tblLook w:val="04A0"/>
      </w:tblPr>
      <w:tblGrid>
        <w:gridCol w:w="426"/>
        <w:gridCol w:w="9935"/>
      </w:tblGrid>
      <w:tr w:rsidR="0062574F" w:rsidRPr="000D3C64" w:rsidTr="00C96E38">
        <w:tc>
          <w:tcPr>
            <w:tcW w:w="426"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9935" w:type="dxa"/>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ABC</w:t>
            </w:r>
          </w:p>
        </w:tc>
      </w:tr>
      <w:tr w:rsidR="0062574F" w:rsidRPr="000D3C64" w:rsidTr="00C96E38">
        <w:tc>
          <w:tcPr>
            <w:tcW w:w="426"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9935" w:type="dxa"/>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CAD</w:t>
            </w:r>
          </w:p>
        </w:tc>
      </w:tr>
      <w:tr w:rsidR="0062574F" w:rsidRPr="000D3C64" w:rsidTr="00C96E38">
        <w:tc>
          <w:tcPr>
            <w:tcW w:w="426"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9935" w:type="dxa"/>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EDC</w:t>
            </w:r>
          </w:p>
        </w:tc>
      </w:tr>
      <w:tr w:rsidR="0062574F" w:rsidRPr="000D3C64" w:rsidTr="00C96E38">
        <w:tc>
          <w:tcPr>
            <w:tcW w:w="426"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9935" w:type="dxa"/>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BDA</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Mobile phones costs very high.</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Mobile phones costs very low.</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Mobile phone Blasts Sometimes.</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Android becomes very popular.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Everyone uses mobiles.</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CAD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EDC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NONE</w:t>
            </w:r>
          </w:p>
        </w:tc>
      </w:tr>
    </w:tbl>
    <w:p w:rsidR="0062574F" w:rsidRPr="000D3C64" w:rsidRDefault="0062574F"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No Engineers are clever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Rakesh is an Engineer.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All Engineers are intelligent.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Rakesh is clever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Rakesh is intelligent.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CBD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CBE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EAB</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All girls are beautiful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No girls are Beautiful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Geetha is a girl.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Radha is a girl</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Geetha is beautiful</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BCD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CDE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ACE</w:t>
            </w:r>
          </w:p>
        </w:tc>
      </w:tr>
    </w:tbl>
    <w:p w:rsidR="0062574F" w:rsidRPr="000D3C64" w:rsidRDefault="0062574F"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vanish/>
          <w:color w:val="3D3D3D"/>
          <w:sz w:val="30"/>
          <w:szCs w:val="30"/>
        </w:rPr>
      </w:pPr>
    </w:p>
    <w:tbl>
      <w:tblPr>
        <w:tblW w:w="12193" w:type="dxa"/>
        <w:tblLook w:val="04A0"/>
      </w:tblPr>
      <w:tblGrid>
        <w:gridCol w:w="12193"/>
      </w:tblGrid>
      <w:tr w:rsidR="0062574F" w:rsidRPr="000D3C64" w:rsidTr="00545A3B">
        <w:tc>
          <w:tcPr>
            <w:tcW w:w="0" w:type="auto"/>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All flowers has honey</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Rose is a flower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Jasmine is a flower</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Rose does not have honey</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Jasmine has honey</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F. Rose has honey</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ABF</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ACD</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CDE</w:t>
            </w:r>
          </w:p>
        </w:tc>
      </w:tr>
      <w:tr w:rsidR="0062574F" w:rsidRPr="000D3C64" w:rsidTr="00545A3B">
        <w:tc>
          <w:tcPr>
            <w:tcW w:w="0" w:type="auto"/>
            <w:gridSpan w:val="2"/>
            <w:tcMar>
              <w:top w:w="0" w:type="dxa"/>
              <w:left w:w="0" w:type="dxa"/>
              <w:bottom w:w="0" w:type="dxa"/>
              <w:right w:w="0" w:type="dxa"/>
            </w:tcMar>
            <w:vAlign w:val="center"/>
            <w:hideMark/>
          </w:tcPr>
          <w:p w:rsidR="0062574F" w:rsidRPr="000D3C64" w:rsidRDefault="0062574F" w:rsidP="000D3C64">
            <w:pPr>
              <w:spacing w:line="360" w:lineRule="auto"/>
              <w:rPr>
                <w:rFonts w:ascii="Times New Roman" w:hAnsi="Times New Roman" w:cs="Times New Roman"/>
                <w:b/>
                <w:bCs/>
                <w:color w:val="3D3D3D"/>
                <w:sz w:val="30"/>
                <w:szCs w:val="30"/>
              </w:rPr>
            </w:pPr>
          </w:p>
        </w:tc>
      </w:tr>
    </w:tbl>
    <w:p w:rsidR="0062574F" w:rsidRPr="000D3C64" w:rsidRDefault="0062574F" w:rsidP="000D3C64">
      <w:pPr>
        <w:pStyle w:val="HTMLPreformatted"/>
        <w:numPr>
          <w:ilvl w:val="0"/>
          <w:numId w:val="113"/>
        </w:numPr>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A.  No communist is a partisan</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B.  Chartterjee is not a partisan</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C.  Chartterjee is a communist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D.  Chartterjee is not a communist</w:t>
      </w: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p>
    <w:p w:rsidR="0062574F" w:rsidRPr="000D3C64" w:rsidRDefault="0062574F" w:rsidP="000D3C64">
      <w:pPr>
        <w:pStyle w:val="HTMLPreformatted"/>
        <w:shd w:val="clear" w:color="auto" w:fill="EEEEEE"/>
        <w:wordWrap w:val="0"/>
        <w:spacing w:line="360" w:lineRule="auto"/>
        <w:rPr>
          <w:rFonts w:ascii="Times New Roman" w:hAnsi="Times New Roman" w:cs="Times New Roman"/>
          <w:color w:val="0A0A0A"/>
          <w:sz w:val="30"/>
          <w:szCs w:val="30"/>
        </w:rPr>
      </w:pPr>
      <w:r w:rsidRPr="000D3C64">
        <w:rPr>
          <w:rFonts w:ascii="Times New Roman" w:hAnsi="Times New Roman" w:cs="Times New Roman"/>
          <w:color w:val="0A0A0A"/>
          <w:sz w:val="30"/>
          <w:szCs w:val="30"/>
        </w:rPr>
        <w:t>E.  Chartterjee is a partisan</w:t>
      </w:r>
    </w:p>
    <w:tbl>
      <w:tblPr>
        <w:tblW w:w="10361" w:type="dxa"/>
        <w:tblCellMar>
          <w:right w:w="240" w:type="dxa"/>
        </w:tblCellMar>
        <w:tblLook w:val="04A0"/>
      </w:tblPr>
      <w:tblGrid>
        <w:gridCol w:w="561"/>
        <w:gridCol w:w="9800"/>
      </w:tblGrid>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ACB</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ABC</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ADE</w:t>
            </w:r>
          </w:p>
        </w:tc>
      </w:tr>
      <w:tr w:rsidR="0062574F" w:rsidRPr="000D3C64" w:rsidTr="00545A3B">
        <w:tc>
          <w:tcPr>
            <w:tcW w:w="561" w:type="dxa"/>
            <w:tcMar>
              <w:top w:w="0" w:type="dxa"/>
              <w:left w:w="0" w:type="dxa"/>
              <w:bottom w:w="0" w:type="dxa"/>
              <w:right w:w="0" w:type="dxa"/>
            </w:tcMar>
            <w:vAlign w:val="center"/>
            <w:hideMark/>
          </w:tcPr>
          <w:p w:rsidR="0062574F" w:rsidRPr="000D3C64" w:rsidRDefault="0062574F" w:rsidP="000D3C64">
            <w:pPr>
              <w:shd w:val="clear" w:color="auto" w:fill="0066FF"/>
              <w:spacing w:line="360" w:lineRule="auto"/>
              <w:jc w:val="center"/>
              <w:rPr>
                <w:rFonts w:ascii="Times New Roman" w:hAnsi="Times New Roman" w:cs="Times New Roman"/>
                <w:color w:val="FFFFFF"/>
                <w:sz w:val="30"/>
                <w:szCs w:val="30"/>
              </w:rPr>
            </w:pPr>
            <w:r w:rsidRPr="000D3C64">
              <w:rPr>
                <w:rFonts w:ascii="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62574F" w:rsidRPr="000D3C64" w:rsidRDefault="0062574F" w:rsidP="000D3C64">
            <w:pPr>
              <w:spacing w:line="360" w:lineRule="auto"/>
              <w:ind w:left="60"/>
              <w:rPr>
                <w:rFonts w:ascii="Times New Roman" w:hAnsi="Times New Roman" w:cs="Times New Roman"/>
                <w:color w:val="3D3D3D"/>
                <w:sz w:val="30"/>
                <w:szCs w:val="30"/>
              </w:rPr>
            </w:pPr>
            <w:r w:rsidRPr="000D3C64">
              <w:rPr>
                <w:rFonts w:ascii="Times New Roman" w:hAnsi="Times New Roman" w:cs="Times New Roman"/>
                <w:color w:val="3D3D3D"/>
                <w:sz w:val="30"/>
                <w:szCs w:val="30"/>
              </w:rPr>
              <w:t>ABE</w:t>
            </w:r>
          </w:p>
        </w:tc>
      </w:tr>
    </w:tbl>
    <w:p w:rsidR="0062574F" w:rsidRPr="000D3C64" w:rsidRDefault="0062574F" w:rsidP="000D3C64">
      <w:pPr>
        <w:pStyle w:val="ListParagraph"/>
        <w:spacing w:after="160" w:line="360" w:lineRule="auto"/>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41" w:name="_Toc10562443"/>
      <w:r w:rsidRPr="000D3C64">
        <w:rPr>
          <w:rFonts w:ascii="Times New Roman" w:hAnsi="Times New Roman" w:cs="Times New Roman"/>
          <w:sz w:val="30"/>
          <w:szCs w:val="30"/>
        </w:rPr>
        <w:t>Coding and Decoding</w:t>
      </w:r>
      <w:bookmarkEnd w:id="41"/>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Replace each letter by a digit. Each letter must be represented by the same digit and no beginning letter of a word can be 0.       O NE O NE O NE O NE       ------- TE N -------       Ans: 0 =1, N = 8, E = 2, T = 7.</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The seven digits in this subtraction problem are 0, 1, 2, 3, 4, 5 and 6. Each letter represents the same digit whenever it occurs.                         DA D C B -EBEG --------------------       BF E G -------------------- What digit is represented by each letter?</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different numbers related with A, B, C, D, E. Such that, AB*CD=EEE. E*CD- AB=CC. Find AB*D. Ans: BE.</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Directions: Study the following information and answer the question given below: In a certain code, the symbols for 0 (zero) is @ and for 1 is $. There are no other symbols for all other number greater than one. The numbers greater than 1 are to be written only by using the two symbols given above. The value of the symbol for 1 double itself every time it shifts one place to the left. Study the following examples: ‘0’ is written as @, ‘1’ is written as #, ‘2’ is written as #, @ ‘3’ is written as # # ‘4’ is written as #@@ and so on =&gt; Which of the following represents 14? (a) #@@@ (b) ###@ (c) ##@@ (d) ##@# Sol: Answer (b) ###@ The given pattern is nothing but binary. In binary 2 = 10; 3 = 11 Thus 14 = 1110 So 14 = ###@</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HERE = COMES – SHE, (Assume s = 8) Find value of R + H + O. R + H + O = 5 + 9 + 0 = 14</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HOW + MUCH = POWER Then P + O + W + E + R =. P + O + W + E + R = 1 + 0 + 5 + 4 + 2 = 12</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X Z Y + X Y Z = Y Z X. Find the three digits Sol: 2nd column, Z + Y = Z shows a carry so, Z + Y + 1 = 10 + Z   </w:t>
      </w:r>
      <w:r w:rsidRPr="000D3C64">
        <w:rPr>
          <w:rFonts w:ascii="Cambria Math" w:hAnsi="Cambria Math" w:cs="Cambria Math"/>
          <w:sz w:val="30"/>
          <w:szCs w:val="30"/>
        </w:rPr>
        <w:t>⇒</w:t>
      </w:r>
      <w:r w:rsidRPr="000D3C64">
        <w:rPr>
          <w:rFonts w:ascii="Times New Roman" w:hAnsi="Times New Roman" w:cs="Times New Roman"/>
          <w:sz w:val="30"/>
          <w:szCs w:val="30"/>
        </w:rPr>
        <w:t xml:space="preserve"> Y = 9 1st column, X + X + 1 = 9 </w:t>
      </w:r>
      <w:r w:rsidRPr="000D3C64">
        <w:rPr>
          <w:rFonts w:ascii="Cambria Math" w:hAnsi="Cambria Math" w:cs="Cambria Math"/>
          <w:sz w:val="30"/>
          <w:szCs w:val="30"/>
        </w:rPr>
        <w:t>⇒</w:t>
      </w:r>
      <w:r w:rsidRPr="000D3C64">
        <w:rPr>
          <w:rFonts w:ascii="Times New Roman" w:hAnsi="Times New Roman" w:cs="Times New Roman"/>
          <w:sz w:val="30"/>
          <w:szCs w:val="30"/>
        </w:rPr>
        <w:t xml:space="preserve">    X = 4 so, Z = 5 459 + 495 = 954 X = 4, Y = 9, Z = 5</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GOOD is coded as 164 then BAD as 21. If UGLY coded as 260 then JUMP? J U M P = 10 + 21 + 13 + 16 = 60 60 x 4 = 240</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Each alphabet stands for one digit in the following multiplication. T HI S       Xin S --------- XF XX       X X UX ------------ XXN XX ------------       What is the maximum value T can take?</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 b + c +d = d + e + f + g = g + h + i =17. If a = 4, what are the values of d and g. Each letter taken only one of the digits from 1 to 9. Ans: a = 4, b = 2, c =6, d = 5, e = 3, f = 8, g = 1, h = 7, i = 9.</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A-B=C D/E=F G+H=I C. F=I Ans: A=9, B=5, C=4, F=2.</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BE * BE = ACB. A, B, C, E are non-zero numbers. Find B, E. Ans: B=1 E=9.</w:t>
      </w:r>
    </w:p>
    <w:p w:rsidR="003B1E1F"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B, C, D, E are having numerical values. There are some conditions given: - a) A=C &lt;===&gt; B! =E b) Difference between A and C as same as difference between C and B as same as difference between A and D.       c) C &lt; A and C &gt; D, Then Find A, B, C, D, E.</w:t>
      </w:r>
    </w:p>
    <w:p w:rsidR="003E3CE1" w:rsidRPr="000D3C64" w:rsidRDefault="003B1E1F"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Find the values of each of the alphabets. N O ON       SO O N + M OO N       J U NE Ans: 9326</w:t>
      </w:r>
    </w:p>
    <w:p w:rsidR="003E3CE1" w:rsidRPr="000D3C64" w:rsidRDefault="003E3CE1" w:rsidP="000D3C64">
      <w:pPr>
        <w:pStyle w:val="ListParagraph"/>
        <w:numPr>
          <w:ilvl w:val="0"/>
          <w:numId w:val="114"/>
        </w:numPr>
        <w:spacing w:after="160" w:line="360" w:lineRule="auto"/>
        <w:jc w:val="both"/>
        <w:rPr>
          <w:rFonts w:ascii="Times New Roman" w:hAnsi="Times New Roman" w:cs="Times New Roman"/>
          <w:sz w:val="30"/>
          <w:szCs w:val="30"/>
        </w:rPr>
      </w:pPr>
      <w:r w:rsidRPr="000D3C64">
        <w:rPr>
          <w:rFonts w:ascii="Times New Roman" w:eastAsia="Times New Roman" w:hAnsi="Times New Roman" w:cs="Times New Roman"/>
          <w:sz w:val="30"/>
          <w:szCs w:val="30"/>
        </w:rPr>
        <w:t>In a certain code 'TOUR' is coded as 'TQWR'. How will you code the word 'DARK'.</w:t>
      </w:r>
    </w:p>
    <w:tbl>
      <w:tblPr>
        <w:tblW w:w="0" w:type="auto"/>
        <w:tblCellSpacing w:w="15" w:type="dxa"/>
        <w:tblCellMar>
          <w:top w:w="15" w:type="dxa"/>
          <w:left w:w="15" w:type="dxa"/>
          <w:bottom w:w="15" w:type="dxa"/>
          <w:right w:w="15" w:type="dxa"/>
        </w:tblCellMar>
        <w:tblLook w:val="04A0"/>
      </w:tblPr>
      <w:tblGrid>
        <w:gridCol w:w="292"/>
        <w:gridCol w:w="959"/>
      </w:tblGrid>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DCRM</w:t>
            </w:r>
          </w:p>
        </w:tc>
      </w:tr>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DATM</w:t>
            </w:r>
          </w:p>
        </w:tc>
      </w:tr>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DATK</w:t>
            </w:r>
          </w:p>
        </w:tc>
      </w:tr>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DCTK</w:t>
            </w:r>
          </w:p>
        </w:tc>
      </w:tr>
    </w:tbl>
    <w:p w:rsidR="003E3CE1" w:rsidRPr="000D3C64" w:rsidRDefault="003E3CE1"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p>
        </w:tc>
      </w:tr>
    </w:tbl>
    <w:p w:rsidR="003E3CE1" w:rsidRPr="000D3C64" w:rsidRDefault="003E3CE1" w:rsidP="000D3C64">
      <w:pPr>
        <w:pStyle w:val="ListParagraph"/>
        <w:numPr>
          <w:ilvl w:val="0"/>
          <w:numId w:val="1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 a certain code 'DUCK' is written as 'GXFN'. How will you </w:t>
      </w:r>
    </w:p>
    <w:p w:rsidR="003E3CE1" w:rsidRPr="000D3C64" w:rsidRDefault="003E3CE1"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code the word 'TIGER'.</w:t>
      </w:r>
    </w:p>
    <w:tbl>
      <w:tblPr>
        <w:tblW w:w="0" w:type="auto"/>
        <w:tblCellSpacing w:w="15" w:type="dxa"/>
        <w:tblCellMar>
          <w:top w:w="15" w:type="dxa"/>
          <w:left w:w="15" w:type="dxa"/>
          <w:bottom w:w="15" w:type="dxa"/>
          <w:right w:w="15" w:type="dxa"/>
        </w:tblCellMar>
        <w:tblLook w:val="04A0"/>
      </w:tblPr>
      <w:tblGrid>
        <w:gridCol w:w="292"/>
        <w:gridCol w:w="1192"/>
      </w:tblGrid>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WLJHU</w:t>
            </w:r>
          </w:p>
        </w:tc>
      </w:tr>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WLHJU</w:t>
            </w:r>
          </w:p>
        </w:tc>
      </w:tr>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WLJIU</w:t>
            </w:r>
          </w:p>
        </w:tc>
      </w:tr>
      <w:tr w:rsidR="003E3CE1" w:rsidRPr="000D3C64" w:rsidTr="003E3CE1">
        <w:trPr>
          <w:tblCellSpacing w:w="15" w:type="dxa"/>
        </w:trPr>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3E3CE1" w:rsidRPr="000D3C64" w:rsidRDefault="003E3CE1"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WLKHU</w:t>
            </w:r>
          </w:p>
        </w:tc>
      </w:tr>
    </w:tbl>
    <w:p w:rsidR="003E3CE1" w:rsidRPr="000D3C64" w:rsidRDefault="003E3CE1" w:rsidP="000D3C64">
      <w:pPr>
        <w:spacing w:line="360" w:lineRule="auto"/>
        <w:rPr>
          <w:rFonts w:ascii="Times New Roman" w:hAnsi="Times New Roman" w:cs="Times New Roman"/>
          <w:b/>
          <w:color w:val="FF0000"/>
          <w:sz w:val="30"/>
          <w:szCs w:val="30"/>
        </w:rPr>
      </w:pPr>
    </w:p>
    <w:p w:rsidR="003E3CE1" w:rsidRPr="000D3C64" w:rsidRDefault="003E3CE1" w:rsidP="000D3C64">
      <w:pPr>
        <w:pStyle w:val="ListParagraph"/>
        <w:numPr>
          <w:ilvl w:val="0"/>
          <w:numId w:val="11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In a certain language STORM is coded as KLGIE, How is MONSOON coded in the same language</w:t>
      </w:r>
      <w:r w:rsidRPr="000D3C64">
        <w:rPr>
          <w:rFonts w:ascii="Times New Roman" w:eastAsia="Times New Roman" w:hAnsi="Times New Roman" w:cs="Times New Roman"/>
          <w:sz w:val="30"/>
          <w:szCs w:val="30"/>
        </w:rPr>
        <w:t>?</w:t>
      </w:r>
    </w:p>
    <w:p w:rsidR="003E3CE1" w:rsidRPr="000D3C64" w:rsidRDefault="003E3CE1" w:rsidP="000D3C64">
      <w:pPr>
        <w:pStyle w:val="ListParagraph"/>
        <w:numPr>
          <w:ilvl w:val="0"/>
          <w:numId w:val="221"/>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EGFKGGF</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EGFKGFK</w:t>
      </w:r>
    </w:p>
    <w:p w:rsidR="003E3CE1" w:rsidRPr="000D3C64" w:rsidRDefault="003E3CE1" w:rsidP="000D3C64">
      <w:pPr>
        <w:pStyle w:val="ListParagraph"/>
        <w:numPr>
          <w:ilvl w:val="0"/>
          <w:numId w:val="221"/>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EGKFGGF</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EGFKGFG</w:t>
      </w:r>
    </w:p>
    <w:p w:rsidR="003E3CE1" w:rsidRPr="000D3C64" w:rsidRDefault="003E3CE1" w:rsidP="000D3C64">
      <w:pPr>
        <w:pStyle w:val="ListParagraph"/>
        <w:numPr>
          <w:ilvl w:val="0"/>
          <w:numId w:val="114"/>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GOOD is coded as 164 then BAD coded as 21.if ugly coded as 260 then JUMP?</w:t>
      </w:r>
    </w:p>
    <w:p w:rsidR="003E3CE1" w:rsidRPr="000D3C64" w:rsidRDefault="003E3CE1" w:rsidP="000D3C64">
      <w:pPr>
        <w:numPr>
          <w:ilvl w:val="0"/>
          <w:numId w:val="222"/>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230</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 xml:space="preserve">c. </w:t>
      </w:r>
      <w:r w:rsidRPr="000D3C64">
        <w:rPr>
          <w:rFonts w:ascii="Times New Roman" w:eastAsia="Times New Roman" w:hAnsi="Times New Roman" w:cs="Times New Roman"/>
          <w:sz w:val="30"/>
          <w:szCs w:val="30"/>
        </w:rPr>
        <w:t>235</w:t>
      </w:r>
    </w:p>
    <w:p w:rsidR="003E3CE1" w:rsidRPr="000D3C64" w:rsidRDefault="003E3CE1" w:rsidP="000D3C64">
      <w:pPr>
        <w:numPr>
          <w:ilvl w:val="0"/>
          <w:numId w:val="222"/>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shd w:val="clear" w:color="auto" w:fill="FFFFFF"/>
        </w:rPr>
        <w:t>240</w:t>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r>
      <w:r w:rsidRPr="000D3C64">
        <w:rPr>
          <w:rFonts w:ascii="Times New Roman" w:eastAsia="Times New Roman" w:hAnsi="Times New Roman" w:cs="Times New Roman"/>
          <w:sz w:val="30"/>
          <w:szCs w:val="30"/>
          <w:shd w:val="clear" w:color="auto" w:fill="FFFFFF"/>
        </w:rPr>
        <w:tab/>
        <w:t xml:space="preserve">d. </w:t>
      </w:r>
      <w:r w:rsidRPr="000D3C64">
        <w:rPr>
          <w:rFonts w:ascii="Times New Roman" w:eastAsia="Times New Roman" w:hAnsi="Times New Roman" w:cs="Times New Roman"/>
          <w:sz w:val="30"/>
          <w:szCs w:val="30"/>
        </w:rPr>
        <w:t>236</w:t>
      </w:r>
    </w:p>
    <w:p w:rsidR="003E3CE1" w:rsidRPr="000D3C64" w:rsidRDefault="003E3CE1" w:rsidP="000D3C64">
      <w:pPr>
        <w:shd w:val="clear" w:color="auto" w:fill="FFFFFF"/>
        <w:spacing w:after="0" w:line="360" w:lineRule="auto"/>
        <w:ind w:left="142"/>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19. Directions : Study the following information and answer the question given below:</w:t>
      </w:r>
    </w:p>
    <w:p w:rsidR="003E3CE1" w:rsidRPr="000D3C64" w:rsidRDefault="003E3CE1" w:rsidP="000D3C64">
      <w:p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a certain code, the symbols for 0 (zero) is @ and for 1 is $. There are no other symbols for all other number greater than one. The numbers greater than 1 are to be written only by using the two symbols given above. The value of the symbol for 1 doubles itself every time it shifts one place to the left. Study the following examples:</w:t>
      </w:r>
    </w:p>
    <w:p w:rsidR="003E3CE1" w:rsidRPr="000D3C64" w:rsidRDefault="003E3CE1" w:rsidP="000D3C64">
      <w:p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‘0’ is written as @, ‘1’ is written as #, ‘2’ is written as #,  @‘3’ is written as # #</w:t>
      </w:r>
    </w:p>
    <w:p w:rsidR="003E3CE1" w:rsidRPr="000D3C64" w:rsidRDefault="003E3CE1" w:rsidP="000D3C64">
      <w:p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is written as #@@ and so on </w:t>
      </w:r>
    </w:p>
    <w:p w:rsidR="003E3CE1" w:rsidRPr="000D3C64" w:rsidRDefault="003E3CE1" w:rsidP="000D3C64">
      <w:pPr>
        <w:pStyle w:val="ListParagraph"/>
        <w:numPr>
          <w:ilvl w:val="0"/>
          <w:numId w:val="220"/>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Which of the following represents 14?</w:t>
      </w:r>
    </w:p>
    <w:p w:rsidR="003E3CE1" w:rsidRPr="000D3C64" w:rsidRDefault="003E3CE1" w:rsidP="000D3C64">
      <w:pPr>
        <w:pStyle w:val="ListParagraph"/>
        <w:numPr>
          <w:ilvl w:val="1"/>
          <w:numId w:val="223"/>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 </w:t>
      </w:r>
    </w:p>
    <w:p w:rsidR="003E3CE1" w:rsidRPr="000D3C64" w:rsidRDefault="003E3CE1" w:rsidP="000D3C64">
      <w:pPr>
        <w:pStyle w:val="ListParagraph"/>
        <w:numPr>
          <w:ilvl w:val="1"/>
          <w:numId w:val="223"/>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w:t>
      </w:r>
    </w:p>
    <w:p w:rsidR="003E3CE1" w:rsidRPr="000D3C64" w:rsidRDefault="003E3CE1" w:rsidP="000D3C64">
      <w:pPr>
        <w:widowControl w:val="0"/>
        <w:autoSpaceDE w:val="0"/>
        <w:autoSpaceDN w:val="0"/>
        <w:adjustRightInd w:val="0"/>
        <w:spacing w:after="0" w:line="360" w:lineRule="auto"/>
        <w:rPr>
          <w:rFonts w:ascii="Times New Roman" w:hAnsi="Times New Roman" w:cs="Times New Roman"/>
          <w:color w:val="000000"/>
          <w:sz w:val="30"/>
          <w:szCs w:val="30"/>
        </w:rPr>
      </w:pP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20. if “HAT” = 58, then “KEEP” = ?</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A.68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B.64</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C.74</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D.78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 is 8th alphabet a is 1st and T is 20th sum is 29 and its double is 58 In the same way keep sums out to be 37 and 37×2 =74</w:t>
      </w:r>
    </w:p>
    <w:p w:rsidR="003E3CE1" w:rsidRPr="000D3C64" w:rsidRDefault="003E3CE1" w:rsidP="000D3C64">
      <w:pPr>
        <w:pStyle w:val="ListParagraph"/>
        <w:numPr>
          <w:ilvl w:val="0"/>
          <w:numId w:val="228"/>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in a code language, COULD is written as BNTKC and MARGIN is written as LZQFHM, how will MOULDING be written in that code?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A.CHMFINTK</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B.LNKTCHMF</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C.LNTKCHMF</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D.NITKHCMF</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E.None of these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22. In a certain code, COMPUTER is written as RFUVQNPC. How is MEDICINE written in the same code ?</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A.EOJDJEFM</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B.EOJDEJFM</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C.MFEJDJOE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D.MFEDJJOE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E.None of these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23. If in a certain code, TWENTY is written as 863985 and ELEVEN is written as 323039, how is TWELVE written in that code ?</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A.863203</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B.863584</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C.863903</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D.863063</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24. If in a certain language if ENTRY is coded as 12345 and STEADY is coded as 931785, then state which is the correct code for below word. NEATNESS</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A.25196577</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B.21732199</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C.21362199</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D.21823698</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25.In a certain code, a number 13479 is written as AQFJL and 5268 is written as DMPN. How is 396824 wriitten in that code ?</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A.QLPNKJ</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B.QLPNMF</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C.QLPMNF</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D.QLPNDF</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E.None of these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3E3CE1" w:rsidRPr="000D3C64" w:rsidRDefault="003E3CE1" w:rsidP="000D3C64">
      <w:pPr>
        <w:spacing w:after="0" w:line="360" w:lineRule="auto"/>
        <w:rPr>
          <w:rFonts w:ascii="Times New Roman" w:hAnsi="Times New Roman" w:cs="Times New Roman"/>
          <w:sz w:val="30"/>
          <w:szCs w:val="30"/>
        </w:rPr>
      </w:pP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26. In a certain code, 15789 is written as AXBTC, 2346 is written as MPDU. How is 23549 written in that code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A.MPXDT</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B.MPADC</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C.MPXCD</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D.MPXDC</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E.None of these</w:t>
      </w:r>
    </w:p>
    <w:p w:rsidR="003E3CE1" w:rsidRPr="000D3C64" w:rsidRDefault="003E3CE1"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3E3CE1" w:rsidRPr="000D3C64" w:rsidRDefault="003E3CE1" w:rsidP="000D3C64">
      <w:pPr>
        <w:spacing w:line="360" w:lineRule="auto"/>
        <w:rPr>
          <w:rFonts w:ascii="Times New Roman" w:hAnsi="Times New Roman" w:cs="Times New Roman"/>
          <w:b/>
          <w:color w:val="FF0000"/>
          <w:sz w:val="30"/>
          <w:szCs w:val="30"/>
        </w:rPr>
      </w:pPr>
    </w:p>
    <w:p w:rsidR="003E3CE1" w:rsidRPr="000D3C64" w:rsidRDefault="003E3CE1" w:rsidP="000D3C64">
      <w:pPr>
        <w:pStyle w:val="ListParagraph"/>
        <w:numPr>
          <w:ilvl w:val="0"/>
          <w:numId w:val="229"/>
        </w:num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If BOMBAY is written as MYMYMY,how will TAMIL NADU be written in that code? </w:t>
      </w:r>
    </w:p>
    <w:p w:rsidR="003E3CE1" w:rsidRPr="000D3C64" w:rsidRDefault="003E3CE1" w:rsidP="000D3C64">
      <w:pPr>
        <w:numPr>
          <w:ilvl w:val="0"/>
          <w:numId w:val="22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TIATIATIA </w:t>
      </w:r>
    </w:p>
    <w:p w:rsidR="003E3CE1" w:rsidRPr="000D3C64" w:rsidRDefault="003E3CE1" w:rsidP="000D3C64">
      <w:pPr>
        <w:numPr>
          <w:ilvl w:val="0"/>
          <w:numId w:val="22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IATIATIAT </w:t>
      </w:r>
    </w:p>
    <w:p w:rsidR="003E3CE1" w:rsidRPr="000D3C64" w:rsidRDefault="003E3CE1" w:rsidP="000D3C64">
      <w:pPr>
        <w:numPr>
          <w:ilvl w:val="0"/>
          <w:numId w:val="22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MNUMNUMNU </w:t>
      </w:r>
    </w:p>
    <w:p w:rsidR="003E3CE1" w:rsidRPr="000D3C64" w:rsidRDefault="003E3CE1" w:rsidP="000D3C64">
      <w:pPr>
        <w:numPr>
          <w:ilvl w:val="0"/>
          <w:numId w:val="225"/>
        </w:numPr>
        <w:spacing w:after="62"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ALDALDALD </w:t>
      </w:r>
    </w:p>
    <w:p w:rsidR="003E3CE1" w:rsidRPr="000D3C64" w:rsidRDefault="003E3CE1" w:rsidP="000D3C64">
      <w:pPr>
        <w:pStyle w:val="ListParagraph"/>
        <w:numPr>
          <w:ilvl w:val="0"/>
          <w:numId w:val="229"/>
        </w:numPr>
        <w:spacing w:line="360" w:lineRule="auto"/>
        <w:rPr>
          <w:rFonts w:ascii="Times New Roman" w:hAnsi="Times New Roman" w:cs="Times New Roman"/>
          <w:sz w:val="30"/>
          <w:szCs w:val="30"/>
        </w:rPr>
      </w:pPr>
      <w:r w:rsidRPr="000D3C64">
        <w:rPr>
          <w:rFonts w:ascii="Times New Roman" w:eastAsia="Arial" w:hAnsi="Times New Roman" w:cs="Times New Roman"/>
          <w:sz w:val="30"/>
          <w:szCs w:val="30"/>
        </w:rPr>
        <w:t xml:space="preserve"> I</w:t>
      </w:r>
      <w:r w:rsidRPr="000D3C64">
        <w:rPr>
          <w:rFonts w:ascii="Times New Roman" w:hAnsi="Times New Roman" w:cs="Times New Roman"/>
          <w:sz w:val="30"/>
          <w:szCs w:val="30"/>
        </w:rPr>
        <w:t xml:space="preserve">f GOOD is coded as 164,BAD is coded as 21,UGLY is coded as 260. </w:t>
      </w:r>
    </w:p>
    <w:p w:rsidR="003E3CE1" w:rsidRPr="000D3C64" w:rsidRDefault="003E3CE1"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Then JUMP = ? </w:t>
      </w:r>
    </w:p>
    <w:p w:rsidR="003E3CE1" w:rsidRPr="000D3C64" w:rsidRDefault="003E3CE1"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1.220 </w:t>
      </w:r>
    </w:p>
    <w:p w:rsidR="003E3CE1" w:rsidRPr="000D3C64" w:rsidRDefault="003E3CE1"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2.200 </w:t>
      </w:r>
    </w:p>
    <w:p w:rsidR="003E3CE1" w:rsidRPr="000D3C64" w:rsidRDefault="003E3CE1"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3.240 </w:t>
      </w:r>
    </w:p>
    <w:p w:rsidR="003E3CE1" w:rsidRPr="000D3C64" w:rsidRDefault="003E3CE1" w:rsidP="000D3C64">
      <w:pPr>
        <w:spacing w:after="75"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4.280 </w:t>
      </w:r>
    </w:p>
    <w:p w:rsidR="003E3CE1" w:rsidRPr="000D3C64" w:rsidRDefault="003E3CE1"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29. </w:t>
      </w:r>
      <w:r w:rsidRPr="000D3C64">
        <w:rPr>
          <w:rFonts w:ascii="Times New Roman" w:hAnsi="Times New Roman" w:cs="Times New Roman"/>
          <w:sz w:val="30"/>
          <w:szCs w:val="30"/>
        </w:rPr>
        <w:t xml:space="preserve">In a certain code language, if the word STRUCTURE is coded as TVUYHZBZN, then how is the word REMEDY coded in that language? </w:t>
      </w:r>
    </w:p>
    <w:p w:rsidR="003E3CE1" w:rsidRPr="000D3C64" w:rsidRDefault="003E3CE1" w:rsidP="000D3C64">
      <w:pPr>
        <w:numPr>
          <w:ilvl w:val="0"/>
          <w:numId w:val="226"/>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SGPIJE </w:t>
      </w:r>
    </w:p>
    <w:p w:rsidR="003E3CE1" w:rsidRPr="000D3C64" w:rsidRDefault="003E3CE1" w:rsidP="000D3C64">
      <w:pPr>
        <w:numPr>
          <w:ilvl w:val="0"/>
          <w:numId w:val="226"/>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SGPEJD </w:t>
      </w:r>
    </w:p>
    <w:p w:rsidR="003E3CE1" w:rsidRPr="000D3C64" w:rsidRDefault="003E3CE1" w:rsidP="000D3C64">
      <w:pPr>
        <w:numPr>
          <w:ilvl w:val="0"/>
          <w:numId w:val="226"/>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SGPIHE </w:t>
      </w:r>
    </w:p>
    <w:p w:rsidR="003E3CE1" w:rsidRPr="000D3C64" w:rsidRDefault="003E3CE1" w:rsidP="000D3C64">
      <w:pPr>
        <w:numPr>
          <w:ilvl w:val="0"/>
          <w:numId w:val="226"/>
        </w:numPr>
        <w:spacing w:after="7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SGPIIE </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30. In a certain code, MONKEY is written as XDJMNL. </w:t>
      </w:r>
    </w:p>
    <w:p w:rsidR="003E3CE1" w:rsidRPr="000D3C64" w:rsidRDefault="003E3CE1"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How is TIGER written in that code ? </w:t>
      </w:r>
    </w:p>
    <w:p w:rsidR="003E3CE1" w:rsidRPr="000D3C64" w:rsidRDefault="003E3CE1" w:rsidP="000D3C64">
      <w:pPr>
        <w:numPr>
          <w:ilvl w:val="0"/>
          <w:numId w:val="227"/>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SDFHS </w:t>
      </w:r>
    </w:p>
    <w:p w:rsidR="003E3CE1" w:rsidRPr="000D3C64" w:rsidRDefault="003E3CE1" w:rsidP="000D3C64">
      <w:pPr>
        <w:numPr>
          <w:ilvl w:val="0"/>
          <w:numId w:val="227"/>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QDFHS </w:t>
      </w:r>
    </w:p>
    <w:p w:rsidR="003E3CE1" w:rsidRPr="000D3C64" w:rsidRDefault="003E3CE1" w:rsidP="000D3C64">
      <w:pPr>
        <w:numPr>
          <w:ilvl w:val="0"/>
          <w:numId w:val="227"/>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SHFDQ </w:t>
      </w:r>
    </w:p>
    <w:p w:rsidR="003E3CE1" w:rsidRPr="000D3C64" w:rsidRDefault="003E3CE1" w:rsidP="000D3C64">
      <w:pPr>
        <w:numPr>
          <w:ilvl w:val="0"/>
          <w:numId w:val="227"/>
        </w:numPr>
        <w:spacing w:after="76"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UJHFS </w:t>
      </w:r>
    </w:p>
    <w:p w:rsidR="003E3CE1" w:rsidRPr="000D3C64" w:rsidRDefault="003E3CE1" w:rsidP="000D3C64">
      <w:pPr>
        <w:spacing w:line="360" w:lineRule="auto"/>
        <w:rPr>
          <w:rFonts w:ascii="Times New Roman" w:hAnsi="Times New Roman" w:cs="Times New Roman"/>
          <w:b/>
          <w:color w:val="FF0000"/>
          <w:sz w:val="30"/>
          <w:szCs w:val="30"/>
        </w:rPr>
      </w:pP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31.  Directions (5-9): Study the following information to answer the given questions:</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In a certain code,</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‘always create new ideas ’ is written as ‘ ba ri sha gi ’.</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‘ideas and new thoughts’ is written as ‘fa gi ma ri’.</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‘create thoughts and insights’ is written as ‘ma job a fa’ and</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‘new and better solutions’ is written as ‘ki ri to fa’</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'fa lo ba' could be a code for which of the following?</w:t>
      </w:r>
    </w:p>
    <w:p w:rsidR="003E3CE1" w:rsidRPr="000D3C64" w:rsidRDefault="003E3CE1" w:rsidP="000D3C64">
      <w:pPr>
        <w:numPr>
          <w:ilvl w:val="0"/>
          <w:numId w:val="224"/>
        </w:numPr>
        <w:pBdr>
          <w:top w:val="nil"/>
          <w:left w:val="nil"/>
          <w:bottom w:val="nil"/>
          <w:right w:val="nil"/>
          <w:between w:val="nil"/>
        </w:pBdr>
        <w:spacing w:line="360" w:lineRule="auto"/>
        <w:contextualSpacing/>
        <w:rPr>
          <w:rFonts w:ascii="Times New Roman" w:hAnsi="Times New Roman" w:cs="Times New Roman"/>
          <w:color w:val="000000"/>
          <w:sz w:val="30"/>
          <w:szCs w:val="30"/>
        </w:rPr>
      </w:pPr>
      <w:r w:rsidRPr="000D3C64">
        <w:rPr>
          <w:rFonts w:ascii="Times New Roman" w:hAnsi="Times New Roman" w:cs="Times New Roman"/>
          <w:b/>
          <w:color w:val="000000"/>
          <w:sz w:val="30"/>
          <w:szCs w:val="30"/>
        </w:rPr>
        <w:t>create and innovate</w:t>
      </w:r>
      <w:r w:rsidRPr="000D3C64">
        <w:rPr>
          <w:rFonts w:ascii="Times New Roman" w:hAnsi="Times New Roman" w:cs="Times New Roman"/>
          <w:color w:val="000000"/>
          <w:sz w:val="30"/>
          <w:szCs w:val="30"/>
        </w:rPr>
        <w:t xml:space="preserve">   2. always better ideas    3. create new solutions</w:t>
      </w:r>
      <w:r w:rsidRPr="000D3C64">
        <w:rPr>
          <w:rFonts w:ascii="Times New Roman" w:hAnsi="Times New Roman" w:cs="Times New Roman"/>
          <w:color w:val="000000"/>
          <w:sz w:val="30"/>
          <w:szCs w:val="30"/>
        </w:rPr>
        <w:tab/>
        <w:t>4. thoughts and action</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6. </w:t>
      </w:r>
      <w:r w:rsidRPr="000D3C64">
        <w:rPr>
          <w:rFonts w:ascii="Times New Roman" w:hAnsi="Times New Roman" w:cs="Times New Roman"/>
          <w:sz w:val="30"/>
          <w:szCs w:val="30"/>
        </w:rPr>
        <w:tab/>
        <w:t>What does 'fa' stand for?</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 thoughts</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b/>
          <w:sz w:val="30"/>
          <w:szCs w:val="30"/>
        </w:rPr>
        <w:t>2. And</w:t>
      </w:r>
      <w:r w:rsidRPr="000D3C64">
        <w:rPr>
          <w:rFonts w:ascii="Times New Roman" w:hAnsi="Times New Roman" w:cs="Times New Roman"/>
          <w:sz w:val="30"/>
          <w:szCs w:val="30"/>
        </w:rPr>
        <w:tab/>
      </w:r>
      <w:r w:rsidRPr="000D3C64">
        <w:rPr>
          <w:rFonts w:ascii="Times New Roman" w:hAnsi="Times New Roman" w:cs="Times New Roman"/>
          <w:sz w:val="30"/>
          <w:szCs w:val="30"/>
        </w:rPr>
        <w:tab/>
        <w:t>3. New</w:t>
      </w:r>
      <w:r w:rsidRPr="000D3C64">
        <w:rPr>
          <w:rFonts w:ascii="Times New Roman" w:hAnsi="Times New Roman" w:cs="Times New Roman"/>
          <w:sz w:val="30"/>
          <w:szCs w:val="30"/>
        </w:rPr>
        <w:tab/>
      </w:r>
      <w:r w:rsidRPr="000D3C64">
        <w:rPr>
          <w:rFonts w:ascii="Times New Roman" w:hAnsi="Times New Roman" w:cs="Times New Roman"/>
          <w:sz w:val="30"/>
          <w:szCs w:val="30"/>
        </w:rPr>
        <w:tab/>
        <w:t>4. Solutions</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7. What is the code for 'new'?</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b/>
          <w:sz w:val="30"/>
          <w:szCs w:val="30"/>
        </w:rPr>
        <w:t>1. ri</w:t>
      </w:r>
      <w:r w:rsidRPr="000D3C64">
        <w:rPr>
          <w:rFonts w:ascii="Times New Roman" w:hAnsi="Times New Roman" w:cs="Times New Roman"/>
          <w:b/>
          <w:sz w:val="30"/>
          <w:szCs w:val="30"/>
        </w:rPr>
        <w:tab/>
      </w:r>
      <w:r w:rsidRPr="000D3C64">
        <w:rPr>
          <w:rFonts w:ascii="Times New Roman" w:hAnsi="Times New Roman" w:cs="Times New Roman"/>
          <w:b/>
          <w:sz w:val="30"/>
          <w:szCs w:val="30"/>
        </w:rPr>
        <w:tab/>
      </w:r>
      <w:r w:rsidRPr="000D3C64">
        <w:rPr>
          <w:rFonts w:ascii="Times New Roman" w:hAnsi="Times New Roman" w:cs="Times New Roman"/>
          <w:sz w:val="30"/>
          <w:szCs w:val="30"/>
        </w:rPr>
        <w:t>2.  Ba</w:t>
      </w:r>
      <w:r w:rsidRPr="000D3C64">
        <w:rPr>
          <w:rFonts w:ascii="Times New Roman" w:hAnsi="Times New Roman" w:cs="Times New Roman"/>
          <w:sz w:val="30"/>
          <w:szCs w:val="30"/>
        </w:rPr>
        <w:tab/>
      </w:r>
      <w:r w:rsidRPr="000D3C64">
        <w:rPr>
          <w:rFonts w:ascii="Times New Roman" w:hAnsi="Times New Roman" w:cs="Times New Roman"/>
          <w:sz w:val="30"/>
          <w:szCs w:val="30"/>
        </w:rPr>
        <w:tab/>
        <w:t>3.  Fa</w:t>
      </w:r>
      <w:r w:rsidRPr="000D3C64">
        <w:rPr>
          <w:rFonts w:ascii="Times New Roman" w:hAnsi="Times New Roman" w:cs="Times New Roman"/>
          <w:sz w:val="30"/>
          <w:szCs w:val="30"/>
        </w:rPr>
        <w:tab/>
      </w:r>
      <w:r w:rsidRPr="000D3C64">
        <w:rPr>
          <w:rFonts w:ascii="Times New Roman" w:hAnsi="Times New Roman" w:cs="Times New Roman"/>
          <w:sz w:val="30"/>
          <w:szCs w:val="30"/>
        </w:rPr>
        <w:tab/>
        <w:t>4.  To</w:t>
      </w:r>
    </w:p>
    <w:p w:rsidR="003E3CE1" w:rsidRPr="000D3C64" w:rsidRDefault="003E3CE1"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8.  What is the code for ‘ideas’?</w:t>
      </w:r>
    </w:p>
    <w:p w:rsidR="003E3CE1" w:rsidRPr="000D3C64" w:rsidRDefault="003E3CE1"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1.  sha</w:t>
      </w:r>
      <w:r w:rsidRPr="000D3C64">
        <w:rPr>
          <w:rFonts w:ascii="Times New Roman" w:hAnsi="Times New Roman" w:cs="Times New Roman"/>
          <w:sz w:val="30"/>
          <w:szCs w:val="30"/>
        </w:rPr>
        <w:tab/>
      </w:r>
      <w:r w:rsidRPr="000D3C64">
        <w:rPr>
          <w:rFonts w:ascii="Times New Roman" w:hAnsi="Times New Roman" w:cs="Times New Roman"/>
          <w:sz w:val="30"/>
          <w:szCs w:val="30"/>
        </w:rPr>
        <w:tab/>
        <w:t>2.  Ma</w:t>
      </w:r>
      <w:r w:rsidRPr="000D3C64">
        <w:rPr>
          <w:rFonts w:ascii="Times New Roman" w:hAnsi="Times New Roman" w:cs="Times New Roman"/>
          <w:sz w:val="30"/>
          <w:szCs w:val="30"/>
        </w:rPr>
        <w:tab/>
      </w:r>
      <w:r w:rsidRPr="000D3C64">
        <w:rPr>
          <w:rFonts w:ascii="Times New Roman" w:hAnsi="Times New Roman" w:cs="Times New Roman"/>
          <w:sz w:val="30"/>
          <w:szCs w:val="30"/>
        </w:rPr>
        <w:tab/>
        <w:t>3.  Ba</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b/>
          <w:sz w:val="30"/>
          <w:szCs w:val="30"/>
        </w:rPr>
        <w:t>4.  Gi</w:t>
      </w:r>
    </w:p>
    <w:p w:rsidR="003E3CE1" w:rsidRPr="000D3C64" w:rsidRDefault="003E3CE1" w:rsidP="000D3C64">
      <w:pPr>
        <w:spacing w:after="160" w:line="360" w:lineRule="auto"/>
        <w:jc w:val="both"/>
        <w:rPr>
          <w:rFonts w:ascii="Times New Roman" w:hAnsi="Times New Roman" w:cs="Times New Roman"/>
          <w:sz w:val="30"/>
          <w:szCs w:val="30"/>
        </w:rPr>
      </w:pPr>
    </w:p>
    <w:p w:rsidR="00DA2989" w:rsidRPr="000D3C64" w:rsidRDefault="00DA2989" w:rsidP="000D3C64">
      <w:pPr>
        <w:pStyle w:val="Heading1"/>
        <w:spacing w:line="360" w:lineRule="auto"/>
        <w:rPr>
          <w:rFonts w:ascii="Times New Roman" w:hAnsi="Times New Roman" w:cs="Times New Roman"/>
          <w:sz w:val="30"/>
          <w:szCs w:val="30"/>
        </w:rPr>
      </w:pPr>
      <w:bookmarkStart w:id="42" w:name="_Toc10562444"/>
      <w:r w:rsidRPr="000D3C64">
        <w:rPr>
          <w:rFonts w:ascii="Times New Roman" w:hAnsi="Times New Roman" w:cs="Times New Roman"/>
          <w:sz w:val="30"/>
          <w:szCs w:val="30"/>
        </w:rPr>
        <w:t>Para jumbles</w:t>
      </w:r>
      <w:bookmarkEnd w:id="42"/>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1).Over the years, I have had the opportunities to observe and understand the thought processes behind the ads that have been flooding both the print and the TV media. 2). Although there is a huge shift in the quality of ads that we come across on a daily basis– thanks essentially to improvement in technology–I somehow can’t help but feel that the quality of communication of the message has become diluted. 3). Proportionally, the number of ads that lack in quality, has gone up exponentially as well!! 4). There is an increasing attempt by most companies to be seen as cool and funky. 5). Another reason could be the burgeoning number of companies, which means an exponential increase in the number of ads that are being made.</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A.43125</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B.43512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C.12453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D.21435</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 .1). His political career came to an abrupt end with China’s military operation. 2). He attracted as repelled. 3). He was responsible for the debacle. 4). A man of paradoxes, Menon remained an enigma.</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A.4312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B.1342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C.4213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D.4132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 1). Thus begins the search for relief: painkillers, ice, yoga, herbs, even surgery 2). Most computer users develop disorders because they ignore warnings like tingling fingers, a numb hand or a sore shoulder 3). They keep pointing and dragging until tendons chafe and scar tissue forms, along with bad habits that are almost impossible to change 4). But cures are elusive because repetitive stress injuries present a bag of ills that often defy easy diagnosis.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A.2413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B.2143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C.2314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D.1234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4. 1). Let us take a look at the manner in which the traditional bank adds value to the customer. 2). The ability to retain deposits, in itself, is not enough to ensure long-term survival and growth. 3). The ability to deploy invested funds into productive economic activity at a higher rate of return, hence contributing to the prosperity of both the economy and the institution, is the other loop in the banking cycle. 4). Further, as only a small portion of the actual deposit base is retained with the bank in a liquid form, the very survival of the bank lies in building enough trust with its clientele so as to prevent the occurrence of a sizeable chunk of simultaneous customer withdrawal (a run on the bank). 5). The bank’s basic job is risk absorption- it takes money, which has a lot of attached risk, and provides the customer an assured rate of return.</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A.31425</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B.51234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C.24153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D.15423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  1). Otherwise, the Congress would not have opposed PSU disinvestment today. 2). It is clear that there is no consensus on economic reform. 3). Nor would allies of ruling NDA opposes privatization. 4). All this would stop India from becoming the next superpower.</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A.2134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B.1243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C.1234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D.2314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6. 1). By the time he got to Linjeflug four years later, he had learned many lessons, in fact, he began his second stint as top dog by calling the entire company together in a hanger and asking for help, a far cry from his barking out commands just 48 months back. 2). At SAS, he arrived at a time crisis. 3). This book is chock-a-block full of intrusive stories and practical advice, describing Carton’s activities at Vingresor (where he assumed his first presidency at age 32), Linjeflug, and SAS in particular. 4). He began at Vingresor as an order giver, not a listener – neither to his people nor to his customers and made every mistake in the book.</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A.2143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B.2134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C.3214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D.3412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 1). They argue that it is this, which has led to the bankruptcy in many states. 2). Here was a commission whose members worked very hard, did exemplary research and homework, before coming up with a list of recommendations that balanced economic efficiency with safety nets for disadvantaged labor. 3). It reminds us of the political shenanigans during the implementation of the Fifth Pay  Commission. 4). How many times have you heard experts, politicians and the finance minister refer to the implementation of the pay hikes following the commission’s report as the singular cause for the increase in government expenditure? 5). Barring P. Chidambaram, who was then the finance minister, every single political party and politician opposed the implementation of the recommendations and are directly responsible for the current fiscal crises in the Centre and the states.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A.42513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B.34125</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C.25143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D.45213</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8 1). the main difference is that efficiency is a ration and effectiveness is not. 2). But they reach efficiency in a different way than American businesses. 3). The Japanese are very efficient and such concepts as “just in time” are a witness to their efficiency. 4). They reach efficiency through the route of effectiveness.</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A.3241</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B.1432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C.3142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D.3412</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9 1). Mr. D Gautam’s personality sets him apart the rest. 2). Nothing is too small for his attention 3). He has a fanatical devotion to detail. 4). This is what makes him a different guy.</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A.1324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B.1234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C.2341</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D.2134</w:t>
      </w:r>
    </w:p>
    <w:p w:rsidR="00DA2989" w:rsidRPr="000D3C64" w:rsidRDefault="00DA2989"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DA2989" w:rsidRPr="000D3C64" w:rsidRDefault="00DA2989" w:rsidP="000D3C64">
      <w:pPr>
        <w:spacing w:line="360" w:lineRule="auto"/>
        <w:rPr>
          <w:rFonts w:ascii="Times New Roman" w:hAnsi="Times New Roman" w:cs="Times New Roman"/>
          <w:b/>
          <w:color w:val="FF0000"/>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 His political career came to an abrupt end with China's military operation.</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 He attracted as as repelled.</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He was responsible for the debacle.</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A man of paradoxes, Menon remained an enigma.</w:t>
      </w:r>
    </w:p>
    <w:tbl>
      <w:tblPr>
        <w:tblW w:w="858" w:type="dxa"/>
        <w:tblCellSpacing w:w="15" w:type="dxa"/>
        <w:tblLayout w:type="fixed"/>
        <w:tblCellMar>
          <w:top w:w="15" w:type="dxa"/>
          <w:left w:w="15" w:type="dxa"/>
          <w:bottom w:w="15" w:type="dxa"/>
          <w:right w:w="15" w:type="dxa"/>
        </w:tblCellMar>
        <w:tblLook w:val="04A0"/>
      </w:tblPr>
      <w:tblGrid>
        <w:gridCol w:w="249"/>
        <w:gridCol w:w="609"/>
      </w:tblGrid>
      <w:tr w:rsidR="00DA2989" w:rsidRPr="000D3C64" w:rsidTr="002F569A">
        <w:trPr>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4312 </w:t>
            </w:r>
          </w:p>
        </w:tc>
      </w:tr>
      <w:tr w:rsidR="00DA2989" w:rsidRPr="000D3C64" w:rsidTr="002F569A">
        <w:trPr>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1342 </w:t>
            </w:r>
          </w:p>
        </w:tc>
      </w:tr>
      <w:tr w:rsidR="00DA2989" w:rsidRPr="000D3C64" w:rsidTr="002F569A">
        <w:trPr>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4213</w:t>
            </w:r>
          </w:p>
        </w:tc>
      </w:tr>
      <w:tr w:rsidR="00DA2989" w:rsidRPr="000D3C64" w:rsidTr="002F569A">
        <w:trPr>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4132</w:t>
            </w:r>
          </w:p>
        </w:tc>
      </w:tr>
    </w:tbl>
    <w:p w:rsidR="00DA2989" w:rsidRPr="000D3C64" w:rsidRDefault="00DA2989" w:rsidP="000D3C64">
      <w:pPr>
        <w:spacing w:after="0" w:line="360" w:lineRule="auto"/>
        <w:rPr>
          <w:rFonts w:ascii="Times New Roman" w:eastAsia="Times New Roman" w:hAnsi="Times New Roman" w:cs="Times New Roman"/>
          <w:vanish/>
          <w:sz w:val="30"/>
          <w:szCs w:val="30"/>
        </w:rPr>
      </w:pPr>
    </w:p>
    <w:tbl>
      <w:tblPr>
        <w:tblW w:w="96" w:type="dxa"/>
        <w:tblCellSpacing w:w="15" w:type="dxa"/>
        <w:tblLayout w:type="fixed"/>
        <w:tblCellMar>
          <w:top w:w="15" w:type="dxa"/>
          <w:left w:w="15" w:type="dxa"/>
          <w:bottom w:w="15" w:type="dxa"/>
          <w:right w:w="15" w:type="dxa"/>
        </w:tblCellMar>
        <w:tblLook w:val="04A0"/>
      </w:tblPr>
      <w:tblGrid>
        <w:gridCol w:w="110"/>
      </w:tblGrid>
      <w:tr w:rsidR="00DA2989" w:rsidRPr="000D3C64" w:rsidTr="002F569A">
        <w:trPr>
          <w:tblCellSpacing w:w="15" w:type="dxa"/>
        </w:trPr>
        <w:tc>
          <w:tcPr>
            <w:tcW w:w="36"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p>
        </w:tc>
      </w:tr>
    </w:tbl>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16 1). Thus begins the search for relief: painkillers, ice, yoga, herbs, even surgery</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 Most computer users develop disorders because they ignore warnings like tingling fingers, a numb hand or a sore shoulder</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They keep pointing and dragging until tendons chafe and scar tissue forms, along with bad habits that are almost impossible to change</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But cures are elusive, because repetitive stree injuries present a bag of ills that often defy easy diagnosis.</w:t>
      </w:r>
    </w:p>
    <w:tbl>
      <w:tblPr>
        <w:tblW w:w="858" w:type="dxa"/>
        <w:tblCellSpacing w:w="15" w:type="dxa"/>
        <w:tblLayout w:type="fixed"/>
        <w:tblCellMar>
          <w:top w:w="15" w:type="dxa"/>
          <w:left w:w="15" w:type="dxa"/>
          <w:bottom w:w="15" w:type="dxa"/>
          <w:right w:w="15" w:type="dxa"/>
        </w:tblCellMar>
        <w:tblLook w:val="04A0"/>
      </w:tblPr>
      <w:tblGrid>
        <w:gridCol w:w="249"/>
        <w:gridCol w:w="609"/>
      </w:tblGrid>
      <w:tr w:rsidR="00DA2989" w:rsidRPr="000D3C64" w:rsidTr="002F569A">
        <w:trPr>
          <w:trHeight w:val="180"/>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2413 </w:t>
            </w:r>
          </w:p>
        </w:tc>
      </w:tr>
      <w:tr w:rsidR="00DA2989" w:rsidRPr="000D3C64" w:rsidTr="002F569A">
        <w:trPr>
          <w:trHeight w:val="180"/>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2143</w:t>
            </w:r>
          </w:p>
        </w:tc>
      </w:tr>
      <w:tr w:rsidR="00DA2989" w:rsidRPr="000D3C64" w:rsidTr="002F569A">
        <w:trPr>
          <w:trHeight w:val="180"/>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2314</w:t>
            </w:r>
          </w:p>
        </w:tc>
      </w:tr>
      <w:tr w:rsidR="00DA2989" w:rsidRPr="000D3C64" w:rsidTr="002F569A">
        <w:trPr>
          <w:trHeight w:val="180"/>
          <w:tblCellSpacing w:w="15" w:type="dxa"/>
        </w:trPr>
        <w:tc>
          <w:tcPr>
            <w:tcW w:w="20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564"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1234</w:t>
            </w:r>
          </w:p>
        </w:tc>
      </w:tr>
    </w:tbl>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17 1). A difference in the frequency of usage of counter proposing between skilled and average negotiators suggests that counter proposing may not be, as effective one tends to think it would be.</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 I may have suggested that my son buy a pair of trousers at a certain price whereas my son would have made a counter proposal that he would rather buy two pairs at half price each.</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Research conducted across several negotiators ranging from sales negotiators to purchase and labour negotiators shows that average negotiators tend to counter propose more often than skilled negotiators.</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This happens in everyday life too.</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 Think back to the last time you were discussing completing an assignment with one of your colleagues : you may have suggested that you both come in on Saturday to finish the work and your colleague may have counter proposed that you could stay back on Friday evening and finish it instead.</w:t>
      </w:r>
    </w:p>
    <w:tbl>
      <w:tblPr>
        <w:tblW w:w="1182" w:type="dxa"/>
        <w:tblCellSpacing w:w="15" w:type="dxa"/>
        <w:tblLayout w:type="fixed"/>
        <w:tblCellMar>
          <w:top w:w="15" w:type="dxa"/>
          <w:left w:w="15" w:type="dxa"/>
          <w:bottom w:w="15" w:type="dxa"/>
          <w:right w:w="15" w:type="dxa"/>
        </w:tblCellMar>
        <w:tblLook w:val="04A0"/>
      </w:tblPr>
      <w:tblGrid>
        <w:gridCol w:w="307"/>
        <w:gridCol w:w="875"/>
      </w:tblGrid>
      <w:tr w:rsidR="00DA2989" w:rsidRPr="000D3C64" w:rsidTr="002F569A">
        <w:trPr>
          <w:tblCellSpacing w:w="15" w:type="dxa"/>
        </w:trPr>
        <w:tc>
          <w:tcPr>
            <w:tcW w:w="262"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830"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31452</w:t>
            </w:r>
          </w:p>
        </w:tc>
      </w:tr>
      <w:tr w:rsidR="00DA2989" w:rsidRPr="000D3C64" w:rsidTr="002F569A">
        <w:trPr>
          <w:tblCellSpacing w:w="15" w:type="dxa"/>
        </w:trPr>
        <w:tc>
          <w:tcPr>
            <w:tcW w:w="262"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830"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52134</w:t>
            </w:r>
          </w:p>
        </w:tc>
      </w:tr>
      <w:tr w:rsidR="00DA2989" w:rsidRPr="000D3C64" w:rsidTr="002F569A">
        <w:trPr>
          <w:tblCellSpacing w:w="15" w:type="dxa"/>
        </w:trPr>
        <w:tc>
          <w:tcPr>
            <w:tcW w:w="262"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830"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12534</w:t>
            </w:r>
          </w:p>
        </w:tc>
      </w:tr>
      <w:tr w:rsidR="00DA2989" w:rsidRPr="000D3C64" w:rsidTr="002F569A">
        <w:trPr>
          <w:tblCellSpacing w:w="15" w:type="dxa"/>
        </w:trPr>
        <w:tc>
          <w:tcPr>
            <w:tcW w:w="262"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830"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34521</w:t>
            </w:r>
          </w:p>
        </w:tc>
      </w:tr>
    </w:tbl>
    <w:p w:rsidR="00DA2989" w:rsidRPr="000D3C64" w:rsidRDefault="00DA2989" w:rsidP="000D3C64">
      <w:pPr>
        <w:spacing w:after="0" w:line="360" w:lineRule="auto"/>
        <w:rPr>
          <w:rFonts w:ascii="Times New Roman" w:eastAsia="Times New Roman" w:hAnsi="Times New Roman" w:cs="Times New Roman"/>
          <w:vanish/>
          <w:sz w:val="30"/>
          <w:szCs w:val="30"/>
        </w:rPr>
      </w:pPr>
    </w:p>
    <w:tbl>
      <w:tblPr>
        <w:tblW w:w="96" w:type="dxa"/>
        <w:tblCellSpacing w:w="15" w:type="dxa"/>
        <w:tblLayout w:type="fixed"/>
        <w:tblCellMar>
          <w:top w:w="15" w:type="dxa"/>
          <w:left w:w="15" w:type="dxa"/>
          <w:bottom w:w="15" w:type="dxa"/>
          <w:right w:w="15" w:type="dxa"/>
        </w:tblCellMar>
        <w:tblLook w:val="04A0"/>
      </w:tblPr>
      <w:tblGrid>
        <w:gridCol w:w="110"/>
      </w:tblGrid>
      <w:tr w:rsidR="00DA2989" w:rsidRPr="000D3C64" w:rsidTr="002F569A">
        <w:trPr>
          <w:tblCellSpacing w:w="15" w:type="dxa"/>
        </w:trPr>
        <w:tc>
          <w:tcPr>
            <w:tcW w:w="36"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p>
        </w:tc>
      </w:tr>
    </w:tbl>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18 1). Thrills, ranging from video games to burgers cover the rest.</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 This is because the returns from browsing cover only a percentage of your costs.</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The bigger your cafe, the more is the need for additional mean of income.</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 Some cafes can get away with being plain vanilla.</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 These fruits will make your clients spend more time with you and also add to your profits.</w:t>
      </w: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DA2989" w:rsidRPr="000D3C64" w:rsidRDefault="00DA2989"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 But others cannot.</w:t>
      </w:r>
    </w:p>
    <w:tbl>
      <w:tblPr>
        <w:tblW w:w="2690" w:type="dxa"/>
        <w:tblCellSpacing w:w="15" w:type="dxa"/>
        <w:tblLayout w:type="fixed"/>
        <w:tblCellMar>
          <w:top w:w="15" w:type="dxa"/>
          <w:left w:w="15" w:type="dxa"/>
          <w:bottom w:w="15" w:type="dxa"/>
          <w:right w:w="15" w:type="dxa"/>
        </w:tblCellMar>
        <w:tblLook w:val="04A0"/>
      </w:tblPr>
      <w:tblGrid>
        <w:gridCol w:w="577"/>
        <w:gridCol w:w="2023"/>
        <w:gridCol w:w="90"/>
      </w:tblGrid>
      <w:tr w:rsidR="00DA2989" w:rsidRPr="000D3C64" w:rsidTr="002F569A">
        <w:trPr>
          <w:gridAfter w:val="1"/>
          <w:wAfter w:w="45" w:type="dxa"/>
          <w:trHeight w:val="431"/>
          <w:tblCellSpacing w:w="15" w:type="dxa"/>
        </w:trPr>
        <w:tc>
          <w:tcPr>
            <w:tcW w:w="538"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2017"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463215</w:t>
            </w:r>
          </w:p>
        </w:tc>
      </w:tr>
      <w:tr w:rsidR="00DA2989" w:rsidRPr="000D3C64" w:rsidTr="002F569A">
        <w:trPr>
          <w:gridAfter w:val="1"/>
          <w:wAfter w:w="45" w:type="dxa"/>
          <w:trHeight w:val="431"/>
          <w:tblCellSpacing w:w="15" w:type="dxa"/>
        </w:trPr>
        <w:tc>
          <w:tcPr>
            <w:tcW w:w="538"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2017"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423156</w:t>
            </w:r>
          </w:p>
        </w:tc>
      </w:tr>
      <w:tr w:rsidR="00DA2989" w:rsidRPr="000D3C64" w:rsidTr="002F569A">
        <w:trPr>
          <w:gridAfter w:val="1"/>
          <w:wAfter w:w="45" w:type="dxa"/>
          <w:trHeight w:val="216"/>
          <w:tblCellSpacing w:w="15" w:type="dxa"/>
        </w:trPr>
        <w:tc>
          <w:tcPr>
            <w:tcW w:w="538"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2017"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321564</w:t>
            </w:r>
          </w:p>
        </w:tc>
      </w:tr>
      <w:tr w:rsidR="00DA2989" w:rsidRPr="000D3C64" w:rsidTr="002F569A">
        <w:trPr>
          <w:gridAfter w:val="1"/>
          <w:wAfter w:w="45" w:type="dxa"/>
          <w:trHeight w:val="56"/>
          <w:tblCellSpacing w:w="15" w:type="dxa"/>
        </w:trPr>
        <w:tc>
          <w:tcPr>
            <w:tcW w:w="538"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2017" w:type="dxa"/>
            <w:vAlign w:val="center"/>
          </w:tcPr>
          <w:p w:rsidR="00DA2989" w:rsidRPr="000D3C64" w:rsidRDefault="00DA2989"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346215</w:t>
            </w:r>
          </w:p>
        </w:tc>
      </w:tr>
      <w:tr w:rsidR="00DA2989" w:rsidRPr="000D3C64" w:rsidTr="002F569A">
        <w:trPr>
          <w:trHeight w:val="56"/>
          <w:tblCellSpacing w:w="15" w:type="dxa"/>
        </w:trPr>
        <w:tc>
          <w:tcPr>
            <w:tcW w:w="2630" w:type="dxa"/>
            <w:gridSpan w:val="3"/>
            <w:vAlign w:val="center"/>
          </w:tcPr>
          <w:p w:rsidR="00DA2989" w:rsidRPr="000D3C64" w:rsidRDefault="00DA2989" w:rsidP="000D3C64">
            <w:pPr>
              <w:spacing w:after="0" w:line="360" w:lineRule="auto"/>
              <w:rPr>
                <w:rFonts w:ascii="Times New Roman" w:eastAsia="Times New Roman" w:hAnsi="Times New Roman" w:cs="Times New Roman"/>
                <w:sz w:val="30"/>
                <w:szCs w:val="30"/>
              </w:rPr>
            </w:pPr>
          </w:p>
        </w:tc>
      </w:tr>
    </w:tbl>
    <w:p w:rsidR="00DA2989" w:rsidRPr="000D3C64" w:rsidRDefault="00DA2989" w:rsidP="000D3C64">
      <w:pPr>
        <w:tabs>
          <w:tab w:val="center" w:pos="45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after="50"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19 A five-year-old boy, Sakti, was washed away in on overflowing Nala following a downpour. This is third such tragic death in the past three months. A 10 year old boy died after slipping into the Nala in the same locality after heavy rains. The Nala is also a source of diseases. </w:t>
      </w:r>
      <w:r w:rsidRPr="000D3C64">
        <w:rPr>
          <w:rFonts w:ascii="Times New Roman" w:hAnsi="Times New Roman" w:cs="Times New Roman"/>
          <w:sz w:val="30"/>
          <w:szCs w:val="30"/>
        </w:rPr>
        <w:tab/>
        <w:t xml:space="preserve"> </w:t>
      </w:r>
    </w:p>
    <w:p w:rsidR="00DA2989" w:rsidRPr="000D3C64" w:rsidRDefault="00DA2989" w:rsidP="000D3C64">
      <w:pPr>
        <w:tabs>
          <w:tab w:val="center" w:pos="8961"/>
        </w:tabs>
        <w:spacing w:line="360" w:lineRule="auto"/>
        <w:rPr>
          <w:rFonts w:ascii="Times New Roman" w:hAnsi="Times New Roman" w:cs="Times New Roman"/>
          <w:sz w:val="30"/>
          <w:szCs w:val="30"/>
        </w:rPr>
      </w:pPr>
      <w:r w:rsidRPr="000D3C64">
        <w:rPr>
          <w:rFonts w:ascii="Times New Roman" w:hAnsi="Times New Roman" w:cs="Times New Roman"/>
          <w:sz w:val="30"/>
          <w:szCs w:val="30"/>
        </w:rPr>
        <w:t>Which of the following would be the most appropriate course of action to solve the problem?</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4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Cover the entire Nala. </w:t>
      </w:r>
    </w:p>
    <w:p w:rsidR="00DA2989" w:rsidRPr="000D3C64" w:rsidRDefault="00DA2989" w:rsidP="000D3C64">
      <w:pPr>
        <w:numPr>
          <w:ilvl w:val="0"/>
          <w:numId w:val="64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Make the place prohibited for the children during rainy season. </w:t>
      </w:r>
    </w:p>
    <w:p w:rsidR="00DA2989" w:rsidRPr="000D3C64" w:rsidRDefault="00DA2989" w:rsidP="000D3C64">
      <w:pPr>
        <w:numPr>
          <w:ilvl w:val="0"/>
          <w:numId w:val="645"/>
        </w:numPr>
        <w:spacing w:after="36"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Construct a sidewall beside the Nala in that locality so that the children cannot reach the Nala. </w:t>
      </w:r>
    </w:p>
    <w:p w:rsidR="00DA2989" w:rsidRPr="000D3C64" w:rsidRDefault="00DA2989" w:rsidP="000D3C64">
      <w:pPr>
        <w:numPr>
          <w:ilvl w:val="0"/>
          <w:numId w:val="64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Divert the excess water to a different Nala.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w:t>
      </w:r>
      <w:r w:rsidRPr="000D3C64">
        <w:rPr>
          <w:rFonts w:ascii="Times New Roman" w:hAnsi="Times New Roman" w:cs="Times New Roman"/>
          <w:color w:val="000000"/>
          <w:sz w:val="30"/>
          <w:szCs w:val="30"/>
        </w:rPr>
        <w:t xml:space="preserve"> </w:t>
      </w:r>
    </w:p>
    <w:p w:rsidR="00DA2989" w:rsidRPr="000D3C64" w:rsidRDefault="00DA2989" w:rsidP="000D3C64">
      <w:pPr>
        <w:spacing w:after="105" w:line="360" w:lineRule="auto"/>
        <w:ind w:right="9"/>
        <w:rPr>
          <w:rFonts w:ascii="Times New Roman" w:hAnsi="Times New Roman" w:cs="Times New Roman"/>
          <w:sz w:val="30"/>
          <w:szCs w:val="30"/>
        </w:rPr>
      </w:pPr>
      <w:r w:rsidRPr="000D3C64">
        <w:rPr>
          <w:rFonts w:ascii="Times New Roman" w:hAnsi="Times New Roman" w:cs="Times New Roman"/>
          <w:sz w:val="30"/>
          <w:szCs w:val="30"/>
        </w:rPr>
        <w:t>20 A number of sentences are given below which, when properly sequenced, form a coherent paragraph. Each sentence is labelled with a letter. Choose the most logical order of sentences from among the four given choices to construct a coherent paragraph.</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46"/>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 xml:space="preserve">It carries a message from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a manufacturer or service provider to a customer. </w:t>
      </w:r>
    </w:p>
    <w:p w:rsidR="00DA2989" w:rsidRPr="000D3C64" w:rsidRDefault="00DA2989" w:rsidP="000D3C64">
      <w:pPr>
        <w:numPr>
          <w:ilvl w:val="0"/>
          <w:numId w:val="646"/>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 xml:space="preserve">An advertisement is a medium. </w:t>
      </w:r>
    </w:p>
    <w:p w:rsidR="00DA2989" w:rsidRPr="000D3C64" w:rsidRDefault="00DA2989" w:rsidP="000D3C64">
      <w:pPr>
        <w:numPr>
          <w:ilvl w:val="0"/>
          <w:numId w:val="646"/>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We all know that.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46"/>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And the message the medium wanted to convey in the first place is lost in a bewildering variety of frills.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46"/>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But what we do not know or come to know, is that the medium often becomes the message.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BDECA </w:t>
      </w:r>
    </w:p>
    <w:p w:rsidR="00DA2989" w:rsidRPr="000D3C64" w:rsidRDefault="00DA2989" w:rsidP="000D3C64">
      <w:pPr>
        <w:numPr>
          <w:ilvl w:val="0"/>
          <w:numId w:val="6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CBDEA </w:t>
      </w:r>
    </w:p>
    <w:p w:rsidR="00DA2989" w:rsidRPr="000D3C64" w:rsidRDefault="00DA2989" w:rsidP="000D3C64">
      <w:pPr>
        <w:numPr>
          <w:ilvl w:val="0"/>
          <w:numId w:val="6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BACED </w:t>
      </w:r>
    </w:p>
    <w:p w:rsidR="00DA2989" w:rsidRPr="000D3C64" w:rsidRDefault="00DA2989" w:rsidP="000D3C64">
      <w:pPr>
        <w:numPr>
          <w:ilvl w:val="0"/>
          <w:numId w:val="6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ACBED </w:t>
      </w:r>
    </w:p>
    <w:p w:rsidR="00DA2989" w:rsidRPr="000D3C64" w:rsidRDefault="00DA2989" w:rsidP="000D3C64">
      <w:pPr>
        <w:spacing w:after="1"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after="53" w:line="360" w:lineRule="auto"/>
        <w:ind w:right="9"/>
        <w:rPr>
          <w:rFonts w:ascii="Times New Roman" w:hAnsi="Times New Roman" w:cs="Times New Roman"/>
          <w:sz w:val="30"/>
          <w:szCs w:val="30"/>
        </w:rPr>
      </w:pPr>
      <w:r w:rsidRPr="000D3C64">
        <w:rPr>
          <w:rFonts w:ascii="Times New Roman" w:hAnsi="Times New Roman" w:cs="Times New Roman"/>
          <w:sz w:val="30"/>
          <w:szCs w:val="30"/>
        </w:rPr>
        <w:t>21 A number of sentences are given below which, when properly sequenced, form a coherent paragraph. Each sentence is labelled with a letter. Choose the most logical order of sentences from among the four given choices to construct a coherent paragraph.</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48"/>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No money actually percolates down to the grass roots, where it is actually needed.</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48"/>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It is no coincidence that the Maoists have emerged as a significant face precisely during the period that Nepal has been struggling with a farcical democracy.</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48"/>
        </w:numPr>
        <w:spacing w:after="49"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Nepal is a country blessed with breath-taking beauty and cursed with corrupt, shortsighted politicians.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48"/>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It is all intercepted midway and skimmed by venal elements.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48"/>
        </w:numPr>
        <w:spacing w:after="5" w:line="360" w:lineRule="auto"/>
        <w:ind w:right="9" w:hanging="295"/>
        <w:jc w:val="both"/>
        <w:rPr>
          <w:rFonts w:ascii="Times New Roman" w:hAnsi="Times New Roman" w:cs="Times New Roman"/>
          <w:sz w:val="30"/>
          <w:szCs w:val="30"/>
        </w:rPr>
      </w:pPr>
      <w:r w:rsidRPr="000D3C64">
        <w:rPr>
          <w:rFonts w:ascii="Times New Roman" w:hAnsi="Times New Roman" w:cs="Times New Roman"/>
          <w:sz w:val="30"/>
          <w:szCs w:val="30"/>
        </w:rPr>
        <w:t>The arrival of multiparty democracy, for empowering the common people, has only made their plight worse.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BECAD </w:t>
      </w:r>
    </w:p>
    <w:p w:rsidR="00DA2989" w:rsidRPr="000D3C64" w:rsidRDefault="00DA2989" w:rsidP="000D3C64">
      <w:pPr>
        <w:numPr>
          <w:ilvl w:val="0"/>
          <w:numId w:val="6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CEADB </w:t>
      </w:r>
    </w:p>
    <w:p w:rsidR="00DA2989" w:rsidRPr="000D3C64" w:rsidRDefault="00DA2989" w:rsidP="000D3C64">
      <w:pPr>
        <w:numPr>
          <w:ilvl w:val="0"/>
          <w:numId w:val="6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ECADB </w:t>
      </w:r>
    </w:p>
    <w:p w:rsidR="00DA2989" w:rsidRPr="000D3C64" w:rsidRDefault="00DA2989" w:rsidP="000D3C64">
      <w:pPr>
        <w:numPr>
          <w:ilvl w:val="0"/>
          <w:numId w:val="6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ACEDB </w:t>
      </w:r>
    </w:p>
    <w:p w:rsidR="00DA2989" w:rsidRPr="000D3C64" w:rsidRDefault="00DA298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22 A number of sentences are given below which, when properly sequenced, form a coherent paragraph. Each sentence is labelled with a letter. Choose the most logical order of sentences from among the four given choices to construct a coherent paragraph.</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0"/>
        </w:numPr>
        <w:spacing w:after="40"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The cave man's first invention were the hunting club and the handy sharpened stone.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50"/>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 xml:space="preserve">With the passage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of time immemorial. </w:t>
      </w:r>
    </w:p>
    <w:p w:rsidR="00DA2989" w:rsidRPr="000D3C64" w:rsidRDefault="00DA2989" w:rsidP="000D3C64">
      <w:pPr>
        <w:numPr>
          <w:ilvl w:val="0"/>
          <w:numId w:val="650"/>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They used it to scratch pictures on the walls of their cave dwellings, representing scenes from everyday lifetime, they developed systematized symbols from their drawings, which represented words and sentences that were easier and faster to draw, and could be universally recognized for meaning and content.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0"/>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The latter was used not only as an all purpose killing and skinning tool, but got adopted later as the first writing instrument.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50"/>
        </w:numPr>
        <w:spacing w:after="5" w:line="360" w:lineRule="auto"/>
        <w:ind w:right="9" w:hanging="293"/>
        <w:jc w:val="both"/>
        <w:rPr>
          <w:rFonts w:ascii="Times New Roman" w:hAnsi="Times New Roman" w:cs="Times New Roman"/>
          <w:sz w:val="30"/>
          <w:szCs w:val="30"/>
        </w:rPr>
      </w:pPr>
      <w:r w:rsidRPr="000D3C64">
        <w:rPr>
          <w:rFonts w:ascii="Times New Roman" w:hAnsi="Times New Roman" w:cs="Times New Roman"/>
          <w:sz w:val="30"/>
          <w:szCs w:val="30"/>
        </w:rPr>
        <w:t xml:space="preserve">Human beings have used some implement or the other to record their feelings, stories, </w:t>
      </w:r>
    </w:p>
    <w:p w:rsidR="00DA2989" w:rsidRPr="000D3C64" w:rsidRDefault="00DA2989" w:rsidP="000D3C64">
      <w:pPr>
        <w:tabs>
          <w:tab w:val="center" w:pos="934"/>
        </w:tabs>
        <w:spacing w:line="360" w:lineRule="auto"/>
        <w:rPr>
          <w:rFonts w:ascii="Times New Roman" w:hAnsi="Times New Roman" w:cs="Times New Roman"/>
          <w:sz w:val="30"/>
          <w:szCs w:val="30"/>
        </w:rPr>
      </w:pPr>
      <w:r w:rsidRPr="000D3C64">
        <w:rPr>
          <w:rFonts w:ascii="Times New Roman" w:hAnsi="Times New Roman" w:cs="Times New Roman"/>
          <w:sz w:val="30"/>
          <w:szCs w:val="30"/>
        </w:rPr>
        <w:t>etc., from</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5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DACEB </w:t>
      </w:r>
    </w:p>
    <w:p w:rsidR="00DA2989" w:rsidRPr="000D3C64" w:rsidRDefault="00DA2989" w:rsidP="000D3C64">
      <w:pPr>
        <w:numPr>
          <w:ilvl w:val="0"/>
          <w:numId w:val="65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ABDCE </w:t>
      </w:r>
    </w:p>
    <w:p w:rsidR="00DA2989" w:rsidRPr="000D3C64" w:rsidRDefault="00DA2989" w:rsidP="000D3C64">
      <w:pPr>
        <w:numPr>
          <w:ilvl w:val="0"/>
          <w:numId w:val="65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CEADB </w:t>
      </w:r>
    </w:p>
    <w:p w:rsidR="00DA2989" w:rsidRPr="000D3C64" w:rsidRDefault="00DA2989" w:rsidP="000D3C64">
      <w:pPr>
        <w:numPr>
          <w:ilvl w:val="0"/>
          <w:numId w:val="65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ACEDB </w:t>
      </w:r>
    </w:p>
    <w:p w:rsidR="00DA2989" w:rsidRPr="000D3C64" w:rsidRDefault="00DA298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23 A number of sentences are given below which, when properly sequenced, form a coherent paragraph. Each sentence is labelled with a letter. Choose the most logical order of sentences from among the four given choices to construct a coherent paragraph.</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52"/>
        </w:numPr>
        <w:spacing w:after="5" w:line="360" w:lineRule="auto"/>
        <w:ind w:left="10" w:right="9" w:hanging="3"/>
        <w:jc w:val="both"/>
        <w:rPr>
          <w:rFonts w:ascii="Times New Roman" w:hAnsi="Times New Roman" w:cs="Times New Roman"/>
          <w:sz w:val="30"/>
          <w:szCs w:val="30"/>
        </w:rPr>
      </w:pPr>
      <w:r w:rsidRPr="000D3C64">
        <w:rPr>
          <w:rFonts w:ascii="Times New Roman" w:hAnsi="Times New Roman" w:cs="Times New Roman"/>
          <w:sz w:val="30"/>
          <w:szCs w:val="30"/>
        </w:rPr>
        <w:t>The reason is obvious - these markets revolve around money and money spins the wheels of the world.</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2"/>
        </w:numPr>
        <w:spacing w:after="5" w:line="360" w:lineRule="auto"/>
        <w:ind w:left="10" w:right="9" w:hanging="3"/>
        <w:jc w:val="both"/>
        <w:rPr>
          <w:rFonts w:ascii="Times New Roman" w:hAnsi="Times New Roman" w:cs="Times New Roman"/>
          <w:sz w:val="30"/>
          <w:szCs w:val="30"/>
        </w:rPr>
      </w:pPr>
      <w:r w:rsidRPr="000D3C64">
        <w:rPr>
          <w:rFonts w:ascii="Times New Roman" w:hAnsi="Times New Roman" w:cs="Times New Roman"/>
          <w:sz w:val="30"/>
          <w:szCs w:val="30"/>
        </w:rPr>
        <w:t>Today, it is seen as the career that proves a greater role in decision-making, planning and controlling operations in any organization.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2"/>
        </w:numPr>
        <w:spacing w:after="5" w:line="360" w:lineRule="auto"/>
        <w:ind w:left="10" w:right="9" w:hanging="3"/>
        <w:jc w:val="both"/>
        <w:rPr>
          <w:rFonts w:ascii="Times New Roman" w:hAnsi="Times New Roman" w:cs="Times New Roman"/>
          <w:sz w:val="30"/>
          <w:szCs w:val="30"/>
        </w:rPr>
      </w:pPr>
      <w:r w:rsidRPr="000D3C64">
        <w:rPr>
          <w:rFonts w:ascii="Times New Roman" w:hAnsi="Times New Roman" w:cs="Times New Roman"/>
          <w:sz w:val="30"/>
          <w:szCs w:val="30"/>
        </w:rPr>
        <w:t>Whenever and wherever people talk of markets, financial markets occupy the centre stage.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D. In essence, a finance career has metamorphosized into a challenging profession in a dynamic environment that certainly includes India.</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tabs>
          <w:tab w:val="center" w:pos="7031"/>
        </w:tabs>
        <w:spacing w:line="360" w:lineRule="auto"/>
        <w:rPr>
          <w:rFonts w:ascii="Times New Roman" w:hAnsi="Times New Roman" w:cs="Times New Roman"/>
          <w:sz w:val="30"/>
          <w:szCs w:val="30"/>
        </w:rPr>
      </w:pPr>
      <w:r w:rsidRPr="000D3C64">
        <w:rPr>
          <w:rFonts w:ascii="Times New Roman" w:hAnsi="Times New Roman" w:cs="Times New Roman"/>
          <w:sz w:val="30"/>
          <w:szCs w:val="30"/>
        </w:rPr>
        <w:t>E. A career in finance being perceived as a back office recbrd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-keeping job is history. </w:t>
      </w:r>
    </w:p>
    <w:p w:rsidR="00DA2989" w:rsidRPr="000D3C64" w:rsidRDefault="00DA2989" w:rsidP="000D3C64">
      <w:pPr>
        <w:numPr>
          <w:ilvl w:val="0"/>
          <w:numId w:val="65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DECBA </w:t>
      </w:r>
    </w:p>
    <w:p w:rsidR="00DA2989" w:rsidRPr="000D3C64" w:rsidRDefault="00DA2989" w:rsidP="000D3C64">
      <w:pPr>
        <w:numPr>
          <w:ilvl w:val="0"/>
          <w:numId w:val="65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CAEDB </w:t>
      </w:r>
    </w:p>
    <w:p w:rsidR="00DA2989" w:rsidRPr="000D3C64" w:rsidRDefault="00DA2989" w:rsidP="000D3C64">
      <w:pPr>
        <w:numPr>
          <w:ilvl w:val="0"/>
          <w:numId w:val="65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ABEDC </w:t>
      </w:r>
    </w:p>
    <w:p w:rsidR="00DA2989" w:rsidRPr="000D3C64" w:rsidRDefault="00DA2989" w:rsidP="000D3C64">
      <w:pPr>
        <w:numPr>
          <w:ilvl w:val="0"/>
          <w:numId w:val="65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EBADC </w:t>
      </w:r>
    </w:p>
    <w:p w:rsidR="00DA2989" w:rsidRPr="000D3C64" w:rsidRDefault="00DA2989" w:rsidP="000D3C64">
      <w:pPr>
        <w:spacing w:after="0" w:line="360" w:lineRule="auto"/>
        <w:rPr>
          <w:rFonts w:ascii="Times New Roman" w:hAnsi="Times New Roman" w:cs="Times New Roman"/>
          <w:sz w:val="30"/>
          <w:szCs w:val="30"/>
        </w:rPr>
      </w:pPr>
    </w:p>
    <w:p w:rsidR="00DA2989" w:rsidRPr="000D3C64" w:rsidRDefault="00DA2989" w:rsidP="000D3C64">
      <w:pPr>
        <w:spacing w:line="360" w:lineRule="auto"/>
        <w:ind w:right="109"/>
        <w:rPr>
          <w:rFonts w:ascii="Times New Roman" w:hAnsi="Times New Roman" w:cs="Times New Roman"/>
          <w:sz w:val="30"/>
          <w:szCs w:val="30"/>
        </w:rPr>
      </w:pPr>
      <w:r w:rsidRPr="000D3C64">
        <w:rPr>
          <w:rFonts w:ascii="Times New Roman" w:hAnsi="Times New Roman" w:cs="Times New Roman"/>
          <w:sz w:val="30"/>
          <w:szCs w:val="30"/>
        </w:rPr>
        <w:t>In each of the following questions, statements 1 and 6 are respectively the first and the last sentences of a paragraph and statements A, B, C and D come in between them. Rearrange A, B, C and D in such a way that they make a coherent paragraph together with statements 1 and 6. Select the correct order from the given choices and mark its number as your answer.</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293"/>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eastAsia="Arial" w:hAnsi="Times New Roman" w:cs="Times New Roman"/>
          <w:sz w:val="30"/>
          <w:szCs w:val="30"/>
        </w:rPr>
        <w:t xml:space="preserve"> </w:t>
      </w:r>
      <w:r w:rsidRPr="000D3C64">
        <w:rPr>
          <w:rFonts w:ascii="Times New Roman" w:hAnsi="Times New Roman" w:cs="Times New Roman"/>
          <w:sz w:val="30"/>
          <w:szCs w:val="30"/>
        </w:rPr>
        <w:t>Terrorism emerges from blind hatred of another, and that in turn is the product of three factors: fear</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rPr>
        <w:t xml:space="preserve">, rage and incomprehension. </w:t>
      </w:r>
    </w:p>
    <w:p w:rsidR="00DA2989" w:rsidRPr="000D3C64" w:rsidRDefault="00DA2989" w:rsidP="000D3C64">
      <w:pPr>
        <w:numPr>
          <w:ilvl w:val="0"/>
          <w:numId w:val="654"/>
        </w:numPr>
        <w:spacing w:after="5" w:line="360" w:lineRule="auto"/>
        <w:ind w:left="10" w:right="249" w:hanging="3"/>
        <w:jc w:val="both"/>
        <w:rPr>
          <w:rFonts w:ascii="Times New Roman" w:hAnsi="Times New Roman" w:cs="Times New Roman"/>
          <w:sz w:val="30"/>
          <w:szCs w:val="30"/>
        </w:rPr>
      </w:pPr>
      <w:r w:rsidRPr="000D3C64">
        <w:rPr>
          <w:rFonts w:ascii="Times New Roman" w:hAnsi="Times New Roman" w:cs="Times New Roman"/>
          <w:sz w:val="30"/>
          <w:szCs w:val="30"/>
        </w:rPr>
        <w:t>As this lesson is absorbed and applied, the 21st century could yet become a time of mutual understanding such as never seen before.</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4"/>
        </w:numPr>
        <w:spacing w:after="5" w:line="360" w:lineRule="auto"/>
        <w:ind w:left="10" w:right="249" w:hanging="3"/>
        <w:jc w:val="both"/>
        <w:rPr>
          <w:rFonts w:ascii="Times New Roman" w:hAnsi="Times New Roman" w:cs="Times New Roman"/>
          <w:sz w:val="30"/>
          <w:szCs w:val="30"/>
        </w:rPr>
      </w:pPr>
      <w:r w:rsidRPr="000D3C64">
        <w:rPr>
          <w:rFonts w:ascii="Times New Roman" w:hAnsi="Times New Roman" w:cs="Times New Roman"/>
          <w:sz w:val="30"/>
          <w:szCs w:val="30"/>
        </w:rPr>
        <w:t>Fear of what the other might do to you, rage at what you believe the other has done to you, and incomprehension about who or what the other really is - these three elements fuse together in igniting the deadly combustion that kills and destroys people whose only sin is that they feel none of these things themselves.</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4"/>
        </w:numPr>
        <w:spacing w:after="5" w:line="360" w:lineRule="auto"/>
        <w:ind w:left="10" w:right="249" w:hanging="3"/>
        <w:jc w:val="both"/>
        <w:rPr>
          <w:rFonts w:ascii="Times New Roman" w:hAnsi="Times New Roman" w:cs="Times New Roman"/>
          <w:sz w:val="30"/>
          <w:szCs w:val="30"/>
        </w:rPr>
      </w:pPr>
      <w:r w:rsidRPr="000D3C64">
        <w:rPr>
          <w:rFonts w:ascii="Times New Roman" w:hAnsi="Times New Roman" w:cs="Times New Roman"/>
          <w:sz w:val="30"/>
          <w:szCs w:val="30"/>
        </w:rPr>
        <w:t>We will have to know each other better, learn to see ourselves as others see us, learn to recognize hatred and deal with its causes, learn to dispel fear and above all just learn about each other.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54"/>
        </w:numPr>
        <w:spacing w:after="5" w:line="360" w:lineRule="auto"/>
        <w:ind w:left="10" w:right="249" w:hanging="3"/>
        <w:jc w:val="both"/>
        <w:rPr>
          <w:rFonts w:ascii="Times New Roman" w:hAnsi="Times New Roman" w:cs="Times New Roman"/>
          <w:sz w:val="30"/>
          <w:szCs w:val="30"/>
        </w:rPr>
      </w:pPr>
      <w:r w:rsidRPr="000D3C64">
        <w:rPr>
          <w:rFonts w:ascii="Times New Roman" w:hAnsi="Times New Roman" w:cs="Times New Roman"/>
          <w:sz w:val="30"/>
          <w:szCs w:val="30"/>
        </w:rPr>
        <w:t>If terrorism is to be tackled and ended, we will have to deal with each of these three factors, by attacking the ignorance that sustains them.</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204"/>
        <w:rPr>
          <w:rFonts w:ascii="Times New Roman" w:hAnsi="Times New Roman" w:cs="Times New Roman"/>
          <w:sz w:val="30"/>
          <w:szCs w:val="30"/>
        </w:rPr>
      </w:pPr>
      <w:r w:rsidRPr="000D3C64">
        <w:rPr>
          <w:rFonts w:ascii="Times New Roman" w:hAnsi="Times New Roman" w:cs="Times New Roman"/>
          <w:sz w:val="30"/>
          <w:szCs w:val="30"/>
        </w:rPr>
        <w:t>24.</w:t>
      </w:r>
      <w:r w:rsidRPr="000D3C64">
        <w:rPr>
          <w:rFonts w:ascii="Times New Roman" w:eastAsia="Arial" w:hAnsi="Times New Roman" w:cs="Times New Roman"/>
          <w:sz w:val="30"/>
          <w:szCs w:val="30"/>
        </w:rPr>
        <w:t xml:space="preserve"> </w:t>
      </w:r>
      <w:r w:rsidRPr="000D3C64">
        <w:rPr>
          <w:rFonts w:ascii="Times New Roman" w:hAnsi="Times New Roman" w:cs="Times New Roman"/>
          <w:sz w:val="30"/>
          <w:szCs w:val="30"/>
        </w:rPr>
        <w:t>A world in which it is easier than ever before to meet strangers must also become a world in which it is easier than ever before to see strangers as no different from ourselves.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5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BDCA </w:t>
      </w:r>
    </w:p>
    <w:p w:rsidR="00DA2989" w:rsidRPr="000D3C64" w:rsidRDefault="00DA2989" w:rsidP="000D3C64">
      <w:pPr>
        <w:numPr>
          <w:ilvl w:val="0"/>
          <w:numId w:val="65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ACBD </w:t>
      </w:r>
    </w:p>
    <w:p w:rsidR="00DA2989" w:rsidRPr="000D3C64" w:rsidRDefault="00DA2989" w:rsidP="000D3C64">
      <w:pPr>
        <w:numPr>
          <w:ilvl w:val="0"/>
          <w:numId w:val="65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ACBD </w:t>
      </w:r>
    </w:p>
    <w:p w:rsidR="00DA2989" w:rsidRPr="000D3C64" w:rsidRDefault="00DA2989" w:rsidP="000D3C64">
      <w:pPr>
        <w:numPr>
          <w:ilvl w:val="0"/>
          <w:numId w:val="65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CABD </w:t>
      </w:r>
    </w:p>
    <w:p w:rsidR="00DA2989" w:rsidRPr="000D3C64" w:rsidRDefault="00DA298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107"/>
        <w:rPr>
          <w:rFonts w:ascii="Times New Roman" w:hAnsi="Times New Roman" w:cs="Times New Roman"/>
          <w:sz w:val="30"/>
          <w:szCs w:val="30"/>
        </w:rPr>
      </w:pPr>
      <w:r w:rsidRPr="000D3C64">
        <w:rPr>
          <w:rFonts w:ascii="Times New Roman" w:hAnsi="Times New Roman" w:cs="Times New Roman"/>
          <w:sz w:val="30"/>
          <w:szCs w:val="30"/>
        </w:rPr>
        <w:t xml:space="preserve">25 In each of the following questions, statements 1 and 6 are respectively the first and the last sentences of a paragraph and statements A, B, C and D come in between them. Rearrange A, B, C and D in such a way that they make a coherent paragraph together with statements 1 and 6. Select the correct order from the given choices and mark its number as your answer.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1. War and violence can never achieve the goals of peace. </w:t>
      </w:r>
    </w:p>
    <w:p w:rsidR="00DA2989" w:rsidRPr="000D3C64" w:rsidRDefault="00DA2989" w:rsidP="000D3C64">
      <w:pPr>
        <w:spacing w:after="1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numPr>
          <w:ilvl w:val="0"/>
          <w:numId w:val="656"/>
        </w:numPr>
        <w:spacing w:after="5" w:line="360" w:lineRule="auto"/>
        <w:ind w:right="93" w:hanging="295"/>
        <w:jc w:val="both"/>
        <w:rPr>
          <w:rFonts w:ascii="Times New Roman" w:hAnsi="Times New Roman" w:cs="Times New Roman"/>
          <w:sz w:val="30"/>
          <w:szCs w:val="30"/>
        </w:rPr>
      </w:pPr>
      <w:r w:rsidRPr="000D3C64">
        <w:rPr>
          <w:rFonts w:ascii="Times New Roman" w:hAnsi="Times New Roman" w:cs="Times New Roman"/>
          <w:sz w:val="30"/>
          <w:szCs w:val="30"/>
        </w:rPr>
        <w:t>India won its freedom through peaceful agitation.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numPr>
          <w:ilvl w:val="0"/>
          <w:numId w:val="656"/>
        </w:numPr>
        <w:spacing w:after="5" w:line="360" w:lineRule="auto"/>
        <w:ind w:right="93" w:hanging="295"/>
        <w:jc w:val="both"/>
        <w:rPr>
          <w:rFonts w:ascii="Times New Roman" w:hAnsi="Times New Roman" w:cs="Times New Roman"/>
          <w:sz w:val="30"/>
          <w:szCs w:val="30"/>
        </w:rPr>
      </w:pPr>
      <w:r w:rsidRPr="000D3C64">
        <w:rPr>
          <w:rFonts w:ascii="Times New Roman" w:hAnsi="Times New Roman" w:cs="Times New Roman"/>
          <w:sz w:val="30"/>
          <w:szCs w:val="30"/>
        </w:rPr>
        <w:t>This world has been through two World Wars, several wars to overthrow colonial regimes, yet we are far from wiping out the destructive intolerance that gets expressed in armed conflict.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C. India stood tall in the comity of nations.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537"/>
        <w:rPr>
          <w:rFonts w:ascii="Times New Roman" w:hAnsi="Times New Roman" w:cs="Times New Roman"/>
          <w:sz w:val="30"/>
          <w:szCs w:val="30"/>
        </w:rPr>
      </w:pPr>
      <w:r w:rsidRPr="000D3C64">
        <w:rPr>
          <w:rFonts w:ascii="Times New Roman" w:hAnsi="Times New Roman" w:cs="Times New Roman"/>
          <w:sz w:val="30"/>
          <w:szCs w:val="30"/>
        </w:rPr>
        <w:t xml:space="preserve">D. We therefore need to renew the pledge to non violence advocated by Mahatma Gandhi, the apostle of peace. </w:t>
      </w:r>
    </w:p>
    <w:p w:rsidR="00DA2989" w:rsidRPr="000D3C64" w:rsidRDefault="00DA298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26 .</w:t>
      </w:r>
      <w:r w:rsidRPr="000D3C64">
        <w:rPr>
          <w:rFonts w:ascii="Times New Roman" w:eastAsia="Arial" w:hAnsi="Times New Roman" w:cs="Times New Roman"/>
          <w:sz w:val="30"/>
          <w:szCs w:val="30"/>
        </w:rPr>
        <w:t xml:space="preserve"> </w:t>
      </w:r>
      <w:r w:rsidRPr="000D3C64">
        <w:rPr>
          <w:rFonts w:ascii="Times New Roman" w:hAnsi="Times New Roman" w:cs="Times New Roman"/>
          <w:sz w:val="30"/>
          <w:szCs w:val="30"/>
        </w:rPr>
        <w:t xml:space="preserve">The terrorist organizations and nations that seem to believe that the answer to violence is retaliatory violence would do well to heed this philosophy. </w:t>
      </w:r>
    </w:p>
    <w:p w:rsidR="00DA2989" w:rsidRPr="000D3C64" w:rsidRDefault="00DA2989" w:rsidP="000D3C64">
      <w:pPr>
        <w:numPr>
          <w:ilvl w:val="0"/>
          <w:numId w:val="65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ADCB </w:t>
      </w:r>
    </w:p>
    <w:p w:rsidR="00DA2989" w:rsidRPr="000D3C64" w:rsidRDefault="00DA2989" w:rsidP="000D3C64">
      <w:pPr>
        <w:numPr>
          <w:ilvl w:val="0"/>
          <w:numId w:val="65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DBAC </w:t>
      </w:r>
    </w:p>
    <w:p w:rsidR="00DA2989" w:rsidRPr="000D3C64" w:rsidRDefault="00DA2989" w:rsidP="000D3C64">
      <w:pPr>
        <w:numPr>
          <w:ilvl w:val="0"/>
          <w:numId w:val="65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CADB </w:t>
      </w:r>
    </w:p>
    <w:p w:rsidR="00DA2989" w:rsidRPr="000D3C64" w:rsidRDefault="00DA2989" w:rsidP="000D3C64">
      <w:pPr>
        <w:numPr>
          <w:ilvl w:val="0"/>
          <w:numId w:val="65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BDAC </w:t>
      </w:r>
    </w:p>
    <w:p w:rsidR="00DA2989" w:rsidRPr="000D3C64" w:rsidRDefault="00DA2989"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DA2989" w:rsidRPr="000D3C64" w:rsidRDefault="00DA2989"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Q186</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after="67" w:line="360" w:lineRule="auto"/>
        <w:ind w:right="112"/>
        <w:rPr>
          <w:rFonts w:ascii="Times New Roman" w:hAnsi="Times New Roman" w:cs="Times New Roman"/>
          <w:sz w:val="30"/>
          <w:szCs w:val="30"/>
        </w:rPr>
      </w:pPr>
      <w:r w:rsidRPr="000D3C64">
        <w:rPr>
          <w:rFonts w:ascii="Times New Roman" w:hAnsi="Times New Roman" w:cs="Times New Roman"/>
          <w:sz w:val="30"/>
          <w:szCs w:val="30"/>
        </w:rPr>
        <w:t>In each of the following questions, statements 1 and 6 are respectively the first and the last sentences of a paragraph and statements A, B, C and D come in between them. Rearrange A, B, C and D in such a way that they make a</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 coherent paragraph together with statements 1 and 6. </w:t>
      </w:r>
    </w:p>
    <w:p w:rsidR="00DA2989" w:rsidRPr="000D3C64" w:rsidRDefault="00DA2989" w:rsidP="000D3C64">
      <w:pPr>
        <w:tabs>
          <w:tab w:val="center" w:pos="8092"/>
        </w:tabs>
        <w:spacing w:after="29" w:line="360" w:lineRule="auto"/>
        <w:rPr>
          <w:rFonts w:ascii="Times New Roman" w:hAnsi="Times New Roman" w:cs="Times New Roman"/>
          <w:sz w:val="30"/>
          <w:szCs w:val="30"/>
        </w:rPr>
      </w:pPr>
      <w:r w:rsidRPr="000D3C64">
        <w:rPr>
          <w:rFonts w:ascii="Times New Roman" w:hAnsi="Times New Roman" w:cs="Times New Roman"/>
          <w:sz w:val="30"/>
          <w:szCs w:val="30"/>
        </w:rPr>
        <w:t>Select the correct order from the given choices and mark its number as your answer.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 xml:space="preserve">. Astrology is considered to be one of the six limbs of the Vedas </w:t>
      </w:r>
    </w:p>
    <w:p w:rsidR="00DA2989" w:rsidRPr="000D3C64" w:rsidRDefault="00DA2989" w:rsidP="000D3C64">
      <w:pPr>
        <w:numPr>
          <w:ilvl w:val="0"/>
          <w:numId w:val="658"/>
        </w:numPr>
        <w:spacing w:after="26" w:line="360" w:lineRule="auto"/>
        <w:ind w:left="288" w:right="9" w:hanging="281"/>
        <w:jc w:val="both"/>
        <w:rPr>
          <w:rFonts w:ascii="Times New Roman" w:hAnsi="Times New Roman" w:cs="Times New Roman"/>
          <w:sz w:val="30"/>
          <w:szCs w:val="30"/>
        </w:rPr>
      </w:pPr>
      <w:r w:rsidRPr="000D3C64">
        <w:rPr>
          <w:rFonts w:ascii="Times New Roman" w:hAnsi="Times New Roman" w:cs="Times New Roman"/>
          <w:sz w:val="30"/>
          <w:szCs w:val="30"/>
        </w:rPr>
        <w:t>Astrology's inclusion as a subject in universities is no</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t a retrograde step and certainly doesn't deserve to be derided.  </w:t>
      </w:r>
    </w:p>
    <w:p w:rsidR="00DA2989" w:rsidRPr="000D3C64" w:rsidRDefault="00DA2989" w:rsidP="000D3C64">
      <w:pPr>
        <w:numPr>
          <w:ilvl w:val="0"/>
          <w:numId w:val="658"/>
        </w:numPr>
        <w:spacing w:after="5" w:line="360" w:lineRule="auto"/>
        <w:ind w:left="288" w:right="9" w:hanging="281"/>
        <w:jc w:val="both"/>
        <w:rPr>
          <w:rFonts w:ascii="Times New Roman" w:hAnsi="Times New Roman" w:cs="Times New Roman"/>
          <w:sz w:val="30"/>
          <w:szCs w:val="30"/>
        </w:rPr>
      </w:pPr>
      <w:r w:rsidRPr="000D3C64">
        <w:rPr>
          <w:rFonts w:ascii="Times New Roman" w:hAnsi="Times New Roman" w:cs="Times New Roman"/>
          <w:sz w:val="30"/>
          <w:szCs w:val="30"/>
        </w:rPr>
        <w:t xml:space="preserve">It will create a sensation in the West like yoga - ridiculed by pseudo secularists here but assimilated by the Europeans and Americans-did.  </w:t>
      </w:r>
    </w:p>
    <w:p w:rsidR="00DA2989" w:rsidRPr="000D3C64" w:rsidRDefault="00DA2989" w:rsidP="000D3C64">
      <w:pPr>
        <w:numPr>
          <w:ilvl w:val="0"/>
          <w:numId w:val="658"/>
        </w:numPr>
        <w:spacing w:after="5" w:line="360" w:lineRule="auto"/>
        <w:ind w:left="288" w:right="9" w:hanging="281"/>
        <w:jc w:val="both"/>
        <w:rPr>
          <w:rFonts w:ascii="Times New Roman" w:hAnsi="Times New Roman" w:cs="Times New Roman"/>
          <w:sz w:val="30"/>
          <w:szCs w:val="30"/>
        </w:rPr>
      </w:pPr>
      <w:r w:rsidRPr="000D3C64">
        <w:rPr>
          <w:rFonts w:ascii="Times New Roman" w:hAnsi="Times New Roman" w:cs="Times New Roman"/>
          <w:sz w:val="30"/>
          <w:szCs w:val="30"/>
        </w:rPr>
        <w:t>Astrology attempts, to interpret the influ</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ence of heavenly bodies on human affairs </w:t>
      </w:r>
    </w:p>
    <w:p w:rsidR="00DA2989" w:rsidRPr="000D3C64" w:rsidRDefault="00DA2989" w:rsidP="000D3C64">
      <w:pPr>
        <w:numPr>
          <w:ilvl w:val="0"/>
          <w:numId w:val="658"/>
        </w:numPr>
        <w:spacing w:after="5" w:line="360" w:lineRule="auto"/>
        <w:ind w:left="288" w:right="9" w:hanging="281"/>
        <w:jc w:val="both"/>
        <w:rPr>
          <w:rFonts w:ascii="Times New Roman" w:hAnsi="Times New Roman" w:cs="Times New Roman"/>
          <w:sz w:val="30"/>
          <w:szCs w:val="30"/>
        </w:rPr>
      </w:pPr>
      <w:r w:rsidRPr="000D3C64">
        <w:rPr>
          <w:rFonts w:ascii="Times New Roman" w:hAnsi="Times New Roman" w:cs="Times New Roman"/>
          <w:sz w:val="30"/>
          <w:szCs w:val="30"/>
        </w:rPr>
        <w:t xml:space="preserve">It is, in fact, a pragmatic measure considering that our society is misguided by some unscrupulous elements in the garb of astrologers who have no basic understanding of the subject.  </w:t>
      </w:r>
    </w:p>
    <w:p w:rsidR="00DA2989" w:rsidRPr="000D3C64" w:rsidRDefault="00DA2989" w:rsidP="000D3C64">
      <w:pPr>
        <w:spacing w:line="360" w:lineRule="auto"/>
        <w:ind w:right="602"/>
        <w:rPr>
          <w:rFonts w:ascii="Times New Roman" w:hAnsi="Times New Roman" w:cs="Times New Roman"/>
          <w:sz w:val="30"/>
          <w:szCs w:val="30"/>
        </w:rPr>
      </w:pPr>
      <w:r w:rsidRPr="000D3C64">
        <w:rPr>
          <w:rFonts w:ascii="Times New Roman" w:hAnsi="Times New Roman" w:cs="Times New Roman"/>
          <w:sz w:val="30"/>
          <w:szCs w:val="30"/>
        </w:rPr>
        <w:t xml:space="preserve">27. Incidentally, when a dead subject like Marxism can continue to be taught, why not astrology in which a vast majority of Indians have faith? </w:t>
      </w:r>
    </w:p>
    <w:p w:rsidR="00DA2989" w:rsidRPr="000D3C64" w:rsidRDefault="00DA2989" w:rsidP="000D3C64">
      <w:pPr>
        <w:numPr>
          <w:ilvl w:val="0"/>
          <w:numId w:val="65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ACDB </w:t>
      </w:r>
    </w:p>
    <w:p w:rsidR="00DA2989" w:rsidRPr="000D3C64" w:rsidRDefault="00DA2989" w:rsidP="000D3C64">
      <w:pPr>
        <w:numPr>
          <w:ilvl w:val="0"/>
          <w:numId w:val="65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CADB </w:t>
      </w:r>
    </w:p>
    <w:p w:rsidR="00DA2989" w:rsidRPr="000D3C64" w:rsidRDefault="00DA2989" w:rsidP="000D3C64">
      <w:pPr>
        <w:numPr>
          <w:ilvl w:val="0"/>
          <w:numId w:val="65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ABCD </w:t>
      </w:r>
    </w:p>
    <w:p w:rsidR="00DA2989" w:rsidRPr="000D3C64" w:rsidRDefault="00DA2989" w:rsidP="000D3C64">
      <w:pPr>
        <w:numPr>
          <w:ilvl w:val="0"/>
          <w:numId w:val="65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CBDA </w:t>
      </w:r>
    </w:p>
    <w:p w:rsidR="00DA2989" w:rsidRPr="000D3C64" w:rsidRDefault="00DA2989"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103"/>
        <w:rPr>
          <w:rFonts w:ascii="Times New Roman" w:hAnsi="Times New Roman" w:cs="Times New Roman"/>
          <w:sz w:val="30"/>
          <w:szCs w:val="30"/>
        </w:rPr>
      </w:pPr>
      <w:r w:rsidRPr="000D3C64">
        <w:rPr>
          <w:rFonts w:ascii="Times New Roman" w:hAnsi="Times New Roman" w:cs="Times New Roman"/>
          <w:sz w:val="30"/>
          <w:szCs w:val="30"/>
        </w:rPr>
        <w:t>28  In each of the following questions, statements 1 and 6 are respectively the first and the last sentences of a paragraph and statements A, B, C and D come in between them. Rearrange A, B, C and D in such a way that they make a coherent paragraph together with statements 1 and 6. Select the correct order from the given choices and mark its number as your a</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nswer. </w:t>
      </w:r>
    </w:p>
    <w:p w:rsidR="00DA2989" w:rsidRPr="000D3C64" w:rsidRDefault="00DA2989" w:rsidP="000D3C64">
      <w:pPr>
        <w:spacing w:after="2" w:line="360" w:lineRule="auto"/>
        <w:ind w:left="2" w:right="1164" w:hanging="10"/>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eastAsia="Arial" w:hAnsi="Times New Roman" w:cs="Times New Roman"/>
          <w:sz w:val="30"/>
          <w:szCs w:val="30"/>
        </w:rPr>
        <w:t xml:space="preserve"> </w:t>
      </w:r>
      <w:r w:rsidRPr="000D3C64">
        <w:rPr>
          <w:rFonts w:ascii="Times New Roman" w:eastAsia="Arial" w:hAnsi="Times New Roman" w:cs="Times New Roman"/>
          <w:sz w:val="30"/>
          <w:szCs w:val="30"/>
        </w:rPr>
        <w:tab/>
      </w:r>
      <w:r w:rsidRPr="000D3C64">
        <w:rPr>
          <w:rFonts w:ascii="Times New Roman" w:hAnsi="Times New Roman" w:cs="Times New Roman"/>
          <w:sz w:val="30"/>
          <w:szCs w:val="30"/>
        </w:rPr>
        <w:t xml:space="preserve">With the decline of feudalism in ancient society, some important developments like merchant capital, emergence of wage labour, putting out system and enclosure movement set the stage for industrial revolution.  </w:t>
      </w:r>
    </w:p>
    <w:p w:rsidR="00DA2989" w:rsidRPr="000D3C64" w:rsidRDefault="00DA2989" w:rsidP="000D3C64">
      <w:pPr>
        <w:numPr>
          <w:ilvl w:val="0"/>
          <w:numId w:val="660"/>
        </w:numPr>
        <w:spacing w:after="5" w:line="360" w:lineRule="auto"/>
        <w:ind w:right="754" w:hanging="293"/>
        <w:jc w:val="both"/>
        <w:rPr>
          <w:rFonts w:ascii="Times New Roman" w:hAnsi="Times New Roman" w:cs="Times New Roman"/>
          <w:sz w:val="30"/>
          <w:szCs w:val="30"/>
        </w:rPr>
      </w:pPr>
      <w:r w:rsidRPr="000D3C64">
        <w:rPr>
          <w:rFonts w:ascii="Times New Roman" w:hAnsi="Times New Roman" w:cs="Times New Roman"/>
          <w:sz w:val="30"/>
          <w:szCs w:val="30"/>
        </w:rPr>
        <w:t>A new cyclical pattern of growth 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ook place </w:t>
      </w:r>
    </w:p>
    <w:p w:rsidR="00DA2989" w:rsidRPr="000D3C64" w:rsidRDefault="00DA2989" w:rsidP="000D3C64">
      <w:pPr>
        <w:numPr>
          <w:ilvl w:val="0"/>
          <w:numId w:val="660"/>
        </w:numPr>
        <w:spacing w:after="5" w:line="360" w:lineRule="auto"/>
        <w:ind w:right="754" w:hanging="293"/>
        <w:jc w:val="both"/>
        <w:rPr>
          <w:rFonts w:ascii="Times New Roman" w:hAnsi="Times New Roman" w:cs="Times New Roman"/>
          <w:sz w:val="30"/>
          <w:szCs w:val="30"/>
        </w:rPr>
      </w:pPr>
      <w:r w:rsidRPr="000D3C64">
        <w:rPr>
          <w:rFonts w:ascii="Times New Roman" w:hAnsi="Times New Roman" w:cs="Times New Roman"/>
          <w:sz w:val="30"/>
          <w:szCs w:val="30"/>
        </w:rPr>
        <w:t>Increased agricultural production and new technology further contributed to its growth</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C. Though industrial development was marked by periods of depression gradually this problem was overcome.</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tabs>
          <w:tab w:val="center" w:pos="6364"/>
        </w:tabs>
        <w:spacing w:line="360" w:lineRule="auto"/>
        <w:rPr>
          <w:rFonts w:ascii="Times New Roman" w:hAnsi="Times New Roman" w:cs="Times New Roman"/>
          <w:sz w:val="30"/>
          <w:szCs w:val="30"/>
        </w:rPr>
      </w:pPr>
      <w:r w:rsidRPr="000D3C64">
        <w:rPr>
          <w:rFonts w:ascii="Times New Roman" w:hAnsi="Times New Roman" w:cs="Times New Roman"/>
          <w:sz w:val="30"/>
          <w:szCs w:val="30"/>
        </w:rPr>
        <w:t>D. With industrial development, the composition</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of capital also underwent changes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29 Soon the increased industrial production gave rise to capitalism and new social classes. </w:t>
      </w:r>
    </w:p>
    <w:p w:rsidR="00DA2989" w:rsidRPr="000D3C64" w:rsidRDefault="00DA2989" w:rsidP="000D3C64">
      <w:pPr>
        <w:numPr>
          <w:ilvl w:val="0"/>
          <w:numId w:val="66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ABCD </w:t>
      </w:r>
    </w:p>
    <w:p w:rsidR="00DA2989" w:rsidRPr="000D3C64" w:rsidRDefault="00DA2989" w:rsidP="000D3C64">
      <w:pPr>
        <w:numPr>
          <w:ilvl w:val="0"/>
          <w:numId w:val="66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CDBA </w:t>
      </w:r>
    </w:p>
    <w:p w:rsidR="00DA2989" w:rsidRPr="000D3C64" w:rsidRDefault="00DA2989" w:rsidP="000D3C64">
      <w:pPr>
        <w:numPr>
          <w:ilvl w:val="0"/>
          <w:numId w:val="66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BDAC </w:t>
      </w:r>
    </w:p>
    <w:p w:rsidR="00DA2989" w:rsidRPr="000D3C64" w:rsidRDefault="00DA2989" w:rsidP="000D3C64">
      <w:pPr>
        <w:numPr>
          <w:ilvl w:val="0"/>
          <w:numId w:val="66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DABC </w:t>
      </w:r>
    </w:p>
    <w:p w:rsidR="00DA2989" w:rsidRPr="000D3C64" w:rsidRDefault="00DA298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tabs>
          <w:tab w:val="center" w:pos="8395"/>
        </w:tabs>
        <w:spacing w:line="360" w:lineRule="auto"/>
        <w:rPr>
          <w:rFonts w:ascii="Times New Roman" w:hAnsi="Times New Roman" w:cs="Times New Roman"/>
          <w:sz w:val="30"/>
          <w:szCs w:val="30"/>
        </w:rPr>
      </w:pPr>
      <w:r w:rsidRPr="000D3C64">
        <w:rPr>
          <w:rFonts w:ascii="Times New Roman" w:hAnsi="Times New Roman" w:cs="Times New Roman"/>
          <w:sz w:val="30"/>
          <w:szCs w:val="30"/>
        </w:rPr>
        <w:t>30 In each of the following questions, statements 1 and 6 are respectively the first and 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he last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Sentences of a paragraph and statements A, B, C and D come in between them. Rearrange A,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B, C and D in such a way that they make a coherent paragraph together with statements 1 and </w:t>
      </w:r>
    </w:p>
    <w:p w:rsidR="00DA2989" w:rsidRPr="000D3C64" w:rsidRDefault="00DA2989" w:rsidP="000D3C64">
      <w:pPr>
        <w:spacing w:line="360" w:lineRule="auto"/>
        <w:ind w:right="9"/>
        <w:rPr>
          <w:rFonts w:ascii="Times New Roman" w:hAnsi="Times New Roman" w:cs="Times New Roman"/>
          <w:sz w:val="30"/>
          <w:szCs w:val="30"/>
        </w:rPr>
      </w:pPr>
    </w:p>
    <w:p w:rsidR="00DA2989" w:rsidRPr="000D3C64" w:rsidRDefault="00DA2989" w:rsidP="000D3C64">
      <w:pPr>
        <w:tabs>
          <w:tab w:val="center" w:pos="6945"/>
        </w:tabs>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31 Select the correct order from the given choices and mark its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number as your answer.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eastAsia="Arial" w:hAnsi="Times New Roman" w:cs="Times New Roman"/>
          <w:sz w:val="30"/>
          <w:szCs w:val="30"/>
        </w:rPr>
        <w:t xml:space="preserve"> </w:t>
      </w:r>
      <w:r w:rsidRPr="000D3C64">
        <w:rPr>
          <w:rFonts w:ascii="Times New Roman" w:hAnsi="Times New Roman" w:cs="Times New Roman"/>
          <w:sz w:val="30"/>
          <w:szCs w:val="30"/>
        </w:rPr>
        <w:t>In the town of Totnes, in South England, you can buy goods and services with Acorns instead of the conventional pounds sterling</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w:t>
      </w:r>
    </w:p>
    <w:p w:rsidR="00DA2989" w:rsidRPr="000D3C64" w:rsidRDefault="00DA2989" w:rsidP="000D3C64">
      <w:pPr>
        <w:spacing w:line="360" w:lineRule="auto"/>
        <w:ind w:right="127"/>
        <w:rPr>
          <w:rFonts w:ascii="Times New Roman" w:hAnsi="Times New Roman" w:cs="Times New Roman"/>
          <w:sz w:val="30"/>
          <w:szCs w:val="30"/>
        </w:rPr>
      </w:pPr>
      <w:r w:rsidRPr="000D3C64">
        <w:rPr>
          <w:rFonts w:ascii="Times New Roman" w:hAnsi="Times New Roman" w:cs="Times New Roman"/>
          <w:sz w:val="30"/>
          <w:szCs w:val="30"/>
        </w:rPr>
        <w:t xml:space="preserve">A. In the South of France, there is a network of community currency groups called Grain of Salt </w:t>
      </w:r>
      <w:r w:rsidRPr="000D3C64">
        <w:rPr>
          <w:rFonts w:ascii="Times New Roman" w:hAnsi="Times New Roman" w:cs="Times New Roman"/>
          <w:sz w:val="30"/>
          <w:szCs w:val="30"/>
          <w:vertAlign w:val="subscript"/>
        </w:rPr>
        <w:t xml:space="preserve"> </w:t>
      </w:r>
      <w:r w:rsidRPr="000D3C64">
        <w:rPr>
          <w:rFonts w:ascii="Times New Roman" w:hAnsi="Times New Roman" w:cs="Times New Roman"/>
          <w:sz w:val="30"/>
          <w:szCs w:val="30"/>
          <w:vertAlign w:val="subscript"/>
        </w:rPr>
        <w:tab/>
      </w:r>
      <w:r w:rsidRPr="000D3C64">
        <w:rPr>
          <w:rFonts w:ascii="Times New Roman" w:hAnsi="Times New Roman" w:cs="Times New Roman"/>
          <w:sz w:val="30"/>
          <w:szCs w:val="30"/>
        </w:rPr>
        <w:t xml:space="preserve"> B. The networks tend to flourish during times of recession when many people find themselves either under-employed or without a job.  </w:t>
      </w:r>
    </w:p>
    <w:p w:rsidR="00DA2989" w:rsidRPr="000D3C64" w:rsidRDefault="00DA2989" w:rsidP="000D3C64">
      <w:pPr>
        <w:numPr>
          <w:ilvl w:val="0"/>
          <w:numId w:val="662"/>
        </w:numPr>
        <w:spacing w:after="5" w:line="360" w:lineRule="auto"/>
        <w:ind w:left="10" w:right="1526" w:hanging="3"/>
        <w:jc w:val="both"/>
        <w:rPr>
          <w:rFonts w:ascii="Times New Roman" w:hAnsi="Times New Roman" w:cs="Times New Roman"/>
          <w:sz w:val="30"/>
          <w:szCs w:val="30"/>
        </w:rPr>
      </w:pPr>
      <w:r w:rsidRPr="000D3C64">
        <w:rPr>
          <w:rFonts w:ascii="Times New Roman" w:hAnsi="Times New Roman" w:cs="Times New Roman"/>
          <w:sz w:val="30"/>
          <w:szCs w:val="30"/>
        </w:rPr>
        <w:t xml:space="preserve">Thousands of community currency networks are now operating in countries across North and South America, Europe, Australia and New Zealand.  </w:t>
      </w:r>
    </w:p>
    <w:p w:rsidR="00DA2989" w:rsidRPr="000D3C64" w:rsidRDefault="00DA2989" w:rsidP="000D3C64">
      <w:pPr>
        <w:numPr>
          <w:ilvl w:val="0"/>
          <w:numId w:val="662"/>
        </w:numPr>
        <w:spacing w:after="59" w:line="360" w:lineRule="auto"/>
        <w:ind w:left="10" w:right="1526" w:hanging="3"/>
        <w:jc w:val="both"/>
        <w:rPr>
          <w:rFonts w:ascii="Times New Roman" w:hAnsi="Times New Roman" w:cs="Times New Roman"/>
          <w:sz w:val="30"/>
          <w:szCs w:val="30"/>
        </w:rPr>
      </w:pPr>
      <w:r w:rsidRPr="000D3C64">
        <w:rPr>
          <w:rFonts w:ascii="Times New Roman" w:hAnsi="Times New Roman" w:cs="Times New Roman"/>
          <w:sz w:val="30"/>
          <w:szCs w:val="30"/>
        </w:rPr>
        <w:t>These groups exchange goods and services not in the conventional French Francs but in the local currency created and operated by groups in the network. 6. Local currencies are also a way of trying to recreate the sense of community that is otherwise lacking in many industrialized countries.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numPr>
          <w:ilvl w:val="0"/>
          <w:numId w:val="66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BCDA </w:t>
      </w:r>
    </w:p>
    <w:p w:rsidR="00DA2989" w:rsidRPr="000D3C64" w:rsidRDefault="00DA2989" w:rsidP="000D3C64">
      <w:pPr>
        <w:numPr>
          <w:ilvl w:val="0"/>
          <w:numId w:val="66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CDAB </w:t>
      </w:r>
    </w:p>
    <w:p w:rsidR="00DA2989" w:rsidRPr="000D3C64" w:rsidRDefault="00DA2989" w:rsidP="000D3C64">
      <w:pPr>
        <w:numPr>
          <w:ilvl w:val="0"/>
          <w:numId w:val="66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CADB </w:t>
      </w:r>
    </w:p>
    <w:p w:rsidR="00DA2989" w:rsidRPr="000D3C64" w:rsidRDefault="00DA2989" w:rsidP="000D3C64">
      <w:pPr>
        <w:numPr>
          <w:ilvl w:val="0"/>
          <w:numId w:val="66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ADCB </w:t>
      </w:r>
    </w:p>
    <w:p w:rsidR="00DA2989" w:rsidRPr="000D3C64" w:rsidRDefault="00DA298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DA2989" w:rsidRPr="000D3C64" w:rsidRDefault="00DA2989"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32 In each of the following questions, statements 1 and 6 are respectively the first and the last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sentences of a paragraph and statements A, B, C and D come in between them. Rearrange A, B, C and D in such a way that they make a coherent paragraph together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with statements 1 and 6. Select the correct order from the given choices and mark its number as your answer.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DA2989" w:rsidRPr="000D3C64" w:rsidRDefault="00DA2989" w:rsidP="000D3C64">
      <w:pPr>
        <w:spacing w:after="36" w:line="360" w:lineRule="auto"/>
        <w:ind w:right="3873"/>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 xml:space="preserve">. War and violence can never achieve the goals of peace. A. India won its freedom through peaceful agitation.  </w:t>
      </w:r>
    </w:p>
    <w:p w:rsidR="00DA2989" w:rsidRPr="000D3C64" w:rsidRDefault="00DA2989" w:rsidP="000D3C64">
      <w:pPr>
        <w:numPr>
          <w:ilvl w:val="0"/>
          <w:numId w:val="664"/>
        </w:numPr>
        <w:spacing w:after="32" w:line="360" w:lineRule="auto"/>
        <w:ind w:left="290" w:right="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This world has been through two World Wars, several wars to overthrow colonial regimes, yet we are far from wiping out the destructive intolerance that gets expressed in armed conflict. </w:t>
      </w:r>
    </w:p>
    <w:p w:rsidR="00DA2989" w:rsidRPr="000D3C64" w:rsidRDefault="00DA2989" w:rsidP="000D3C64">
      <w:pPr>
        <w:numPr>
          <w:ilvl w:val="0"/>
          <w:numId w:val="664"/>
        </w:numPr>
        <w:spacing w:after="5" w:line="360" w:lineRule="auto"/>
        <w:ind w:left="290" w:right="9" w:hanging="283"/>
        <w:jc w:val="both"/>
        <w:rPr>
          <w:rFonts w:ascii="Times New Roman" w:hAnsi="Times New Roman" w:cs="Times New Roman"/>
          <w:sz w:val="30"/>
          <w:szCs w:val="30"/>
        </w:rPr>
      </w:pPr>
      <w:r w:rsidRPr="000D3C64">
        <w:rPr>
          <w:rFonts w:ascii="Times New Roman" w:hAnsi="Times New Roman" w:cs="Times New Roman"/>
          <w:sz w:val="30"/>
          <w:szCs w:val="30"/>
        </w:rPr>
        <w:t>In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dia stood tall in the comity of nations </w:t>
      </w:r>
    </w:p>
    <w:p w:rsidR="00DA2989" w:rsidRPr="000D3C64" w:rsidRDefault="00DA2989" w:rsidP="000D3C64">
      <w:pPr>
        <w:numPr>
          <w:ilvl w:val="0"/>
          <w:numId w:val="664"/>
        </w:numPr>
        <w:spacing w:after="35" w:line="360" w:lineRule="auto"/>
        <w:ind w:left="290" w:right="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We therefore need to renew the pledge to non violence advocated by Mahatma Gandhi, the apostle of peace. </w:t>
      </w:r>
      <w:r w:rsidRPr="000D3C64">
        <w:rPr>
          <w:rFonts w:ascii="Times New Roman" w:hAnsi="Times New Roman" w:cs="Times New Roman"/>
          <w:sz w:val="30"/>
          <w:szCs w:val="30"/>
        </w:rPr>
        <w:tab/>
        <w:t xml:space="preserve"> </w:t>
      </w:r>
    </w:p>
    <w:p w:rsidR="00DA2989" w:rsidRPr="000D3C64" w:rsidRDefault="00DA298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33 The terrorist organizations and nations that seem to believe that the answer to violence is retaliatory violence would do well to heed this philosophy. </w:t>
      </w:r>
    </w:p>
    <w:p w:rsidR="00DA2989" w:rsidRPr="000D3C64" w:rsidRDefault="00DA2989" w:rsidP="000D3C64">
      <w:pPr>
        <w:numPr>
          <w:ilvl w:val="0"/>
          <w:numId w:val="66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ADCB </w:t>
      </w:r>
    </w:p>
    <w:p w:rsidR="00DA2989" w:rsidRPr="000D3C64" w:rsidRDefault="00DA2989" w:rsidP="000D3C64">
      <w:pPr>
        <w:numPr>
          <w:ilvl w:val="0"/>
          <w:numId w:val="66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DBAC </w:t>
      </w:r>
    </w:p>
    <w:p w:rsidR="00DA2989" w:rsidRPr="000D3C64" w:rsidRDefault="00DA2989" w:rsidP="000D3C64">
      <w:pPr>
        <w:numPr>
          <w:ilvl w:val="0"/>
          <w:numId w:val="66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CADB </w:t>
      </w:r>
    </w:p>
    <w:p w:rsidR="00DA2989" w:rsidRPr="000D3C64" w:rsidRDefault="00DA2989" w:rsidP="000D3C64">
      <w:pPr>
        <w:numPr>
          <w:ilvl w:val="0"/>
          <w:numId w:val="66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BDAC </w:t>
      </w:r>
    </w:p>
    <w:p w:rsidR="00DA2989" w:rsidRPr="000D3C64" w:rsidRDefault="00DA2989" w:rsidP="000D3C64">
      <w:pPr>
        <w:spacing w:line="360" w:lineRule="auto"/>
        <w:rPr>
          <w:rFonts w:ascii="Times New Roman" w:hAnsi="Times New Roman" w:cs="Times New Roman"/>
          <w:sz w:val="30"/>
          <w:szCs w:val="30"/>
        </w:rPr>
      </w:pPr>
    </w:p>
    <w:p w:rsidR="00775FDB" w:rsidRPr="000D3C64" w:rsidRDefault="00775FDB" w:rsidP="00775FDB">
      <w:pPr>
        <w:spacing w:after="5" w:line="360" w:lineRule="auto"/>
        <w:ind w:left="10"/>
        <w:rPr>
          <w:rFonts w:ascii="Times New Roman" w:hAnsi="Times New Roman" w:cs="Times New Roman"/>
          <w:sz w:val="30"/>
          <w:szCs w:val="30"/>
        </w:rPr>
      </w:pPr>
      <w:bookmarkStart w:id="43" w:name="_Toc10562445"/>
      <w:r w:rsidRPr="000D3C64">
        <w:rPr>
          <w:rFonts w:ascii="Times New Roman" w:hAnsi="Times New Roman" w:cs="Times New Roman"/>
          <w:sz w:val="30"/>
          <w:szCs w:val="30"/>
        </w:rPr>
        <w:t xml:space="preserve">Arrange the sentences A, B, C and D in a proper sequence so as to make a coherent paragraph. </w:t>
      </w:r>
    </w:p>
    <w:p w:rsidR="00775FDB" w:rsidRPr="000D3C64" w:rsidRDefault="00775FDB" w:rsidP="00775FDB">
      <w:pPr>
        <w:tabs>
          <w:tab w:val="center" w:pos="839"/>
          <w:tab w:val="center" w:pos="431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He was carrying his jacket and walked with his head thrown back. </w:t>
      </w:r>
    </w:p>
    <w:p w:rsidR="00775FDB" w:rsidRPr="000D3C64" w:rsidRDefault="00775FDB" w:rsidP="00775FDB">
      <w:pPr>
        <w:numPr>
          <w:ilvl w:val="0"/>
          <w:numId w:val="163"/>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As Anette neared the lamp, she saw a figure walking slowly. </w:t>
      </w:r>
    </w:p>
    <w:p w:rsidR="00775FDB" w:rsidRPr="000D3C64" w:rsidRDefault="00775FDB" w:rsidP="00775FDB">
      <w:pPr>
        <w:numPr>
          <w:ilvl w:val="0"/>
          <w:numId w:val="163"/>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For a while Michael walked on and she followed 20 paces behind. </w:t>
      </w:r>
    </w:p>
    <w:p w:rsidR="00775FDB" w:rsidRPr="000D3C64" w:rsidRDefault="00775FDB" w:rsidP="00775FDB">
      <w:pPr>
        <w:numPr>
          <w:ilvl w:val="0"/>
          <w:numId w:val="163"/>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With a mixture of terror and triumph of recognition, she slackened her pace.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BADC</w:t>
      </w:r>
      <w:r w:rsidRPr="000D3C64">
        <w:rPr>
          <w:rFonts w:ascii="Times New Roman" w:hAnsi="Times New Roman" w:cs="Times New Roman"/>
          <w:sz w:val="30"/>
          <w:szCs w:val="30"/>
        </w:rPr>
        <w:tab/>
        <w:t>(c) BCDA</w:t>
      </w:r>
      <w:r w:rsidRPr="000D3C64">
        <w:rPr>
          <w:rFonts w:ascii="Times New Roman" w:hAnsi="Times New Roman" w:cs="Times New Roman"/>
          <w:sz w:val="30"/>
          <w:szCs w:val="30"/>
        </w:rPr>
        <w:tab/>
        <w:t xml:space="preserve">(d) ACBD </w:t>
      </w:r>
    </w:p>
    <w:p w:rsidR="00775FDB" w:rsidRPr="000D3C64" w:rsidRDefault="00775FDB" w:rsidP="00775FDB">
      <w:pPr>
        <w:tabs>
          <w:tab w:val="center" w:pos="839"/>
          <w:tab w:val="center" w:pos="4603"/>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However, the real challenge today is in unlearning which is much harder. </w:t>
      </w:r>
    </w:p>
    <w:p w:rsidR="00775FDB" w:rsidRPr="000D3C64" w:rsidRDefault="00775FDB" w:rsidP="00775FDB">
      <w:pPr>
        <w:numPr>
          <w:ilvl w:val="0"/>
          <w:numId w:val="16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But the new world of business behaves differently from the world in which we grew up. </w:t>
      </w:r>
    </w:p>
    <w:p w:rsidR="00775FDB" w:rsidRPr="000D3C64" w:rsidRDefault="00775FDB" w:rsidP="00775FDB">
      <w:pPr>
        <w:numPr>
          <w:ilvl w:val="0"/>
          <w:numId w:val="16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Learning is important for both people and organization. </w:t>
      </w:r>
    </w:p>
    <w:p w:rsidR="00775FDB" w:rsidRPr="000D3C64" w:rsidRDefault="00775FDB" w:rsidP="00775FDB">
      <w:pPr>
        <w:numPr>
          <w:ilvl w:val="0"/>
          <w:numId w:val="16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Each of us has ‘mental model that we’ve used over the years to make sense.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CADB</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CDAB</w:t>
      </w:r>
      <w:r w:rsidRPr="000D3C64">
        <w:rPr>
          <w:rFonts w:ascii="Times New Roman" w:hAnsi="Times New Roman" w:cs="Times New Roman"/>
          <w:sz w:val="30"/>
          <w:szCs w:val="30"/>
        </w:rPr>
        <w:tab/>
        <w:t xml:space="preserve">(d) ACBD </w:t>
      </w:r>
    </w:p>
    <w:p w:rsidR="00775FDB" w:rsidRPr="000D3C64" w:rsidRDefault="00775FDB" w:rsidP="00775FDB">
      <w:pPr>
        <w:tabs>
          <w:tab w:val="center" w:pos="839"/>
          <w:tab w:val="center" w:pos="488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There was nothing quite like a heavy downpour of rain to make life worthwhile. </w:t>
      </w:r>
    </w:p>
    <w:p w:rsidR="00775FDB" w:rsidRPr="000D3C64" w:rsidRDefault="00775FDB" w:rsidP="00775FDB">
      <w:pPr>
        <w:numPr>
          <w:ilvl w:val="0"/>
          <w:numId w:val="16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We reached the field, soaked to the skin, and surrounded it. </w:t>
      </w:r>
    </w:p>
    <w:p w:rsidR="00775FDB" w:rsidRPr="000D3C64" w:rsidRDefault="00775FDB" w:rsidP="00775FDB">
      <w:pPr>
        <w:numPr>
          <w:ilvl w:val="0"/>
          <w:numId w:val="16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wet as far as he was concerned was ideal. </w:t>
      </w:r>
    </w:p>
    <w:p w:rsidR="00775FDB" w:rsidRPr="000D3C64" w:rsidRDefault="00775FDB" w:rsidP="00775FDB">
      <w:pPr>
        <w:numPr>
          <w:ilvl w:val="0"/>
          <w:numId w:val="16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There, sure enough, stood Claudius, looking like a debauched Roman emperor under a shower.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DCBA</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BADC</w:t>
      </w:r>
      <w:r w:rsidRPr="000D3C64">
        <w:rPr>
          <w:rFonts w:ascii="Times New Roman" w:hAnsi="Times New Roman" w:cs="Times New Roman"/>
          <w:sz w:val="30"/>
          <w:szCs w:val="30"/>
        </w:rPr>
        <w:tab/>
        <w:t xml:space="preserve">(d) BACD </w:t>
      </w:r>
    </w:p>
    <w:p w:rsidR="00775FDB" w:rsidRPr="000D3C64" w:rsidRDefault="00775FDB" w:rsidP="00775FDB">
      <w:pPr>
        <w:tabs>
          <w:tab w:val="center" w:pos="839"/>
          <w:tab w:val="center" w:pos="365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Alex had never been happy with his Indian origins. </w:t>
      </w:r>
    </w:p>
    <w:p w:rsidR="00775FDB" w:rsidRPr="000D3C64" w:rsidRDefault="00775FDB" w:rsidP="00775FDB">
      <w:pPr>
        <w:numPr>
          <w:ilvl w:val="0"/>
          <w:numId w:val="16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set about rectifying this grave injustice by making his house in his own image of a country manor </w:t>
      </w:r>
    </w:p>
    <w:p w:rsidR="00775FDB" w:rsidRPr="000D3C64" w:rsidRDefault="00775FDB" w:rsidP="00775FDB">
      <w:pPr>
        <w:numPr>
          <w:ilvl w:val="0"/>
          <w:numId w:val="16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Fate had been unfair to him; if he had his wish, he would have been a court or an Earl on some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English estate, or a medieval monarch in a chateau in France. </w:t>
      </w:r>
    </w:p>
    <w:p w:rsidR="00775FDB" w:rsidRPr="000D3C64" w:rsidRDefault="00775FDB" w:rsidP="00775FDB">
      <w:pPr>
        <w:numPr>
          <w:ilvl w:val="0"/>
          <w:numId w:val="16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This illusion of misplaced grandeur, his wife felt, would be Alex undoing.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ACDB</w:t>
      </w:r>
      <w:r w:rsidRPr="000D3C64">
        <w:rPr>
          <w:rFonts w:ascii="Times New Roman" w:hAnsi="Times New Roman" w:cs="Times New Roman"/>
          <w:sz w:val="30"/>
          <w:szCs w:val="30"/>
        </w:rPr>
        <w:tab/>
        <w:t>(b) ABDC</w:t>
      </w:r>
      <w:r w:rsidRPr="000D3C64">
        <w:rPr>
          <w:rFonts w:ascii="Times New Roman" w:hAnsi="Times New Roman" w:cs="Times New Roman"/>
          <w:sz w:val="30"/>
          <w:szCs w:val="30"/>
        </w:rPr>
        <w:tab/>
        <w:t>(c) ACBD</w:t>
      </w:r>
      <w:r w:rsidRPr="000D3C64">
        <w:rPr>
          <w:rFonts w:ascii="Times New Roman" w:hAnsi="Times New Roman" w:cs="Times New Roman"/>
          <w:sz w:val="30"/>
          <w:szCs w:val="30"/>
        </w:rPr>
        <w:tab/>
        <w:t xml:space="preserve">(d) CABD </w:t>
      </w:r>
    </w:p>
    <w:p w:rsidR="00775FDB" w:rsidRPr="000D3C64" w:rsidRDefault="00775FDB" w:rsidP="00775FDB">
      <w:pPr>
        <w:tabs>
          <w:tab w:val="center" w:pos="839"/>
          <w:tab w:val="center" w:pos="399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influence is reflected the most in beaded evening wear. </w:t>
      </w:r>
    </w:p>
    <w:p w:rsidR="00775FDB" w:rsidRPr="000D3C64" w:rsidRDefault="00775FDB" w:rsidP="00775FDB">
      <w:pPr>
        <w:numPr>
          <w:ilvl w:val="0"/>
          <w:numId w:val="16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Increasingly the influence of India’s colour and cuts can be seen on western styles. </w:t>
      </w:r>
    </w:p>
    <w:p w:rsidR="00775FDB" w:rsidRPr="000D3C64" w:rsidRDefault="00775FDB" w:rsidP="00775FDB">
      <w:pPr>
        <w:numPr>
          <w:ilvl w:val="0"/>
          <w:numId w:val="16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And even as Nehre Jackets and Jodhpur’s remain staples of the fashion world, designers such as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Armani and Mc Fadden have turned to the sleek silhouette of the churidar this year. </w:t>
      </w:r>
    </w:p>
    <w:p w:rsidR="00775FDB" w:rsidRPr="000D3C64" w:rsidRDefault="00775FDB" w:rsidP="00775FDB">
      <w:pPr>
        <w:numPr>
          <w:ilvl w:val="0"/>
          <w:numId w:val="16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Indian hot pink, paprika and saffron continue to be popular colors, year in and year out.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BADC</w:t>
      </w:r>
      <w:r w:rsidRPr="000D3C64">
        <w:rPr>
          <w:rFonts w:ascii="Times New Roman" w:hAnsi="Times New Roman" w:cs="Times New Roman"/>
          <w:sz w:val="30"/>
          <w:szCs w:val="30"/>
        </w:rPr>
        <w:tab/>
        <w:t>(b) ABCD</w:t>
      </w:r>
      <w:r w:rsidRPr="000D3C64">
        <w:rPr>
          <w:rFonts w:ascii="Times New Roman" w:hAnsi="Times New Roman" w:cs="Times New Roman"/>
          <w:sz w:val="30"/>
          <w:szCs w:val="30"/>
        </w:rPr>
        <w:tab/>
        <w:t>(c) BCAD</w:t>
      </w:r>
      <w:r w:rsidRPr="000D3C64">
        <w:rPr>
          <w:rFonts w:ascii="Times New Roman" w:hAnsi="Times New Roman" w:cs="Times New Roman"/>
          <w:sz w:val="30"/>
          <w:szCs w:val="30"/>
        </w:rPr>
        <w:tab/>
        <w:t xml:space="preserve">(d) DABC </w:t>
      </w:r>
    </w:p>
    <w:p w:rsidR="00775FDB" w:rsidRPr="000D3C64" w:rsidRDefault="00775FDB" w:rsidP="00775FDB">
      <w:pPr>
        <w:tabs>
          <w:tab w:val="center" w:pos="839"/>
          <w:tab w:val="center" w:pos="4348"/>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6.</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Such a national policy will surely divide and never unite the people. </w:t>
      </w:r>
    </w:p>
    <w:p w:rsidR="00775FDB" w:rsidRPr="000D3C64" w:rsidRDefault="00775FDB" w:rsidP="00775FDB">
      <w:pPr>
        <w:numPr>
          <w:ilvl w:val="0"/>
          <w:numId w:val="16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In fact, it suits the purpose of the politicians; they can drag the people into submission by appealing to them in the name of religion. </w:t>
      </w:r>
    </w:p>
    <w:p w:rsidR="00775FDB" w:rsidRPr="000D3C64" w:rsidRDefault="00775FDB" w:rsidP="00775FDB">
      <w:pPr>
        <w:numPr>
          <w:ilvl w:val="0"/>
          <w:numId w:val="16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In order to inculcate the unquestioning belief they condemn the other states, which do not follow their religion. </w:t>
      </w:r>
    </w:p>
    <w:p w:rsidR="00775FDB" w:rsidRPr="000D3C64" w:rsidRDefault="00775FDB" w:rsidP="00775FDB">
      <w:pPr>
        <w:numPr>
          <w:ilvl w:val="0"/>
          <w:numId w:val="16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The emergence of the theocratic states where all types of crimes are committed in the name of religion, has revived the religion of the Middle Ages.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DBCA</w:t>
      </w:r>
      <w:r w:rsidRPr="000D3C64">
        <w:rPr>
          <w:rFonts w:ascii="Times New Roman" w:hAnsi="Times New Roman" w:cs="Times New Roman"/>
          <w:sz w:val="30"/>
          <w:szCs w:val="30"/>
        </w:rPr>
        <w:tab/>
        <w:t>(c) DBAC</w:t>
      </w:r>
      <w:r w:rsidRPr="000D3C64">
        <w:rPr>
          <w:rFonts w:ascii="Times New Roman" w:hAnsi="Times New Roman" w:cs="Times New Roman"/>
          <w:sz w:val="30"/>
          <w:szCs w:val="30"/>
        </w:rPr>
        <w:tab/>
        <w:t xml:space="preserve">(d) CDAB </w:t>
      </w:r>
    </w:p>
    <w:p w:rsidR="00775FDB" w:rsidRPr="000D3C64" w:rsidRDefault="00775FDB" w:rsidP="00775FDB">
      <w:pPr>
        <w:tabs>
          <w:tab w:val="center" w:pos="839"/>
          <w:tab w:val="center" w:pos="5116"/>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His left-hand concealed a blackjack, his right-hand groped for the torch in his pocket. </w:t>
      </w:r>
    </w:p>
    <w:p w:rsidR="00775FDB" w:rsidRPr="000D3C64" w:rsidRDefault="00775FDB" w:rsidP="00775FDB">
      <w:pPr>
        <w:numPr>
          <w:ilvl w:val="0"/>
          <w:numId w:val="16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meeting was scheduled for 9 O’clock, and his watch showed the time to be a quarter to nine. </w:t>
      </w:r>
    </w:p>
    <w:p w:rsidR="00775FDB" w:rsidRPr="000D3C64" w:rsidRDefault="00775FDB" w:rsidP="00775FDB">
      <w:pPr>
        <w:numPr>
          <w:ilvl w:val="0"/>
          <w:numId w:val="16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man lurked in the corner, away from the glare of light. </w:t>
      </w:r>
    </w:p>
    <w:p w:rsidR="00775FDB" w:rsidRPr="000D3C64" w:rsidRDefault="00775FDB" w:rsidP="00775FDB">
      <w:pPr>
        <w:numPr>
          <w:ilvl w:val="0"/>
          <w:numId w:val="16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His heart thumped in his chest, sweat beads formed themselves on his forehead his mouth was dry.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CABD</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BADC</w:t>
      </w:r>
      <w:r w:rsidRPr="000D3C64">
        <w:rPr>
          <w:rFonts w:ascii="Times New Roman" w:hAnsi="Times New Roman" w:cs="Times New Roman"/>
          <w:sz w:val="30"/>
          <w:szCs w:val="30"/>
        </w:rPr>
        <w:tab/>
        <w:t xml:space="preserve">(d) ABCD </w:t>
      </w:r>
    </w:p>
    <w:p w:rsidR="00775FDB" w:rsidRPr="000D3C64" w:rsidRDefault="00775FDB" w:rsidP="00775FDB">
      <w:pPr>
        <w:tabs>
          <w:tab w:val="center" w:pos="839"/>
          <w:tab w:val="center" w:pos="436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director walked into the room and took a look around the class. </w:t>
      </w:r>
    </w:p>
    <w:p w:rsidR="00775FDB" w:rsidRPr="000D3C64" w:rsidRDefault="00775FDB" w:rsidP="00775FDB">
      <w:pPr>
        <w:numPr>
          <w:ilvl w:val="0"/>
          <w:numId w:val="17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Mitch wanted to scream– the illogicality of the entire scene struck him dumb. </w:t>
      </w:r>
    </w:p>
    <w:p w:rsidR="00775FDB" w:rsidRPr="000D3C64" w:rsidRDefault="00775FDB" w:rsidP="00775FDB">
      <w:pPr>
        <w:numPr>
          <w:ilvl w:val="0"/>
          <w:numId w:val="17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managers started at him with the look of fear that no democratic country should tolerate in its people. </w:t>
      </w:r>
    </w:p>
    <w:p w:rsidR="00775FDB" w:rsidRPr="000D3C64" w:rsidRDefault="00775FDB" w:rsidP="00775FDB">
      <w:pPr>
        <w:numPr>
          <w:ilvl w:val="0"/>
          <w:numId w:val="17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walked out of room– it was his irrevocable protest against an insensible and insensitive situation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ACBD</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BCAD</w:t>
      </w:r>
      <w:r w:rsidRPr="000D3C64">
        <w:rPr>
          <w:rFonts w:ascii="Times New Roman" w:hAnsi="Times New Roman" w:cs="Times New Roman"/>
          <w:sz w:val="30"/>
          <w:szCs w:val="30"/>
        </w:rPr>
        <w:tab/>
        <w:t xml:space="preserve">(d) ABCD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establishment of the Third Reich influenced events in American history by starting a chain of events which culminated in war between Germany and the United States. </w:t>
      </w:r>
    </w:p>
    <w:p w:rsidR="00775FDB" w:rsidRPr="000D3C64" w:rsidRDefault="00775FDB" w:rsidP="00775FDB">
      <w:pPr>
        <w:spacing w:after="5" w:line="360" w:lineRule="auto"/>
        <w:ind w:left="10" w:right="320"/>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The Neutrality Acts of 1935 and 1936 prohibited trade with an belligerents or loans to them. C.</w:t>
      </w:r>
      <w:r w:rsidRPr="000D3C64">
        <w:rPr>
          <w:rFonts w:ascii="Times New Roman" w:hAnsi="Times New Roman" w:cs="Times New Roman"/>
          <w:sz w:val="30"/>
          <w:szCs w:val="30"/>
        </w:rPr>
        <w:tab/>
        <w:t xml:space="preserve">While speaking out against Hitler’s atrocities, the American people generally favored isolationist policies and neutrality.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 xml:space="preserve">The complete destruction of democracy, the persecution of jews, the war on religion, the cruelty and barbarism of the allies, caused great indignation in this country and brought on fear of another World War.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CBDA</w:t>
      </w:r>
      <w:r w:rsidRPr="000D3C64">
        <w:rPr>
          <w:rFonts w:ascii="Times New Roman" w:hAnsi="Times New Roman" w:cs="Times New Roman"/>
          <w:sz w:val="30"/>
          <w:szCs w:val="30"/>
        </w:rPr>
        <w:tab/>
        <w:t>(c) CDBA</w:t>
      </w:r>
      <w:r w:rsidRPr="000D3C64">
        <w:rPr>
          <w:rFonts w:ascii="Times New Roman" w:hAnsi="Times New Roman" w:cs="Times New Roman"/>
          <w:sz w:val="30"/>
          <w:szCs w:val="30"/>
        </w:rPr>
        <w:tab/>
        <w:t xml:space="preserve">(d) ADCB </w:t>
      </w:r>
    </w:p>
    <w:p w:rsidR="00775FDB" w:rsidRPr="000D3C64" w:rsidRDefault="00775FDB" w:rsidP="00775FDB">
      <w:pPr>
        <w:tabs>
          <w:tab w:val="center" w:pos="839"/>
          <w:tab w:val="center" w:pos="475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An essay which appeals chiefly to the intellect is Francis Bacon’s Of Studies. </w:t>
      </w:r>
    </w:p>
    <w:p w:rsidR="00775FDB" w:rsidRPr="000D3C64" w:rsidRDefault="00775FDB" w:rsidP="00775FDB">
      <w:pPr>
        <w:numPr>
          <w:ilvl w:val="0"/>
          <w:numId w:val="17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His careful tripartite division of studies expressed succinctly in aphoristic prose demands the complete attention of the mind of the reader. </w:t>
      </w:r>
    </w:p>
    <w:p w:rsidR="00775FDB" w:rsidRPr="000D3C64" w:rsidRDefault="00775FDB" w:rsidP="00775FDB">
      <w:pPr>
        <w:numPr>
          <w:ilvl w:val="0"/>
          <w:numId w:val="17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considers studies as they should be; for pleasure, for self-improvement, for business. </w:t>
      </w:r>
    </w:p>
    <w:p w:rsidR="00775FDB" w:rsidRPr="000D3C64" w:rsidRDefault="00775FDB" w:rsidP="00775FDB">
      <w:pPr>
        <w:numPr>
          <w:ilvl w:val="0"/>
          <w:numId w:val="17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considers the evils of excess study: laziness, affectation, and preciosity.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DBCA</w:t>
      </w:r>
      <w:r w:rsidRPr="000D3C64">
        <w:rPr>
          <w:rFonts w:ascii="Times New Roman" w:hAnsi="Times New Roman" w:cs="Times New Roman"/>
          <w:sz w:val="30"/>
          <w:szCs w:val="30"/>
        </w:rPr>
        <w:tab/>
        <w:t>(b) ABCD</w:t>
      </w:r>
      <w:r w:rsidRPr="000D3C64">
        <w:rPr>
          <w:rFonts w:ascii="Times New Roman" w:hAnsi="Times New Roman" w:cs="Times New Roman"/>
          <w:sz w:val="30"/>
          <w:szCs w:val="30"/>
        </w:rPr>
        <w:tab/>
        <w:t>(c) CDBA</w:t>
      </w:r>
      <w:r w:rsidRPr="000D3C64">
        <w:rPr>
          <w:rFonts w:ascii="Times New Roman" w:hAnsi="Times New Roman" w:cs="Times New Roman"/>
          <w:sz w:val="30"/>
          <w:szCs w:val="30"/>
        </w:rPr>
        <w:tab/>
        <w:t xml:space="preserve">(d) ACBD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Answers </w:t>
      </w:r>
    </w:p>
    <w:p w:rsidR="00775FDB" w:rsidRPr="000D3C64" w:rsidRDefault="00775FDB" w:rsidP="00775FDB">
      <w:pPr>
        <w:spacing w:after="5" w:line="360" w:lineRule="auto"/>
        <w:ind w:left="10" w:right="6703"/>
        <w:rPr>
          <w:rFonts w:ascii="Times New Roman" w:hAnsi="Times New Roman" w:cs="Times New Roman"/>
          <w:sz w:val="30"/>
          <w:szCs w:val="30"/>
        </w:rPr>
      </w:pPr>
      <w:r w:rsidRPr="000D3C64">
        <w:rPr>
          <w:rFonts w:ascii="Times New Roman" w:hAnsi="Times New Roman" w:cs="Times New Roman"/>
          <w:sz w:val="30"/>
          <w:szCs w:val="30"/>
        </w:rPr>
        <w:t>01.</w:t>
      </w:r>
      <w:r w:rsidRPr="000D3C64">
        <w:rPr>
          <w:rFonts w:ascii="Times New Roman" w:hAnsi="Times New Roman" w:cs="Times New Roman"/>
          <w:sz w:val="30"/>
          <w:szCs w:val="30"/>
        </w:rPr>
        <w:tab/>
        <w:t>B</w:t>
      </w:r>
      <w:r w:rsidRPr="000D3C64">
        <w:rPr>
          <w:rFonts w:ascii="Times New Roman" w:hAnsi="Times New Roman" w:cs="Times New Roman"/>
          <w:sz w:val="30"/>
          <w:szCs w:val="30"/>
        </w:rPr>
        <w:tab/>
        <w:t>02.</w:t>
      </w:r>
      <w:r w:rsidRPr="000D3C64">
        <w:rPr>
          <w:rFonts w:ascii="Times New Roman" w:hAnsi="Times New Roman" w:cs="Times New Roman"/>
          <w:sz w:val="30"/>
          <w:szCs w:val="30"/>
        </w:rPr>
        <w:tab/>
        <w:t>A 03.</w:t>
      </w:r>
      <w:r w:rsidRPr="000D3C64">
        <w:rPr>
          <w:rFonts w:ascii="Times New Roman" w:hAnsi="Times New Roman" w:cs="Times New Roman"/>
          <w:sz w:val="30"/>
          <w:szCs w:val="30"/>
        </w:rPr>
        <w:tab/>
        <w:t>B</w:t>
      </w:r>
      <w:r w:rsidRPr="000D3C64">
        <w:rPr>
          <w:rFonts w:ascii="Times New Roman" w:hAnsi="Times New Roman" w:cs="Times New Roman"/>
          <w:sz w:val="30"/>
          <w:szCs w:val="30"/>
        </w:rPr>
        <w:tab/>
        <w:t>04.</w:t>
      </w:r>
      <w:r w:rsidRPr="000D3C64">
        <w:rPr>
          <w:rFonts w:ascii="Times New Roman" w:hAnsi="Times New Roman" w:cs="Times New Roman"/>
          <w:sz w:val="30"/>
          <w:szCs w:val="30"/>
        </w:rPr>
        <w:tab/>
        <w:t xml:space="preserve">C </w:t>
      </w:r>
    </w:p>
    <w:p w:rsidR="00775FDB" w:rsidRPr="000D3C64" w:rsidRDefault="00775FDB" w:rsidP="00775FDB">
      <w:pPr>
        <w:tabs>
          <w:tab w:val="center" w:pos="811"/>
          <w:tab w:val="center" w:pos="1599"/>
          <w:tab w:val="center" w:pos="2244"/>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05.</w:t>
      </w:r>
      <w:r w:rsidRPr="000D3C64">
        <w:rPr>
          <w:rFonts w:ascii="Times New Roman" w:hAnsi="Times New Roman" w:cs="Times New Roman"/>
          <w:sz w:val="30"/>
          <w:szCs w:val="30"/>
        </w:rPr>
        <w:tab/>
        <w:t>A</w:t>
      </w:r>
      <w:r w:rsidRPr="000D3C64">
        <w:rPr>
          <w:rFonts w:ascii="Times New Roman" w:hAnsi="Times New Roman" w:cs="Times New Roman"/>
          <w:sz w:val="30"/>
          <w:szCs w:val="30"/>
        </w:rPr>
        <w:tab/>
        <w:t>06.</w:t>
      </w:r>
      <w:r w:rsidRPr="000D3C64">
        <w:rPr>
          <w:rFonts w:ascii="Times New Roman" w:hAnsi="Times New Roman" w:cs="Times New Roman"/>
          <w:sz w:val="30"/>
          <w:szCs w:val="30"/>
        </w:rPr>
        <w:tab/>
        <w:t xml:space="preserve">B </w:t>
      </w:r>
    </w:p>
    <w:p w:rsidR="00775FDB" w:rsidRPr="000D3C64" w:rsidRDefault="00775FDB" w:rsidP="00775FDB">
      <w:pPr>
        <w:tabs>
          <w:tab w:val="center" w:pos="811"/>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07.</w:t>
      </w:r>
      <w:r w:rsidRPr="000D3C64">
        <w:rPr>
          <w:rFonts w:ascii="Times New Roman" w:hAnsi="Times New Roman" w:cs="Times New Roman"/>
          <w:sz w:val="30"/>
          <w:szCs w:val="30"/>
        </w:rPr>
        <w:tab/>
        <w:t>A</w:t>
      </w:r>
      <w:r w:rsidRPr="000D3C64">
        <w:rPr>
          <w:rFonts w:ascii="Times New Roman" w:hAnsi="Times New Roman" w:cs="Times New Roman"/>
          <w:sz w:val="30"/>
          <w:szCs w:val="30"/>
        </w:rPr>
        <w:tab/>
        <w:t>08.</w:t>
      </w:r>
      <w:r w:rsidRPr="000D3C64">
        <w:rPr>
          <w:rFonts w:ascii="Times New Roman" w:hAnsi="Times New Roman" w:cs="Times New Roman"/>
          <w:sz w:val="30"/>
          <w:szCs w:val="30"/>
        </w:rPr>
        <w:tab/>
        <w:t xml:space="preserve">A </w:t>
      </w:r>
    </w:p>
    <w:p w:rsidR="00775FDB" w:rsidRPr="000D3C64" w:rsidRDefault="00775FDB" w:rsidP="00775FDB">
      <w:pPr>
        <w:tabs>
          <w:tab w:val="center" w:pos="813"/>
          <w:tab w:val="center" w:pos="1599"/>
          <w:tab w:val="center" w:pos="2244"/>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09.</w:t>
      </w:r>
      <w:r w:rsidRPr="000D3C64">
        <w:rPr>
          <w:rFonts w:ascii="Times New Roman" w:hAnsi="Times New Roman" w:cs="Times New Roman"/>
          <w:sz w:val="30"/>
          <w:szCs w:val="30"/>
        </w:rPr>
        <w:tab/>
        <w:t>D</w:t>
      </w:r>
      <w:r w:rsidRPr="000D3C64">
        <w:rPr>
          <w:rFonts w:ascii="Times New Roman" w:hAnsi="Times New Roman" w:cs="Times New Roman"/>
          <w:sz w:val="30"/>
          <w:szCs w:val="30"/>
        </w:rPr>
        <w:tab/>
        <w:t>10.</w:t>
      </w:r>
      <w:r w:rsidRPr="000D3C64">
        <w:rPr>
          <w:rFonts w:ascii="Times New Roman" w:hAnsi="Times New Roman" w:cs="Times New Roman"/>
          <w:sz w:val="30"/>
          <w:szCs w:val="30"/>
        </w:rPr>
        <w:tab/>
        <w:t xml:space="preserve">B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Set 2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Arrange the sentences A, B, C and D in a proper sequence so as to make a coherent paragraph. </w:t>
      </w:r>
    </w:p>
    <w:p w:rsidR="00775FDB" w:rsidRPr="000D3C64" w:rsidRDefault="00775FDB" w:rsidP="00775FDB">
      <w:pPr>
        <w:tabs>
          <w:tab w:val="center" w:pos="839"/>
          <w:tab w:val="center" w:pos="3826"/>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It begins with an ordinary fever and a moderate cough. </w:t>
      </w:r>
    </w:p>
    <w:p w:rsidR="00775FDB" w:rsidRPr="000D3C64" w:rsidRDefault="00775FDB" w:rsidP="00775FDB">
      <w:pPr>
        <w:numPr>
          <w:ilvl w:val="0"/>
          <w:numId w:val="17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India could be under attack from a class of germs that cause what are called  typical pneumonias. </w:t>
      </w:r>
    </w:p>
    <w:p w:rsidR="00775FDB" w:rsidRPr="000D3C64" w:rsidRDefault="00775FDB" w:rsidP="00775FDB">
      <w:pPr>
        <w:numPr>
          <w:ilvl w:val="0"/>
          <w:numId w:val="17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Slowly a sore throat progresses to bronchitis and then pneumonia and respiratory complications. </w:t>
      </w:r>
    </w:p>
    <w:p w:rsidR="00775FDB" w:rsidRPr="000D3C64" w:rsidRDefault="00775FDB" w:rsidP="00775FDB">
      <w:pPr>
        <w:numPr>
          <w:ilvl w:val="0"/>
          <w:numId w:val="17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It appears like the ordinary flu but baffled doctors find that the usual drugs don’t work.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ADCB</w:t>
      </w:r>
      <w:r w:rsidRPr="000D3C64">
        <w:rPr>
          <w:rFonts w:ascii="Times New Roman" w:hAnsi="Times New Roman" w:cs="Times New Roman"/>
          <w:sz w:val="30"/>
          <w:szCs w:val="30"/>
        </w:rPr>
        <w:tab/>
        <w:t xml:space="preserve">(d) BCDA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sz w:val="30"/>
          <w:szCs w:val="30"/>
        </w:rPr>
        <w:tab/>
        <w:t>A.</w:t>
      </w:r>
      <w:r w:rsidRPr="000D3C64">
        <w:rPr>
          <w:rFonts w:ascii="Times New Roman" w:hAnsi="Times New Roman" w:cs="Times New Roman"/>
          <w:sz w:val="30"/>
          <w:szCs w:val="30"/>
        </w:rPr>
        <w:tab/>
        <w:t>Chemists mostly don’t stock it: only a few government hospitals do but in limited quantities. B.</w:t>
      </w:r>
      <w:r w:rsidRPr="000D3C64">
        <w:rPr>
          <w:rFonts w:ascii="Times New Roman" w:hAnsi="Times New Roman" w:cs="Times New Roman"/>
          <w:sz w:val="30"/>
          <w:szCs w:val="30"/>
        </w:rPr>
        <w:tab/>
        <w:t xml:space="preserve">Delhi’s building boom is creating a bizarre problem: snakes are increasingly biting people as they emerge from their distributed underground homes. </w:t>
      </w:r>
    </w:p>
    <w:p w:rsidR="00775FDB" w:rsidRPr="000D3C64" w:rsidRDefault="00775FDB" w:rsidP="00775FDB">
      <w:pPr>
        <w:numPr>
          <w:ilvl w:val="0"/>
          <w:numId w:val="173"/>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There isn’t enough anti-snake serum largely because there is no centralized agency that distributes the product. </w:t>
      </w:r>
    </w:p>
    <w:p w:rsidR="00775FDB" w:rsidRPr="000D3C64" w:rsidRDefault="00775FDB" w:rsidP="00775FDB">
      <w:pPr>
        <w:numPr>
          <w:ilvl w:val="0"/>
          <w:numId w:val="173"/>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If things don’t improve more people could face paralysis and even death.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BCAD</w:t>
      </w:r>
      <w:r w:rsidRPr="000D3C64">
        <w:rPr>
          <w:rFonts w:ascii="Times New Roman" w:hAnsi="Times New Roman" w:cs="Times New Roman"/>
          <w:sz w:val="30"/>
          <w:szCs w:val="30"/>
        </w:rPr>
        <w:tab/>
        <w:t>(b) DBCA</w:t>
      </w:r>
      <w:r w:rsidRPr="000D3C64">
        <w:rPr>
          <w:rFonts w:ascii="Times New Roman" w:hAnsi="Times New Roman" w:cs="Times New Roman"/>
          <w:sz w:val="30"/>
          <w:szCs w:val="30"/>
        </w:rPr>
        <w:tab/>
        <w:t>(c) ABCD</w:t>
      </w:r>
      <w:r w:rsidRPr="000D3C64">
        <w:rPr>
          <w:rFonts w:ascii="Times New Roman" w:hAnsi="Times New Roman" w:cs="Times New Roman"/>
          <w:sz w:val="30"/>
          <w:szCs w:val="30"/>
        </w:rPr>
        <w:tab/>
        <w:t xml:space="preserve">(d) CABD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But the last decade has witnessed greater voting and political participation by various privileged sections . </w:t>
      </w:r>
    </w:p>
    <w:p w:rsidR="00775FDB" w:rsidRPr="000D3C64" w:rsidRDefault="00775FDB" w:rsidP="00775FDB">
      <w:pPr>
        <w:numPr>
          <w:ilvl w:val="0"/>
          <w:numId w:val="17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If one goes by the earlier record of mid-term elections, it is likely that the turnout in 1998 will drop by anything between four and six percentage points over the already low polling of 58 percent in 1996. </w:t>
      </w:r>
    </w:p>
    <w:p w:rsidR="00775FDB" w:rsidRPr="000D3C64" w:rsidRDefault="00775FDB" w:rsidP="00775FDB">
      <w:pPr>
        <w:numPr>
          <w:ilvl w:val="0"/>
          <w:numId w:val="17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If this trend offsets the mid-term poll fatigue, the fall may not be so steep. </w:t>
      </w:r>
    </w:p>
    <w:p w:rsidR="00775FDB" w:rsidRPr="000D3C64" w:rsidRDefault="00775FDB" w:rsidP="00775FDB">
      <w:pPr>
        <w:numPr>
          <w:ilvl w:val="0"/>
          <w:numId w:val="17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Notwithstanding a good deal of speculation on this issue it is still not clear as to who benefits from a lower turnout.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BACD</w:t>
      </w:r>
      <w:r w:rsidRPr="000D3C64">
        <w:rPr>
          <w:rFonts w:ascii="Times New Roman" w:hAnsi="Times New Roman" w:cs="Times New Roman"/>
          <w:sz w:val="30"/>
          <w:szCs w:val="30"/>
        </w:rPr>
        <w:tab/>
        <w:t>(b) ABCD</w:t>
      </w:r>
      <w:r w:rsidRPr="000D3C64">
        <w:rPr>
          <w:rFonts w:ascii="Times New Roman" w:hAnsi="Times New Roman" w:cs="Times New Roman"/>
          <w:sz w:val="30"/>
          <w:szCs w:val="30"/>
        </w:rPr>
        <w:tab/>
        <w:t>(c) DBAC</w:t>
      </w:r>
      <w:r w:rsidRPr="000D3C64">
        <w:rPr>
          <w:rFonts w:ascii="Times New Roman" w:hAnsi="Times New Roman" w:cs="Times New Roman"/>
          <w:sz w:val="30"/>
          <w:szCs w:val="30"/>
        </w:rPr>
        <w:tab/>
        <w:t xml:space="preserve">(d) DCBA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After several routine elections, there comes a ‘critical’ election which redefines the basic pattern of political loyalties redraws political geography and opens up political space. </w:t>
      </w:r>
    </w:p>
    <w:p w:rsidR="00775FDB" w:rsidRPr="000D3C64" w:rsidRDefault="00775FDB" w:rsidP="00775FDB">
      <w:pPr>
        <w:numPr>
          <w:ilvl w:val="0"/>
          <w:numId w:val="17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 psychological jargon, they call it realignment. </w:t>
      </w:r>
    </w:p>
    <w:p w:rsidR="00775FDB" w:rsidRPr="000D3C64" w:rsidRDefault="00775FDB" w:rsidP="00775FDB">
      <w:pPr>
        <w:numPr>
          <w:ilvl w:val="0"/>
          <w:numId w:val="17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Rather since 1989 there have been a series of semi-critical elections. </w:t>
      </w:r>
    </w:p>
    <w:p w:rsidR="00775FDB" w:rsidRPr="000D3C64" w:rsidRDefault="00775FDB" w:rsidP="00775FDB">
      <w:pPr>
        <w:numPr>
          <w:ilvl w:val="0"/>
          <w:numId w:val="17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On a strict definition none of the recent Indian elections qualifies as a critical election.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ABDC</w:t>
      </w:r>
      <w:r w:rsidRPr="000D3C64">
        <w:rPr>
          <w:rFonts w:ascii="Times New Roman" w:hAnsi="Times New Roman" w:cs="Times New Roman"/>
          <w:sz w:val="30"/>
          <w:szCs w:val="30"/>
        </w:rPr>
        <w:tab/>
        <w:t>(c) DBAC</w:t>
      </w:r>
      <w:r w:rsidRPr="000D3C64">
        <w:rPr>
          <w:rFonts w:ascii="Times New Roman" w:hAnsi="Times New Roman" w:cs="Times New Roman"/>
          <w:sz w:val="30"/>
          <w:szCs w:val="30"/>
        </w:rPr>
        <w:tab/>
        <w:t xml:space="preserve">(d) DCBA </w:t>
      </w:r>
    </w:p>
    <w:p w:rsidR="00775FDB" w:rsidRPr="000D3C64" w:rsidRDefault="00775FDB" w:rsidP="00775FDB">
      <w:pPr>
        <w:tabs>
          <w:tab w:val="center" w:pos="839"/>
          <w:tab w:val="center" w:pos="4610"/>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Trivial pursuits marketed by the Congress is a game imported from Italy. </w:t>
      </w:r>
    </w:p>
    <w:p w:rsidR="00775FDB" w:rsidRPr="000D3C64" w:rsidRDefault="00775FDB" w:rsidP="00775FDB">
      <w:pPr>
        <w:numPr>
          <w:ilvl w:val="0"/>
          <w:numId w:val="17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idea is to create an imaginary savior in times of crisis so that the party doesn’t fall flat on its collective face. </w:t>
      </w:r>
    </w:p>
    <w:p w:rsidR="00775FDB" w:rsidRPr="000D3C64" w:rsidRDefault="00775FDB" w:rsidP="00775FDB">
      <w:pPr>
        <w:numPr>
          <w:ilvl w:val="0"/>
          <w:numId w:val="17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Closest contenders are Mani Shankar Aiyar who still hears His Master’s Voice and V. George who is frustrated by the fact that his political future remains Sonia and yet so far. </w:t>
      </w:r>
    </w:p>
    <w:p w:rsidR="00775FDB" w:rsidRPr="000D3C64" w:rsidRDefault="00775FDB" w:rsidP="00775FDB">
      <w:pPr>
        <w:numPr>
          <w:ilvl w:val="0"/>
          <w:numId w:val="17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current champion is Arjun for whom all roads lead to Rome or in this case 10 Janpath.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ABDC</w:t>
      </w:r>
      <w:r w:rsidRPr="000D3C64">
        <w:rPr>
          <w:rFonts w:ascii="Times New Roman" w:hAnsi="Times New Roman" w:cs="Times New Roman"/>
          <w:sz w:val="30"/>
          <w:szCs w:val="30"/>
        </w:rPr>
        <w:tab/>
        <w:t>(b) ABCD</w:t>
      </w:r>
      <w:r w:rsidRPr="000D3C64">
        <w:rPr>
          <w:rFonts w:ascii="Times New Roman" w:hAnsi="Times New Roman" w:cs="Times New Roman"/>
          <w:sz w:val="30"/>
          <w:szCs w:val="30"/>
        </w:rPr>
        <w:tab/>
        <w:t>(c) DCBA</w:t>
      </w:r>
      <w:r w:rsidRPr="000D3C64">
        <w:rPr>
          <w:rFonts w:ascii="Times New Roman" w:hAnsi="Times New Roman" w:cs="Times New Roman"/>
          <w:sz w:val="30"/>
          <w:szCs w:val="30"/>
        </w:rPr>
        <w:tab/>
        <w:t xml:space="preserve">(d) CDBA </w:t>
      </w:r>
    </w:p>
    <w:p w:rsidR="00775FDB" w:rsidRPr="000D3C64" w:rsidRDefault="00775FDB" w:rsidP="00775FDB">
      <w:pPr>
        <w:tabs>
          <w:tab w:val="center" w:pos="839"/>
          <w:tab w:val="center" w:pos="4423"/>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6.</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Good advertising can make people buy your products even if it sucks. </w:t>
      </w:r>
    </w:p>
    <w:p w:rsidR="00775FDB" w:rsidRPr="000D3C64" w:rsidRDefault="00775FDB" w:rsidP="00775FDB">
      <w:pPr>
        <w:numPr>
          <w:ilvl w:val="0"/>
          <w:numId w:val="17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 dollar spent on brain-washing is more cost-effective than a dollar spent on product improvement. </w:t>
      </w:r>
    </w:p>
    <w:p w:rsidR="00775FDB" w:rsidRPr="000D3C64" w:rsidRDefault="00775FDB" w:rsidP="00775FDB">
      <w:pPr>
        <w:numPr>
          <w:ilvl w:val="0"/>
          <w:numId w:val="17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That’s important because it takes pressure off you to make good products. </w:t>
      </w:r>
    </w:p>
    <w:p w:rsidR="00775FDB" w:rsidRPr="000D3C64" w:rsidRDefault="00775FDB" w:rsidP="00775FDB">
      <w:pPr>
        <w:numPr>
          <w:ilvl w:val="0"/>
          <w:numId w:val="17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Obviously, there is a minimum quality that every product has to achieve, it should be able to withstand the shipping process without becoming unrecognizable.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BACD</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ADCB</w:t>
      </w:r>
      <w:r w:rsidRPr="000D3C64">
        <w:rPr>
          <w:rFonts w:ascii="Times New Roman" w:hAnsi="Times New Roman" w:cs="Times New Roman"/>
          <w:sz w:val="30"/>
          <w:szCs w:val="30"/>
        </w:rPr>
        <w:tab/>
        <w:t xml:space="preserve">(d) BCDA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Almost a century ago, when the father of the modern automobile industry, Henry Ford, sold the first model T car he decided that only the best would do for his customers. </w:t>
      </w:r>
    </w:p>
    <w:p w:rsidR="00775FDB" w:rsidRPr="000D3C64" w:rsidRDefault="00775FDB" w:rsidP="00775FDB">
      <w:pPr>
        <w:numPr>
          <w:ilvl w:val="0"/>
          <w:numId w:val="17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Today, it is committed to delivering the finest quality with over six million vehicles a year in over 200 countries across the world. </w:t>
      </w:r>
    </w:p>
    <w:p w:rsidR="00775FDB" w:rsidRPr="000D3C64" w:rsidRDefault="00775FDB" w:rsidP="00775FDB">
      <w:pPr>
        <w:numPr>
          <w:ilvl w:val="0"/>
          <w:numId w:val="17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And for over ninety years this philosophy had endured in the Ford Motor Company. </w:t>
      </w:r>
    </w:p>
    <w:p w:rsidR="00775FDB" w:rsidRPr="000D3C64" w:rsidRDefault="00775FDB" w:rsidP="00775FDB">
      <w:pPr>
        <w:numPr>
          <w:ilvl w:val="0"/>
          <w:numId w:val="17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Thus, a vehicle is ready for the customer only if it passed the Ford ‘Zero Defect Programme’.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ACDB</w:t>
      </w:r>
      <w:r w:rsidRPr="000D3C64">
        <w:rPr>
          <w:rFonts w:ascii="Times New Roman" w:hAnsi="Times New Roman" w:cs="Times New Roman"/>
          <w:sz w:val="30"/>
          <w:szCs w:val="30"/>
        </w:rPr>
        <w:tab/>
        <w:t>(c) ACBD</w:t>
      </w:r>
      <w:r w:rsidRPr="000D3C64">
        <w:rPr>
          <w:rFonts w:ascii="Times New Roman" w:hAnsi="Times New Roman" w:cs="Times New Roman"/>
          <w:sz w:val="30"/>
          <w:szCs w:val="30"/>
        </w:rPr>
        <w:tab/>
        <w:t xml:space="preserve">(d) CDAB </w:t>
      </w:r>
    </w:p>
    <w:p w:rsidR="00775FDB" w:rsidRPr="000D3C64" w:rsidRDefault="00775FDB" w:rsidP="00775FDB">
      <w:pPr>
        <w:tabs>
          <w:tab w:val="center" w:pos="839"/>
          <w:tab w:val="center" w:pos="3604"/>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But clearly, the government still has the final say. </w:t>
      </w:r>
    </w:p>
    <w:p w:rsidR="00775FDB" w:rsidRPr="000D3C64" w:rsidRDefault="00775FDB" w:rsidP="00775FDB">
      <w:pPr>
        <w:numPr>
          <w:ilvl w:val="0"/>
          <w:numId w:val="179"/>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In the past few years, the Reserve Bank of India might have wrested considerable powers from the government when it comes to monetary policy. </w:t>
      </w:r>
    </w:p>
    <w:p w:rsidR="00775FDB" w:rsidRPr="000D3C64" w:rsidRDefault="00775FDB" w:rsidP="00775FDB">
      <w:pPr>
        <w:numPr>
          <w:ilvl w:val="0"/>
          <w:numId w:val="179"/>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The RBI’s announcements on certain issues become effective only after the government notifies them. </w:t>
      </w:r>
    </w:p>
    <w:p w:rsidR="00775FDB" w:rsidRPr="000D3C64" w:rsidRDefault="00775FDB" w:rsidP="00775FDB">
      <w:pPr>
        <w:numPr>
          <w:ilvl w:val="0"/>
          <w:numId w:val="179"/>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Isn’t it time the government vested the RBI with powers to sanction such changes, leaving their ratification for later?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ACDB</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BACD</w:t>
      </w:r>
      <w:r w:rsidRPr="000D3C64">
        <w:rPr>
          <w:rFonts w:ascii="Times New Roman" w:hAnsi="Times New Roman" w:cs="Times New Roman"/>
          <w:sz w:val="30"/>
          <w:szCs w:val="30"/>
        </w:rPr>
        <w:tab/>
        <w:t xml:space="preserve">(d) DACB </w:t>
      </w:r>
    </w:p>
    <w:p w:rsidR="00775FDB" w:rsidRPr="000D3C64" w:rsidRDefault="00775FDB" w:rsidP="00775FDB">
      <w:pPr>
        <w:tabs>
          <w:tab w:val="center" w:pos="839"/>
          <w:tab w:val="center" w:pos="4998"/>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 sat there frowning at the checkered table cloth, chewing the bitter cud of insight. </w:t>
      </w:r>
    </w:p>
    <w:p w:rsidR="00775FDB" w:rsidRPr="000D3C64" w:rsidRDefault="00775FDB" w:rsidP="00775FDB">
      <w:pPr>
        <w:numPr>
          <w:ilvl w:val="0"/>
          <w:numId w:val="18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That wintry afternoon in Manhattan, waiting in the little French restaurant, I was feeling frustrated and depressed. </w:t>
      </w:r>
    </w:p>
    <w:p w:rsidR="00775FDB" w:rsidRPr="000D3C64" w:rsidRDefault="00775FDB" w:rsidP="00775FDB">
      <w:pPr>
        <w:numPr>
          <w:ilvl w:val="0"/>
          <w:numId w:val="18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Even the prospect of seeing a dear friend failed to cheer me as it usually did. </w:t>
      </w:r>
    </w:p>
    <w:p w:rsidR="00775FDB" w:rsidRPr="000D3C64" w:rsidRDefault="00775FDB" w:rsidP="00775FDB">
      <w:pPr>
        <w:numPr>
          <w:ilvl w:val="0"/>
          <w:numId w:val="18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Because of certain miscalculations on my part, a project of considerable importance in my life had fallen through.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ADBC</w:t>
      </w:r>
      <w:r w:rsidRPr="000D3C64">
        <w:rPr>
          <w:rFonts w:ascii="Times New Roman" w:hAnsi="Times New Roman" w:cs="Times New Roman"/>
          <w:sz w:val="30"/>
          <w:szCs w:val="30"/>
        </w:rPr>
        <w:tab/>
        <w:t>(b) BCDA</w:t>
      </w:r>
      <w:r w:rsidRPr="000D3C64">
        <w:rPr>
          <w:rFonts w:ascii="Times New Roman" w:hAnsi="Times New Roman" w:cs="Times New Roman"/>
          <w:sz w:val="30"/>
          <w:szCs w:val="30"/>
        </w:rPr>
        <w:tab/>
        <w:t>(c) BDCA</w:t>
      </w:r>
      <w:r w:rsidRPr="000D3C64">
        <w:rPr>
          <w:rFonts w:ascii="Times New Roman" w:hAnsi="Times New Roman" w:cs="Times New Roman"/>
          <w:sz w:val="30"/>
          <w:szCs w:val="30"/>
        </w:rPr>
        <w:tab/>
        <w:t xml:space="preserve">(d) ABCD </w:t>
      </w:r>
    </w:p>
    <w:p w:rsidR="00775FDB" w:rsidRPr="000D3C64" w:rsidRDefault="00775FDB" w:rsidP="00775FDB">
      <w:pPr>
        <w:tabs>
          <w:tab w:val="center" w:pos="839"/>
          <w:tab w:val="right" w:pos="9375"/>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Perhaps the best known is the Bay Area Writing Project founded by James Gray in 1974. </w:t>
      </w:r>
    </w:p>
    <w:p w:rsidR="00775FDB" w:rsidRPr="000D3C64" w:rsidRDefault="00775FDB" w:rsidP="00775FDB">
      <w:pPr>
        <w:numPr>
          <w:ilvl w:val="0"/>
          <w:numId w:val="18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decline in writing skills can be stopped. </w:t>
      </w:r>
    </w:p>
    <w:p w:rsidR="00775FDB" w:rsidRPr="000D3C64" w:rsidRDefault="00775FDB" w:rsidP="00775FDB">
      <w:pPr>
        <w:numPr>
          <w:ilvl w:val="0"/>
          <w:numId w:val="18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Today’s back-to-basics movement has already forced some schools to place renewed emphasis on the three rupees. </w:t>
      </w:r>
    </w:p>
    <w:p w:rsidR="00775FDB" w:rsidRPr="000D3C64" w:rsidRDefault="00775FDB" w:rsidP="00775FDB">
      <w:pPr>
        <w:numPr>
          <w:ilvl w:val="0"/>
          <w:numId w:val="18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Although the inability of some teachers to teach writing successfully remains a big stumbling block, a number of programmes have been developed to attack this problem.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BCDA</w:t>
      </w:r>
      <w:r w:rsidRPr="000D3C64">
        <w:rPr>
          <w:rFonts w:ascii="Times New Roman" w:hAnsi="Times New Roman" w:cs="Times New Roman"/>
          <w:sz w:val="30"/>
          <w:szCs w:val="30"/>
        </w:rPr>
        <w:tab/>
        <w:t>(b) ADCB</w:t>
      </w:r>
      <w:r w:rsidRPr="000D3C64">
        <w:rPr>
          <w:rFonts w:ascii="Times New Roman" w:hAnsi="Times New Roman" w:cs="Times New Roman"/>
          <w:sz w:val="30"/>
          <w:szCs w:val="30"/>
        </w:rPr>
        <w:tab/>
        <w:t>(c) ACBD</w:t>
      </w:r>
      <w:r w:rsidRPr="000D3C64">
        <w:rPr>
          <w:rFonts w:ascii="Times New Roman" w:hAnsi="Times New Roman" w:cs="Times New Roman"/>
          <w:sz w:val="30"/>
          <w:szCs w:val="30"/>
        </w:rPr>
        <w:tab/>
        <w:t xml:space="preserve">(d) CABD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Answers </w:t>
      </w:r>
    </w:p>
    <w:p w:rsidR="00775FDB" w:rsidRPr="000D3C64" w:rsidRDefault="00775FDB" w:rsidP="00775FDB">
      <w:pPr>
        <w:tabs>
          <w:tab w:val="center" w:pos="804"/>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01.</w:t>
      </w:r>
      <w:r w:rsidRPr="000D3C64">
        <w:rPr>
          <w:rFonts w:ascii="Times New Roman" w:hAnsi="Times New Roman" w:cs="Times New Roman"/>
          <w:sz w:val="30"/>
          <w:szCs w:val="30"/>
        </w:rPr>
        <w:tab/>
        <w:t>B</w:t>
      </w:r>
      <w:r w:rsidRPr="000D3C64">
        <w:rPr>
          <w:rFonts w:ascii="Times New Roman" w:hAnsi="Times New Roman" w:cs="Times New Roman"/>
          <w:sz w:val="30"/>
          <w:szCs w:val="30"/>
        </w:rPr>
        <w:tab/>
        <w:t>02.</w:t>
      </w:r>
      <w:r w:rsidRPr="000D3C64">
        <w:rPr>
          <w:rFonts w:ascii="Times New Roman" w:hAnsi="Times New Roman" w:cs="Times New Roman"/>
          <w:sz w:val="30"/>
          <w:szCs w:val="30"/>
        </w:rPr>
        <w:tab/>
        <w:t xml:space="preserve">A </w:t>
      </w:r>
    </w:p>
    <w:p w:rsidR="00775FDB" w:rsidRPr="000D3C64" w:rsidRDefault="00775FDB" w:rsidP="00775FDB">
      <w:pPr>
        <w:tabs>
          <w:tab w:val="center" w:pos="811"/>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03.</w:t>
      </w:r>
      <w:r w:rsidRPr="000D3C64">
        <w:rPr>
          <w:rFonts w:ascii="Times New Roman" w:hAnsi="Times New Roman" w:cs="Times New Roman"/>
          <w:sz w:val="30"/>
          <w:szCs w:val="30"/>
        </w:rPr>
        <w:tab/>
        <w:t>A</w:t>
      </w:r>
      <w:r w:rsidRPr="000D3C64">
        <w:rPr>
          <w:rFonts w:ascii="Times New Roman" w:hAnsi="Times New Roman" w:cs="Times New Roman"/>
          <w:sz w:val="30"/>
          <w:szCs w:val="30"/>
        </w:rPr>
        <w:tab/>
        <w:t>04.</w:t>
      </w:r>
      <w:r w:rsidRPr="000D3C64">
        <w:rPr>
          <w:rFonts w:ascii="Times New Roman" w:hAnsi="Times New Roman" w:cs="Times New Roman"/>
          <w:sz w:val="30"/>
          <w:szCs w:val="30"/>
        </w:rPr>
        <w:tab/>
        <w:t xml:space="preserve">A </w:t>
      </w:r>
    </w:p>
    <w:p w:rsidR="00775FDB" w:rsidRPr="000D3C64" w:rsidRDefault="00775FDB" w:rsidP="00775FDB">
      <w:pPr>
        <w:tabs>
          <w:tab w:val="center" w:pos="811"/>
          <w:tab w:val="center" w:pos="1599"/>
          <w:tab w:val="center" w:pos="2244"/>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05.</w:t>
      </w:r>
      <w:r w:rsidRPr="000D3C64">
        <w:rPr>
          <w:rFonts w:ascii="Times New Roman" w:hAnsi="Times New Roman" w:cs="Times New Roman"/>
          <w:sz w:val="30"/>
          <w:szCs w:val="30"/>
        </w:rPr>
        <w:tab/>
        <w:t>A</w:t>
      </w:r>
      <w:r w:rsidRPr="000D3C64">
        <w:rPr>
          <w:rFonts w:ascii="Times New Roman" w:hAnsi="Times New Roman" w:cs="Times New Roman"/>
          <w:sz w:val="30"/>
          <w:szCs w:val="30"/>
        </w:rPr>
        <w:tab/>
        <w:t>06.</w:t>
      </w:r>
      <w:r w:rsidRPr="000D3C64">
        <w:rPr>
          <w:rFonts w:ascii="Times New Roman" w:hAnsi="Times New Roman" w:cs="Times New Roman"/>
          <w:sz w:val="30"/>
          <w:szCs w:val="30"/>
        </w:rPr>
        <w:tab/>
        <w:t xml:space="preserve">B </w:t>
      </w:r>
    </w:p>
    <w:p w:rsidR="00775FDB" w:rsidRPr="000D3C64" w:rsidRDefault="00775FDB" w:rsidP="00775FDB">
      <w:pPr>
        <w:tabs>
          <w:tab w:val="center" w:pos="802"/>
          <w:tab w:val="center" w:pos="1599"/>
          <w:tab w:val="center" w:pos="224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07.</w:t>
      </w:r>
      <w:r w:rsidRPr="000D3C64">
        <w:rPr>
          <w:rFonts w:ascii="Times New Roman" w:hAnsi="Times New Roman" w:cs="Times New Roman"/>
          <w:sz w:val="30"/>
          <w:szCs w:val="30"/>
        </w:rPr>
        <w:tab/>
        <w:t>C</w:t>
      </w:r>
      <w:r w:rsidRPr="000D3C64">
        <w:rPr>
          <w:rFonts w:ascii="Times New Roman" w:hAnsi="Times New Roman" w:cs="Times New Roman"/>
          <w:sz w:val="30"/>
          <w:szCs w:val="30"/>
        </w:rPr>
        <w:tab/>
        <w:t>08.</w:t>
      </w:r>
      <w:r w:rsidRPr="000D3C64">
        <w:rPr>
          <w:rFonts w:ascii="Times New Roman" w:hAnsi="Times New Roman" w:cs="Times New Roman"/>
          <w:sz w:val="30"/>
          <w:szCs w:val="30"/>
        </w:rPr>
        <w:tab/>
        <w:t xml:space="preserve">C </w:t>
      </w:r>
    </w:p>
    <w:p w:rsidR="00775FDB" w:rsidRPr="000D3C64" w:rsidRDefault="00775FDB" w:rsidP="00775FDB">
      <w:pPr>
        <w:tabs>
          <w:tab w:val="center" w:pos="802"/>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09.</w:t>
      </w:r>
      <w:r w:rsidRPr="000D3C64">
        <w:rPr>
          <w:rFonts w:ascii="Times New Roman" w:hAnsi="Times New Roman" w:cs="Times New Roman"/>
          <w:sz w:val="30"/>
          <w:szCs w:val="30"/>
        </w:rPr>
        <w:tab/>
        <w:t>C</w:t>
      </w:r>
      <w:r w:rsidRPr="000D3C64">
        <w:rPr>
          <w:rFonts w:ascii="Times New Roman" w:hAnsi="Times New Roman" w:cs="Times New Roman"/>
          <w:sz w:val="30"/>
          <w:szCs w:val="30"/>
        </w:rPr>
        <w:tab/>
        <w:t>10.</w:t>
      </w:r>
      <w:r w:rsidRPr="000D3C64">
        <w:rPr>
          <w:rFonts w:ascii="Times New Roman" w:hAnsi="Times New Roman" w:cs="Times New Roman"/>
          <w:sz w:val="30"/>
          <w:szCs w:val="30"/>
        </w:rPr>
        <w:tab/>
        <w:t xml:space="preserve">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Set 3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Arrange the sentences A, B, C and D in a proper sequence so as to make a coherent paragraph.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Where there is division, there must be conflict not only division between man and women but also division on the basis of race, religion and language. </w:t>
      </w:r>
    </w:p>
    <w:p w:rsidR="00775FDB" w:rsidRPr="000D3C64" w:rsidRDefault="00775FDB" w:rsidP="00775FDB">
      <w:pPr>
        <w:numPr>
          <w:ilvl w:val="0"/>
          <w:numId w:val="18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We said the present condition of racial divisions, linguistic divisions has brought out so many wars. </w:t>
      </w:r>
    </w:p>
    <w:p w:rsidR="00775FDB" w:rsidRPr="000D3C64" w:rsidRDefault="00775FDB" w:rsidP="00775FDB">
      <w:pPr>
        <w:numPr>
          <w:ilvl w:val="0"/>
          <w:numId w:val="18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Also, we went into the question as to why do this conflict between men and women exist. </w:t>
      </w:r>
    </w:p>
    <w:p w:rsidR="00775FDB" w:rsidRPr="000D3C64" w:rsidRDefault="00775FDB" w:rsidP="00775FDB">
      <w:pPr>
        <w:numPr>
          <w:ilvl w:val="0"/>
          <w:numId w:val="18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May we continue with what we were discussing last evening?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DBCA</w:t>
      </w:r>
      <w:r w:rsidRPr="000D3C64">
        <w:rPr>
          <w:rFonts w:ascii="Times New Roman" w:hAnsi="Times New Roman" w:cs="Times New Roman"/>
          <w:sz w:val="30"/>
          <w:szCs w:val="30"/>
        </w:rPr>
        <w:tab/>
        <w:t>(c) BCAD</w:t>
      </w:r>
      <w:r w:rsidRPr="000D3C64">
        <w:rPr>
          <w:rFonts w:ascii="Times New Roman" w:hAnsi="Times New Roman" w:cs="Times New Roman"/>
          <w:sz w:val="30"/>
          <w:szCs w:val="30"/>
        </w:rPr>
        <w:tab/>
        <w:t xml:space="preserve">(d) BDAC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No other document gives us so intimate a sense of the tone and temper of the first generation poets. </w:t>
      </w:r>
    </w:p>
    <w:p w:rsidR="00775FDB" w:rsidRPr="000D3C64" w:rsidRDefault="00775FDB" w:rsidP="00775FDB">
      <w:pPr>
        <w:numPr>
          <w:ilvl w:val="0"/>
          <w:numId w:val="183"/>
        </w:numPr>
        <w:spacing w:after="5" w:line="360" w:lineRule="auto"/>
        <w:ind w:right="50" w:hanging="720"/>
        <w:rPr>
          <w:rFonts w:ascii="Times New Roman" w:hAnsi="Times New Roman" w:cs="Times New Roman"/>
          <w:sz w:val="30"/>
          <w:szCs w:val="30"/>
        </w:rPr>
      </w:pPr>
      <w:r w:rsidRPr="000D3C64">
        <w:rPr>
          <w:rFonts w:ascii="Times New Roman" w:hAnsi="Times New Roman" w:cs="Times New Roman"/>
          <w:sz w:val="30"/>
          <w:szCs w:val="30"/>
        </w:rPr>
        <w:t xml:space="preserve">Part of the interest of the journal is course historical. </w:t>
      </w:r>
    </w:p>
    <w:p w:rsidR="00775FDB" w:rsidRPr="000D3C64" w:rsidRDefault="00775FDB" w:rsidP="00775FDB">
      <w:pPr>
        <w:numPr>
          <w:ilvl w:val="0"/>
          <w:numId w:val="183"/>
        </w:numPr>
        <w:spacing w:after="5" w:line="360" w:lineRule="auto"/>
        <w:ind w:right="50" w:hanging="720"/>
        <w:rPr>
          <w:rFonts w:ascii="Times New Roman" w:hAnsi="Times New Roman" w:cs="Times New Roman"/>
          <w:sz w:val="30"/>
          <w:szCs w:val="30"/>
        </w:rPr>
      </w:pPr>
      <w:r w:rsidRPr="000D3C64">
        <w:rPr>
          <w:rFonts w:ascii="Times New Roman" w:hAnsi="Times New Roman" w:cs="Times New Roman"/>
          <w:sz w:val="30"/>
          <w:szCs w:val="30"/>
        </w:rPr>
        <w:t>And the clues to Wordsworth’s creative processes which the journal are of decisive significance. D.</w:t>
      </w:r>
      <w:r w:rsidRPr="000D3C64">
        <w:rPr>
          <w:rFonts w:ascii="Times New Roman" w:hAnsi="Times New Roman" w:cs="Times New Roman"/>
          <w:sz w:val="30"/>
          <w:szCs w:val="30"/>
        </w:rPr>
        <w:tab/>
        <w:t xml:space="preserve">No even in their own letters do Wordsworth and Coleridge stand so present before us then they do through the references in the journal.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BACD</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CBAD</w:t>
      </w:r>
      <w:r w:rsidRPr="000D3C64">
        <w:rPr>
          <w:rFonts w:ascii="Times New Roman" w:hAnsi="Times New Roman" w:cs="Times New Roman"/>
          <w:sz w:val="30"/>
          <w:szCs w:val="30"/>
        </w:rPr>
        <w:tab/>
        <w:t xml:space="preserve">(d) DABC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These high plans died, slowly but definitely, and were replaced by the dream of a huge work on philosophy. </w:t>
      </w:r>
    </w:p>
    <w:p w:rsidR="00775FDB" w:rsidRPr="000D3C64" w:rsidRDefault="00775FDB" w:rsidP="00775FDB">
      <w:pPr>
        <w:numPr>
          <w:ilvl w:val="0"/>
          <w:numId w:val="18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 doing whatever little he could of the new plan, the poet managed to write speculations of theology, and political theory. </w:t>
      </w:r>
    </w:p>
    <w:p w:rsidR="00775FDB" w:rsidRPr="000D3C64" w:rsidRDefault="00775FDB" w:rsidP="00775FDB">
      <w:pPr>
        <w:numPr>
          <w:ilvl w:val="0"/>
          <w:numId w:val="18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poet’s huge ambitions included writing a philosophic epic on the origin of evil. </w:t>
      </w:r>
    </w:p>
    <w:p w:rsidR="00775FDB" w:rsidRPr="000D3C64" w:rsidRDefault="00775FDB" w:rsidP="00775FDB">
      <w:pPr>
        <w:numPr>
          <w:ilvl w:val="0"/>
          <w:numId w:val="18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However, not much was done in this regard either with only fragments being written.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CBAD</w:t>
      </w:r>
      <w:r w:rsidRPr="000D3C64">
        <w:rPr>
          <w:rFonts w:ascii="Times New Roman" w:hAnsi="Times New Roman" w:cs="Times New Roman"/>
          <w:sz w:val="30"/>
          <w:szCs w:val="30"/>
        </w:rPr>
        <w:tab/>
        <w:t>(c) CDAB</w:t>
      </w:r>
      <w:r w:rsidRPr="000D3C64">
        <w:rPr>
          <w:rFonts w:ascii="Times New Roman" w:hAnsi="Times New Roman" w:cs="Times New Roman"/>
          <w:sz w:val="30"/>
          <w:szCs w:val="30"/>
        </w:rPr>
        <w:tab/>
        <w:t xml:space="preserve">(d) CADB </w:t>
      </w:r>
    </w:p>
    <w:p w:rsidR="00775FDB" w:rsidRPr="000D3C64" w:rsidRDefault="00775FDB" w:rsidP="00775FDB">
      <w:pPr>
        <w:tabs>
          <w:tab w:val="center" w:pos="839"/>
          <w:tab w:val="center" w:pos="5067"/>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We can never leave off wondering how that which has ever been should cease to be. </w:t>
      </w:r>
    </w:p>
    <w:p w:rsidR="00775FDB" w:rsidRPr="000D3C64" w:rsidRDefault="00775FDB" w:rsidP="00775FDB">
      <w:pPr>
        <w:numPr>
          <w:ilvl w:val="0"/>
          <w:numId w:val="18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As we advance in life, we acquire a keener sense of the value of time. </w:t>
      </w:r>
    </w:p>
    <w:p w:rsidR="00775FDB" w:rsidRPr="000D3C64" w:rsidRDefault="00775FDB" w:rsidP="00775FDB">
      <w:pPr>
        <w:numPr>
          <w:ilvl w:val="0"/>
          <w:numId w:val="18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Nothing else, indeed, seems to be of any consequence; and we become misers in this sense. </w:t>
      </w:r>
    </w:p>
    <w:p w:rsidR="00775FDB" w:rsidRPr="000D3C64" w:rsidRDefault="00775FDB" w:rsidP="00775FDB">
      <w:pPr>
        <w:numPr>
          <w:ilvl w:val="0"/>
          <w:numId w:val="18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We try arrest its few last tottering steps, and to make it linger on the brink of the grave.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ACDB</w:t>
      </w:r>
      <w:r w:rsidRPr="000D3C64">
        <w:rPr>
          <w:rFonts w:ascii="Times New Roman" w:hAnsi="Times New Roman" w:cs="Times New Roman"/>
          <w:sz w:val="30"/>
          <w:szCs w:val="30"/>
        </w:rPr>
        <w:tab/>
        <w:t>(b) BCDA</w:t>
      </w:r>
      <w:r w:rsidRPr="000D3C64">
        <w:rPr>
          <w:rFonts w:ascii="Times New Roman" w:hAnsi="Times New Roman" w:cs="Times New Roman"/>
          <w:sz w:val="30"/>
          <w:szCs w:val="30"/>
        </w:rPr>
        <w:tab/>
        <w:t>(c) BDCA</w:t>
      </w:r>
      <w:r w:rsidRPr="000D3C64">
        <w:rPr>
          <w:rFonts w:ascii="Times New Roman" w:hAnsi="Times New Roman" w:cs="Times New Roman"/>
          <w:sz w:val="30"/>
          <w:szCs w:val="30"/>
        </w:rPr>
        <w:tab/>
        <w:t xml:space="preserve">(d) ABCD </w:t>
      </w:r>
    </w:p>
    <w:p w:rsidR="00775FDB" w:rsidRPr="000D3C64" w:rsidRDefault="00775FDB" w:rsidP="00775FDB">
      <w:pPr>
        <w:tabs>
          <w:tab w:val="center" w:pos="839"/>
          <w:tab w:val="center" w:pos="353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There is no complete knowledge about anything. </w:t>
      </w:r>
    </w:p>
    <w:p w:rsidR="00775FDB" w:rsidRPr="000D3C64" w:rsidRDefault="00775FDB" w:rsidP="00775FDB">
      <w:pPr>
        <w:numPr>
          <w:ilvl w:val="0"/>
          <w:numId w:val="18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Our thinking is the outcome of knowledge, and knowledge is always limited. </w:t>
      </w:r>
    </w:p>
    <w:p w:rsidR="00775FDB" w:rsidRPr="000D3C64" w:rsidRDefault="00775FDB" w:rsidP="00775FDB">
      <w:pPr>
        <w:numPr>
          <w:ilvl w:val="0"/>
          <w:numId w:val="18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Knowledge always goes hand in hand with ignorance. </w:t>
      </w:r>
    </w:p>
    <w:p w:rsidR="00775FDB" w:rsidRPr="000D3C64" w:rsidRDefault="00775FDB" w:rsidP="00775FDB">
      <w:pPr>
        <w:numPr>
          <w:ilvl w:val="0"/>
          <w:numId w:val="18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Therefore, out thinking which is born out of knowledge, is always limited under all circumstances.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BCAD</w:t>
      </w:r>
      <w:r w:rsidRPr="000D3C64">
        <w:rPr>
          <w:rFonts w:ascii="Times New Roman" w:hAnsi="Times New Roman" w:cs="Times New Roman"/>
          <w:sz w:val="30"/>
          <w:szCs w:val="30"/>
        </w:rPr>
        <w:tab/>
        <w:t>(b) BCDA</w:t>
      </w:r>
      <w:r w:rsidRPr="000D3C64">
        <w:rPr>
          <w:rFonts w:ascii="Times New Roman" w:hAnsi="Times New Roman" w:cs="Times New Roman"/>
          <w:sz w:val="30"/>
          <w:szCs w:val="30"/>
        </w:rPr>
        <w:tab/>
        <w:t>(c) DABC</w:t>
      </w:r>
      <w:r w:rsidRPr="000D3C64">
        <w:rPr>
          <w:rFonts w:ascii="Times New Roman" w:hAnsi="Times New Roman" w:cs="Times New Roman"/>
          <w:sz w:val="30"/>
          <w:szCs w:val="30"/>
        </w:rPr>
        <w:tab/>
        <w:t xml:space="preserve">(d) CBDA </w:t>
      </w:r>
    </w:p>
    <w:p w:rsidR="00775FDB" w:rsidRPr="000D3C64" w:rsidRDefault="00775FDB" w:rsidP="00775FDB">
      <w:pPr>
        <w:tabs>
          <w:tab w:val="center" w:pos="839"/>
          <w:tab w:val="center" w:pos="505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6.</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there was the hope that in another existence a greater happiness would reward one. </w:t>
      </w:r>
    </w:p>
    <w:p w:rsidR="00775FDB" w:rsidRPr="000D3C64" w:rsidRDefault="00775FDB" w:rsidP="00775FDB">
      <w:pPr>
        <w:numPr>
          <w:ilvl w:val="0"/>
          <w:numId w:val="18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previous existence, and the effort to do better would be less difficult too when. </w:t>
      </w:r>
    </w:p>
    <w:p w:rsidR="00775FDB" w:rsidRPr="000D3C64" w:rsidRDefault="00775FDB" w:rsidP="00775FDB">
      <w:pPr>
        <w:numPr>
          <w:ilvl w:val="0"/>
          <w:numId w:val="18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it would be less difficult to bear the evils of one’s own life if. </w:t>
      </w:r>
    </w:p>
    <w:p w:rsidR="00775FDB" w:rsidRPr="000D3C64" w:rsidRDefault="00775FDB" w:rsidP="00775FDB">
      <w:pPr>
        <w:numPr>
          <w:ilvl w:val="0"/>
          <w:numId w:val="18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one could thing that they were but the necessary outcome of one’s errors in a.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CABD</w:t>
      </w:r>
      <w:r w:rsidRPr="000D3C64">
        <w:rPr>
          <w:rFonts w:ascii="Times New Roman" w:hAnsi="Times New Roman" w:cs="Times New Roman"/>
          <w:sz w:val="30"/>
          <w:szCs w:val="30"/>
        </w:rPr>
        <w:tab/>
        <w:t>(b) BDCA</w:t>
      </w:r>
      <w:r w:rsidRPr="000D3C64">
        <w:rPr>
          <w:rFonts w:ascii="Times New Roman" w:hAnsi="Times New Roman" w:cs="Times New Roman"/>
          <w:sz w:val="30"/>
          <w:szCs w:val="30"/>
        </w:rPr>
        <w:tab/>
        <w:t>(c) BADC</w:t>
      </w:r>
      <w:r w:rsidRPr="000D3C64">
        <w:rPr>
          <w:rFonts w:ascii="Times New Roman" w:hAnsi="Times New Roman" w:cs="Times New Roman"/>
          <w:sz w:val="30"/>
          <w:szCs w:val="30"/>
        </w:rPr>
        <w:tab/>
        <w:t xml:space="preserve">(d) CDBA </w:t>
      </w:r>
    </w:p>
    <w:p w:rsidR="00775FDB" w:rsidRPr="000D3C64" w:rsidRDefault="00775FDB" w:rsidP="00775FDB">
      <w:pPr>
        <w:tabs>
          <w:tab w:val="center" w:pos="839"/>
          <w:tab w:val="center" w:pos="304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he can only renew himself if his soul. </w:t>
      </w:r>
    </w:p>
    <w:p w:rsidR="00775FDB" w:rsidRPr="000D3C64" w:rsidRDefault="00775FDB" w:rsidP="00775FDB">
      <w:pPr>
        <w:numPr>
          <w:ilvl w:val="0"/>
          <w:numId w:val="18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renews himself and. </w:t>
      </w:r>
    </w:p>
    <w:p w:rsidR="00775FDB" w:rsidRPr="000D3C64" w:rsidRDefault="00775FDB" w:rsidP="00775FDB">
      <w:pPr>
        <w:numPr>
          <w:ilvl w:val="0"/>
          <w:numId w:val="18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writer can only be fertile if. </w:t>
      </w:r>
    </w:p>
    <w:p w:rsidR="00775FDB" w:rsidRPr="000D3C64" w:rsidRDefault="00775FDB" w:rsidP="00775FDB">
      <w:pPr>
        <w:numPr>
          <w:ilvl w:val="0"/>
          <w:numId w:val="18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is constantly enriched by fresh experience.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CBAD</w:t>
      </w:r>
      <w:r w:rsidRPr="000D3C64">
        <w:rPr>
          <w:rFonts w:ascii="Times New Roman" w:hAnsi="Times New Roman" w:cs="Times New Roman"/>
          <w:sz w:val="30"/>
          <w:szCs w:val="30"/>
        </w:rPr>
        <w:tab/>
        <w:t>(b) CADB</w:t>
      </w:r>
      <w:r w:rsidRPr="000D3C64">
        <w:rPr>
          <w:rFonts w:ascii="Times New Roman" w:hAnsi="Times New Roman" w:cs="Times New Roman"/>
          <w:sz w:val="30"/>
          <w:szCs w:val="30"/>
        </w:rPr>
        <w:tab/>
        <w:t>(c) BDCA</w:t>
      </w:r>
      <w:r w:rsidRPr="000D3C64">
        <w:rPr>
          <w:rFonts w:ascii="Times New Roman" w:hAnsi="Times New Roman" w:cs="Times New Roman"/>
          <w:sz w:val="30"/>
          <w:szCs w:val="30"/>
        </w:rPr>
        <w:tab/>
        <w:t xml:space="preserve">(d) BACD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To have settled one’s affairs is a very good preparation to leading the rest of one’s life without concern for the future. </w:t>
      </w:r>
    </w:p>
    <w:p w:rsidR="00775FDB" w:rsidRPr="000D3C64" w:rsidRDefault="00775FDB" w:rsidP="00775FDB">
      <w:pPr>
        <w:numPr>
          <w:ilvl w:val="0"/>
          <w:numId w:val="18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When I have finished this book I shall know where I stand. </w:t>
      </w:r>
    </w:p>
    <w:p w:rsidR="00775FDB" w:rsidRPr="000D3C64" w:rsidRDefault="00775FDB" w:rsidP="00775FDB">
      <w:pPr>
        <w:numPr>
          <w:ilvl w:val="0"/>
          <w:numId w:val="18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One does not die immediately after one has made one’s will; one makes one’s will as a precaution. </w:t>
      </w:r>
    </w:p>
    <w:p w:rsidR="00775FDB" w:rsidRPr="000D3C64" w:rsidRDefault="00775FDB" w:rsidP="00775FDB">
      <w:pPr>
        <w:numPr>
          <w:ilvl w:val="0"/>
          <w:numId w:val="18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 can afford then to do what I choose with the years that remain to me.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DBAC</w:t>
      </w:r>
      <w:r w:rsidRPr="000D3C64">
        <w:rPr>
          <w:rFonts w:ascii="Times New Roman" w:hAnsi="Times New Roman" w:cs="Times New Roman"/>
          <w:sz w:val="30"/>
          <w:szCs w:val="30"/>
        </w:rPr>
        <w:tab/>
        <w:t>(b) CABD</w:t>
      </w:r>
      <w:r w:rsidRPr="000D3C64">
        <w:rPr>
          <w:rFonts w:ascii="Times New Roman" w:hAnsi="Times New Roman" w:cs="Times New Roman"/>
          <w:sz w:val="30"/>
          <w:szCs w:val="30"/>
        </w:rPr>
        <w:tab/>
        <w:t>(c) BDAC</w:t>
      </w:r>
      <w:r w:rsidRPr="000D3C64">
        <w:rPr>
          <w:rFonts w:ascii="Times New Roman" w:hAnsi="Times New Roman" w:cs="Times New Roman"/>
          <w:sz w:val="30"/>
          <w:szCs w:val="30"/>
        </w:rPr>
        <w:tab/>
        <w:t xml:space="preserve">(d) CBDA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It is said that India has always been in a hurry to conform to the western thought especially the American. </w:t>
      </w:r>
    </w:p>
    <w:p w:rsidR="00775FDB" w:rsidRPr="000D3C64" w:rsidRDefault="00775FDB" w:rsidP="00775FDB">
      <w:pPr>
        <w:numPr>
          <w:ilvl w:val="0"/>
          <w:numId w:val="190"/>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Even the smaller countries have the guts to take a firm contrarian stand if they feel the policies happen to compromise their country’s interest. </w:t>
      </w:r>
    </w:p>
    <w:p w:rsidR="00775FDB" w:rsidRPr="000D3C64" w:rsidRDefault="00775FDB" w:rsidP="00775FDB">
      <w:pPr>
        <w:numPr>
          <w:ilvl w:val="0"/>
          <w:numId w:val="190"/>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Its one thing to sprout theories on liberalization, and entirely another to barter the interests of the nation in its name. </w:t>
      </w:r>
    </w:p>
    <w:p w:rsidR="00775FDB" w:rsidRPr="000D3C64" w:rsidRDefault="00775FDB" w:rsidP="00775FDB">
      <w:pPr>
        <w:numPr>
          <w:ilvl w:val="0"/>
          <w:numId w:val="190"/>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In this case too, while a large number of countries are yet to ratify the GATT, India has not only ratified the treaty, but is also preparing to amend the Parents Act.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CABD</w:t>
      </w:r>
      <w:r w:rsidRPr="000D3C64">
        <w:rPr>
          <w:rFonts w:ascii="Times New Roman" w:hAnsi="Times New Roman" w:cs="Times New Roman"/>
          <w:sz w:val="30"/>
          <w:szCs w:val="30"/>
        </w:rPr>
        <w:tab/>
        <w:t>(b) DCAB</w:t>
      </w:r>
      <w:r w:rsidRPr="000D3C64">
        <w:rPr>
          <w:rFonts w:ascii="Times New Roman" w:hAnsi="Times New Roman" w:cs="Times New Roman"/>
          <w:sz w:val="30"/>
          <w:szCs w:val="30"/>
        </w:rPr>
        <w:tab/>
        <w:t>(c) CBDA</w:t>
      </w:r>
      <w:r w:rsidRPr="000D3C64">
        <w:rPr>
          <w:rFonts w:ascii="Times New Roman" w:hAnsi="Times New Roman" w:cs="Times New Roman"/>
          <w:sz w:val="30"/>
          <w:szCs w:val="30"/>
        </w:rPr>
        <w:tab/>
        <w:t xml:space="preserve">(d) BDCA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During one exhibition, however, some air became mixed with the hydrogen, and in the words of the shaken performer:”The explosion was so dreadful that I imagined all my teeth had been blown out!” </w:t>
      </w:r>
    </w:p>
    <w:p w:rsidR="00775FDB" w:rsidRPr="000D3C64" w:rsidRDefault="00775FDB" w:rsidP="00775FDB">
      <w:pPr>
        <w:spacing w:after="5" w:line="360" w:lineRule="auto"/>
        <w:ind w:left="10" w:right="320"/>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An entertainer would finished his acts by blowing the hydrogen he had inhaled towards a lighted candle; as the hydrogen caught fire, flames would shoot menacingly from his lips. C.</w:t>
      </w:r>
      <w:r w:rsidRPr="000D3C64">
        <w:rPr>
          <w:rFonts w:ascii="Times New Roman" w:hAnsi="Times New Roman" w:cs="Times New Roman"/>
          <w:sz w:val="30"/>
          <w:szCs w:val="30"/>
        </w:rPr>
        <w:tab/>
        <w:t xml:space="preserve">A paper bag filled with hydrogen amazed guests by zooming off into space.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 xml:space="preserve">When people learned about its unique lighter-than-air property, they began to use it in all sorts of parlor stunts.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DCBA</w:t>
      </w:r>
      <w:r w:rsidRPr="000D3C64">
        <w:rPr>
          <w:rFonts w:ascii="Times New Roman" w:hAnsi="Times New Roman" w:cs="Times New Roman"/>
          <w:sz w:val="30"/>
          <w:szCs w:val="30"/>
        </w:rPr>
        <w:tab/>
        <w:t>(b) DBAC</w:t>
      </w:r>
      <w:r w:rsidRPr="000D3C64">
        <w:rPr>
          <w:rFonts w:ascii="Times New Roman" w:hAnsi="Times New Roman" w:cs="Times New Roman"/>
          <w:sz w:val="30"/>
          <w:szCs w:val="30"/>
        </w:rPr>
        <w:tab/>
        <w:t>(c) CABD</w:t>
      </w:r>
      <w:r w:rsidRPr="000D3C64">
        <w:rPr>
          <w:rFonts w:ascii="Times New Roman" w:hAnsi="Times New Roman" w:cs="Times New Roman"/>
          <w:sz w:val="30"/>
          <w:szCs w:val="30"/>
        </w:rPr>
        <w:tab/>
        <w:t xml:space="preserve">(d) ACBD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Answers </w:t>
      </w:r>
    </w:p>
    <w:tbl>
      <w:tblPr>
        <w:tblStyle w:val="TableGrid"/>
        <w:tblW w:w="2372" w:type="dxa"/>
        <w:tblInd w:w="15" w:type="dxa"/>
        <w:tblLook w:val="04A0"/>
      </w:tblPr>
      <w:tblGrid>
        <w:gridCol w:w="718"/>
        <w:gridCol w:w="718"/>
        <w:gridCol w:w="719"/>
        <w:gridCol w:w="217"/>
      </w:tblGrid>
      <w:tr w:rsidR="00775FDB" w:rsidRPr="000D3C64" w:rsidTr="00207AE1">
        <w:trPr>
          <w:trHeight w:val="235"/>
        </w:trPr>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01.</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B</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02.</w:t>
            </w:r>
          </w:p>
        </w:tc>
        <w:tc>
          <w:tcPr>
            <w:tcW w:w="212" w:type="dxa"/>
            <w:hideMark/>
          </w:tcPr>
          <w:p w:rsidR="00775FDB" w:rsidRPr="000D3C64" w:rsidRDefault="00775FDB" w:rsidP="00207AE1">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tc>
      </w:tr>
      <w:tr w:rsidR="00775FDB" w:rsidRPr="000D3C64" w:rsidTr="00207AE1">
        <w:trPr>
          <w:trHeight w:val="270"/>
        </w:trPr>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03.</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D</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04.</w:t>
            </w:r>
          </w:p>
        </w:tc>
        <w:tc>
          <w:tcPr>
            <w:tcW w:w="212" w:type="dxa"/>
            <w:hideMark/>
          </w:tcPr>
          <w:p w:rsidR="00775FDB" w:rsidRPr="000D3C64" w:rsidRDefault="00775FDB" w:rsidP="00207AE1">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tc>
      </w:tr>
      <w:tr w:rsidR="00775FDB" w:rsidRPr="000D3C64" w:rsidTr="00207AE1">
        <w:trPr>
          <w:trHeight w:val="270"/>
        </w:trPr>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05.</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D</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06.</w:t>
            </w:r>
          </w:p>
        </w:tc>
        <w:tc>
          <w:tcPr>
            <w:tcW w:w="212" w:type="dxa"/>
            <w:hideMark/>
          </w:tcPr>
          <w:p w:rsidR="00775FDB" w:rsidRPr="000D3C64" w:rsidRDefault="00775FDB" w:rsidP="00207AE1">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tc>
      </w:tr>
      <w:tr w:rsidR="00775FDB" w:rsidRPr="000D3C64" w:rsidTr="00207AE1">
        <w:trPr>
          <w:trHeight w:val="270"/>
        </w:trPr>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07.</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A</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08.</w:t>
            </w:r>
          </w:p>
        </w:tc>
        <w:tc>
          <w:tcPr>
            <w:tcW w:w="212" w:type="dxa"/>
            <w:hideMark/>
          </w:tcPr>
          <w:p w:rsidR="00775FDB" w:rsidRPr="000D3C64" w:rsidRDefault="00775FDB" w:rsidP="00207AE1">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tc>
      </w:tr>
      <w:tr w:rsidR="00775FDB" w:rsidRPr="000D3C64" w:rsidTr="00207AE1">
        <w:trPr>
          <w:trHeight w:val="235"/>
        </w:trPr>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09.</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C</w:t>
            </w:r>
          </w:p>
        </w:tc>
        <w:tc>
          <w:tcPr>
            <w:tcW w:w="720" w:type="dxa"/>
            <w:hideMark/>
          </w:tcPr>
          <w:p w:rsidR="00775FDB" w:rsidRPr="000D3C64" w:rsidRDefault="00775FDB" w:rsidP="00207AE1">
            <w:pPr>
              <w:spacing w:line="360" w:lineRule="auto"/>
              <w:rPr>
                <w:rFonts w:ascii="Times New Roman" w:hAnsi="Times New Roman" w:cs="Times New Roman"/>
                <w:sz w:val="30"/>
                <w:szCs w:val="30"/>
              </w:rPr>
            </w:pPr>
            <w:r w:rsidRPr="000D3C64">
              <w:rPr>
                <w:rFonts w:ascii="Times New Roman" w:hAnsi="Times New Roman" w:cs="Times New Roman"/>
                <w:sz w:val="30"/>
                <w:szCs w:val="30"/>
              </w:rPr>
              <w:t>10.</w:t>
            </w:r>
          </w:p>
        </w:tc>
        <w:tc>
          <w:tcPr>
            <w:tcW w:w="212" w:type="dxa"/>
            <w:hideMark/>
          </w:tcPr>
          <w:p w:rsidR="00775FDB" w:rsidRPr="000D3C64" w:rsidRDefault="00775FDB" w:rsidP="00207AE1">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tc>
      </w:tr>
    </w:tbl>
    <w:p w:rsidR="00775FDB" w:rsidRPr="000D3C64" w:rsidRDefault="00775FDB" w:rsidP="00775FDB">
      <w:pPr>
        <w:spacing w:after="0" w:line="360" w:lineRule="auto"/>
        <w:ind w:left="15"/>
        <w:rPr>
          <w:rFonts w:ascii="Times New Roman" w:eastAsia="Arial" w:hAnsi="Times New Roman" w:cs="Times New Roman"/>
          <w:sz w:val="30"/>
          <w:szCs w:val="30"/>
        </w:rPr>
      </w:pPr>
      <w:r w:rsidRPr="000D3C64">
        <w:rPr>
          <w:rFonts w:ascii="Times New Roman" w:hAnsi="Times New Roman" w:cs="Times New Roman"/>
          <w:sz w:val="30"/>
          <w:szCs w:val="30"/>
        </w:rPr>
        <w:t xml:space="preserve">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Set 4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Arrange the sentences A, B, C and D in a proper sequence so as to make a coherent paragraph.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We lived in a succession of small towns in the south, never remaining at the same address for more than two years. </w:t>
      </w:r>
    </w:p>
    <w:p w:rsidR="00775FDB" w:rsidRPr="000D3C64" w:rsidRDefault="00775FDB" w:rsidP="00775FDB">
      <w:pPr>
        <w:numPr>
          <w:ilvl w:val="0"/>
          <w:numId w:val="19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 my case, I think it was a combination of family circumstances and physical peculiarities. </w:t>
      </w:r>
    </w:p>
    <w:p w:rsidR="00775FDB" w:rsidRPr="000D3C64" w:rsidRDefault="00775FDB" w:rsidP="00775FDB">
      <w:pPr>
        <w:numPr>
          <w:ilvl w:val="0"/>
          <w:numId w:val="19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 have often been asked what attracts someone to mycology, the study of  biology. </w:t>
      </w:r>
    </w:p>
    <w:p w:rsidR="00775FDB" w:rsidRPr="000D3C64" w:rsidRDefault="00775FDB" w:rsidP="00775FDB">
      <w:pPr>
        <w:numPr>
          <w:ilvl w:val="0"/>
          <w:numId w:val="19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My father, a federal accountant, was exceptionally peripatetic.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CBDA</w:t>
      </w:r>
      <w:r w:rsidRPr="000D3C64">
        <w:rPr>
          <w:rFonts w:ascii="Times New Roman" w:hAnsi="Times New Roman" w:cs="Times New Roman"/>
          <w:sz w:val="30"/>
          <w:szCs w:val="30"/>
        </w:rPr>
        <w:tab/>
        <w:t>(b) CADB</w:t>
      </w:r>
      <w:r w:rsidRPr="000D3C64">
        <w:rPr>
          <w:rFonts w:ascii="Times New Roman" w:hAnsi="Times New Roman" w:cs="Times New Roman"/>
          <w:sz w:val="30"/>
          <w:szCs w:val="30"/>
        </w:rPr>
        <w:tab/>
        <w:t>(c) CBAD</w:t>
      </w:r>
      <w:r w:rsidRPr="000D3C64">
        <w:rPr>
          <w:rFonts w:ascii="Times New Roman" w:hAnsi="Times New Roman" w:cs="Times New Roman"/>
          <w:sz w:val="30"/>
          <w:szCs w:val="30"/>
        </w:rPr>
        <w:tab/>
        <w:t xml:space="preserve">(d) DABC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Group decision making, however, does not necessarily fully guard against arbitrariness and anarchy, for individual capriciousness can get substituted by collusion of group members. </w:t>
      </w:r>
    </w:p>
    <w:p w:rsidR="00775FDB" w:rsidRPr="000D3C64" w:rsidRDefault="00775FDB" w:rsidP="00775FDB">
      <w:pPr>
        <w:numPr>
          <w:ilvl w:val="0"/>
          <w:numId w:val="19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Nature itself is an intricate system of checks and balances, meant to preserve the delicate balance between various environmental factors that affect our ecology. </w:t>
      </w:r>
    </w:p>
    <w:p w:rsidR="00775FDB" w:rsidRPr="000D3C64" w:rsidRDefault="00775FDB" w:rsidP="00775FDB">
      <w:pPr>
        <w:numPr>
          <w:ilvl w:val="0"/>
          <w:numId w:val="19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In institutions also, there is a need to have in place a system of checks and balances which inhibits the concentration of power in the hands of only some individuals. </w:t>
      </w:r>
    </w:p>
    <w:p w:rsidR="00775FDB" w:rsidRPr="000D3C64" w:rsidRDefault="00775FDB" w:rsidP="00775FDB">
      <w:pPr>
        <w:numPr>
          <w:ilvl w:val="0"/>
          <w:numId w:val="19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When human interventions alter this delicate balance, the outcomes have been seen to be disastrous.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CDAB</w:t>
      </w:r>
      <w:r w:rsidRPr="000D3C64">
        <w:rPr>
          <w:rFonts w:ascii="Times New Roman" w:hAnsi="Times New Roman" w:cs="Times New Roman"/>
          <w:sz w:val="30"/>
          <w:szCs w:val="30"/>
        </w:rPr>
        <w:tab/>
        <w:t>(b) BCAD</w:t>
      </w:r>
      <w:r w:rsidRPr="000D3C64">
        <w:rPr>
          <w:rFonts w:ascii="Times New Roman" w:hAnsi="Times New Roman" w:cs="Times New Roman"/>
          <w:sz w:val="30"/>
          <w:szCs w:val="30"/>
        </w:rPr>
        <w:tab/>
        <w:t>(c) CABD</w:t>
      </w:r>
      <w:r w:rsidRPr="000D3C64">
        <w:rPr>
          <w:rFonts w:ascii="Times New Roman" w:hAnsi="Times New Roman" w:cs="Times New Roman"/>
          <w:sz w:val="30"/>
          <w:szCs w:val="30"/>
        </w:rPr>
        <w:tab/>
        <w:t xml:space="preserve">(d) BDCA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He was bone –weary and soul-weary, and found himself muttering, “either I can’t manage this place, or it’s unmanageable”. </w:t>
      </w:r>
    </w:p>
    <w:p w:rsidR="00775FDB" w:rsidRPr="000D3C64" w:rsidRDefault="00775FDB" w:rsidP="00775FDB">
      <w:pPr>
        <w:numPr>
          <w:ilvl w:val="0"/>
          <w:numId w:val="193"/>
        </w:numPr>
        <w:spacing w:after="5" w:line="360" w:lineRule="auto"/>
        <w:ind w:right="157" w:hanging="10"/>
        <w:rPr>
          <w:rFonts w:ascii="Times New Roman" w:hAnsi="Times New Roman" w:cs="Times New Roman"/>
          <w:sz w:val="30"/>
          <w:szCs w:val="30"/>
        </w:rPr>
      </w:pPr>
      <w:r w:rsidRPr="000D3C64">
        <w:rPr>
          <w:rFonts w:ascii="Times New Roman" w:hAnsi="Times New Roman" w:cs="Times New Roman"/>
          <w:sz w:val="30"/>
          <w:szCs w:val="30"/>
        </w:rPr>
        <w:t xml:space="preserve">To his horror, he realized that he had become the victim of an amorphous, unwitting, unconscious conspiracy to immerse him in routing work that had no significance. </w:t>
      </w:r>
    </w:p>
    <w:p w:rsidR="00775FDB" w:rsidRPr="000D3C64" w:rsidRDefault="00775FDB" w:rsidP="00775FDB">
      <w:pPr>
        <w:numPr>
          <w:ilvl w:val="0"/>
          <w:numId w:val="193"/>
        </w:numPr>
        <w:spacing w:after="5" w:line="360" w:lineRule="auto"/>
        <w:ind w:right="157" w:hanging="10"/>
        <w:rPr>
          <w:rFonts w:ascii="Times New Roman" w:hAnsi="Times New Roman" w:cs="Times New Roman"/>
          <w:sz w:val="30"/>
          <w:szCs w:val="30"/>
        </w:rPr>
      </w:pPr>
      <w:r w:rsidRPr="000D3C64">
        <w:rPr>
          <w:rFonts w:ascii="Times New Roman" w:hAnsi="Times New Roman" w:cs="Times New Roman"/>
          <w:sz w:val="30"/>
          <w:szCs w:val="30"/>
        </w:rPr>
        <w:t>It was one of those nights in the office when the office clock was moving towards four in the morning and the Bennie was still not through with the incredible mass of paper stacked before him. D.</w:t>
      </w:r>
      <w:r w:rsidRPr="000D3C64">
        <w:rPr>
          <w:rFonts w:ascii="Times New Roman" w:hAnsi="Times New Roman" w:cs="Times New Roman"/>
          <w:sz w:val="30"/>
          <w:szCs w:val="30"/>
        </w:rPr>
        <w:tab/>
        <w:t xml:space="preserve">He reached for his calendar and ran his eyes down each hour, half-hour, and quarter-hour, to see where his time had gone that day, the day before, the month before.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CADB</w:t>
      </w:r>
      <w:r w:rsidRPr="000D3C64">
        <w:rPr>
          <w:rFonts w:ascii="Times New Roman" w:hAnsi="Times New Roman" w:cs="Times New Roman"/>
          <w:sz w:val="30"/>
          <w:szCs w:val="30"/>
        </w:rPr>
        <w:tab/>
        <w:t>(c) BDCA</w:t>
      </w:r>
      <w:r w:rsidRPr="000D3C64">
        <w:rPr>
          <w:rFonts w:ascii="Times New Roman" w:hAnsi="Times New Roman" w:cs="Times New Roman"/>
          <w:sz w:val="30"/>
          <w:szCs w:val="30"/>
        </w:rPr>
        <w:tab/>
        <w:t xml:space="preserve">(d) DCBA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With that, I swallowed the shampoo, and obtained the most realistic results almost on the spot. </w:t>
      </w:r>
    </w:p>
    <w:p w:rsidR="00775FDB" w:rsidRPr="000D3C64" w:rsidRDefault="00775FDB" w:rsidP="00775FDB">
      <w:pPr>
        <w:numPr>
          <w:ilvl w:val="0"/>
          <w:numId w:val="194"/>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The man shuffled away into the back regions to make up prescription, and after a moment I got through on the shop– telephone to the consulate, intimating my location. </w:t>
      </w:r>
    </w:p>
    <w:p w:rsidR="00775FDB" w:rsidRPr="000D3C64" w:rsidRDefault="00775FDB" w:rsidP="00775FDB">
      <w:pPr>
        <w:numPr>
          <w:ilvl w:val="0"/>
          <w:numId w:val="194"/>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Then, while the pharmacist was wrapping up a six-ounce bottle of the mixture, I groaned and inquired whether he could give me something for acute gastric cramp. </w:t>
      </w:r>
    </w:p>
    <w:p w:rsidR="00775FDB" w:rsidRPr="000D3C64" w:rsidRDefault="00775FDB" w:rsidP="00775FDB">
      <w:pPr>
        <w:numPr>
          <w:ilvl w:val="0"/>
          <w:numId w:val="194"/>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 intended to stage a sharp gastric attack, and entering an old-fashioned pharmacy, I asked for a popular shampoo mixture, consisting of olive oil and flaked soap.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DCBA</w:t>
      </w:r>
      <w:r w:rsidRPr="000D3C64">
        <w:rPr>
          <w:rFonts w:ascii="Times New Roman" w:hAnsi="Times New Roman" w:cs="Times New Roman"/>
          <w:sz w:val="30"/>
          <w:szCs w:val="30"/>
        </w:rPr>
        <w:tab/>
        <w:t>(b) DACB</w:t>
      </w:r>
      <w:r w:rsidRPr="000D3C64">
        <w:rPr>
          <w:rFonts w:ascii="Times New Roman" w:hAnsi="Times New Roman" w:cs="Times New Roman"/>
          <w:sz w:val="30"/>
          <w:szCs w:val="30"/>
        </w:rPr>
        <w:tab/>
        <w:t>(c) BDAC</w:t>
      </w:r>
      <w:r w:rsidRPr="000D3C64">
        <w:rPr>
          <w:rFonts w:ascii="Times New Roman" w:hAnsi="Times New Roman" w:cs="Times New Roman"/>
          <w:sz w:val="30"/>
          <w:szCs w:val="30"/>
        </w:rPr>
        <w:tab/>
        <w:t xml:space="preserve">(d) BCDA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likelihood of an accident is determined by how carefully the motorist drives and how carefully the pedestrian crosses the street. </w:t>
      </w:r>
    </w:p>
    <w:p w:rsidR="00775FDB" w:rsidRPr="000D3C64" w:rsidRDefault="00775FDB" w:rsidP="00775FDB">
      <w:pPr>
        <w:numPr>
          <w:ilvl w:val="0"/>
          <w:numId w:val="19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An accident involving a motorist and a pedestrian is such a case. </w:t>
      </w:r>
    </w:p>
    <w:p w:rsidR="00775FDB" w:rsidRPr="000D3C64" w:rsidRDefault="00775FDB" w:rsidP="00775FDB">
      <w:pPr>
        <w:numPr>
          <w:ilvl w:val="0"/>
          <w:numId w:val="19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Each must decide how much care to exercise without knowing how careful the other is. </w:t>
      </w:r>
    </w:p>
    <w:p w:rsidR="00775FDB" w:rsidRPr="000D3C64" w:rsidRDefault="00775FDB" w:rsidP="00775FDB">
      <w:pPr>
        <w:numPr>
          <w:ilvl w:val="0"/>
          <w:numId w:val="19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simplest strategic problem arises when two individuals interact with each other, and each must decide what to do without knowing what the other is doing.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ADCB</w:t>
      </w:r>
      <w:r w:rsidRPr="000D3C64">
        <w:rPr>
          <w:rFonts w:ascii="Times New Roman" w:hAnsi="Times New Roman" w:cs="Times New Roman"/>
          <w:sz w:val="30"/>
          <w:szCs w:val="30"/>
        </w:rPr>
        <w:tab/>
        <w:t>(c) DBCA</w:t>
      </w:r>
      <w:r w:rsidRPr="000D3C64">
        <w:rPr>
          <w:rFonts w:ascii="Times New Roman" w:hAnsi="Times New Roman" w:cs="Times New Roman"/>
          <w:sz w:val="30"/>
          <w:szCs w:val="30"/>
        </w:rPr>
        <w:tab/>
        <w:t xml:space="preserve">(d) DBAC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6.</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situation in which violence occurs and the nature of that violence tends to be clearly defined at least in theory, as in the proverbial Irishman’s question. ‘Is this a private fight or can anyone join in’. </w:t>
      </w:r>
    </w:p>
    <w:p w:rsidR="00775FDB" w:rsidRPr="000D3C64" w:rsidRDefault="00775FDB" w:rsidP="00775FDB">
      <w:pPr>
        <w:numPr>
          <w:ilvl w:val="0"/>
          <w:numId w:val="19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So actual risk to outsiders, though no doubt higher than our societies, is calculable. </w:t>
      </w:r>
    </w:p>
    <w:p w:rsidR="00775FDB" w:rsidRPr="000D3C64" w:rsidRDefault="00775FDB" w:rsidP="00775FDB">
      <w:pPr>
        <w:numPr>
          <w:ilvl w:val="0"/>
          <w:numId w:val="19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Probably the only uncontrolled applications of force are those of social superiors to social inferior and even here there are probably some rules. </w:t>
      </w:r>
    </w:p>
    <w:p w:rsidR="00775FDB" w:rsidRPr="000D3C64" w:rsidRDefault="00775FDB" w:rsidP="00775FDB">
      <w:pPr>
        <w:numPr>
          <w:ilvl w:val="0"/>
          <w:numId w:val="19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However, binding the obligation to kill members of feuding families engaged in mutual massacre will be genuinely appalled if by some mischance a bystander or outsider is killed.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DABC</w:t>
      </w:r>
      <w:r w:rsidRPr="000D3C64">
        <w:rPr>
          <w:rFonts w:ascii="Times New Roman" w:hAnsi="Times New Roman" w:cs="Times New Roman"/>
          <w:sz w:val="30"/>
          <w:szCs w:val="30"/>
        </w:rPr>
        <w:tab/>
        <w:t>(b) ACDB</w:t>
      </w:r>
      <w:r w:rsidRPr="000D3C64">
        <w:rPr>
          <w:rFonts w:ascii="Times New Roman" w:hAnsi="Times New Roman" w:cs="Times New Roman"/>
          <w:sz w:val="30"/>
          <w:szCs w:val="30"/>
        </w:rPr>
        <w:tab/>
        <w:t>(c) CBAD</w:t>
      </w:r>
      <w:r w:rsidRPr="000D3C64">
        <w:rPr>
          <w:rFonts w:ascii="Times New Roman" w:hAnsi="Times New Roman" w:cs="Times New Roman"/>
          <w:sz w:val="30"/>
          <w:szCs w:val="30"/>
        </w:rPr>
        <w:tab/>
        <w:t xml:space="preserve">(d) DBAC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In emission trading, the government fixes the total amount of pollution that is acceptable to maintain a desired level of air quality. </w:t>
      </w:r>
    </w:p>
    <w:p w:rsidR="00775FDB" w:rsidRPr="000D3C64" w:rsidRDefault="00775FDB" w:rsidP="00775FDB">
      <w:pPr>
        <w:numPr>
          <w:ilvl w:val="0"/>
          <w:numId w:val="19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Economists argue this approach makes air pollution control more cost-effective than the current practice of fixing air pollution standards and expecting all companies to pollute below these standards. </w:t>
      </w:r>
    </w:p>
    <w:p w:rsidR="00775FDB" w:rsidRPr="000D3C64" w:rsidRDefault="00775FDB" w:rsidP="00775FDB">
      <w:pPr>
        <w:numPr>
          <w:ilvl w:val="0"/>
          <w:numId w:val="19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USA uses emission trading to control air pollution. </w:t>
      </w:r>
    </w:p>
    <w:p w:rsidR="00775FDB" w:rsidRPr="000D3C64" w:rsidRDefault="00775FDB" w:rsidP="00775FDB">
      <w:pPr>
        <w:numPr>
          <w:ilvl w:val="0"/>
          <w:numId w:val="19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It then distributes emission permits to all companies in the region, which add up to the overall acceptable level of emission.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BADC</w:t>
      </w:r>
      <w:r w:rsidRPr="000D3C64">
        <w:rPr>
          <w:rFonts w:ascii="Times New Roman" w:hAnsi="Times New Roman" w:cs="Times New Roman"/>
          <w:sz w:val="30"/>
          <w:szCs w:val="30"/>
        </w:rPr>
        <w:tab/>
        <w:t>(b) ACDB</w:t>
      </w:r>
      <w:r w:rsidRPr="000D3C64">
        <w:rPr>
          <w:rFonts w:ascii="Times New Roman" w:hAnsi="Times New Roman" w:cs="Times New Roman"/>
          <w:sz w:val="30"/>
          <w:szCs w:val="30"/>
        </w:rPr>
        <w:tab/>
        <w:t>(c) CBAD</w:t>
      </w:r>
      <w:r w:rsidRPr="000D3C64">
        <w:rPr>
          <w:rFonts w:ascii="Times New Roman" w:hAnsi="Times New Roman" w:cs="Times New Roman"/>
          <w:sz w:val="30"/>
          <w:szCs w:val="30"/>
        </w:rPr>
        <w:tab/>
        <w:t xml:space="preserve">(d) DBAC </w:t>
      </w:r>
    </w:p>
    <w:p w:rsidR="00775FDB" w:rsidRPr="000D3C64" w:rsidRDefault="00775FDB" w:rsidP="00775FDB">
      <w:pPr>
        <w:spacing w:after="5" w:line="360" w:lineRule="auto"/>
        <w:ind w:left="10" w:right="255"/>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t>A.</w:t>
      </w:r>
      <w:r w:rsidRPr="000D3C64">
        <w:rPr>
          <w:rFonts w:ascii="Times New Roman" w:hAnsi="Times New Roman" w:cs="Times New Roman"/>
          <w:sz w:val="30"/>
          <w:szCs w:val="30"/>
        </w:rPr>
        <w:tab/>
        <w:t>The individual companies vary in size, from the corner grocery to the industrial giant. B.</w:t>
      </w:r>
      <w:r w:rsidRPr="000D3C64">
        <w:rPr>
          <w:rFonts w:ascii="Times New Roman" w:hAnsi="Times New Roman" w:cs="Times New Roman"/>
          <w:sz w:val="30"/>
          <w:szCs w:val="30"/>
        </w:rPr>
        <w:tab/>
        <w:t xml:space="preserve">Policies and management methods within firms range from formal, well-planned organization and controls to slipshod day-to-day operations. </w:t>
      </w:r>
    </w:p>
    <w:p w:rsidR="00775FDB" w:rsidRPr="000D3C64" w:rsidRDefault="00775FDB" w:rsidP="00775FDB">
      <w:pPr>
        <w:numPr>
          <w:ilvl w:val="0"/>
          <w:numId w:val="19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Various industries offer a wide array of products or services through millions of firms largely independent of each other. </w:t>
      </w:r>
    </w:p>
    <w:p w:rsidR="00775FDB" w:rsidRPr="000D3C64" w:rsidRDefault="00775FDB" w:rsidP="00775FDB">
      <w:pPr>
        <w:numPr>
          <w:ilvl w:val="0"/>
          <w:numId w:val="19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Variation in the form of ownership contributes to diversity in capital investment, volume of business, and financial structure.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DBCA</w:t>
      </w:r>
      <w:r w:rsidRPr="000D3C64">
        <w:rPr>
          <w:rFonts w:ascii="Times New Roman" w:hAnsi="Times New Roman" w:cs="Times New Roman"/>
          <w:sz w:val="30"/>
          <w:szCs w:val="30"/>
        </w:rPr>
        <w:tab/>
        <w:t>(b) CADB</w:t>
      </w:r>
      <w:r w:rsidRPr="000D3C64">
        <w:rPr>
          <w:rFonts w:ascii="Times New Roman" w:hAnsi="Times New Roman" w:cs="Times New Roman"/>
          <w:sz w:val="30"/>
          <w:szCs w:val="30"/>
        </w:rPr>
        <w:tab/>
        <w:t>(c) BADC</w:t>
      </w:r>
      <w:r w:rsidRPr="000D3C64">
        <w:rPr>
          <w:rFonts w:ascii="Times New Roman" w:hAnsi="Times New Roman" w:cs="Times New Roman"/>
          <w:sz w:val="30"/>
          <w:szCs w:val="30"/>
        </w:rPr>
        <w:tab/>
        <w:t xml:space="preserve">(d) ADCB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All levels of demand, whether individual, aggregate, local, national, or international are subject to change. </w:t>
      </w:r>
    </w:p>
    <w:p w:rsidR="00775FDB" w:rsidRPr="000D3C64" w:rsidRDefault="00775FDB" w:rsidP="00775FDB">
      <w:pPr>
        <w:numPr>
          <w:ilvl w:val="0"/>
          <w:numId w:val="19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At the same time science and technology add new dimensions to products, their uses, and the methods used to market them. </w:t>
      </w:r>
    </w:p>
    <w:p w:rsidR="00775FDB" w:rsidRPr="000D3C64" w:rsidRDefault="00775FDB" w:rsidP="00775FDB">
      <w:pPr>
        <w:numPr>
          <w:ilvl w:val="0"/>
          <w:numId w:val="19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Aggregate demand fluctuates with changes in the level of business activity, GNP and national income. </w:t>
      </w:r>
    </w:p>
    <w:p w:rsidR="00775FDB" w:rsidRPr="000D3C64" w:rsidRDefault="00775FDB" w:rsidP="00775FDB">
      <w:pPr>
        <w:numPr>
          <w:ilvl w:val="0"/>
          <w:numId w:val="19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demand of individual tends to vary with changing needs are rising income.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CBDA</w:t>
      </w:r>
      <w:r w:rsidRPr="000D3C64">
        <w:rPr>
          <w:rFonts w:ascii="Times New Roman" w:hAnsi="Times New Roman" w:cs="Times New Roman"/>
          <w:sz w:val="30"/>
          <w:szCs w:val="30"/>
        </w:rPr>
        <w:tab/>
        <w:t>(b) DCAB</w:t>
      </w:r>
      <w:r w:rsidRPr="000D3C64">
        <w:rPr>
          <w:rFonts w:ascii="Times New Roman" w:hAnsi="Times New Roman" w:cs="Times New Roman"/>
          <w:sz w:val="30"/>
          <w:szCs w:val="30"/>
        </w:rPr>
        <w:tab/>
        <w:t>(c) BCAD</w:t>
      </w:r>
      <w:r w:rsidRPr="000D3C64">
        <w:rPr>
          <w:rFonts w:ascii="Times New Roman" w:hAnsi="Times New Roman" w:cs="Times New Roman"/>
          <w:sz w:val="30"/>
          <w:szCs w:val="30"/>
        </w:rPr>
        <w:tab/>
        <w:t xml:space="preserve">(d) ADCB </w:t>
      </w:r>
    </w:p>
    <w:p w:rsidR="00775FDB" w:rsidRPr="000D3C64" w:rsidRDefault="00775FDB" w:rsidP="00775FDB">
      <w:pPr>
        <w:tabs>
          <w:tab w:val="center" w:pos="839"/>
          <w:tab w:val="center" w:pos="386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Secret persons shall strike with weapons, fire or poison. </w:t>
      </w:r>
    </w:p>
    <w:p w:rsidR="00775FDB" w:rsidRPr="000D3C64" w:rsidRDefault="00775FDB" w:rsidP="00775FDB">
      <w:pPr>
        <w:numPr>
          <w:ilvl w:val="0"/>
          <w:numId w:val="20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Clans mutually supporting each other shall be made to strike at the weak points. </w:t>
      </w:r>
    </w:p>
    <w:p w:rsidR="00775FDB" w:rsidRPr="000D3C64" w:rsidRDefault="00775FDB" w:rsidP="00775FDB">
      <w:pPr>
        <w:numPr>
          <w:ilvl w:val="0"/>
          <w:numId w:val="20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shall destroy their caravans, herds, forests and troop reinforcements. </w:t>
      </w:r>
    </w:p>
    <w:p w:rsidR="00775FDB" w:rsidRPr="000D3C64" w:rsidRDefault="00775FDB" w:rsidP="00775FDB">
      <w:pPr>
        <w:numPr>
          <w:ilvl w:val="0"/>
          <w:numId w:val="20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conqueror shall cause enemy kingdom to be destroy by neighboring kings, jungle tribes, pretenders or unjustly treated princes.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DCBA</w:t>
      </w:r>
      <w:r w:rsidRPr="000D3C64">
        <w:rPr>
          <w:rFonts w:ascii="Times New Roman" w:hAnsi="Times New Roman" w:cs="Times New Roman"/>
          <w:sz w:val="30"/>
          <w:szCs w:val="30"/>
        </w:rPr>
        <w:tab/>
        <w:t>(b) ABCD</w:t>
      </w:r>
      <w:r w:rsidRPr="000D3C64">
        <w:rPr>
          <w:rFonts w:ascii="Times New Roman" w:hAnsi="Times New Roman" w:cs="Times New Roman"/>
          <w:sz w:val="30"/>
          <w:szCs w:val="30"/>
        </w:rPr>
        <w:tab/>
        <w:t>(c) BDCA</w:t>
      </w:r>
      <w:r w:rsidRPr="000D3C64">
        <w:rPr>
          <w:rFonts w:ascii="Times New Roman" w:hAnsi="Times New Roman" w:cs="Times New Roman"/>
          <w:sz w:val="30"/>
          <w:szCs w:val="30"/>
        </w:rPr>
        <w:tab/>
        <w:t xml:space="preserve">(d) ADCB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Answers </w:t>
      </w:r>
    </w:p>
    <w:p w:rsidR="00775FDB" w:rsidRPr="000D3C64" w:rsidRDefault="00775FDB" w:rsidP="00775FDB">
      <w:pPr>
        <w:spacing w:after="5" w:line="360" w:lineRule="auto"/>
        <w:ind w:left="10" w:right="6703"/>
        <w:rPr>
          <w:rFonts w:ascii="Times New Roman" w:hAnsi="Times New Roman" w:cs="Times New Roman"/>
          <w:sz w:val="30"/>
          <w:szCs w:val="30"/>
        </w:rPr>
      </w:pPr>
      <w:r w:rsidRPr="000D3C64">
        <w:rPr>
          <w:rFonts w:ascii="Times New Roman" w:hAnsi="Times New Roman" w:cs="Times New Roman"/>
          <w:sz w:val="30"/>
          <w:szCs w:val="30"/>
        </w:rPr>
        <w:t>01.</w:t>
      </w:r>
      <w:r w:rsidRPr="000D3C64">
        <w:rPr>
          <w:rFonts w:ascii="Times New Roman" w:hAnsi="Times New Roman" w:cs="Times New Roman"/>
          <w:sz w:val="30"/>
          <w:szCs w:val="30"/>
        </w:rPr>
        <w:tab/>
        <w:t>B</w:t>
      </w:r>
      <w:r w:rsidRPr="000D3C64">
        <w:rPr>
          <w:rFonts w:ascii="Times New Roman" w:hAnsi="Times New Roman" w:cs="Times New Roman"/>
          <w:sz w:val="30"/>
          <w:szCs w:val="30"/>
        </w:rPr>
        <w:tab/>
        <w:t>02.</w:t>
      </w:r>
      <w:r w:rsidRPr="000D3C64">
        <w:rPr>
          <w:rFonts w:ascii="Times New Roman" w:hAnsi="Times New Roman" w:cs="Times New Roman"/>
          <w:sz w:val="30"/>
          <w:szCs w:val="30"/>
        </w:rPr>
        <w:tab/>
        <w:t>A 03.</w:t>
      </w:r>
      <w:r w:rsidRPr="000D3C64">
        <w:rPr>
          <w:rFonts w:ascii="Times New Roman" w:hAnsi="Times New Roman" w:cs="Times New Roman"/>
          <w:sz w:val="30"/>
          <w:szCs w:val="30"/>
        </w:rPr>
        <w:tab/>
        <w:t>B</w:t>
      </w:r>
      <w:r w:rsidRPr="000D3C64">
        <w:rPr>
          <w:rFonts w:ascii="Times New Roman" w:hAnsi="Times New Roman" w:cs="Times New Roman"/>
          <w:sz w:val="30"/>
          <w:szCs w:val="30"/>
        </w:rPr>
        <w:tab/>
        <w:t>04.</w:t>
      </w:r>
      <w:r w:rsidRPr="000D3C64">
        <w:rPr>
          <w:rFonts w:ascii="Times New Roman" w:hAnsi="Times New Roman" w:cs="Times New Roman"/>
          <w:sz w:val="30"/>
          <w:szCs w:val="30"/>
        </w:rPr>
        <w:tab/>
        <w:t xml:space="preserve">A </w:t>
      </w:r>
    </w:p>
    <w:p w:rsidR="00775FDB" w:rsidRPr="000D3C64" w:rsidRDefault="00775FDB" w:rsidP="00775FDB">
      <w:pPr>
        <w:tabs>
          <w:tab w:val="center" w:pos="813"/>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05.</w:t>
      </w:r>
      <w:r w:rsidRPr="000D3C64">
        <w:rPr>
          <w:rFonts w:ascii="Times New Roman" w:hAnsi="Times New Roman" w:cs="Times New Roman"/>
          <w:sz w:val="30"/>
          <w:szCs w:val="30"/>
        </w:rPr>
        <w:tab/>
        <w:t>D</w:t>
      </w:r>
      <w:r w:rsidRPr="000D3C64">
        <w:rPr>
          <w:rFonts w:ascii="Times New Roman" w:hAnsi="Times New Roman" w:cs="Times New Roman"/>
          <w:sz w:val="30"/>
          <w:szCs w:val="30"/>
        </w:rPr>
        <w:tab/>
        <w:t>06.</w:t>
      </w:r>
      <w:r w:rsidRPr="000D3C64">
        <w:rPr>
          <w:rFonts w:ascii="Times New Roman" w:hAnsi="Times New Roman" w:cs="Times New Roman"/>
          <w:sz w:val="30"/>
          <w:szCs w:val="30"/>
        </w:rPr>
        <w:tab/>
        <w:t xml:space="preserve">A </w:t>
      </w:r>
    </w:p>
    <w:p w:rsidR="00775FDB" w:rsidRPr="000D3C64" w:rsidRDefault="00775FDB" w:rsidP="00775FDB">
      <w:pPr>
        <w:tabs>
          <w:tab w:val="center" w:pos="802"/>
          <w:tab w:val="center" w:pos="1599"/>
          <w:tab w:val="center" w:pos="2244"/>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07.</w:t>
      </w:r>
      <w:r w:rsidRPr="000D3C64">
        <w:rPr>
          <w:rFonts w:ascii="Times New Roman" w:hAnsi="Times New Roman" w:cs="Times New Roman"/>
          <w:sz w:val="30"/>
          <w:szCs w:val="30"/>
        </w:rPr>
        <w:tab/>
        <w:t>C</w:t>
      </w:r>
      <w:r w:rsidRPr="000D3C64">
        <w:rPr>
          <w:rFonts w:ascii="Times New Roman" w:hAnsi="Times New Roman" w:cs="Times New Roman"/>
          <w:sz w:val="30"/>
          <w:szCs w:val="30"/>
        </w:rPr>
        <w:tab/>
        <w:t>08.</w:t>
      </w:r>
      <w:r w:rsidRPr="000D3C64">
        <w:rPr>
          <w:rFonts w:ascii="Times New Roman" w:hAnsi="Times New Roman" w:cs="Times New Roman"/>
          <w:sz w:val="30"/>
          <w:szCs w:val="30"/>
        </w:rPr>
        <w:tab/>
        <w:t xml:space="preserve">B </w:t>
      </w:r>
    </w:p>
    <w:p w:rsidR="00775FDB" w:rsidRPr="000D3C64" w:rsidRDefault="00775FDB" w:rsidP="00775FDB">
      <w:pPr>
        <w:tabs>
          <w:tab w:val="center" w:pos="813"/>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09.</w:t>
      </w:r>
      <w:r w:rsidRPr="000D3C64">
        <w:rPr>
          <w:rFonts w:ascii="Times New Roman" w:hAnsi="Times New Roman" w:cs="Times New Roman"/>
          <w:sz w:val="30"/>
          <w:szCs w:val="30"/>
        </w:rPr>
        <w:tab/>
        <w:t>D</w:t>
      </w:r>
      <w:r w:rsidRPr="000D3C64">
        <w:rPr>
          <w:rFonts w:ascii="Times New Roman" w:hAnsi="Times New Roman" w:cs="Times New Roman"/>
          <w:sz w:val="30"/>
          <w:szCs w:val="30"/>
        </w:rPr>
        <w:tab/>
        <w:t>10.</w:t>
      </w:r>
      <w:r w:rsidRPr="000D3C64">
        <w:rPr>
          <w:rFonts w:ascii="Times New Roman" w:hAnsi="Times New Roman" w:cs="Times New Roman"/>
          <w:sz w:val="30"/>
          <w:szCs w:val="30"/>
        </w:rPr>
        <w:tab/>
        <w:t xml:space="preserve">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Set 5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Arrange the sentences A, B, C and D in a proper sequence so as to make a coherent paragraph.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In those countries where the ideals of liberty and equality have received the greatest devotion, and particularly in America, the political constitution has been framed with the precise object of making impossible too great a concentration of power. </w:t>
      </w:r>
    </w:p>
    <w:p w:rsidR="00775FDB" w:rsidRPr="000D3C64" w:rsidRDefault="00775FDB" w:rsidP="00775FDB">
      <w:pPr>
        <w:numPr>
          <w:ilvl w:val="0"/>
          <w:numId w:val="20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 philosophy that emphasizes the likeness of all men will be averse from recognizing those exceptional qualities in any individual which place him so clearly above his fellows that he may justly claim to lead and influence them. </w:t>
      </w:r>
    </w:p>
    <w:p w:rsidR="00775FDB" w:rsidRPr="000D3C64" w:rsidRDefault="00775FDB" w:rsidP="00775FDB">
      <w:pPr>
        <w:numPr>
          <w:ilvl w:val="0"/>
          <w:numId w:val="20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 different though related strand of thought is equalitarian. </w:t>
      </w:r>
    </w:p>
    <w:p w:rsidR="00775FDB" w:rsidRPr="000D3C64" w:rsidRDefault="00775FDB" w:rsidP="00775FDB">
      <w:pPr>
        <w:numPr>
          <w:ilvl w:val="0"/>
          <w:numId w:val="201"/>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Further, when circumstances make it necessary for a particular individual to display qualities of leadership in a very high degree, his position is under constant and bitter attack on the score of dictatorship, and it is necessary for him to conceal his qualities, consciously, behind a facade of ‘ordinariness’.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CBAD</w:t>
      </w:r>
      <w:r w:rsidRPr="000D3C64">
        <w:rPr>
          <w:rFonts w:ascii="Times New Roman" w:hAnsi="Times New Roman" w:cs="Times New Roman"/>
          <w:sz w:val="30"/>
          <w:szCs w:val="30"/>
        </w:rPr>
        <w:tab/>
        <w:t>(b) CABD</w:t>
      </w:r>
      <w:r w:rsidRPr="000D3C64">
        <w:rPr>
          <w:rFonts w:ascii="Times New Roman" w:hAnsi="Times New Roman" w:cs="Times New Roman"/>
          <w:sz w:val="30"/>
          <w:szCs w:val="30"/>
        </w:rPr>
        <w:tab/>
        <w:t>(c) CDAB</w:t>
      </w:r>
      <w:r w:rsidRPr="000D3C64">
        <w:rPr>
          <w:rFonts w:ascii="Times New Roman" w:hAnsi="Times New Roman" w:cs="Times New Roman"/>
          <w:sz w:val="30"/>
          <w:szCs w:val="30"/>
        </w:rPr>
        <w:tab/>
        <w:t xml:space="preserve">(d) DCAB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It has removed many of the material obstacles to the pursuit of the good life from the majority of mankind in those countries at a high level of technical development. </w:t>
      </w:r>
    </w:p>
    <w:p w:rsidR="00775FDB" w:rsidRPr="000D3C64" w:rsidRDefault="00775FDB" w:rsidP="00775FDB">
      <w:pPr>
        <w:numPr>
          <w:ilvl w:val="0"/>
          <w:numId w:val="20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But it has exposed us to new dangers, not the obvious dangers of new weapons of destruction, but the much more serious ones of a purely materialist view of life. </w:t>
      </w:r>
    </w:p>
    <w:p w:rsidR="00775FDB" w:rsidRPr="000D3C64" w:rsidRDefault="00775FDB" w:rsidP="00775FDB">
      <w:pPr>
        <w:numPr>
          <w:ilvl w:val="0"/>
          <w:numId w:val="20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growth of science and technology has conferred obvious and immense benefits upon the community. </w:t>
      </w:r>
    </w:p>
    <w:p w:rsidR="00775FDB" w:rsidRPr="000D3C64" w:rsidRDefault="00775FDB" w:rsidP="00775FDB">
      <w:pPr>
        <w:numPr>
          <w:ilvl w:val="0"/>
          <w:numId w:val="202"/>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It has also, as we too often forget, made possible new and daring adventures of the mind.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CADB</w:t>
      </w:r>
      <w:r w:rsidRPr="000D3C64">
        <w:rPr>
          <w:rFonts w:ascii="Times New Roman" w:hAnsi="Times New Roman" w:cs="Times New Roman"/>
          <w:sz w:val="30"/>
          <w:szCs w:val="30"/>
        </w:rPr>
        <w:tab/>
        <w:t>(b) ABDC</w:t>
      </w:r>
      <w:r w:rsidRPr="000D3C64">
        <w:rPr>
          <w:rFonts w:ascii="Times New Roman" w:hAnsi="Times New Roman" w:cs="Times New Roman"/>
          <w:sz w:val="30"/>
          <w:szCs w:val="30"/>
        </w:rPr>
        <w:tab/>
        <w:t>(c) ACBD</w:t>
      </w:r>
      <w:r w:rsidRPr="000D3C64">
        <w:rPr>
          <w:rFonts w:ascii="Times New Roman" w:hAnsi="Times New Roman" w:cs="Times New Roman"/>
          <w:sz w:val="30"/>
          <w:szCs w:val="30"/>
        </w:rPr>
        <w:tab/>
        <w:t xml:space="preserve">(d) CDBA </w:t>
      </w:r>
    </w:p>
    <w:p w:rsidR="00775FDB" w:rsidRPr="000D3C64" w:rsidRDefault="00775FDB" w:rsidP="00775FDB">
      <w:pPr>
        <w:tabs>
          <w:tab w:val="center" w:pos="839"/>
          <w:tab w:val="center" w:pos="4297"/>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There are manifest dangers in the persuasive aspect of leadership. </w:t>
      </w:r>
    </w:p>
    <w:p w:rsidR="00775FDB" w:rsidRPr="000D3C64" w:rsidRDefault="00775FDB" w:rsidP="00775FDB">
      <w:pPr>
        <w:numPr>
          <w:ilvl w:val="0"/>
          <w:numId w:val="203"/>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It is alarming, for example, to reflect how great a part the power to speak well has acquired in an age of broadcasting. </w:t>
      </w:r>
    </w:p>
    <w:p w:rsidR="00775FDB" w:rsidRPr="000D3C64" w:rsidRDefault="00775FDB" w:rsidP="00775FDB">
      <w:pPr>
        <w:numPr>
          <w:ilvl w:val="0"/>
          <w:numId w:val="203"/>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It is quite possible for men to feel that they are freely giving their allegiance to a leader, when actually they are simply slaves of his techniques of propaganda. </w:t>
      </w:r>
    </w:p>
    <w:p w:rsidR="00775FDB" w:rsidRPr="000D3C64" w:rsidRDefault="00775FDB" w:rsidP="00775FDB">
      <w:pPr>
        <w:numPr>
          <w:ilvl w:val="0"/>
          <w:numId w:val="203"/>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At its lowest, the technique of persuasion may involve all those devices of suggestion and propaganda which are so freely available to the unscrupulous in a scientific age.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ABDC</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CDBA</w:t>
      </w:r>
      <w:r w:rsidRPr="000D3C64">
        <w:rPr>
          <w:rFonts w:ascii="Times New Roman" w:hAnsi="Times New Roman" w:cs="Times New Roman"/>
          <w:sz w:val="30"/>
          <w:szCs w:val="30"/>
        </w:rPr>
        <w:tab/>
        <w:t xml:space="preserve">(d) ADBC </w:t>
      </w:r>
    </w:p>
    <w:p w:rsidR="00775FDB" w:rsidRPr="000D3C64" w:rsidRDefault="00775FDB" w:rsidP="00775FDB">
      <w:pPr>
        <w:tabs>
          <w:tab w:val="center" w:pos="839"/>
          <w:tab w:val="center" w:pos="3333"/>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leader should possess high intelligence. </w:t>
      </w:r>
    </w:p>
    <w:p w:rsidR="00775FDB" w:rsidRPr="000D3C64" w:rsidRDefault="00775FDB" w:rsidP="00775FDB">
      <w:pPr>
        <w:numPr>
          <w:ilvl w:val="0"/>
          <w:numId w:val="20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reasons for this frequent neglect of intelligence as a prerequisite of leadership are complex. </w:t>
      </w:r>
    </w:p>
    <w:p w:rsidR="00775FDB" w:rsidRPr="000D3C64" w:rsidRDefault="00775FDB" w:rsidP="00775FDB">
      <w:pPr>
        <w:numPr>
          <w:ilvl w:val="0"/>
          <w:numId w:val="20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It is certainly true to say that this is more commonly underrated than any other aspect of leadership. </w:t>
      </w:r>
    </w:p>
    <w:p w:rsidR="00775FDB" w:rsidRPr="000D3C64" w:rsidRDefault="00775FDB" w:rsidP="00775FDB">
      <w:pPr>
        <w:numPr>
          <w:ilvl w:val="0"/>
          <w:numId w:val="204"/>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There is first, a very general misunderstanding of such a phrase as ‘of very high intelligence.’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DABC</w:t>
      </w:r>
      <w:r w:rsidRPr="000D3C64">
        <w:rPr>
          <w:rFonts w:ascii="Times New Roman" w:hAnsi="Times New Roman" w:cs="Times New Roman"/>
          <w:sz w:val="30"/>
          <w:szCs w:val="30"/>
        </w:rPr>
        <w:tab/>
        <w:t xml:space="preserve">(d) DBAC </w:t>
      </w:r>
    </w:p>
    <w:p w:rsidR="00775FDB" w:rsidRPr="000D3C64" w:rsidRDefault="00775FDB" w:rsidP="00775FDB">
      <w:pPr>
        <w:tabs>
          <w:tab w:val="center" w:pos="839"/>
          <w:tab w:val="center" w:pos="519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When a man is his son’s hero, it’s about the best thing that God gave us on this planet. </w:t>
      </w:r>
    </w:p>
    <w:p w:rsidR="00775FDB" w:rsidRPr="000D3C64" w:rsidRDefault="00775FDB" w:rsidP="00775FDB">
      <w:pPr>
        <w:numPr>
          <w:ilvl w:val="0"/>
          <w:numId w:val="20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 can see it now with my son Anthony, who’s been traveling with me and documenting my work. </w:t>
      </w:r>
    </w:p>
    <w:p w:rsidR="00775FDB" w:rsidRPr="000D3C64" w:rsidRDefault="00775FDB" w:rsidP="00775FDB">
      <w:pPr>
        <w:numPr>
          <w:ilvl w:val="0"/>
          <w:numId w:val="20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 was doing a lecture recently. </w:t>
      </w:r>
    </w:p>
    <w:p w:rsidR="00775FDB" w:rsidRPr="000D3C64" w:rsidRDefault="00775FDB" w:rsidP="00775FDB">
      <w:pPr>
        <w:numPr>
          <w:ilvl w:val="0"/>
          <w:numId w:val="205"/>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And he was out in the audience with a camera, and I caught his face, that twinkles for a second, where his eyes said to me, that’s my dad.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ABCD</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BACD</w:t>
      </w:r>
      <w:r w:rsidRPr="000D3C64">
        <w:rPr>
          <w:rFonts w:ascii="Times New Roman" w:hAnsi="Times New Roman" w:cs="Times New Roman"/>
          <w:sz w:val="30"/>
          <w:szCs w:val="30"/>
        </w:rPr>
        <w:tab/>
        <w:t xml:space="preserve">(d) CBAD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6.</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On the one hand, I want very much for someone else to clean our house, as neither I nor my husband, Ed, has shown any aptitude for it. </w:t>
      </w:r>
    </w:p>
    <w:p w:rsidR="00775FDB" w:rsidRPr="000D3C64" w:rsidRDefault="00775FDB" w:rsidP="00775FDB">
      <w:pPr>
        <w:numPr>
          <w:ilvl w:val="0"/>
          <w:numId w:val="20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No one but me, for instance, should have to clean up the dental floss heaped like spaghetti near the wastebasket where I toss it each night, never catching on that floss is not something that can be thrown with a high degree of accuracy. </w:t>
      </w:r>
    </w:p>
    <w:p w:rsidR="00775FDB" w:rsidRPr="000D3C64" w:rsidRDefault="00775FDB" w:rsidP="00775FDB">
      <w:pPr>
        <w:numPr>
          <w:ilvl w:val="0"/>
          <w:numId w:val="20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On the other hand, I’d feel guilt inflicting such distasteful drudgery on another human being. </w:t>
      </w:r>
    </w:p>
    <w:p w:rsidR="00775FDB" w:rsidRPr="000D3C64" w:rsidRDefault="00775FDB" w:rsidP="00775FDB">
      <w:pPr>
        <w:numPr>
          <w:ilvl w:val="0"/>
          <w:numId w:val="206"/>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Have always wanted and not wanted a cleaning person.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DACB</w:t>
      </w:r>
      <w:r w:rsidRPr="000D3C64">
        <w:rPr>
          <w:rFonts w:ascii="Times New Roman" w:hAnsi="Times New Roman" w:cs="Times New Roman"/>
          <w:sz w:val="30"/>
          <w:szCs w:val="30"/>
        </w:rPr>
        <w:tab/>
        <w:t>(b) CBAD</w:t>
      </w:r>
      <w:r w:rsidRPr="000D3C64">
        <w:rPr>
          <w:rFonts w:ascii="Times New Roman" w:hAnsi="Times New Roman" w:cs="Times New Roman"/>
          <w:sz w:val="30"/>
          <w:szCs w:val="30"/>
        </w:rPr>
        <w:tab/>
        <w:t>(c) CABD</w:t>
      </w:r>
      <w:r w:rsidRPr="000D3C64">
        <w:rPr>
          <w:rFonts w:ascii="Times New Roman" w:hAnsi="Times New Roman" w:cs="Times New Roman"/>
          <w:sz w:val="30"/>
          <w:szCs w:val="30"/>
        </w:rPr>
        <w:tab/>
        <w:t xml:space="preserve">(d) ABDC </w:t>
      </w:r>
    </w:p>
    <w:p w:rsidR="00775FDB" w:rsidRPr="000D3C64" w:rsidRDefault="00775FDB" w:rsidP="00775FDB">
      <w:pPr>
        <w:tabs>
          <w:tab w:val="center" w:pos="839"/>
          <w:tab w:val="center" w:pos="4757"/>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“To play great music, ” he said, “you must keep your eyes on a distant star.” </w:t>
      </w:r>
    </w:p>
    <w:p w:rsidR="00775FDB" w:rsidRPr="000D3C64" w:rsidRDefault="00775FDB" w:rsidP="00775FDB">
      <w:pPr>
        <w:numPr>
          <w:ilvl w:val="0"/>
          <w:numId w:val="20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Eleven years old, I was taking a violin lesson with Georges Enesco, my teacher, in his Paris studio. </w:t>
      </w:r>
    </w:p>
    <w:p w:rsidR="00775FDB" w:rsidRPr="000D3C64" w:rsidRDefault="00775FDB" w:rsidP="00775FDB">
      <w:pPr>
        <w:numPr>
          <w:ilvl w:val="0"/>
          <w:numId w:val="20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At the time, I took this to mean, simply, “Give your very best to every piece.” </w:t>
      </w:r>
    </w:p>
    <w:p w:rsidR="00775FDB" w:rsidRPr="000D3C64" w:rsidRDefault="00775FDB" w:rsidP="00775FDB">
      <w:pPr>
        <w:numPr>
          <w:ilvl w:val="0"/>
          <w:numId w:val="20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 deep-chested, powerful man with a rugged, gentle face, Enesco looked at me across the violin he held under his chin, and shook his bow.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BACD</w:t>
      </w:r>
      <w:r w:rsidRPr="000D3C64">
        <w:rPr>
          <w:rFonts w:ascii="Times New Roman" w:hAnsi="Times New Roman" w:cs="Times New Roman"/>
          <w:sz w:val="30"/>
          <w:szCs w:val="30"/>
        </w:rPr>
        <w:tab/>
        <w:t>(b) BDAC</w:t>
      </w:r>
      <w:r w:rsidRPr="000D3C64">
        <w:rPr>
          <w:rFonts w:ascii="Times New Roman" w:hAnsi="Times New Roman" w:cs="Times New Roman"/>
          <w:sz w:val="30"/>
          <w:szCs w:val="30"/>
        </w:rPr>
        <w:tab/>
        <w:t>(c) DACB</w:t>
      </w:r>
      <w:r w:rsidRPr="000D3C64">
        <w:rPr>
          <w:rFonts w:ascii="Times New Roman" w:hAnsi="Times New Roman" w:cs="Times New Roman"/>
          <w:sz w:val="30"/>
          <w:szCs w:val="30"/>
        </w:rPr>
        <w:tab/>
        <w:t xml:space="preserve">(d) DABC </w:t>
      </w:r>
    </w:p>
    <w:p w:rsidR="00775FDB" w:rsidRPr="000D3C64" w:rsidRDefault="00775FDB" w:rsidP="00775FDB">
      <w:pPr>
        <w:tabs>
          <w:tab w:val="center" w:pos="839"/>
          <w:tab w:val="center" w:pos="3838"/>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 felt the truth of it when I visited Rock-feller Institute. </w:t>
      </w:r>
    </w:p>
    <w:p w:rsidR="00775FDB" w:rsidRPr="000D3C64" w:rsidRDefault="00775FDB" w:rsidP="00775FDB">
      <w:pPr>
        <w:numPr>
          <w:ilvl w:val="0"/>
          <w:numId w:val="20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They were as dedicated as monks in a 14th century monastery, yet their lives were being fulfilled because their eyes were on the star. </w:t>
      </w:r>
    </w:p>
    <w:p w:rsidR="00775FDB" w:rsidRPr="000D3C64" w:rsidRDefault="00775FDB" w:rsidP="00775FDB">
      <w:pPr>
        <w:numPr>
          <w:ilvl w:val="0"/>
          <w:numId w:val="20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Here a scientist worked with quite absorption developing antibiotics; there, another investigated a possible cure for tuberculosis; a third studied the effects of too much sugar in the blood. </w:t>
      </w:r>
    </w:p>
    <w:p w:rsidR="00775FDB" w:rsidRPr="000D3C64" w:rsidRDefault="00775FDB" w:rsidP="00775FDB">
      <w:pPr>
        <w:numPr>
          <w:ilvl w:val="0"/>
          <w:numId w:val="208"/>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You don’t have to be a musician to benefit from my teacher’s wisdom.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CBAD</w:t>
      </w:r>
      <w:r w:rsidRPr="000D3C64">
        <w:rPr>
          <w:rFonts w:ascii="Times New Roman" w:hAnsi="Times New Roman" w:cs="Times New Roman"/>
          <w:sz w:val="30"/>
          <w:szCs w:val="30"/>
        </w:rPr>
        <w:tab/>
        <w:t>(b) ACDB</w:t>
      </w:r>
      <w:r w:rsidRPr="000D3C64">
        <w:rPr>
          <w:rFonts w:ascii="Times New Roman" w:hAnsi="Times New Roman" w:cs="Times New Roman"/>
          <w:sz w:val="30"/>
          <w:szCs w:val="30"/>
        </w:rPr>
        <w:tab/>
        <w:t>(c) DACB</w:t>
      </w:r>
      <w:r w:rsidRPr="000D3C64">
        <w:rPr>
          <w:rFonts w:ascii="Times New Roman" w:hAnsi="Times New Roman" w:cs="Times New Roman"/>
          <w:sz w:val="30"/>
          <w:szCs w:val="30"/>
        </w:rPr>
        <w:tab/>
        <w:t xml:space="preserve">(d) DABC </w:t>
      </w:r>
    </w:p>
    <w:p w:rsidR="00775FDB" w:rsidRPr="000D3C64" w:rsidRDefault="00775FDB" w:rsidP="00775FDB">
      <w:pPr>
        <w:tabs>
          <w:tab w:val="center" w:pos="839"/>
          <w:tab w:val="center" w:pos="4517"/>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They learned that if they brought the kid in, they could get another $5. </w:t>
      </w:r>
    </w:p>
    <w:p w:rsidR="00775FDB" w:rsidRPr="000D3C64" w:rsidRDefault="00775FDB" w:rsidP="00775FDB">
      <w:pPr>
        <w:numPr>
          <w:ilvl w:val="0"/>
          <w:numId w:val="20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first time I went onstage with my father, I was five years old, and we were at a hotel in New York. </w:t>
      </w:r>
    </w:p>
    <w:p w:rsidR="00775FDB" w:rsidRPr="000D3C64" w:rsidRDefault="00775FDB" w:rsidP="00775FDB">
      <w:pPr>
        <w:numPr>
          <w:ilvl w:val="0"/>
          <w:numId w:val="20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My mother was being paid $5 as his pianist, and he got  $15 to perform comedy and sing. </w:t>
      </w:r>
    </w:p>
    <w:p w:rsidR="00775FDB" w:rsidRPr="000D3C64" w:rsidRDefault="00775FDB" w:rsidP="00775FDB">
      <w:pPr>
        <w:numPr>
          <w:ilvl w:val="0"/>
          <w:numId w:val="20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 sang, “Brother, Can You Spare a Dime?”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DCBA</w:t>
      </w:r>
      <w:r w:rsidRPr="000D3C64">
        <w:rPr>
          <w:rFonts w:ascii="Times New Roman" w:hAnsi="Times New Roman" w:cs="Times New Roman"/>
          <w:sz w:val="30"/>
          <w:szCs w:val="30"/>
        </w:rPr>
        <w:tab/>
        <w:t>(b) ADBC</w:t>
      </w:r>
      <w:r w:rsidRPr="000D3C64">
        <w:rPr>
          <w:rFonts w:ascii="Times New Roman" w:hAnsi="Times New Roman" w:cs="Times New Roman"/>
          <w:sz w:val="30"/>
          <w:szCs w:val="30"/>
        </w:rPr>
        <w:tab/>
        <w:t>(c) BCAD</w:t>
      </w:r>
      <w:r w:rsidRPr="000D3C64">
        <w:rPr>
          <w:rFonts w:ascii="Times New Roman" w:hAnsi="Times New Roman" w:cs="Times New Roman"/>
          <w:sz w:val="30"/>
          <w:szCs w:val="30"/>
        </w:rPr>
        <w:tab/>
        <w:t xml:space="preserve">(d) BADC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 did everything- conducting the orchestra, monologue, mime, audience participation, playing instruments, dancing, singing, production numbers, incredible bits and pieces and wild physicality. </w:t>
      </w:r>
    </w:p>
    <w:p w:rsidR="00775FDB" w:rsidRPr="000D3C64" w:rsidRDefault="00775FDB" w:rsidP="00775FDB">
      <w:pPr>
        <w:numPr>
          <w:ilvl w:val="0"/>
          <w:numId w:val="21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My mum and dad came back to the dressing room, and I said, “How was it, Dad?” </w:t>
      </w:r>
    </w:p>
    <w:p w:rsidR="00775FDB" w:rsidRPr="000D3C64" w:rsidRDefault="00775FDB" w:rsidP="00775FDB">
      <w:pPr>
        <w:numPr>
          <w:ilvl w:val="0"/>
          <w:numId w:val="21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Whew! I did a show in Vegas Years later , in 1980, the best two hours and 20 minutes I ever had onstage. </w:t>
      </w:r>
    </w:p>
    <w:p w:rsidR="00775FDB" w:rsidRPr="000D3C64" w:rsidRDefault="00775FDB" w:rsidP="00775FDB">
      <w:pPr>
        <w:numPr>
          <w:ilvl w:val="0"/>
          <w:numId w:val="210"/>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He said, “It wasn’t bad for an amateur.”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DBAC</w:t>
      </w:r>
      <w:r w:rsidRPr="000D3C64">
        <w:rPr>
          <w:rFonts w:ascii="Times New Roman" w:hAnsi="Times New Roman" w:cs="Times New Roman"/>
          <w:sz w:val="30"/>
          <w:szCs w:val="30"/>
        </w:rPr>
        <w:tab/>
        <w:t>(b) BCDA</w:t>
      </w:r>
      <w:r w:rsidRPr="000D3C64">
        <w:rPr>
          <w:rFonts w:ascii="Times New Roman" w:hAnsi="Times New Roman" w:cs="Times New Roman"/>
          <w:sz w:val="30"/>
          <w:szCs w:val="30"/>
        </w:rPr>
        <w:tab/>
        <w:t>(c) CABD</w:t>
      </w:r>
      <w:r w:rsidRPr="000D3C64">
        <w:rPr>
          <w:rFonts w:ascii="Times New Roman" w:hAnsi="Times New Roman" w:cs="Times New Roman"/>
          <w:sz w:val="30"/>
          <w:szCs w:val="30"/>
        </w:rPr>
        <w:tab/>
        <w:t xml:space="preserve">(d) BDCA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Answers </w:t>
      </w:r>
    </w:p>
    <w:p w:rsidR="00775FDB" w:rsidRPr="000D3C64" w:rsidRDefault="00775FDB" w:rsidP="00775FDB">
      <w:pPr>
        <w:tabs>
          <w:tab w:val="center" w:pos="811"/>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01.</w:t>
      </w:r>
      <w:r w:rsidRPr="000D3C64">
        <w:rPr>
          <w:rFonts w:ascii="Times New Roman" w:hAnsi="Times New Roman" w:cs="Times New Roman"/>
          <w:sz w:val="30"/>
          <w:szCs w:val="30"/>
        </w:rPr>
        <w:tab/>
        <w:t>A</w:t>
      </w:r>
      <w:r w:rsidRPr="000D3C64">
        <w:rPr>
          <w:rFonts w:ascii="Times New Roman" w:hAnsi="Times New Roman" w:cs="Times New Roman"/>
          <w:sz w:val="30"/>
          <w:szCs w:val="30"/>
        </w:rPr>
        <w:tab/>
        <w:t>02.</w:t>
      </w:r>
      <w:r w:rsidRPr="000D3C64">
        <w:rPr>
          <w:rFonts w:ascii="Times New Roman" w:hAnsi="Times New Roman" w:cs="Times New Roman"/>
          <w:sz w:val="30"/>
          <w:szCs w:val="30"/>
        </w:rPr>
        <w:tab/>
        <w:t xml:space="preserve">A </w:t>
      </w:r>
    </w:p>
    <w:p w:rsidR="00775FDB" w:rsidRPr="000D3C64" w:rsidRDefault="00775FDB" w:rsidP="00775FDB">
      <w:pPr>
        <w:tabs>
          <w:tab w:val="center" w:pos="813"/>
          <w:tab w:val="center" w:pos="1599"/>
          <w:tab w:val="center" w:pos="2244"/>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03.</w:t>
      </w:r>
      <w:r w:rsidRPr="000D3C64">
        <w:rPr>
          <w:rFonts w:ascii="Times New Roman" w:hAnsi="Times New Roman" w:cs="Times New Roman"/>
          <w:sz w:val="30"/>
          <w:szCs w:val="30"/>
        </w:rPr>
        <w:tab/>
        <w:t>D</w:t>
      </w:r>
      <w:r w:rsidRPr="000D3C64">
        <w:rPr>
          <w:rFonts w:ascii="Times New Roman" w:hAnsi="Times New Roman" w:cs="Times New Roman"/>
          <w:sz w:val="30"/>
          <w:szCs w:val="30"/>
        </w:rPr>
        <w:tab/>
        <w:t>04.</w:t>
      </w:r>
      <w:r w:rsidRPr="000D3C64">
        <w:rPr>
          <w:rFonts w:ascii="Times New Roman" w:hAnsi="Times New Roman" w:cs="Times New Roman"/>
          <w:sz w:val="30"/>
          <w:szCs w:val="30"/>
        </w:rPr>
        <w:tab/>
        <w:t xml:space="preserve">B </w:t>
      </w:r>
    </w:p>
    <w:p w:rsidR="00775FDB" w:rsidRPr="000D3C64" w:rsidRDefault="00775FDB" w:rsidP="00775FDB">
      <w:pPr>
        <w:tabs>
          <w:tab w:val="center" w:pos="811"/>
          <w:tab w:val="center" w:pos="1599"/>
          <w:tab w:val="center" w:pos="22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05.</w:t>
      </w:r>
      <w:r w:rsidRPr="000D3C64">
        <w:rPr>
          <w:rFonts w:ascii="Times New Roman" w:hAnsi="Times New Roman" w:cs="Times New Roman"/>
          <w:sz w:val="30"/>
          <w:szCs w:val="30"/>
        </w:rPr>
        <w:tab/>
        <w:t>A</w:t>
      </w:r>
      <w:r w:rsidRPr="000D3C64">
        <w:rPr>
          <w:rFonts w:ascii="Times New Roman" w:hAnsi="Times New Roman" w:cs="Times New Roman"/>
          <w:sz w:val="30"/>
          <w:szCs w:val="30"/>
        </w:rPr>
        <w:tab/>
        <w:t>06.</w:t>
      </w:r>
      <w:r w:rsidRPr="000D3C64">
        <w:rPr>
          <w:rFonts w:ascii="Times New Roman" w:hAnsi="Times New Roman" w:cs="Times New Roman"/>
          <w:sz w:val="30"/>
          <w:szCs w:val="30"/>
        </w:rPr>
        <w:tab/>
        <w:t xml:space="preserve">A </w:t>
      </w:r>
    </w:p>
    <w:p w:rsidR="00775FDB" w:rsidRPr="000D3C64" w:rsidRDefault="00775FDB" w:rsidP="00775FDB">
      <w:pPr>
        <w:tabs>
          <w:tab w:val="center" w:pos="804"/>
          <w:tab w:val="center" w:pos="1599"/>
          <w:tab w:val="center" w:pos="224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07.</w:t>
      </w:r>
      <w:r w:rsidRPr="000D3C64">
        <w:rPr>
          <w:rFonts w:ascii="Times New Roman" w:hAnsi="Times New Roman" w:cs="Times New Roman"/>
          <w:sz w:val="30"/>
          <w:szCs w:val="30"/>
        </w:rPr>
        <w:tab/>
        <w:t>B</w:t>
      </w:r>
      <w:r w:rsidRPr="000D3C64">
        <w:rPr>
          <w:rFonts w:ascii="Times New Roman" w:hAnsi="Times New Roman" w:cs="Times New Roman"/>
          <w:sz w:val="30"/>
          <w:szCs w:val="30"/>
        </w:rPr>
        <w:tab/>
        <w:t>08.</w:t>
      </w:r>
      <w:r w:rsidRPr="000D3C64">
        <w:rPr>
          <w:rFonts w:ascii="Times New Roman" w:hAnsi="Times New Roman" w:cs="Times New Roman"/>
          <w:sz w:val="30"/>
          <w:szCs w:val="30"/>
        </w:rPr>
        <w:tab/>
        <w:t xml:space="preserve">C </w:t>
      </w:r>
    </w:p>
    <w:p w:rsidR="00775FDB" w:rsidRPr="000D3C64" w:rsidRDefault="00775FDB" w:rsidP="00775FDB">
      <w:pPr>
        <w:tabs>
          <w:tab w:val="center" w:pos="802"/>
          <w:tab w:val="center" w:pos="1599"/>
          <w:tab w:val="center" w:pos="224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09.</w:t>
      </w:r>
      <w:r w:rsidRPr="000D3C64">
        <w:rPr>
          <w:rFonts w:ascii="Times New Roman" w:hAnsi="Times New Roman" w:cs="Times New Roman"/>
          <w:sz w:val="30"/>
          <w:szCs w:val="30"/>
        </w:rPr>
        <w:tab/>
        <w:t>C</w:t>
      </w:r>
      <w:r w:rsidRPr="000D3C64">
        <w:rPr>
          <w:rFonts w:ascii="Times New Roman" w:hAnsi="Times New Roman" w:cs="Times New Roman"/>
          <w:sz w:val="30"/>
          <w:szCs w:val="30"/>
        </w:rPr>
        <w:tab/>
        <w:t>10.</w:t>
      </w:r>
      <w:r w:rsidRPr="000D3C64">
        <w:rPr>
          <w:rFonts w:ascii="Times New Roman" w:hAnsi="Times New Roman" w:cs="Times New Roman"/>
          <w:sz w:val="30"/>
          <w:szCs w:val="30"/>
        </w:rPr>
        <w:tab/>
        <w:t xml:space="preserve">C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Set 6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Arrange the sentences A, B, C and D in a proper sequence so as to make a coherent paragraph.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Add other relevant statistics, such as the number of cold calls made versus the number of resulting sales. Discuss any challenges that hindered sales for the week, such as rainy weather keeping your staff from selling outdoor equipment. </w:t>
      </w:r>
    </w:p>
    <w:p w:rsidR="00775FDB" w:rsidRPr="000D3C64" w:rsidRDefault="00775FDB" w:rsidP="00775FDB">
      <w:pPr>
        <w:numPr>
          <w:ilvl w:val="0"/>
          <w:numId w:val="211"/>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Give the week’s sales numbers, then compare them. After giving the week’s biggest accomplishment, break down the sales numbers for the week. This could be broken down by product or salesperson or whatever makes sense for the product or service you are selling.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Then, include a summary of how this week’s numbers compare to this time last year, to last week’s numbers or how much closer you are to your quarterly sales goal. </w:t>
      </w:r>
    </w:p>
    <w:p w:rsidR="00775FDB" w:rsidRPr="000D3C64" w:rsidRDefault="00775FDB" w:rsidP="00775FDB">
      <w:pPr>
        <w:numPr>
          <w:ilvl w:val="0"/>
          <w:numId w:val="211"/>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Start the sales report with the date. Include the dates, the report covers, the specific department and other pertinent information, such as the sales region covered or specific product. </w:t>
      </w:r>
    </w:p>
    <w:p w:rsidR="00775FDB" w:rsidRPr="000D3C64" w:rsidRDefault="00775FDB" w:rsidP="00775FDB">
      <w:pPr>
        <w:numPr>
          <w:ilvl w:val="0"/>
          <w:numId w:val="211"/>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Lead with the main accomplishment or most significant number of the week. e.g. if you exceeded sales goals for the week, start with a sentence describing how much you exceeded the goals. If you increased sales 10% over the previous week, share that information.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ADBC</w:t>
      </w:r>
      <w:r w:rsidRPr="000D3C64">
        <w:rPr>
          <w:rFonts w:ascii="Times New Roman" w:hAnsi="Times New Roman" w:cs="Times New Roman"/>
          <w:sz w:val="30"/>
          <w:szCs w:val="30"/>
        </w:rPr>
        <w:tab/>
        <w:t>(b) CADB</w:t>
      </w:r>
      <w:r w:rsidRPr="000D3C64">
        <w:rPr>
          <w:rFonts w:ascii="Times New Roman" w:hAnsi="Times New Roman" w:cs="Times New Roman"/>
          <w:sz w:val="30"/>
          <w:szCs w:val="30"/>
        </w:rPr>
        <w:tab/>
        <w:t>(c) DCBA</w:t>
      </w:r>
      <w:r w:rsidRPr="000D3C64">
        <w:rPr>
          <w:rFonts w:ascii="Times New Roman" w:hAnsi="Times New Roman" w:cs="Times New Roman"/>
          <w:sz w:val="30"/>
          <w:szCs w:val="30"/>
        </w:rPr>
        <w:tab/>
        <w:t xml:space="preserve">(d) ADCB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sz w:val="30"/>
          <w:szCs w:val="30"/>
        </w:rPr>
        <w:tab/>
        <w:t>A.</w:t>
      </w:r>
      <w:r w:rsidRPr="000D3C64">
        <w:rPr>
          <w:rFonts w:ascii="Times New Roman" w:hAnsi="Times New Roman" w:cs="Times New Roman"/>
          <w:sz w:val="30"/>
          <w:szCs w:val="30"/>
        </w:rPr>
        <w:tab/>
        <w:t>After you fill the online form, you will be taken to page where you will be given the options to make payment. You can make a payment of Rs. 470 using your credit card, prepaid card and net banking. After payment confirmation, you will be taken to a page where you will have to fill in authentication details. B.</w:t>
      </w:r>
      <w:r w:rsidRPr="000D3C64">
        <w:rPr>
          <w:rFonts w:ascii="Times New Roman" w:hAnsi="Times New Roman" w:cs="Times New Roman"/>
          <w:sz w:val="30"/>
          <w:szCs w:val="30"/>
        </w:rPr>
        <w:tab/>
        <w:t xml:space="preserve">In case, you fail the authentication questions do not worry, you will have to send the hard copy of the application for CIBIL score generated online with the CIBIL transacation ID along with the hard copy of your Id and address proof to CIBIL. CIBIL on verification will send you the hard copy of the CIBIL credit report to your  address mentioned indicated in the address proof. </w:t>
      </w:r>
    </w:p>
    <w:p w:rsidR="00775FDB" w:rsidRPr="000D3C64" w:rsidRDefault="00775FDB" w:rsidP="00775FDB">
      <w:pPr>
        <w:numPr>
          <w:ilvl w:val="0"/>
          <w:numId w:val="212"/>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The first step in the process of getting your personalised credit score is to fill an online form that you can find on CIBIL site. You have to mention details like name, date of birth, address, phone number, income, identity proof and address and also loans taken by you in the past. </w:t>
      </w:r>
    </w:p>
    <w:p w:rsidR="00775FDB" w:rsidRPr="000D3C64" w:rsidRDefault="00775FDB" w:rsidP="00775FDB">
      <w:pPr>
        <w:numPr>
          <w:ilvl w:val="0"/>
          <w:numId w:val="212"/>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To authenticate your identity you will have to answer a minimum of three questions of the five questions asked. The questions will be based on your credit history like credit cards held and and loans being serviced in your name. After a successful authentication your personalized credit score will be e-mailed to you on the same day by CIBIL.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CABD</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ACDB</w:t>
      </w:r>
      <w:r w:rsidRPr="000D3C64">
        <w:rPr>
          <w:rFonts w:ascii="Times New Roman" w:hAnsi="Times New Roman" w:cs="Times New Roman"/>
          <w:sz w:val="30"/>
          <w:szCs w:val="30"/>
        </w:rPr>
        <w:tab/>
        <w:t xml:space="preserve">(d) CADB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It is, however desirable that you hold securities in demat form as physical securities carry the risk of being fake, forged or stolen. </w:t>
      </w:r>
    </w:p>
    <w:p w:rsidR="00775FDB" w:rsidRPr="000D3C64" w:rsidRDefault="00775FDB" w:rsidP="00775FDB">
      <w:pPr>
        <w:numPr>
          <w:ilvl w:val="0"/>
          <w:numId w:val="213"/>
        </w:numPr>
        <w:spacing w:after="5" w:line="360" w:lineRule="auto"/>
        <w:ind w:right="100" w:hanging="10"/>
        <w:rPr>
          <w:rFonts w:ascii="Times New Roman" w:hAnsi="Times New Roman" w:cs="Times New Roman"/>
          <w:sz w:val="30"/>
          <w:szCs w:val="30"/>
        </w:rPr>
      </w:pPr>
      <w:r w:rsidRPr="000D3C64">
        <w:rPr>
          <w:rFonts w:ascii="Times New Roman" w:hAnsi="Times New Roman" w:cs="Times New Roman"/>
          <w:sz w:val="30"/>
          <w:szCs w:val="30"/>
        </w:rPr>
        <w:t xml:space="preserve">Just as you have to open an account with a bank if you want to save your money, make cheque payments, etc. Now-a-days, you need to open a demat account if you want to buy or sell stocks. </w:t>
      </w:r>
    </w:p>
    <w:p w:rsidR="00775FDB" w:rsidRPr="000D3C64" w:rsidRDefault="00775FDB" w:rsidP="00775FDB">
      <w:pPr>
        <w:numPr>
          <w:ilvl w:val="0"/>
          <w:numId w:val="213"/>
        </w:numPr>
        <w:spacing w:after="5" w:line="360" w:lineRule="auto"/>
        <w:ind w:right="100" w:hanging="10"/>
        <w:rPr>
          <w:rFonts w:ascii="Times New Roman" w:hAnsi="Times New Roman" w:cs="Times New Roman"/>
          <w:sz w:val="30"/>
          <w:szCs w:val="30"/>
        </w:rPr>
      </w:pPr>
      <w:r w:rsidRPr="000D3C64">
        <w:rPr>
          <w:rFonts w:ascii="Times New Roman" w:hAnsi="Times New Roman" w:cs="Times New Roman"/>
          <w:sz w:val="30"/>
          <w:szCs w:val="30"/>
        </w:rPr>
        <w:t>Demat refers to a dematerialised account. Though the company is under obligation to offer the securities in both physical and demat mode, you have the choice to receive the securities in either mode. D.</w:t>
      </w:r>
      <w:r w:rsidRPr="000D3C64">
        <w:rPr>
          <w:rFonts w:ascii="Times New Roman" w:hAnsi="Times New Roman" w:cs="Times New Roman"/>
          <w:sz w:val="30"/>
          <w:szCs w:val="30"/>
        </w:rPr>
        <w:tab/>
        <w:t xml:space="preserve">If you wish to have securities in demat mode, you need to indicate the name of the depository and also of the depository participant with whom you have depository account in your application.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BCDA</w:t>
      </w:r>
      <w:r w:rsidRPr="000D3C64">
        <w:rPr>
          <w:rFonts w:ascii="Times New Roman" w:hAnsi="Times New Roman" w:cs="Times New Roman"/>
          <w:sz w:val="30"/>
          <w:szCs w:val="30"/>
        </w:rPr>
        <w:tab/>
        <w:t>(b) CDBA</w:t>
      </w:r>
      <w:r w:rsidRPr="000D3C64">
        <w:rPr>
          <w:rFonts w:ascii="Times New Roman" w:hAnsi="Times New Roman" w:cs="Times New Roman"/>
          <w:sz w:val="30"/>
          <w:szCs w:val="30"/>
        </w:rPr>
        <w:tab/>
        <w:t>(c) ABCD</w:t>
      </w:r>
      <w:r w:rsidRPr="000D3C64">
        <w:rPr>
          <w:rFonts w:ascii="Times New Roman" w:hAnsi="Times New Roman" w:cs="Times New Roman"/>
          <w:sz w:val="30"/>
          <w:szCs w:val="30"/>
        </w:rPr>
        <w:tab/>
        <w:t xml:space="preserve">(d) ADCB </w:t>
      </w:r>
    </w:p>
    <w:p w:rsidR="00775FDB" w:rsidRPr="000D3C64" w:rsidRDefault="00775FDB" w:rsidP="00775FDB">
      <w:pPr>
        <w:tabs>
          <w:tab w:val="center" w:pos="839"/>
          <w:tab w:val="center" w:pos="515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 next list you will need to make outlines your business’s opportunities and threats.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Think of both as external to your business-factors that you can’t control but can try to predict. Opportunities can include new markets, new products and trends that favour your business. Threats include competition and advances in technology that put you at a disadvantage. </w:t>
      </w:r>
    </w:p>
    <w:p w:rsidR="00775FDB" w:rsidRPr="000D3C64" w:rsidRDefault="00775FDB" w:rsidP="00775FDB">
      <w:pPr>
        <w:numPr>
          <w:ilvl w:val="0"/>
          <w:numId w:val="214"/>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Think of your company as if it was a person with its own unique personality and identity. With that in mind, create separate lists that identify your business’s strengths, weaknesses and goals. Put everything down and create big lists. Don’t edit or reject anything. </w:t>
      </w:r>
    </w:p>
    <w:p w:rsidR="00775FDB" w:rsidRPr="000D3C64" w:rsidRDefault="00775FDB" w:rsidP="00775FDB">
      <w:pPr>
        <w:numPr>
          <w:ilvl w:val="0"/>
          <w:numId w:val="214"/>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Get down to the details that are concrete and measurable. Your marketing strategy should become a plan that included monthly review, tracking and measurement, sales forecasts, expense budgets and non-monetary metrics for tracking progress. These can include leads, presentations, phone calls, links, blog posts, page views, conversion rates, proposals and trips, among others. </w:t>
      </w:r>
    </w:p>
    <w:p w:rsidR="00775FDB" w:rsidRPr="000D3C64" w:rsidRDefault="00775FDB" w:rsidP="00775FDB">
      <w:pPr>
        <w:numPr>
          <w:ilvl w:val="0"/>
          <w:numId w:val="214"/>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Now it’s time to pull your lists together. Look for the intersection of your unique identity and your target market. In terms of your business offerings, what could be your drop off the list because it’s not strategic, Then, think about dropping those who aren’t in your target market.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BACD</w:t>
      </w:r>
      <w:r w:rsidRPr="000D3C64">
        <w:rPr>
          <w:rFonts w:ascii="Times New Roman" w:hAnsi="Times New Roman" w:cs="Times New Roman"/>
          <w:sz w:val="30"/>
          <w:szCs w:val="30"/>
        </w:rPr>
        <w:tab/>
        <w:t>(b) BCAD</w:t>
      </w:r>
      <w:r w:rsidRPr="000D3C64">
        <w:rPr>
          <w:rFonts w:ascii="Times New Roman" w:hAnsi="Times New Roman" w:cs="Times New Roman"/>
          <w:sz w:val="30"/>
          <w:szCs w:val="30"/>
        </w:rPr>
        <w:tab/>
        <w:t>(c) BADC</w:t>
      </w:r>
      <w:r w:rsidRPr="000D3C64">
        <w:rPr>
          <w:rFonts w:ascii="Times New Roman" w:hAnsi="Times New Roman" w:cs="Times New Roman"/>
          <w:sz w:val="30"/>
          <w:szCs w:val="30"/>
        </w:rPr>
        <w:tab/>
        <w:t xml:space="preserve">(d) BCDA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Sudoku conditions the mind to looking for answers that may not be immediately visible. The numbers within the box can only tell so much. The numbers within the box can only tell so much, but being able to visualise numbers which are not in the box will go a long way. </w:t>
      </w:r>
    </w:p>
    <w:p w:rsidR="00775FDB" w:rsidRPr="000D3C64" w:rsidRDefault="00775FDB" w:rsidP="00775FDB">
      <w:pPr>
        <w:numPr>
          <w:ilvl w:val="0"/>
          <w:numId w:val="215"/>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And that certainly helps in practically every area of life, being able to keep one’s goal in focus instead of flustered by details. </w:t>
      </w:r>
    </w:p>
    <w:p w:rsidR="00775FDB" w:rsidRPr="000D3C64" w:rsidRDefault="00775FDB" w:rsidP="00775FDB">
      <w:pPr>
        <w:numPr>
          <w:ilvl w:val="0"/>
          <w:numId w:val="215"/>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In certain IQ tests, such people are classified as Visual Mathematicians- the ones who are able to see the big picture. </w:t>
      </w:r>
    </w:p>
    <w:p w:rsidR="00775FDB" w:rsidRPr="000D3C64" w:rsidRDefault="00775FDB" w:rsidP="00775FDB">
      <w:pPr>
        <w:numPr>
          <w:ilvl w:val="0"/>
          <w:numId w:val="215"/>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“Think outside the box” may just be the best advice to solving sudoku, even if it sounds a tad paradoxical.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DACB</w:t>
      </w:r>
      <w:r w:rsidRPr="000D3C64">
        <w:rPr>
          <w:rFonts w:ascii="Times New Roman" w:hAnsi="Times New Roman" w:cs="Times New Roman"/>
          <w:sz w:val="30"/>
          <w:szCs w:val="30"/>
        </w:rPr>
        <w:tab/>
        <w:t>(b) BACD</w:t>
      </w:r>
      <w:r w:rsidRPr="000D3C64">
        <w:rPr>
          <w:rFonts w:ascii="Times New Roman" w:hAnsi="Times New Roman" w:cs="Times New Roman"/>
          <w:sz w:val="30"/>
          <w:szCs w:val="30"/>
        </w:rPr>
        <w:tab/>
        <w:t>(c) ABCD</w:t>
      </w:r>
      <w:r w:rsidRPr="000D3C64">
        <w:rPr>
          <w:rFonts w:ascii="Times New Roman" w:hAnsi="Times New Roman" w:cs="Times New Roman"/>
          <w:sz w:val="30"/>
          <w:szCs w:val="30"/>
        </w:rPr>
        <w:tab/>
        <w:t xml:space="preserve">(d) CABD </w:t>
      </w:r>
    </w:p>
    <w:p w:rsidR="00775FDB" w:rsidRPr="000D3C64" w:rsidRDefault="00775FDB" w:rsidP="00775FDB">
      <w:pPr>
        <w:tabs>
          <w:tab w:val="center" w:pos="839"/>
          <w:tab w:val="center" w:pos="4247"/>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6.</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Core competencies are the collective learning in the organisation. </w:t>
      </w:r>
    </w:p>
    <w:p w:rsidR="00775FDB" w:rsidRPr="000D3C64" w:rsidRDefault="00775FDB" w:rsidP="00775FDB">
      <w:pPr>
        <w:numPr>
          <w:ilvl w:val="0"/>
          <w:numId w:val="216"/>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especially how to co-ordinate diverse production skills and integrate multiple streams of technologies… </w:t>
      </w:r>
    </w:p>
    <w:p w:rsidR="00775FDB" w:rsidRPr="000D3C64" w:rsidRDefault="00775FDB" w:rsidP="00775FDB">
      <w:pPr>
        <w:numPr>
          <w:ilvl w:val="0"/>
          <w:numId w:val="216"/>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core competence is communication, involvement and a deep commitment to working across organisational boundaries… core competence does not diminish with use. </w:t>
      </w:r>
    </w:p>
    <w:p w:rsidR="00775FDB" w:rsidRPr="000D3C64" w:rsidRDefault="00775FDB" w:rsidP="00775FDB">
      <w:pPr>
        <w:numPr>
          <w:ilvl w:val="0"/>
          <w:numId w:val="216"/>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Unlike physical assets, which do deteriorate over time, competencies are enhanced as they are applied and shared.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DABC</w:t>
      </w:r>
      <w:r w:rsidRPr="000D3C64">
        <w:rPr>
          <w:rFonts w:ascii="Times New Roman" w:hAnsi="Times New Roman" w:cs="Times New Roman"/>
          <w:sz w:val="30"/>
          <w:szCs w:val="30"/>
        </w:rPr>
        <w:tab/>
        <w:t>(b) ABCD</w:t>
      </w:r>
      <w:r w:rsidRPr="000D3C64">
        <w:rPr>
          <w:rFonts w:ascii="Times New Roman" w:hAnsi="Times New Roman" w:cs="Times New Roman"/>
          <w:sz w:val="30"/>
          <w:szCs w:val="30"/>
        </w:rPr>
        <w:tab/>
        <w:t>(c) CABD</w:t>
      </w:r>
      <w:r w:rsidRPr="000D3C64">
        <w:rPr>
          <w:rFonts w:ascii="Times New Roman" w:hAnsi="Times New Roman" w:cs="Times New Roman"/>
          <w:sz w:val="30"/>
          <w:szCs w:val="30"/>
        </w:rPr>
        <w:tab/>
        <w:t xml:space="preserve">(d) ACBD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sz w:val="30"/>
          <w:szCs w:val="30"/>
        </w:rPr>
        <w:tab/>
        <w:t>A.</w:t>
      </w:r>
      <w:r w:rsidRPr="000D3C64">
        <w:rPr>
          <w:rFonts w:ascii="Times New Roman" w:hAnsi="Times New Roman" w:cs="Times New Roman"/>
          <w:sz w:val="30"/>
          <w:szCs w:val="30"/>
        </w:rPr>
        <w:tab/>
        <w:t>Comparisons between Vergil and his great Greek prototype, Homer, are inevitable, although academic, admirers of the Latin Poet find them odious, arguing that Homer composed for an audience which knew only the epic on the grand scale and that his poetry was meant to be heard, not read. B.</w:t>
      </w:r>
      <w:r w:rsidRPr="000D3C64">
        <w:rPr>
          <w:rFonts w:ascii="Times New Roman" w:hAnsi="Times New Roman" w:cs="Times New Roman"/>
          <w:sz w:val="30"/>
          <w:szCs w:val="30"/>
        </w:rPr>
        <w:tab/>
        <w:t xml:space="preserve">Nevertheless it can hardly be disputed that poetic merits of the Aeneid are far below those of Iliad, lacking the unity of purpose and integrity of construction of the earlier work as well as its truth and simplicity. </w:t>
      </w:r>
    </w:p>
    <w:p w:rsidR="00775FDB" w:rsidRPr="000D3C64" w:rsidRDefault="00775FDB" w:rsidP="00775FDB">
      <w:pPr>
        <w:numPr>
          <w:ilvl w:val="0"/>
          <w:numId w:val="21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It is also true that Homer’s society was relatively uncomplicated, with a nobility not unlike the barons of England’s feudal ages, whereas Vergil’s civilization was complex and he wrote for scholarly and thoroughly educated readers. </w:t>
      </w:r>
    </w:p>
    <w:p w:rsidR="00775FDB" w:rsidRPr="000D3C64" w:rsidRDefault="00775FDB" w:rsidP="00775FDB">
      <w:pPr>
        <w:numPr>
          <w:ilvl w:val="0"/>
          <w:numId w:val="217"/>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Perhaps a model, however masterly, can never quite capture the spontaneous freshness of a glorious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original.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DCBA</w:t>
      </w:r>
      <w:r w:rsidRPr="000D3C64">
        <w:rPr>
          <w:rFonts w:ascii="Times New Roman" w:hAnsi="Times New Roman" w:cs="Times New Roman"/>
          <w:sz w:val="30"/>
          <w:szCs w:val="30"/>
        </w:rPr>
        <w:tab/>
        <w:t>(b) ACBD</w:t>
      </w:r>
      <w:r w:rsidRPr="000D3C64">
        <w:rPr>
          <w:rFonts w:ascii="Times New Roman" w:hAnsi="Times New Roman" w:cs="Times New Roman"/>
          <w:sz w:val="30"/>
          <w:szCs w:val="30"/>
        </w:rPr>
        <w:tab/>
        <w:t>(c) CABD</w:t>
      </w:r>
      <w:r w:rsidRPr="000D3C64">
        <w:rPr>
          <w:rFonts w:ascii="Times New Roman" w:hAnsi="Times New Roman" w:cs="Times New Roman"/>
          <w:sz w:val="30"/>
          <w:szCs w:val="30"/>
        </w:rPr>
        <w:tab/>
        <w:t xml:space="preserve">(d) ABCD </w:t>
      </w:r>
    </w:p>
    <w:p w:rsidR="00775FDB" w:rsidRPr="000D3C64" w:rsidRDefault="00775FDB" w:rsidP="00775FDB">
      <w:pPr>
        <w:tabs>
          <w:tab w:val="center" w:pos="839"/>
          <w:tab w:val="center" w:pos="5125"/>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When the Meccans challenged Mohammed to perform a miracle as proof of his Divine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mission, he appealed, boldly and confidently, to the book which was taking shape under his supervision. </w:t>
      </w:r>
    </w:p>
    <w:p w:rsidR="00775FDB" w:rsidRPr="000D3C64" w:rsidRDefault="00775FDB" w:rsidP="00775FDB">
      <w:pPr>
        <w:spacing w:after="5" w:line="360" w:lineRule="auto"/>
        <w:ind w:left="10" w:right="269"/>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It was indeed a miracle, the miracle of miracles, this book that had come down from heaven.. C.</w:t>
      </w:r>
      <w:r w:rsidRPr="000D3C64">
        <w:rPr>
          <w:rFonts w:ascii="Times New Roman" w:hAnsi="Times New Roman" w:cs="Times New Roman"/>
          <w:sz w:val="30"/>
          <w:szCs w:val="30"/>
        </w:rPr>
        <w:tab/>
        <w:t xml:space="preserve">So wonderful a work(he maintained), written in such superlatively beautiful language and expressing the most profound and majestic of religious truths, could surely not have been written by mere man, most certainly not by such an unlettered man as he was himself. </w:t>
      </w:r>
    </w:p>
    <w:p w:rsidR="00775FDB" w:rsidRPr="000D3C64" w:rsidRDefault="00775FDB" w:rsidP="00775FDB">
      <w:pPr>
        <w:tabs>
          <w:tab w:val="center" w:pos="474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 xml:space="preserve">The book in question was Koran, as we generally call it, although a more correct rendering is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Quran, which is an Arabic word meaning reading, lecture, or recitation or perhaps which ought to be read.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ACBD</w:t>
      </w:r>
      <w:r w:rsidRPr="000D3C64">
        <w:rPr>
          <w:rFonts w:ascii="Times New Roman" w:hAnsi="Times New Roman" w:cs="Times New Roman"/>
          <w:sz w:val="30"/>
          <w:szCs w:val="30"/>
        </w:rPr>
        <w:tab/>
        <w:t>(b) BACD</w:t>
      </w:r>
      <w:r w:rsidRPr="000D3C64">
        <w:rPr>
          <w:rFonts w:ascii="Times New Roman" w:hAnsi="Times New Roman" w:cs="Times New Roman"/>
          <w:sz w:val="30"/>
          <w:szCs w:val="30"/>
        </w:rPr>
        <w:tab/>
        <w:t>(c) ABCD</w:t>
      </w:r>
      <w:r w:rsidRPr="000D3C64">
        <w:rPr>
          <w:rFonts w:ascii="Times New Roman" w:hAnsi="Times New Roman" w:cs="Times New Roman"/>
          <w:sz w:val="30"/>
          <w:szCs w:val="30"/>
        </w:rPr>
        <w:tab/>
        <w:t xml:space="preserve">(d) CDBA </w:t>
      </w:r>
    </w:p>
    <w:p w:rsidR="00775FDB" w:rsidRPr="000D3C64" w:rsidRDefault="00775FDB" w:rsidP="00775FDB">
      <w:pPr>
        <w:tabs>
          <w:tab w:val="center" w:pos="839"/>
          <w:tab w:val="center" w:pos="521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Fortunately, the lack of details available about the life of Shakespeare does not apply to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Dante, who is revealed to us as the hero of one of the strangest and most beautiful love stories in the world. B.</w:t>
      </w:r>
      <w:r w:rsidRPr="000D3C64">
        <w:rPr>
          <w:rFonts w:ascii="Times New Roman" w:hAnsi="Times New Roman" w:cs="Times New Roman"/>
          <w:sz w:val="30"/>
          <w:szCs w:val="30"/>
        </w:rPr>
        <w:tab/>
        <w:t xml:space="preserve">If a limit may be set to the period of medieval literature, Dante’s Divine Comedy may be said to have brought it to an end in glorious climax. </w:t>
      </w:r>
    </w:p>
    <w:p w:rsidR="00775FDB" w:rsidRPr="000D3C64" w:rsidRDefault="00775FDB" w:rsidP="00775FDB">
      <w:pPr>
        <w:numPr>
          <w:ilvl w:val="0"/>
          <w:numId w:val="21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Of all the great figures, who embellish the pageant of literature, Dante shares an equal place with the Shakespeare. </w:t>
      </w:r>
    </w:p>
    <w:p w:rsidR="00775FDB" w:rsidRPr="000D3C64" w:rsidRDefault="00775FDB" w:rsidP="00775FDB">
      <w:pPr>
        <w:numPr>
          <w:ilvl w:val="0"/>
          <w:numId w:val="218"/>
        </w:numPr>
        <w:spacing w:after="5" w:line="360" w:lineRule="auto"/>
        <w:ind w:hanging="10"/>
        <w:rPr>
          <w:rFonts w:ascii="Times New Roman" w:hAnsi="Times New Roman" w:cs="Times New Roman"/>
          <w:sz w:val="30"/>
          <w:szCs w:val="30"/>
        </w:rPr>
      </w:pPr>
      <w:r w:rsidRPr="000D3C64">
        <w:rPr>
          <w:rFonts w:ascii="Times New Roman" w:hAnsi="Times New Roman" w:cs="Times New Roman"/>
          <w:sz w:val="30"/>
          <w:szCs w:val="30"/>
        </w:rPr>
        <w:t xml:space="preserve">Here all the greatest and best in thought and work that flowered in the millenium between the fall of Roman Empire and the close of the thirteenth century, is given a new vitality and endowed with poetic passion.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ACDB</w:t>
      </w:r>
      <w:r w:rsidRPr="000D3C64">
        <w:rPr>
          <w:rFonts w:ascii="Times New Roman" w:hAnsi="Times New Roman" w:cs="Times New Roman"/>
          <w:sz w:val="30"/>
          <w:szCs w:val="30"/>
        </w:rPr>
        <w:tab/>
        <w:t>(b) DBAC</w:t>
      </w:r>
      <w:r w:rsidRPr="000D3C64">
        <w:rPr>
          <w:rFonts w:ascii="Times New Roman" w:hAnsi="Times New Roman" w:cs="Times New Roman"/>
          <w:sz w:val="30"/>
          <w:szCs w:val="30"/>
        </w:rPr>
        <w:tab/>
        <w:t>(c) BDCA</w:t>
      </w:r>
      <w:r w:rsidRPr="000D3C64">
        <w:rPr>
          <w:rFonts w:ascii="Times New Roman" w:hAnsi="Times New Roman" w:cs="Times New Roman"/>
          <w:sz w:val="30"/>
          <w:szCs w:val="30"/>
        </w:rPr>
        <w:tab/>
        <w:t xml:space="preserve">(d) CDBA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10</w:t>
      </w:r>
      <w:r w:rsidRPr="000D3C64">
        <w:rPr>
          <w:rFonts w:ascii="Times New Roman" w:hAnsi="Times New Roman" w:cs="Times New Roman"/>
          <w:sz w:val="30"/>
          <w:szCs w:val="30"/>
        </w:rPr>
        <w:tab/>
        <w:t>A.</w:t>
      </w:r>
      <w:r w:rsidRPr="000D3C64">
        <w:rPr>
          <w:rFonts w:ascii="Times New Roman" w:hAnsi="Times New Roman" w:cs="Times New Roman"/>
          <w:sz w:val="30"/>
          <w:szCs w:val="30"/>
        </w:rPr>
        <w:tab/>
        <w:t xml:space="preserve">There were numerous religious shrines at home and abroad that attracted the pilgrims hosts, but in England, by far the most popular was Canterbury, where in the great cathedral stood the magnificent tomb of Thomas Beckett- St. Thomas of Canterbury- hard by the spot where in 1170 he had been brutally slain by four of King Henry’s knights. </w:t>
      </w:r>
    </w:p>
    <w:p w:rsidR="00775FDB" w:rsidRPr="000D3C64" w:rsidRDefault="00775FDB" w:rsidP="00775FDB">
      <w:pPr>
        <w:numPr>
          <w:ilvl w:val="0"/>
          <w:numId w:val="21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On an April morning, many centuries ago, a band of pilgrims set out from the Tabard inn in Southwark to go to Canterbury. </w:t>
      </w:r>
    </w:p>
    <w:p w:rsidR="00775FDB" w:rsidRPr="000D3C64" w:rsidRDefault="00775FDB" w:rsidP="00775FDB">
      <w:pPr>
        <w:numPr>
          <w:ilvl w:val="0"/>
          <w:numId w:val="21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We should not suppose that the fact that they were pilgrims means that they were specially devout. </w:t>
      </w:r>
    </w:p>
    <w:p w:rsidR="00775FDB" w:rsidRPr="000D3C64" w:rsidRDefault="00775FDB" w:rsidP="00775FDB">
      <w:pPr>
        <w:numPr>
          <w:ilvl w:val="0"/>
          <w:numId w:val="219"/>
        </w:numPr>
        <w:spacing w:after="5"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Pilgrimages in the Middle Ages- and the year in question is somewhere in the thirteen-eighties- were a most welcome break in the monotonous round of daily existence, an occasion of seeing the sight and meeting fresh people and exchanging  gossip and tales of high life, and of low. </w:t>
      </w:r>
    </w:p>
    <w:p w:rsidR="00775FDB" w:rsidRPr="000D3C64" w:rsidRDefault="00775FDB" w:rsidP="00775FDB">
      <w:pPr>
        <w:tabs>
          <w:tab w:val="center" w:pos="1898"/>
          <w:tab w:val="center" w:pos="3331"/>
          <w:tab w:val="center" w:pos="4779"/>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(a) DBAC</w:t>
      </w:r>
      <w:r w:rsidRPr="000D3C64">
        <w:rPr>
          <w:rFonts w:ascii="Times New Roman" w:hAnsi="Times New Roman" w:cs="Times New Roman"/>
          <w:sz w:val="30"/>
          <w:szCs w:val="30"/>
        </w:rPr>
        <w:tab/>
        <w:t>(b) ACDB</w:t>
      </w:r>
      <w:r w:rsidRPr="000D3C64">
        <w:rPr>
          <w:rFonts w:ascii="Times New Roman" w:hAnsi="Times New Roman" w:cs="Times New Roman"/>
          <w:sz w:val="30"/>
          <w:szCs w:val="30"/>
        </w:rPr>
        <w:tab/>
        <w:t>(c) BADC</w:t>
      </w:r>
      <w:r w:rsidRPr="000D3C64">
        <w:rPr>
          <w:rFonts w:ascii="Times New Roman" w:hAnsi="Times New Roman" w:cs="Times New Roman"/>
          <w:sz w:val="30"/>
          <w:szCs w:val="30"/>
        </w:rPr>
        <w:tab/>
        <w:t xml:space="preserve">(d) BCDA </w:t>
      </w:r>
    </w:p>
    <w:p w:rsidR="00775FDB" w:rsidRPr="000D3C64" w:rsidRDefault="00775FDB" w:rsidP="00775FDB">
      <w:pPr>
        <w:spacing w:after="5" w:line="360" w:lineRule="auto"/>
        <w:ind w:left="10"/>
        <w:rPr>
          <w:rFonts w:ascii="Times New Roman" w:hAnsi="Times New Roman" w:cs="Times New Roman"/>
          <w:sz w:val="30"/>
          <w:szCs w:val="30"/>
        </w:rPr>
      </w:pPr>
      <w:r w:rsidRPr="000D3C64">
        <w:rPr>
          <w:rFonts w:ascii="Times New Roman" w:hAnsi="Times New Roman" w:cs="Times New Roman"/>
          <w:sz w:val="30"/>
          <w:szCs w:val="30"/>
        </w:rPr>
        <w:t xml:space="preserve">Answers </w:t>
      </w:r>
    </w:p>
    <w:p w:rsidR="00775FDB" w:rsidRPr="000D3C64" w:rsidRDefault="00775FDB" w:rsidP="00775FDB">
      <w:pPr>
        <w:tabs>
          <w:tab w:val="center" w:pos="804"/>
          <w:tab w:val="center" w:pos="1599"/>
          <w:tab w:val="center" w:pos="2281"/>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01.</w:t>
      </w:r>
      <w:r w:rsidRPr="000D3C64">
        <w:rPr>
          <w:rFonts w:ascii="Times New Roman" w:hAnsi="Times New Roman" w:cs="Times New Roman"/>
          <w:sz w:val="30"/>
          <w:szCs w:val="30"/>
        </w:rPr>
        <w:tab/>
        <w:t>B</w:t>
      </w:r>
      <w:r w:rsidRPr="000D3C64">
        <w:rPr>
          <w:rFonts w:ascii="Times New Roman" w:hAnsi="Times New Roman" w:cs="Times New Roman"/>
          <w:sz w:val="30"/>
          <w:szCs w:val="30"/>
        </w:rPr>
        <w:tab/>
        <w:t>02.</w:t>
      </w:r>
      <w:r w:rsidRPr="000D3C64">
        <w:rPr>
          <w:rFonts w:ascii="Times New Roman" w:hAnsi="Times New Roman" w:cs="Times New Roman"/>
          <w:sz w:val="30"/>
          <w:szCs w:val="30"/>
        </w:rPr>
        <w:tab/>
        <w:t xml:space="preserve"> D </w:t>
      </w:r>
    </w:p>
    <w:p w:rsidR="00775FDB" w:rsidRPr="000D3C64" w:rsidRDefault="00775FDB" w:rsidP="00775FDB">
      <w:pPr>
        <w:tabs>
          <w:tab w:val="center" w:pos="839"/>
          <w:tab w:val="center" w:pos="1599"/>
          <w:tab w:val="center" w:pos="2270"/>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03.</w:t>
      </w:r>
      <w:r w:rsidRPr="000D3C64">
        <w:rPr>
          <w:rFonts w:ascii="Times New Roman" w:hAnsi="Times New Roman" w:cs="Times New Roman"/>
          <w:sz w:val="30"/>
          <w:szCs w:val="30"/>
        </w:rPr>
        <w:tab/>
        <w:t xml:space="preserve"> A</w:t>
      </w:r>
      <w:r w:rsidRPr="000D3C64">
        <w:rPr>
          <w:rFonts w:ascii="Times New Roman" w:hAnsi="Times New Roman" w:cs="Times New Roman"/>
          <w:sz w:val="30"/>
          <w:szCs w:val="30"/>
        </w:rPr>
        <w:tab/>
        <w:t>04.</w:t>
      </w:r>
      <w:r w:rsidRPr="000D3C64">
        <w:rPr>
          <w:rFonts w:ascii="Times New Roman" w:hAnsi="Times New Roman" w:cs="Times New Roman"/>
          <w:sz w:val="30"/>
          <w:szCs w:val="30"/>
        </w:rPr>
        <w:tab/>
        <w:t xml:space="preserve"> C </w:t>
      </w:r>
    </w:p>
    <w:p w:rsidR="00775FDB" w:rsidRPr="000D3C64" w:rsidRDefault="00775FDB" w:rsidP="00775FDB">
      <w:pPr>
        <w:tabs>
          <w:tab w:val="center" w:pos="839"/>
          <w:tab w:val="center" w:pos="1599"/>
          <w:tab w:val="center" w:pos="2272"/>
        </w:tabs>
        <w:spacing w:after="5" w:line="360" w:lineRule="auto"/>
        <w:rPr>
          <w:rFonts w:ascii="Times New Roman" w:hAnsi="Times New Roman" w:cs="Times New Roman"/>
          <w:sz w:val="30"/>
          <w:szCs w:val="30"/>
        </w:rPr>
      </w:pPr>
      <w:r w:rsidRPr="000D3C64">
        <w:rPr>
          <w:rFonts w:ascii="Times New Roman" w:hAnsi="Times New Roman" w:cs="Times New Roman"/>
          <w:sz w:val="30"/>
          <w:szCs w:val="30"/>
        </w:rPr>
        <w:t>05.</w:t>
      </w:r>
      <w:r w:rsidRPr="000D3C64">
        <w:rPr>
          <w:rFonts w:ascii="Times New Roman" w:hAnsi="Times New Roman" w:cs="Times New Roman"/>
          <w:sz w:val="30"/>
          <w:szCs w:val="30"/>
        </w:rPr>
        <w:tab/>
        <w:t xml:space="preserve"> A</w:t>
      </w:r>
      <w:r w:rsidRPr="000D3C64">
        <w:rPr>
          <w:rFonts w:ascii="Times New Roman" w:hAnsi="Times New Roman" w:cs="Times New Roman"/>
          <w:sz w:val="30"/>
          <w:szCs w:val="30"/>
        </w:rPr>
        <w:tab/>
        <w:t>06.</w:t>
      </w:r>
      <w:r w:rsidRPr="000D3C64">
        <w:rPr>
          <w:rFonts w:ascii="Times New Roman" w:hAnsi="Times New Roman" w:cs="Times New Roman"/>
          <w:sz w:val="30"/>
          <w:szCs w:val="30"/>
        </w:rPr>
        <w:tab/>
        <w:t xml:space="preserve"> B </w:t>
      </w:r>
    </w:p>
    <w:p w:rsidR="00775FDB" w:rsidRPr="000D3C64" w:rsidRDefault="00775FDB" w:rsidP="00775FDB">
      <w:pPr>
        <w:spacing w:after="5" w:line="360" w:lineRule="auto"/>
        <w:ind w:left="10" w:right="6647"/>
        <w:rPr>
          <w:rFonts w:ascii="Times New Roman" w:hAnsi="Times New Roman" w:cs="Times New Roman"/>
          <w:sz w:val="30"/>
          <w:szCs w:val="30"/>
        </w:rPr>
      </w:pPr>
      <w:r w:rsidRPr="000D3C64">
        <w:rPr>
          <w:rFonts w:ascii="Times New Roman" w:hAnsi="Times New Roman" w:cs="Times New Roman"/>
          <w:sz w:val="30"/>
          <w:szCs w:val="30"/>
        </w:rPr>
        <w:t>07.</w:t>
      </w:r>
      <w:r w:rsidRPr="000D3C64">
        <w:rPr>
          <w:rFonts w:ascii="Times New Roman" w:hAnsi="Times New Roman" w:cs="Times New Roman"/>
          <w:sz w:val="30"/>
          <w:szCs w:val="30"/>
        </w:rPr>
        <w:tab/>
        <w:t xml:space="preserve"> B</w:t>
      </w:r>
      <w:r w:rsidRPr="000D3C64">
        <w:rPr>
          <w:rFonts w:ascii="Times New Roman" w:hAnsi="Times New Roman" w:cs="Times New Roman"/>
          <w:sz w:val="30"/>
          <w:szCs w:val="30"/>
        </w:rPr>
        <w:tab/>
        <w:t>08.</w:t>
      </w:r>
      <w:r w:rsidRPr="000D3C64">
        <w:rPr>
          <w:rFonts w:ascii="Times New Roman" w:hAnsi="Times New Roman" w:cs="Times New Roman"/>
          <w:sz w:val="30"/>
          <w:szCs w:val="30"/>
        </w:rPr>
        <w:tab/>
        <w:t>A 09.</w:t>
      </w:r>
      <w:r w:rsidRPr="000D3C64">
        <w:rPr>
          <w:rFonts w:ascii="Times New Roman" w:hAnsi="Times New Roman" w:cs="Times New Roman"/>
          <w:sz w:val="30"/>
          <w:szCs w:val="30"/>
        </w:rPr>
        <w:tab/>
        <w:t xml:space="preserve"> C</w:t>
      </w:r>
      <w:r w:rsidRPr="000D3C64">
        <w:rPr>
          <w:rFonts w:ascii="Times New Roman" w:hAnsi="Times New Roman" w:cs="Times New Roman"/>
          <w:sz w:val="30"/>
          <w:szCs w:val="30"/>
        </w:rPr>
        <w:tab/>
        <w:t>10.</w:t>
      </w:r>
      <w:r w:rsidRPr="000D3C64">
        <w:rPr>
          <w:rFonts w:ascii="Times New Roman" w:hAnsi="Times New Roman" w:cs="Times New Roman"/>
          <w:sz w:val="30"/>
          <w:szCs w:val="30"/>
        </w:rPr>
        <w:tab/>
        <w:t xml:space="preserve">D </w:t>
      </w:r>
    </w:p>
    <w:p w:rsidR="00775FDB" w:rsidRDefault="00775FDB" w:rsidP="000D3C64">
      <w:pPr>
        <w:pStyle w:val="Heading1"/>
        <w:spacing w:line="360" w:lineRule="auto"/>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Arrangement</w:t>
      </w:r>
      <w:bookmarkEnd w:id="43"/>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Ann, Bobbie, Cathy and Dave are at their monthly business meeting. Their occupations are author, biologist, chemist and doctor, but not necessarily in that order. Dave just told the biologist that Cathy was on her way with doughnuts. Ann is sitting across from the doctor and next to the chemist. The doctor was thinking that Bobbie was a goofy name for parents to choose, but didn't say anything. What is each person's occupation?       Ans: Since Dave spoke to the biologist and Ann sat next to the chemist and across the doctor, Cathy must be the author and Ann the biologist. The doctor didn't speak, but David did, so Bobbie is the doctor and Dave the chemist.</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Conversation between two employees is as follows: - EMPLOYEE-1: Hello! Now your experience is twice my experience. EMPLOYEE-2: Exactly two times. EMPLOYEE-1: But at the last meet, you said that your experience is thrice of my experience. EMPLOYEE-2: That is when we met at 2 years back, your experience is thrice that of yours. What is the experience of two employees with the company? Ans: EMPLOYEE-1: 4 years EMPLOYEE-2: 8 years.</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four persons A, B, C, D and for languages English, French, German, Italian. conditions 1 only one language is spoken by more than two men 2 A don’t know English       3 a man can speak either French or German but not both       4 all man cannot spec in a group(no common language) 5 A can mediate when B and C want to speak with each other 6 each men can speak two languages Ans                        A  French Italian B  English French                          C  German Italian                          D  German Italian</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3 women ,they having three jewels, named diamond emerald, ruby 3 women A,B,C 3 thief’s D,E,F each they had taken one jewel from each of the women following conditions one who had taken diamond is the bachelor and most dangerous D 's brother in law E who is less dangerous than the thief who had stolen emerald (this is the key from this e had stolen ruby) D did not stolen from B one more condition is there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6 volumes of books on a rack kept in order (i.e. vol.1, vol. 2 and so on). Give the position after the following changes were noticed. All books have been changed Vol.5 was directly to the right of Vol.2 Vol.4 has Vol.6 to its left and both weren't at Vol.3's place.Vol.1 has Vol.3 on right and Vol.5 on left. An even numbered volume is at Vol.5's place Find the order in which the books are kept now.       Ans: 2, 5,1,3,6,4.</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Five persons Mukherjee, misran, dyer, pail and Sharma, all take then first or middle names in the full names. There are 4 persons having first or middle name of Kumar, 3 persons with Mohan, 2 persons with dev and 1 nail. -- Either Mukherjee and pail have a first or middle name of dev or misran and dyer have their first or middle name of dev.       -- Of Mukherjee and miser, either both of them have a first or middle name of Mohan or neither have a first or middle name of Mohan. -- Either dyer of Sharma has a first or middle name of Kumar but not both. Who has the first or middle name of nail?                         Today is Mukherjee.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Jones have named their four boys after favourite relatives; their friends, the Smiths, have done the same thing with their three boys. One of the families has twin boys. From the following clues, can you determine the families of all seven children and their ages?       i) Valentine is 4 years older than his twin brothers. ii) Winston, who is 8, and Benedict are not brothers. They are each named after a grandfather. iii) Briscoe is two years younger than his brother Hamilton, But three years older than Dewey. iv) Decatur is 10 years old. v) Benedict is 3 years younger than Valentine; they are not related. vi) The twins are named for uncles.</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5 persons R, S, T, U, V are contesting for a medal. Evaluation is over English, Maths, Physics, Chemistry and Hindi. Toper will get 5 marks, least will get 1 mark. No ties anywhere. R get 24 and won the overall medal. V gets first in Chemistry and third in Hindi, T got consistent scores in 4 subjects. Their final standings where in the alphabetical order. What was the score of S in Chemistry?</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two women, Kavitha and shakily and two males sham, Aravind who are musicians. Out of these four one is a pianist, one flutist, violinist and drummer. I) Across Aravind beats pianist. ii) Across sham is not a flutist.       iii) Kavitha's left is a pianist. iv) Sharmila’s left is not a drummer. v) Flutist and drummer are married.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five persons A, B, C, D, E whose birthdays occur at the consecutive days. Birthday of A is some days or day before C &amp; birthday of B is exactly the same days or day after E. D is two days older than E. If birth day of C is on Wednesday then find out the birthdays of other.</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Six persons A, B, C, D, E &amp;F went to soldier cinema. There are six consecutive seats. A sit in the first seat followed by B, followed by C and so on. If A taken on of the six seats, then B should sit adjacent to A. C should sit adjacent to A or B. D should sit adjacent to A, B or C and so on. How many possibilities are there?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names of the inhabitants of Walkie Talkie Land sound strange to the visitors, and they find it difficult to pronounce them, due to their length and a few vowels sounds they contain. The Walkie Talkie guide is discussing the names of four inhabitants. A, B, C and D. Their names each contain up to eight syllables, although none of the four names contain the same number. Two of the names contain no vowel sounds; one contains one vowel sound; and one contains two vowel sounds. From the Guide's statements below, determine the number of syllables and vowel sounds in each of the four Walkie Talkie names: -       i) The one whose name contains two vowel sounds is not A. ii) C's name does not contain more than one vowel sound or fewer than seven syllables. iii) The name with seven syllables does not contain exactly one vowel sound. iv) B and C do not have names with the same number of vowel sounds. v) Neither the name with five syllables nor the name with seven syllables contains more than one vowel sound. vi) Neither the name with six syllables, nor the B's name, contains two vowel sounds.</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were five hunters A, B, C, D, E and five animals A, B, C, D, E. Hunter having the same name with the animal didn't kill it. Each hunter has missed some animal. An animal was hunt by the hunter whose name matches with animal hunt by hunter B.       C animal was hunt by the hunter whose name matches with animal hunt by hunter D. He has hunt C and missed D. find out animals hunted by A, B, C. 6m.</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5 positions-Clerk, Buyer, Cashier, Manager, Floorwalker. There are 5 persons- Mrs. Allen, Mrs. Clark, Twain, Ewing, Barnett. Conditions: 1. Clerk and cashier lunch time 11.30.to12.30. 2. Others 12.30 to 1.30.       3. Mrs. Allen and Barnett play during lunch time. 4. Clerk and cashier share Bachelor rooms. 5. Ewing and Twain are not in good terms because one day when Twain retuned early from lunch, he saw Ewing already sitting for lunch and reported about him to the manager. Find out which person holds which post.</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8 courses to be handled by faculty in 2 semesters. 4 in 1st semester and 4 in 2nd semester. The candidates hired for the post are k, l, m, n, o. The courses are Malvina, Shakespeare, Joyce, Chaucer........... Some conditions will be given like, 1. L and N handle Shakespeare and Malvina.       2. M and O handle Malvina and Joyce.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4 persons are there called JOHN, JACOB, PITER, and WILLIAMS. 4 languages are there named ENGLISH, ITALIAN, GERMAN, FRENCH. Conditions: - a. There is no common language for all. b. Except one language, no language is spoken by more than two.       c. One can know either German or FRENCH but not both. d. John can't speak ENGLISH but John can act as interpreter between JACOB and PITER. Jacob knows GERMAN but he can talk with WILLIAM who doesn't know a word of GERMAN. e. No common language between JOHN, PITER, and WILLIAMS. Which two languages does each person speaks?       Hint: ITALIAN IS SPOKEN BY THREE PERSONS</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Marbles are to be distributed. Ann gets 1, Mary gets 2, Rose gets 3 and Lisa gets 4. John Brown gets as much as his sister. Tim Smith gets 2 times as much as his sister. Neil Johnson gets 3 times as much as his sister. Sam Paul gets 4 times as much as his sister. Find the surnames of Ann, Mary, Rose and Lisa? Sol: Ann's brother is Neil John (1×3=3). Mary 's brother Sam Paul (2×4=8). Rose's brother John Brown (3×1=3). Lisa's Brother is Tim Smith (4 \times 2 = 8$). 1 + 2 + 3 + 4 + 3 + 8 + 3 + 8 = 32</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Directions (Question 21-25): Read the following information carefully and answer the questions given below it. </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Rohit, Kunal, Ashish and John are students of a school.  Three of them stay far from the school and one near it.  Two study in class IV, one in class V and one in class VI.  They study Hindi, mathematics, Social Science. One is good at all the four subjects while another weak in all of these.  Rohit stays far from the school and good at Mathematics only while Kunal is weak in Mathematics only and stays close to the school. Neither of these two nor Ashish studies in class VI. One who is good at all the subjects’ studies in class V.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Name of the boy who is good at all the subjects.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Rohit    B) Kunal    C) Ashish    D) John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Name the boy who is weak in all the subjects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Rohit     B) Kunal    C) Ashish    D) John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two boys are good at Hindi?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Rohit and Kunal    B) Kunal and Ashish    C) Ashish and John    D) John and Rohit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two boys are good at Mathematics?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Rohit and Ashish    B) Kunal and Ashish    C) John and Ashish    D) Rohit and John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Other than Rohit and the boy good at all the subjects, who else stays far from the school?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Rohit    B) Kunal    C) Ashish    D) John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Ans: 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six persons A B C D E and F in a school.  Each of the teachers teaches two subjects, one compulsory subject and the other optional subject.  D's optional subject was History while three others </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have it as compulsory subject. E and F have Physics as one of their subjects.  F's compulsory subject is Mathematics which is an optional subject of both C and E.  History and English are A's subjects but in terms of compulsory and optional subjects, they are just reverse of those of D's.  Chemistry is an optional subject of only one of them. The only female teacher in the school has English as her compulsory subject.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What is C's compulsory subject?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History    B) Physics    C) Chemistry    D) English    E) Mathematics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Who is a female member in the group?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    B) B    C) C    D) D    E) 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has some compulsory and optional subjects as those of F’s?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D    B) B    C) A    D) C    E) None of these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E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Disregarding which is the compulsory and which is the optional subject, who has the same two subject combination as F?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     B) B    C) E    D) D    E) None of these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1"/>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groups has History as the compulsory subject?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 C, D    B) B, C, D    C) C, D    D) A, B, C    E) A, 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5 hunters Doe, Deer, Hare, Boar and Row kill 5 animals. Each hunter kills an animal that does not correspond to his name. Also, each hunter misses a different animal which again does not correspond to his name. a) The Deer is killed by the hunter, known by the name of the animal killed by Boar.       b) Doe is killed by the hunter, known by name of animal missed by Hare. c) The Deer was disappointed to kill only a Hare and missed the Roe.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Olympic race: 4 contestants: Alan, Charlie, Darren, Brain. There are two races and average are taken to decide the winner. One person comes at the same position in both the race. Charlie always comes before Darren. Brian comes first once. Alan comes third at least once. Find the positions. Alan never comes last. Charlie &amp; Darren comes 2nd at least once.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In a train there is one brakeman, conductor, engineer &amp; fireman. Their names are Art, John, Tom &amp; Pete given in this order or in reverse order. You have to tell the occupation of the four, w.r.t. these conditions: - 1. Brakeman has no relatives. 2. John is older than art. 3. Engineer &amp; fireman are brothers. 4. John is Pete’s nephew. 5. Fireman is not conductor's uncle. 6. Conductor is not engineer's uncle. Ans: Pete &amp; Tom are brothers. Tom--Father and John is his son. Art--Brakeman.       John--Conductor. Tom--Engineer. Pete—Fireman</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is an 18 strong building and 4 people live in it. They are dentist, lawyer, accountant, architect. Dentist floor is 5 times the lawyer's floor. Account is below dentist. If architect moves two floors up, he will be midway between dentist and account. If architect moves to midway of the building (9th floor) then he will be middle of dentist &amp; lawyer. Ground floor can be ignored i.e. floor 0.       Ans: Dentist 15. Accountant 13. Architect 12. Lawyer 3.</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4 ladies, Mrs Margaret, Mrs Price, Mrs Winter &amp; Mrs Ellen went for marketing. Each went for 2 shops only. Their surnames are lore, Torrey, Doris and marshal. One went to a hardware’s shop. Two went to bank. Two went to butchers. All but derris went to grocery etc. Who went where?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the questions from facts: - The members of certain tribe are divided into 3 casts abhor, David amp; maar. 1. An abhor woman can't marry David man. 2. A maar woman can't marry a David man. 3. A son takes the caste of his father and a daughter takes caste of her mother. 5. All marriages except those mentioned, are not permitted. 6. There are no children born out of a wedlock</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2 diamonds, 1 spade and 1 club and 1 ace and also 1 king, 1 jack and 1 ace are arranged in a straight line. 1. The king is at third place. 2. The left of jack is a heart and its right are king.       3. No two red colours are in consecutive. 4. The queens are separated by two cards. Write the order of which suits (hearts, clubs) and names (jacks queens etc.) are arranged?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In a certain department store the position of Buyer, Cashier, Clerk, Floorwalker &amp; Manager are held, though not necessarily respectively, by Evans, Ames, Conroy, Davis amp; Buyer. The cashier &amp; the manager were roommates in college. The Buyer is bachelor, Evans &amp; Miss Ames have only business contacts with each other. Mrs. Conroy was greatly disappointed when her husband told her that the manager had refused to give him a raise. Davis is going to be the best man when the clerk &amp; the cashier are married. What position does each person held?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Both the Guptas and Sinha’s have two young sons, whose ages are under Eleven. The names of the boys, whose ages rounded off to the nearest year are all different, are Rajesh, Praveen, Lalith and Pratap. Taking the ages of the boys only to the nearest year, the following statements are true: - Rajesh is three years younger than his brother is. Praveen is the oldest. Pratap is 5 years older than the younger Sinha's boy. Lalith is half as old as one of the Guptas’ boys. The total ages of the boys in each family differ by the same amount today as they did five years ago.</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3 nurses and they work altogether only once in a week. No nurse is called to work for 3 consecutive days. Nurse 1 is off on Tuesday, Thursday and Sunday. Nurse 2 is off on Saturday. Nurse 3 is off on Thursday, Sunday.       No two nurses are off more than once a week. Find the day on which all the 3 nurses were on work.</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two women, Kavitha and Shamilimo and two males Sham and Aravind, who are musicians. Out of these four one is a Pianist, one Flutist, Violinist and Drummer. i) Across Aravind beats Pianist. ii) Across Sham is not a Flutist.       iii) Kavitha's left is a Pianist. iv) Sharmila’s left is not a Drummer. v&gt; Flutist and Drummer are married.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Person1: Most of us are swatch J. Person2: Most of us are jute S. Person3: Two of us are swatch J. Person4: Three of us are jute J. Person5: I am swatch J we have to find who is swatch and who is jute. Ans: S: Swatch J: Jute.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Seven members sat around a table for three days for a conference. The member's names were Abhishek, Amol, Ankur, Anurag, Bhuwan, Vasu and Vikram. The meetings were chaired by Vikram. On the first evening members sat around the table alphabetically. On the following two nights, Vikram arranged the seating’s so that he could have       Abhishek as near to him as possible and absent-minded Vasu as far away as he could. On no evening did any person have sitting next to him a person who had previously been his neighbour. How did Vikram manage to seat everybody to the best advantage                         on the second and third evenings? Ans: Second evening: Vikram, Ankur, Abhishek, Amol, Vasu, Anurag and Bhawan. Third evening: Vikram, Anurag, Abhishek, Vasu, Bhuwan, Ankur, Amol.</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Four prisoners escape from a prison. The prisoners, Mr East, Mr West, Mr South, Mr North head towards different       directions after escaping. The following information of their escape was supplied:       The escape routes were The North Road, South Road, East Road and West Road. None of the prisoners took the road which was their namesake. Mr. East did not take the South Road Mr. West did not the South Road.       The West Road was not taken by Mr. East What road did each of the prisoners take to make their escape?       Ans: Mr. East took the North Road Mr. West took the East Road Mr. North took the South Road Mr. South took the West Road</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Four family names are given and their friends name are given but not in order. (u have to find which friend belongs to which family) Each friend prepares salad using 3 different fruits. they are       given apple, cherry, grape, banana., no two ferns use the same combination. Various conditions are given and 4 ques asked. Which fruit did Mandy didn't use? Who is flares friend?       Name the fruits common town Erica and Stacy?</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There are 5 persons A, B, C, D, E. All of them have different occupations and none of them are of same age. There professions are Consultant, Planner, Engineer, Nutritionist and Technician definitely not in the same order. From the following conditions determine whose profession is what?       i) The consultant is the oldest among them. ii) The Technician is not younger than the Planner and the Planner is not younger than the Nutritionist. iii) D is not as old as A and also not as young as B, who is not as old as the Engineer and also not as young as C. iv) C is not the youngest among them.       Ans: Names are given in descending order of their ages. Consultant Engineer Technician Planner Nutritionist A D B CE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Mr. Mathur’s jewels have been stolen from his bank locker. The bank has lockers of 12 people which are arranged in an array of 3 rows and 4 columns like: 12 3 4       56 7 8 9 10 11 12 • The locker belonging to JONES was to the right of BLACK'S locker and directly above MILLAR'S. • BOOTH'S locker was directly above MILLAR'S. • SMITH'S locker was also above GRAY's (though not directly). • GREEN'S locker was directly below SMITH'S. • WILSON'S locker was between that of DAVIS and BOOTH. • MILLAR'S locker was on the bottom row directly to the right of HERD'S. • WHITE'S locker was on the bottom right hand corner in the same column as BOOTH'S. Which box belonged to Mr. Mathur’s?       Ans: Box number 9 belongs to Armatures</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Clark, Jones, mason, smith is 4 ppl. there are 4 professions druggists, grocer, butcher, policeman. find out who is who?       1)Clark and jones are neighbours and they drive each other to work 2) jones earns more than mason 3) the police man earns more than the druggists and i "think" the grocer. 4) the policeman does not have a druggist as a neighbour. 5) the butcher walks to work 6) policeman does not meet the grocer until he arrests him for committing an offence.</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An artist has exactly seven paintings ---, T, U, V, W, X, Y, and Z -- from which she must choose exactly five to be in an exhibit. Any combination is acceptable provided it meets the following conditions: * If T is chosen, X cannot be chosen * If U is chosen, Y must also be chosen * If V is chosen, X must also be chosen       1) Which one of the following is an acceptable combination of paintings for inclusion in the exhibit?       A. T,U,V,X,Y B. T,U,V,Y,Z C. T,W,X,Y,Z D. U,V,W,Y,Z E. U,V,W,Z,Y       2) If painting T is chosen to be among the paintings included int he exhibit which one of the following cannot be chosen to be among the paintings included in the exhibit?       A. U B. V C. W D. Y E. Z 3) Which one of the following substitutions can the artist always make without violating restrictions affecting the combination of paintings given that the painting mentioned first was not, and the painting mentioned first was not, and the painting mentioned second was, originally going to be chosen?       A. T replaces V B. U replaces Y C. V replaces X D. W replaces Y E. Z replaces W       4) If the artist chooses painting V to be included among the paintings in the exhibit, which one of the following must be true of that combination of paintings?       A. T is not chosen B. Y is not chosen C. U is chosen D. W is chosen       E. Z is chosen</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Alpha, Beta, gamma, delta and epsilon are friends and have birthdays on consecutive days though may not be in order. Gamma is as many days old to Alpha as Beta is younger to Epsilon. Delta is two days older then Epsilon. Gamma’s Birthday is on Wednesday. Tell whose birthday is when. Ans: Alpha: Friday Beta: Saturday Gamma: Wednesday Delta: Tuesday Epsilon: Thursday</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girl 'A' told to her friend about the size and colour of a snake she has seen in the beach. It is one of the colours brown/black/green and one of the sizes 35/45/55.      </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If it were not green or if it were not of length 35 it is 55. If it were not black or if it were not of length 45 it is 55. If it were not black or if it were not of length 35 it is 55.       a) What is the colour of the snake? b) What is the length of the snake?       Ans: a) brown b) 55</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Matrix problem repeated from prep paper there are 3 males A, B, C and 3 females X, Y, W. they played 18 games of golf altogether. 1. A scored 94 2. X scored 106 3. Y scored 102. 4. Z scored 100. 5. B and C scored 96 and 98 and don't know who's score what?? 6. A's wife beats C's wife. 7. there are two couples whose sum of scores is same. Determine whose wife is who and scores of B and C.</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jeweller prepared a window display each displaying 3 of the 7 jams at a time. They were methyst, opal, sapphire, emerald, ruby and garnet. Displayed according to the following conditions: - 1 A should always be displayed on the left window and D on the right.       2 Ruby should never come with any of D or G. 3.E should always be with S. then some 4 questions were asked on this. easy #1 which combination is appropriate?       AOS; ADR; AES(Ans). #2 which condition is correct in the right window? #3 Ruby can be displayed with following other two? #4 S can be displayed with the following other two on left side window?</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B, C are the husbands and D, E, F are their wives not in that order. They are playing the Golf following these conditions. D, E, F and B scores are as follows 106,102,100 and 94.A and C scores are 98 and 96 not in that order as their names are not displayed. Two couples get the same score. B wife beat the A wife list out the wife’s names and the scores they got.       Ans: Hus Wife Score Total A F 98 102 200 100 198 B D 94 106 200 106 200 C E 96 100 96 102 198</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In Mulund, the shoe store is closed every Monday, the boutique is closed every Tuesday, the grocery store is closed every Thursday and the bank is open only on Monday, Wednesday and Friday. Everything is closed on Sunday. One day A, B, C and D went shopping together, each with a different place to go. They made the following statements:       A D and I wanted to go earlier in the week but there wasn’t day when we could both take care of our errands. B I did not want to come today but tomorrow I will not be able to do what I want to do.       C I could have gone yesterday or the day before just as well as today. D Either yesterday or tomorrow would have suited me.       Which place did each person visit?</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Four persons A, B, C, D were there. All were of different weights. All Four gave a statement. Among the four statements only the person who is lightest in weight of all others gave a true statement.       A Says: B is heavier than D. B Says: A is heavier than C. C Says: I am heavier than D. D Says: C is heavier than B. Find the lightest &amp; List the persons in ascending order according to their weights.</w:t>
      </w:r>
    </w:p>
    <w:p w:rsidR="003B1E1F" w:rsidRPr="000D3C64" w:rsidRDefault="003B1E1F" w:rsidP="000D3C64">
      <w:pPr>
        <w:pStyle w:val="ListParagraph"/>
        <w:numPr>
          <w:ilvl w:val="0"/>
          <w:numId w:val="11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Andy, Brian, Cedric, Dave are architects, barber, case worker and dentist but not in the order.       *Architect will have the letter ‘r’ in his name.       *At least one of the people should have coincidence in the first letter of their name and their occupation but not all [egg: Andy-architect] * Barber and dentist share their name by only one letter What is the occupation of each person?</w:t>
      </w:r>
    </w:p>
    <w:p w:rsidR="00847529" w:rsidRPr="000D3C64" w:rsidRDefault="00847529" w:rsidP="000D3C64">
      <w:pPr>
        <w:spacing w:after="160" w:line="360" w:lineRule="auto"/>
        <w:jc w:val="both"/>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Directions (1-5):Study the following information carefully and answer the given questions</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Eight colleagues A,B,C,D,E,F,G,H are sitting around a circular table facing the centre but not necessarily in the same order.Each one of them holds a different post viz.Manager,Company Secretary,Chairman,President,Vice-president,Group Leader,Financial Advisor and Managing director.</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sits third to right of the Managing Director.Only two people sit between the Managing Director and H.Vice-president and the company Secretary are immediate neighbors of each other.Neither A nor H is a Vice-president or a company Secretary.Vice-president is not an immediate neighbor of the managing director.Manager sits second to left of E.E is not an immediate neighbor of H.The Manager is an immediate neighbor of both group Leader and the Financial Advisor. Financial Advisor sits third to right of B.B is not the vice-president.C sits to the immediate right of the Chairman.A is not the Chairman.F is not an immediate neighbor of A.G is not an immediate neighbor of the Manager.</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  Four of the following five are alike in a certain way based on the given arrangement and thus form a group.Which is the one that does not belong to that group?</w:t>
      </w:r>
    </w:p>
    <w:p w:rsidR="00F80320" w:rsidRPr="000D3C64" w:rsidRDefault="00F80320" w:rsidP="000D3C64">
      <w:pPr>
        <w:numPr>
          <w:ilvl w:val="0"/>
          <w:numId w:val="563"/>
        </w:numPr>
        <w:pBdr>
          <w:top w:val="nil"/>
          <w:left w:val="nil"/>
          <w:bottom w:val="nil"/>
          <w:right w:val="nil"/>
          <w:between w:val="nil"/>
        </w:pBdr>
        <w:spacing w:line="360" w:lineRule="auto"/>
        <w:contextualSpacing/>
        <w:rPr>
          <w:rFonts w:ascii="Times New Roman" w:hAnsi="Times New Roman" w:cs="Times New Roman"/>
          <w:color w:val="000000"/>
          <w:sz w:val="30"/>
          <w:szCs w:val="30"/>
        </w:rPr>
      </w:pPr>
      <w:r w:rsidRPr="000D3C64">
        <w:rPr>
          <w:rFonts w:ascii="Times New Roman" w:hAnsi="Times New Roman" w:cs="Times New Roman"/>
          <w:b/>
          <w:color w:val="000000"/>
          <w:sz w:val="30"/>
          <w:szCs w:val="30"/>
        </w:rPr>
        <w:t xml:space="preserve"> B-Managing Director</w:t>
      </w:r>
      <w:r w:rsidRPr="000D3C64">
        <w:rPr>
          <w:rFonts w:ascii="Times New Roman" w:hAnsi="Times New Roman" w:cs="Times New Roman"/>
          <w:b/>
          <w:color w:val="000000"/>
          <w:sz w:val="30"/>
          <w:szCs w:val="30"/>
        </w:rPr>
        <w:tab/>
      </w:r>
      <w:r w:rsidRPr="000D3C64">
        <w:rPr>
          <w:rFonts w:ascii="Times New Roman" w:hAnsi="Times New Roman" w:cs="Times New Roman"/>
          <w:color w:val="000000"/>
          <w:sz w:val="30"/>
          <w:szCs w:val="30"/>
        </w:rPr>
        <w:tab/>
        <w:t>2. D-Manager</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3.  F-Chairman</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4. G-President</w:t>
      </w:r>
    </w:p>
    <w:p w:rsidR="00F80320" w:rsidRPr="000D3C64" w:rsidRDefault="00F80320" w:rsidP="000D3C64">
      <w:pPr>
        <w:tabs>
          <w:tab w:val="left" w:pos="2970"/>
        </w:tabs>
        <w:spacing w:line="360" w:lineRule="auto"/>
        <w:rPr>
          <w:rFonts w:ascii="Times New Roman" w:hAnsi="Times New Roman" w:cs="Times New Roman"/>
          <w:sz w:val="30"/>
          <w:szCs w:val="30"/>
        </w:rPr>
      </w:pPr>
      <w:r w:rsidRPr="000D3C64">
        <w:rPr>
          <w:rFonts w:ascii="Times New Roman" w:hAnsi="Times New Roman" w:cs="Times New Roman"/>
          <w:sz w:val="30"/>
          <w:szCs w:val="30"/>
        </w:rPr>
        <w:tab/>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 Who amongst the following is the President of the company?</w:t>
      </w:r>
    </w:p>
    <w:p w:rsidR="00F80320" w:rsidRPr="000D3C64" w:rsidRDefault="00F8032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1.  G</w:t>
      </w:r>
      <w:r w:rsidRPr="000D3C64">
        <w:rPr>
          <w:rFonts w:ascii="Times New Roman" w:hAnsi="Times New Roman" w:cs="Times New Roman"/>
          <w:sz w:val="30"/>
          <w:szCs w:val="30"/>
        </w:rPr>
        <w:tab/>
      </w:r>
      <w:r w:rsidRPr="000D3C64">
        <w:rPr>
          <w:rFonts w:ascii="Times New Roman" w:hAnsi="Times New Roman" w:cs="Times New Roman"/>
          <w:sz w:val="30"/>
          <w:szCs w:val="30"/>
        </w:rPr>
        <w:tab/>
        <w:t>2.  H</w:t>
      </w:r>
      <w:r w:rsidRPr="000D3C64">
        <w:rPr>
          <w:rFonts w:ascii="Times New Roman" w:hAnsi="Times New Roman" w:cs="Times New Roman"/>
          <w:sz w:val="30"/>
          <w:szCs w:val="30"/>
        </w:rPr>
        <w:tab/>
        <w:t>3. C</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b/>
          <w:sz w:val="30"/>
          <w:szCs w:val="30"/>
        </w:rPr>
        <w:t>4. A</w:t>
      </w: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 Which of the following is true with respect to the given seating arrangement?</w:t>
      </w:r>
    </w:p>
    <w:p w:rsidR="00F80320" w:rsidRPr="000D3C64" w:rsidRDefault="00F8032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1. The Chairman of the company to the immediate left of the Managing Director</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  D sits left to the right of A</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  G sits second to right of D</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4.  The Group Leader sits second to the left of D.</w:t>
      </w: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4.  Which of the following posts does B hold in the company?</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  Chairman</w:t>
      </w:r>
      <w:r w:rsidRPr="000D3C64">
        <w:rPr>
          <w:rFonts w:ascii="Times New Roman" w:hAnsi="Times New Roman" w:cs="Times New Roman"/>
          <w:sz w:val="30"/>
          <w:szCs w:val="30"/>
        </w:rPr>
        <w:tab/>
      </w:r>
      <w:r w:rsidRPr="000D3C64">
        <w:rPr>
          <w:rFonts w:ascii="Times New Roman" w:hAnsi="Times New Roman" w:cs="Times New Roman"/>
          <w:sz w:val="30"/>
          <w:szCs w:val="30"/>
        </w:rPr>
        <w:tab/>
        <w:t>2.  Manager</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b/>
          <w:sz w:val="30"/>
          <w:szCs w:val="30"/>
        </w:rPr>
        <w:t>3.  Company Secretary</w:t>
      </w:r>
      <w:r w:rsidRPr="000D3C64">
        <w:rPr>
          <w:rFonts w:ascii="Times New Roman" w:hAnsi="Times New Roman" w:cs="Times New Roman"/>
          <w:b/>
          <w:sz w:val="30"/>
          <w:szCs w:val="30"/>
        </w:rPr>
        <w:tab/>
      </w:r>
      <w:r w:rsidRPr="000D3C64">
        <w:rPr>
          <w:rFonts w:ascii="Times New Roman" w:hAnsi="Times New Roman" w:cs="Times New Roman"/>
          <w:sz w:val="30"/>
          <w:szCs w:val="30"/>
        </w:rPr>
        <w:tab/>
        <w:t>4. Vice-president</w:t>
      </w: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5.  Who amongst the following sits exactly between the Managing Director and H?</w:t>
      </w:r>
    </w:p>
    <w:p w:rsidR="00F80320" w:rsidRPr="000D3C64" w:rsidRDefault="00F8032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1. F and C</w:t>
      </w:r>
      <w:r w:rsidRPr="000D3C64">
        <w:rPr>
          <w:rFonts w:ascii="Times New Roman" w:hAnsi="Times New Roman" w:cs="Times New Roman"/>
          <w:sz w:val="30"/>
          <w:szCs w:val="30"/>
        </w:rPr>
        <w:tab/>
      </w:r>
      <w:r w:rsidRPr="000D3C64">
        <w:rPr>
          <w:rFonts w:ascii="Times New Roman" w:hAnsi="Times New Roman" w:cs="Times New Roman"/>
          <w:sz w:val="30"/>
          <w:szCs w:val="30"/>
        </w:rPr>
        <w:tab/>
        <w:t>2.  B and G</w:t>
      </w:r>
      <w:r w:rsidRPr="000D3C64">
        <w:rPr>
          <w:rFonts w:ascii="Times New Roman" w:hAnsi="Times New Roman" w:cs="Times New Roman"/>
          <w:sz w:val="30"/>
          <w:szCs w:val="30"/>
        </w:rPr>
        <w:tab/>
      </w:r>
      <w:r w:rsidRPr="000D3C64">
        <w:rPr>
          <w:rFonts w:ascii="Times New Roman" w:hAnsi="Times New Roman" w:cs="Times New Roman"/>
          <w:sz w:val="30"/>
          <w:szCs w:val="30"/>
        </w:rPr>
        <w:tab/>
        <w:t>3. The Chairman and C</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b/>
          <w:sz w:val="30"/>
          <w:szCs w:val="30"/>
        </w:rPr>
        <w:t>4. E and the group Leader</w:t>
      </w: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6.  Who amongst the following is the Group Leader?</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  C</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b/>
          <w:sz w:val="30"/>
          <w:szCs w:val="30"/>
        </w:rPr>
        <w:t>2.  F</w:t>
      </w:r>
      <w:r w:rsidRPr="000D3C64">
        <w:rPr>
          <w:rFonts w:ascii="Times New Roman" w:hAnsi="Times New Roman" w:cs="Times New Roman"/>
          <w:sz w:val="30"/>
          <w:szCs w:val="30"/>
        </w:rPr>
        <w:tab/>
      </w:r>
      <w:r w:rsidRPr="000D3C64">
        <w:rPr>
          <w:rFonts w:ascii="Times New Roman" w:hAnsi="Times New Roman" w:cs="Times New Roman"/>
          <w:sz w:val="30"/>
          <w:szCs w:val="30"/>
        </w:rPr>
        <w:tab/>
        <w:t>3.  G</w:t>
      </w:r>
      <w:r w:rsidRPr="000D3C64">
        <w:rPr>
          <w:rFonts w:ascii="Times New Roman" w:hAnsi="Times New Roman" w:cs="Times New Roman"/>
          <w:sz w:val="30"/>
          <w:szCs w:val="30"/>
        </w:rPr>
        <w:tab/>
      </w:r>
      <w:r w:rsidRPr="000D3C64">
        <w:rPr>
          <w:rFonts w:ascii="Times New Roman" w:hAnsi="Times New Roman" w:cs="Times New Roman"/>
          <w:sz w:val="30"/>
          <w:szCs w:val="30"/>
        </w:rPr>
        <w:tab/>
        <w:t>4.  H</w:t>
      </w:r>
    </w:p>
    <w:p w:rsidR="00F80320" w:rsidRPr="000D3C64" w:rsidRDefault="00F80320" w:rsidP="000D3C64">
      <w:pPr>
        <w:spacing w:line="360" w:lineRule="auto"/>
        <w:ind w:left="360"/>
        <w:jc w:val="both"/>
        <w:rPr>
          <w:rFonts w:ascii="Times New Roman" w:hAnsi="Times New Roman" w:cs="Times New Roman"/>
          <w:b/>
          <w:sz w:val="30"/>
          <w:szCs w:val="30"/>
        </w:rPr>
      </w:pPr>
    </w:p>
    <w:p w:rsidR="00F80320" w:rsidRPr="000D3C64" w:rsidRDefault="00F80320" w:rsidP="000D3C64">
      <w:pPr>
        <w:spacing w:after="0" w:line="360" w:lineRule="auto"/>
        <w:ind w:left="77" w:right="69"/>
        <w:jc w:val="both"/>
        <w:rPr>
          <w:rFonts w:ascii="Times New Roman" w:hAnsi="Times New Roman" w:cs="Times New Roman"/>
          <w:sz w:val="30"/>
          <w:szCs w:val="30"/>
        </w:rPr>
      </w:pPr>
      <w:r w:rsidRPr="000D3C64">
        <w:rPr>
          <w:rFonts w:ascii="Times New Roman" w:hAnsi="Times New Roman" w:cs="Times New Roman"/>
          <w:b/>
          <w:sz w:val="30"/>
          <w:szCs w:val="30"/>
        </w:rPr>
        <w:t>Directions   for   questions   6   to   7</w:t>
      </w:r>
      <w:r w:rsidRPr="000D3C64">
        <w:rPr>
          <w:rFonts w:ascii="Times New Roman" w:hAnsi="Times New Roman" w:cs="Times New Roman"/>
          <w:sz w:val="30"/>
          <w:szCs w:val="30"/>
        </w:rPr>
        <w:t>:   Refer   to   the following information to answer the questions that follow.</w:t>
      </w:r>
    </w:p>
    <w:p w:rsidR="00F80320" w:rsidRPr="000D3C64" w:rsidRDefault="00F80320" w:rsidP="000D3C64">
      <w:pPr>
        <w:spacing w:after="0" w:line="360" w:lineRule="auto"/>
        <w:ind w:left="77" w:right="573"/>
        <w:jc w:val="both"/>
        <w:rPr>
          <w:rFonts w:ascii="Times New Roman" w:hAnsi="Times New Roman" w:cs="Times New Roman"/>
          <w:sz w:val="30"/>
          <w:szCs w:val="30"/>
        </w:rPr>
      </w:pPr>
    </w:p>
    <w:p w:rsidR="00F80320" w:rsidRPr="000D3C64" w:rsidRDefault="00F80320" w:rsidP="000D3C64">
      <w:pPr>
        <w:spacing w:after="0" w:line="360" w:lineRule="auto"/>
        <w:ind w:left="77" w:right="573"/>
        <w:jc w:val="both"/>
        <w:rPr>
          <w:rFonts w:ascii="Times New Roman" w:hAnsi="Times New Roman" w:cs="Times New Roman"/>
          <w:sz w:val="30"/>
          <w:szCs w:val="30"/>
        </w:rPr>
      </w:pPr>
      <w:r w:rsidRPr="000D3C64">
        <w:rPr>
          <w:rFonts w:ascii="Times New Roman" w:hAnsi="Times New Roman" w:cs="Times New Roman"/>
          <w:sz w:val="30"/>
          <w:szCs w:val="30"/>
        </w:rPr>
        <w:t xml:space="preserve">7 Managers are sitting around a conference table. </w:t>
      </w:r>
    </w:p>
    <w:p w:rsidR="00F80320" w:rsidRPr="000D3C64" w:rsidRDefault="00F80320" w:rsidP="000D3C64">
      <w:pPr>
        <w:spacing w:after="0" w:line="360" w:lineRule="auto"/>
        <w:ind w:left="77" w:right="573"/>
        <w:jc w:val="both"/>
        <w:rPr>
          <w:rFonts w:ascii="Times New Roman" w:hAnsi="Times New Roman" w:cs="Times New Roman"/>
          <w:sz w:val="30"/>
          <w:szCs w:val="30"/>
        </w:rPr>
      </w:pPr>
      <w:r w:rsidRPr="000D3C64">
        <w:rPr>
          <w:rFonts w:ascii="Times New Roman" w:hAnsi="Times New Roman" w:cs="Times New Roman"/>
          <w:sz w:val="30"/>
          <w:szCs w:val="30"/>
        </w:rPr>
        <w:t>P,  R,  S,  T,  U,  V  and  W are  these  Managers  and  they have grouped to discuss an impending meeting.</w:t>
      </w:r>
    </w:p>
    <w:p w:rsidR="00F80320" w:rsidRPr="000D3C64" w:rsidRDefault="00F80320" w:rsidP="000D3C64">
      <w:pPr>
        <w:spacing w:after="0" w:line="360" w:lineRule="auto"/>
        <w:ind w:left="77" w:right="2790"/>
        <w:jc w:val="both"/>
        <w:rPr>
          <w:rFonts w:ascii="Times New Roman" w:hAnsi="Times New Roman" w:cs="Times New Roman"/>
          <w:sz w:val="30"/>
          <w:szCs w:val="30"/>
        </w:rPr>
      </w:pPr>
      <w:r w:rsidRPr="000D3C64">
        <w:rPr>
          <w:rFonts w:ascii="Times New Roman" w:hAnsi="Times New Roman" w:cs="Times New Roman"/>
          <w:sz w:val="30"/>
          <w:szCs w:val="30"/>
        </w:rPr>
        <w:t>P is next to both T and U.</w:t>
      </w:r>
    </w:p>
    <w:p w:rsidR="00F80320" w:rsidRPr="000D3C64" w:rsidRDefault="00F80320" w:rsidP="000D3C64">
      <w:pPr>
        <w:spacing w:after="0" w:line="360" w:lineRule="auto"/>
        <w:ind w:left="77" w:right="1993"/>
        <w:jc w:val="both"/>
        <w:rPr>
          <w:rFonts w:ascii="Times New Roman" w:hAnsi="Times New Roman" w:cs="Times New Roman"/>
          <w:sz w:val="30"/>
          <w:szCs w:val="30"/>
        </w:rPr>
      </w:pPr>
      <w:r w:rsidRPr="000D3C64">
        <w:rPr>
          <w:rFonts w:ascii="Times New Roman" w:hAnsi="Times New Roman" w:cs="Times New Roman"/>
          <w:sz w:val="30"/>
          <w:szCs w:val="30"/>
        </w:rPr>
        <w:t>S sits on the immediate right of U.</w:t>
      </w:r>
    </w:p>
    <w:p w:rsidR="00F80320" w:rsidRPr="000D3C64" w:rsidRDefault="00F80320" w:rsidP="000D3C64">
      <w:pPr>
        <w:spacing w:before="1" w:after="0" w:line="360" w:lineRule="auto"/>
        <w:ind w:left="360" w:right="72" w:hanging="283"/>
        <w:rPr>
          <w:rFonts w:ascii="Times New Roman" w:hAnsi="Times New Roman" w:cs="Times New Roman"/>
          <w:sz w:val="30"/>
          <w:szCs w:val="30"/>
        </w:rPr>
      </w:pPr>
      <w:r w:rsidRPr="000D3C64">
        <w:rPr>
          <w:rFonts w:ascii="Times New Roman" w:hAnsi="Times New Roman" w:cs="Times New Roman"/>
          <w:sz w:val="30"/>
          <w:szCs w:val="30"/>
        </w:rPr>
        <w:t>There is one person sitting between S and W but he is not V.</w:t>
      </w:r>
    </w:p>
    <w:p w:rsidR="00F80320" w:rsidRPr="000D3C64" w:rsidRDefault="00F80320" w:rsidP="000D3C64">
      <w:pPr>
        <w:spacing w:before="11" w:after="0" w:line="360" w:lineRule="auto"/>
        <w:rPr>
          <w:rFonts w:ascii="Times New Roman" w:eastAsia="Times New Roman" w:hAnsi="Times New Roman" w:cs="Times New Roman"/>
          <w:sz w:val="30"/>
          <w:szCs w:val="30"/>
        </w:rPr>
      </w:pPr>
    </w:p>
    <w:p w:rsidR="00F80320" w:rsidRPr="000D3C64" w:rsidRDefault="00F80320" w:rsidP="000D3C64">
      <w:pPr>
        <w:spacing w:after="0" w:line="360" w:lineRule="auto"/>
        <w:ind w:right="2076"/>
        <w:jc w:val="both"/>
        <w:rPr>
          <w:rFonts w:ascii="Times New Roman" w:hAnsi="Times New Roman" w:cs="Times New Roman"/>
          <w:sz w:val="30"/>
          <w:szCs w:val="30"/>
        </w:rPr>
      </w:pPr>
      <w:r w:rsidRPr="000D3C64">
        <w:rPr>
          <w:rFonts w:ascii="Times New Roman" w:hAnsi="Times New Roman" w:cs="Times New Roman"/>
          <w:sz w:val="30"/>
          <w:szCs w:val="30"/>
        </w:rPr>
        <w:t>6.  Who are the neighbours of R?</w:t>
      </w:r>
    </w:p>
    <w:p w:rsidR="00F80320" w:rsidRPr="000D3C64" w:rsidRDefault="00F80320"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a.  S and V                                 b.  T and V</w:t>
      </w:r>
    </w:p>
    <w:p w:rsidR="00F80320" w:rsidRPr="000D3C64" w:rsidRDefault="00F80320"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c.   S and W                                d.  W and T</w:t>
      </w:r>
    </w:p>
    <w:p w:rsidR="00F80320" w:rsidRPr="000D3C64" w:rsidRDefault="00F80320" w:rsidP="000D3C64">
      <w:pPr>
        <w:spacing w:before="14" w:after="0" w:line="360" w:lineRule="auto"/>
        <w:rPr>
          <w:rFonts w:ascii="Times New Roman" w:eastAsia="Times New Roman" w:hAnsi="Times New Roman" w:cs="Times New Roman"/>
          <w:sz w:val="30"/>
          <w:szCs w:val="30"/>
        </w:rPr>
      </w:pPr>
    </w:p>
    <w:p w:rsidR="00F80320" w:rsidRPr="000D3C64" w:rsidRDefault="00F80320" w:rsidP="000D3C64">
      <w:pPr>
        <w:spacing w:before="12" w:after="0" w:line="360" w:lineRule="auto"/>
        <w:ind w:left="475" w:right="-35" w:hanging="360"/>
        <w:jc w:val="both"/>
        <w:rPr>
          <w:rFonts w:ascii="Times New Roman" w:hAnsi="Times New Roman" w:cs="Times New Roman"/>
          <w:sz w:val="30"/>
          <w:szCs w:val="30"/>
        </w:rPr>
      </w:pPr>
      <w:r w:rsidRPr="000D3C64">
        <w:rPr>
          <w:rFonts w:ascii="Times New Roman" w:hAnsi="Times New Roman" w:cs="Times New Roman"/>
          <w:sz w:val="30"/>
          <w:szCs w:val="30"/>
        </w:rPr>
        <w:t>7.  Which of the following pairs does not sit adjacent to each other?</w:t>
      </w:r>
    </w:p>
    <w:p w:rsidR="00F80320" w:rsidRPr="000D3C64" w:rsidRDefault="00F80320" w:rsidP="000D3C64">
      <w:pPr>
        <w:spacing w:after="0" w:line="360" w:lineRule="auto"/>
        <w:ind w:left="475"/>
        <w:rPr>
          <w:rFonts w:ascii="Times New Roman" w:hAnsi="Times New Roman" w:cs="Times New Roman"/>
          <w:sz w:val="30"/>
          <w:szCs w:val="30"/>
        </w:rPr>
      </w:pPr>
      <w:r w:rsidRPr="000D3C64">
        <w:rPr>
          <w:rFonts w:ascii="Times New Roman" w:hAnsi="Times New Roman" w:cs="Times New Roman"/>
          <w:sz w:val="30"/>
          <w:szCs w:val="30"/>
        </w:rPr>
        <w:t>a.  WT              b.  UP               c.   VT                d.  SR</w:t>
      </w:r>
    </w:p>
    <w:p w:rsidR="00F80320" w:rsidRPr="000D3C64" w:rsidRDefault="00F80320" w:rsidP="000D3C64">
      <w:pPr>
        <w:spacing w:line="360" w:lineRule="auto"/>
        <w:jc w:val="both"/>
        <w:rPr>
          <w:rFonts w:ascii="Times New Roman" w:hAnsi="Times New Roman" w:cs="Times New Roman"/>
          <w:b/>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Question 1 Anita,chitra,snega,radha and sonia one of whose lastname is madhan were recently hired at a large shopping center.Each women sells only one kind of item.Read the following point and then answer the questions a. Radha whose last name is not raghu, does not sell popcorn. b. The David women does not sell candy or soda. c.The five women are snega,Radha,the satish woman,the calvin women and the women who sells icecream. d. Anita’s last name is neither Raghu nor calvin .Neither Anita nor calvin is the women who sells candy. e. Neither the peanut vendor nor the ice cream vendor is named sonia or David. Which of the following is the item sold by Anita?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A.icecream</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B.peanut</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C.soda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D.candy</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anita – satish – peanuts chitra – raghu – icecream snega – david – popcorn radha – madhan – candy soniya – calvin – soda</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2.who sell popcorn?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A.anita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B.radha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C.snega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D.sonia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anita – satish – peanuts chitra – raghu – icecream snega – david – popcorn radha – madhan – candy soniya – calvin – soda</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3.Who sell icecream?</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A.anita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B.chitra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C.snega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D.sonia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anita – satish – peanuts chitra – raghu – icecream snega – david – popcorn radha – madhan – candy soniya – calvin – soda</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4.Who’s last name is madhan??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A.snega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B.chitra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C.sonia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D.Radha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5.Study the following information carefully to answer the questions. (i) Lakshman, Madan, Naresh, Prakash, Dhanumjaya, Rohith and Sandhya are sitting in a circle and playing cards. (ii) Naresh, who is the neighbour of Prakash, is not the neighbour of Rohith (iii) Dhanumjaya is second to the left of R. (iV) Naresh is second to the left of Sandhya, who is the neighbour of Madan. Which of the following is True?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A.Dhanumjaya is the neighbour of Sandhya and Lakshman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B.Madan is the neighbour of Sandhya and Lakshman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C.Rohith is the neighbour of Sandhya and Lakshman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D.Lakshman is the neighbour of Prakash and Madan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6.Which of the following pairs has the second person sitting second to the right first person?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A.Rohith Madan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B.Naresh Dhanumjaya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C.Dhanumjaya Sandhya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D.None of these</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7.Which of the following pairs has the first person sitting third to the left of the second person?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A.Rohith Madan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B.Sandhya Madan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C.Sandhya Rohith</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D.Naresh Lakshman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8.What is the position of Lakshman?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A.To the immediate right of Dhanumjaya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B.Second to the left of Madan</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C.To the immediate left of Dhanumjaya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D.Only between Madan and Rohith</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9.Study the following information carefully to answer the questions. A, B, C, D, E, F and G are seated in a straight line facing north but not necessarily in the same order. Only three people sit between F and A. Neither F nor A sits at the extreme ends of the line. Only two people sit between A and G. E is not an immediate neighbour of either A or F. E sits third to the left of B. B is not an immediate neighbour of A. E is not an immediate neighbour of C. Who are the immediate neighbours of F?</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A.AG</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B.CD</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C.DG</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D.GB</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F80320" w:rsidRPr="000D3C64" w:rsidRDefault="00F80320" w:rsidP="000D3C64">
      <w:pPr>
        <w:spacing w:after="0" w:line="360" w:lineRule="auto"/>
        <w:rPr>
          <w:rFonts w:ascii="Times New Roman" w:hAnsi="Times New Roman" w:cs="Times New Roman"/>
          <w:sz w:val="30"/>
          <w:szCs w:val="30"/>
        </w:rPr>
      </w:pP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10.Who are the immediate neighbours of A?</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A.BG</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B.CD</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C.GD</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D.EF</w:t>
      </w:r>
    </w:p>
    <w:p w:rsidR="00F80320" w:rsidRPr="000D3C64" w:rsidRDefault="00F8032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rPr>
          <w:rFonts w:ascii="Times New Roman" w:eastAsiaTheme="majorEastAsia" w:hAnsi="Times New Roman" w:cs="Times New Roman"/>
          <w:color w:val="2F5496" w:themeColor="accent1" w:themeShade="BF"/>
          <w:sz w:val="30"/>
          <w:szCs w:val="30"/>
        </w:rPr>
      </w:pPr>
      <w:r w:rsidRPr="000D3C64">
        <w:rPr>
          <w:rFonts w:ascii="Times New Roman" w:hAnsi="Times New Roman" w:cs="Times New Roman"/>
          <w:sz w:val="30"/>
          <w:szCs w:val="30"/>
        </w:rPr>
        <w:br w:type="page"/>
      </w:r>
    </w:p>
    <w:p w:rsidR="00F80320" w:rsidRPr="000D3C64" w:rsidRDefault="00F80320" w:rsidP="000D3C64">
      <w:pPr>
        <w:spacing w:line="360" w:lineRule="auto"/>
        <w:jc w:val="both"/>
        <w:rPr>
          <w:rFonts w:ascii="Times New Roman" w:hAnsi="Times New Roman" w:cs="Times New Roman"/>
          <w:b/>
          <w:sz w:val="30"/>
          <w:szCs w:val="30"/>
        </w:rPr>
      </w:pPr>
    </w:p>
    <w:p w:rsidR="00F80320" w:rsidRPr="000D3C64" w:rsidRDefault="00F80320"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Eight Friends  A, B, C, D, E, F, G and H are sitting around a circle, facing towards the center. D is between A and E. F is second to the left of E. B is between C and G. F is between G and H.</w:t>
      </w:r>
    </w:p>
    <w:p w:rsidR="00F80320" w:rsidRPr="000D3C64" w:rsidRDefault="00F80320" w:rsidP="000D3C64">
      <w:pPr>
        <w:pStyle w:val="NormalWeb"/>
        <w:numPr>
          <w:ilvl w:val="0"/>
          <w:numId w:val="556"/>
        </w:numPr>
        <w:shd w:val="clear" w:color="auto" w:fill="FFFFFF"/>
        <w:spacing w:before="0" w:beforeAutospacing="0" w:after="0" w:afterAutospacing="0" w:line="360" w:lineRule="auto"/>
        <w:textAlignment w:val="baseline"/>
        <w:rPr>
          <w:sz w:val="30"/>
          <w:szCs w:val="30"/>
        </w:rPr>
      </w:pPr>
      <w:r w:rsidRPr="000D3C64">
        <w:rPr>
          <w:sz w:val="30"/>
          <w:szCs w:val="30"/>
        </w:rPr>
        <w:t>Who is fourth right of B?</w:t>
      </w:r>
    </w:p>
    <w:p w:rsidR="00F80320" w:rsidRPr="000D3C64" w:rsidRDefault="00F80320" w:rsidP="000D3C64">
      <w:pPr>
        <w:pStyle w:val="NormalWeb"/>
        <w:numPr>
          <w:ilvl w:val="2"/>
          <w:numId w:val="557"/>
        </w:numPr>
        <w:shd w:val="clear" w:color="auto" w:fill="FFFFFF"/>
        <w:spacing w:before="0" w:beforeAutospacing="0" w:after="0" w:afterAutospacing="0" w:line="360" w:lineRule="auto"/>
        <w:textAlignment w:val="baseline"/>
        <w:rPr>
          <w:sz w:val="30"/>
          <w:szCs w:val="30"/>
        </w:rPr>
      </w:pPr>
      <w:r w:rsidRPr="000D3C64">
        <w:rPr>
          <w:sz w:val="30"/>
          <w:szCs w:val="30"/>
        </w:rPr>
        <w:t>H</w:t>
      </w:r>
      <w:r w:rsidRPr="000D3C64">
        <w:rPr>
          <w:sz w:val="30"/>
          <w:szCs w:val="30"/>
        </w:rPr>
        <w:tab/>
      </w:r>
      <w:r w:rsidRPr="000D3C64">
        <w:rPr>
          <w:sz w:val="30"/>
          <w:szCs w:val="30"/>
        </w:rPr>
        <w:tab/>
      </w:r>
      <w:r w:rsidRPr="000D3C64">
        <w:rPr>
          <w:sz w:val="30"/>
          <w:szCs w:val="30"/>
        </w:rPr>
        <w:tab/>
        <w:t>c. A</w:t>
      </w:r>
    </w:p>
    <w:p w:rsidR="00F80320" w:rsidRPr="000D3C64" w:rsidRDefault="00F80320" w:rsidP="000D3C64">
      <w:pPr>
        <w:pStyle w:val="NormalWeb"/>
        <w:numPr>
          <w:ilvl w:val="2"/>
          <w:numId w:val="557"/>
        </w:numPr>
        <w:shd w:val="clear" w:color="auto" w:fill="FFFFFF"/>
        <w:spacing w:before="0" w:beforeAutospacing="0" w:after="0" w:afterAutospacing="0" w:line="360" w:lineRule="auto"/>
        <w:textAlignment w:val="baseline"/>
        <w:rPr>
          <w:sz w:val="30"/>
          <w:szCs w:val="30"/>
        </w:rPr>
      </w:pPr>
      <w:r w:rsidRPr="000D3C64">
        <w:rPr>
          <w:sz w:val="30"/>
          <w:szCs w:val="30"/>
        </w:rPr>
        <w:t>D</w:t>
      </w:r>
      <w:r w:rsidRPr="000D3C64">
        <w:rPr>
          <w:sz w:val="30"/>
          <w:szCs w:val="30"/>
        </w:rPr>
        <w:tab/>
      </w:r>
      <w:r w:rsidRPr="000D3C64">
        <w:rPr>
          <w:sz w:val="30"/>
          <w:szCs w:val="30"/>
        </w:rPr>
        <w:tab/>
      </w:r>
      <w:r w:rsidRPr="000D3C64">
        <w:rPr>
          <w:sz w:val="30"/>
          <w:szCs w:val="30"/>
        </w:rPr>
        <w:tab/>
        <w:t>d. None</w:t>
      </w:r>
    </w:p>
    <w:p w:rsidR="00F80320" w:rsidRPr="000D3C64" w:rsidRDefault="00F80320" w:rsidP="000D3C64">
      <w:pPr>
        <w:pStyle w:val="NormalWeb"/>
        <w:numPr>
          <w:ilvl w:val="0"/>
          <w:numId w:val="556"/>
        </w:numPr>
        <w:shd w:val="clear" w:color="auto" w:fill="FFFFFF"/>
        <w:spacing w:before="0" w:beforeAutospacing="0" w:after="0" w:afterAutospacing="0" w:line="360" w:lineRule="auto"/>
        <w:textAlignment w:val="baseline"/>
        <w:rPr>
          <w:sz w:val="30"/>
          <w:szCs w:val="30"/>
        </w:rPr>
      </w:pPr>
      <w:r w:rsidRPr="000D3C64">
        <w:rPr>
          <w:sz w:val="30"/>
          <w:szCs w:val="30"/>
        </w:rPr>
        <w:t>In which of the following , Second person is the immediate left of first person ?</w:t>
      </w:r>
    </w:p>
    <w:p w:rsidR="00F80320" w:rsidRPr="000D3C64" w:rsidRDefault="00F80320" w:rsidP="000D3C64">
      <w:pPr>
        <w:pStyle w:val="NormalWeb"/>
        <w:numPr>
          <w:ilvl w:val="2"/>
          <w:numId w:val="558"/>
        </w:numPr>
        <w:shd w:val="clear" w:color="auto" w:fill="FFFFFF"/>
        <w:spacing w:before="0" w:beforeAutospacing="0" w:after="0" w:afterAutospacing="0" w:line="360" w:lineRule="auto"/>
        <w:textAlignment w:val="baseline"/>
        <w:rPr>
          <w:sz w:val="30"/>
          <w:szCs w:val="30"/>
        </w:rPr>
      </w:pPr>
      <w:r w:rsidRPr="000D3C64">
        <w:rPr>
          <w:sz w:val="30"/>
          <w:szCs w:val="30"/>
        </w:rPr>
        <w:t>H,E</w:t>
      </w:r>
      <w:r w:rsidRPr="000D3C64">
        <w:rPr>
          <w:sz w:val="30"/>
          <w:szCs w:val="30"/>
        </w:rPr>
        <w:tab/>
      </w:r>
      <w:r w:rsidRPr="000D3C64">
        <w:rPr>
          <w:sz w:val="30"/>
          <w:szCs w:val="30"/>
        </w:rPr>
        <w:tab/>
      </w:r>
      <w:r w:rsidRPr="000D3C64">
        <w:rPr>
          <w:sz w:val="30"/>
          <w:szCs w:val="30"/>
        </w:rPr>
        <w:tab/>
        <w:t xml:space="preserve">c. B,G </w:t>
      </w:r>
    </w:p>
    <w:p w:rsidR="00F80320" w:rsidRPr="000D3C64" w:rsidRDefault="00F80320" w:rsidP="000D3C64">
      <w:pPr>
        <w:pStyle w:val="NormalWeb"/>
        <w:numPr>
          <w:ilvl w:val="2"/>
          <w:numId w:val="558"/>
        </w:numPr>
        <w:shd w:val="clear" w:color="auto" w:fill="FFFFFF"/>
        <w:spacing w:before="0" w:beforeAutospacing="0" w:after="0" w:afterAutospacing="0" w:line="360" w:lineRule="auto"/>
        <w:textAlignment w:val="baseline"/>
        <w:rPr>
          <w:sz w:val="30"/>
          <w:szCs w:val="30"/>
        </w:rPr>
      </w:pPr>
      <w:r w:rsidRPr="000D3C64">
        <w:rPr>
          <w:sz w:val="30"/>
          <w:szCs w:val="30"/>
        </w:rPr>
        <w:t xml:space="preserve">D,A </w:t>
      </w:r>
      <w:r w:rsidRPr="000D3C64">
        <w:rPr>
          <w:sz w:val="30"/>
          <w:szCs w:val="30"/>
        </w:rPr>
        <w:tab/>
      </w:r>
      <w:r w:rsidRPr="000D3C64">
        <w:rPr>
          <w:sz w:val="30"/>
          <w:szCs w:val="30"/>
        </w:rPr>
        <w:tab/>
      </w:r>
      <w:r w:rsidRPr="000D3C64">
        <w:rPr>
          <w:sz w:val="30"/>
          <w:szCs w:val="30"/>
        </w:rPr>
        <w:tab/>
        <w:t>d. B,C</w:t>
      </w:r>
    </w:p>
    <w:p w:rsidR="00F80320" w:rsidRPr="000D3C64" w:rsidRDefault="00F80320" w:rsidP="000D3C64">
      <w:pPr>
        <w:pStyle w:val="NormalWeb"/>
        <w:numPr>
          <w:ilvl w:val="0"/>
          <w:numId w:val="556"/>
        </w:numPr>
        <w:shd w:val="clear" w:color="auto" w:fill="FFFFFF"/>
        <w:spacing w:before="0" w:beforeAutospacing="0" w:after="0" w:afterAutospacing="0" w:line="360" w:lineRule="auto"/>
        <w:textAlignment w:val="baseline"/>
        <w:rPr>
          <w:sz w:val="30"/>
          <w:szCs w:val="30"/>
        </w:rPr>
      </w:pPr>
      <w:r w:rsidRPr="000D3C64">
        <w:rPr>
          <w:sz w:val="30"/>
          <w:szCs w:val="30"/>
        </w:rPr>
        <w:t>Which of the following is definitely true ?</w:t>
      </w:r>
    </w:p>
    <w:p w:rsidR="00F80320" w:rsidRPr="000D3C64" w:rsidRDefault="00F80320" w:rsidP="000D3C64">
      <w:pPr>
        <w:pStyle w:val="NormalWeb"/>
        <w:numPr>
          <w:ilvl w:val="1"/>
          <w:numId w:val="555"/>
        </w:numPr>
        <w:shd w:val="clear" w:color="auto" w:fill="FFFFFF"/>
        <w:spacing w:before="0" w:beforeAutospacing="0" w:after="0" w:afterAutospacing="0" w:line="360" w:lineRule="auto"/>
        <w:textAlignment w:val="baseline"/>
        <w:rPr>
          <w:sz w:val="30"/>
          <w:szCs w:val="30"/>
        </w:rPr>
      </w:pPr>
      <w:r w:rsidRPr="000D3C64">
        <w:rPr>
          <w:sz w:val="30"/>
          <w:szCs w:val="30"/>
        </w:rPr>
        <w:t xml:space="preserve"> D is second left of H</w:t>
      </w:r>
    </w:p>
    <w:p w:rsidR="00F80320" w:rsidRPr="000D3C64" w:rsidRDefault="00F80320" w:rsidP="000D3C64">
      <w:pPr>
        <w:pStyle w:val="NormalWeb"/>
        <w:numPr>
          <w:ilvl w:val="1"/>
          <w:numId w:val="555"/>
        </w:numPr>
        <w:shd w:val="clear" w:color="auto" w:fill="FFFFFF"/>
        <w:spacing w:before="0" w:beforeAutospacing="0" w:after="0" w:afterAutospacing="0" w:line="360" w:lineRule="auto"/>
        <w:textAlignment w:val="baseline"/>
        <w:rPr>
          <w:sz w:val="30"/>
          <w:szCs w:val="30"/>
        </w:rPr>
      </w:pPr>
      <w:r w:rsidRPr="000D3C64">
        <w:rPr>
          <w:sz w:val="30"/>
          <w:szCs w:val="30"/>
        </w:rPr>
        <w:t>A is Second right of E</w:t>
      </w:r>
    </w:p>
    <w:p w:rsidR="00F80320" w:rsidRPr="000D3C64" w:rsidRDefault="00F80320" w:rsidP="000D3C64">
      <w:pPr>
        <w:pStyle w:val="NormalWeb"/>
        <w:numPr>
          <w:ilvl w:val="1"/>
          <w:numId w:val="555"/>
        </w:numPr>
        <w:shd w:val="clear" w:color="auto" w:fill="FFFFFF"/>
        <w:spacing w:before="0" w:beforeAutospacing="0" w:after="0" w:afterAutospacing="0" w:line="360" w:lineRule="auto"/>
        <w:textAlignment w:val="baseline"/>
        <w:rPr>
          <w:sz w:val="30"/>
          <w:szCs w:val="30"/>
        </w:rPr>
      </w:pPr>
      <w:r w:rsidRPr="000D3C64">
        <w:rPr>
          <w:sz w:val="30"/>
          <w:szCs w:val="30"/>
        </w:rPr>
        <w:t xml:space="preserve"> C is immediate right of G</w:t>
      </w:r>
    </w:p>
    <w:p w:rsidR="00F80320" w:rsidRPr="000D3C64" w:rsidRDefault="00F80320" w:rsidP="000D3C64">
      <w:pPr>
        <w:pStyle w:val="NormalWeb"/>
        <w:numPr>
          <w:ilvl w:val="1"/>
          <w:numId w:val="555"/>
        </w:numPr>
        <w:shd w:val="clear" w:color="auto" w:fill="FFFFFF"/>
        <w:spacing w:before="0" w:beforeAutospacing="0" w:after="0" w:afterAutospacing="0" w:line="360" w:lineRule="auto"/>
        <w:textAlignment w:val="baseline"/>
        <w:rPr>
          <w:sz w:val="30"/>
          <w:szCs w:val="30"/>
        </w:rPr>
      </w:pPr>
      <w:r w:rsidRPr="000D3C64">
        <w:rPr>
          <w:sz w:val="30"/>
          <w:szCs w:val="30"/>
        </w:rPr>
        <w:t xml:space="preserve"> E is immediate left of C</w:t>
      </w:r>
    </w:p>
    <w:p w:rsidR="00F80320" w:rsidRPr="000D3C64" w:rsidRDefault="00F80320" w:rsidP="000D3C64">
      <w:pPr>
        <w:pStyle w:val="NormalWeb"/>
        <w:numPr>
          <w:ilvl w:val="0"/>
          <w:numId w:val="556"/>
        </w:numPr>
        <w:shd w:val="clear" w:color="auto" w:fill="FFFFFF"/>
        <w:spacing w:before="0" w:beforeAutospacing="0" w:after="0" w:afterAutospacing="0" w:line="360" w:lineRule="auto"/>
        <w:textAlignment w:val="baseline"/>
        <w:rPr>
          <w:sz w:val="30"/>
          <w:szCs w:val="30"/>
        </w:rPr>
      </w:pPr>
      <w:r w:rsidRPr="000D3C64">
        <w:rPr>
          <w:sz w:val="30"/>
          <w:szCs w:val="30"/>
        </w:rPr>
        <w:t>Who is immediate left of E ?</w:t>
      </w:r>
    </w:p>
    <w:p w:rsidR="00F80320" w:rsidRPr="000D3C64" w:rsidRDefault="00F80320" w:rsidP="000D3C64">
      <w:pPr>
        <w:pStyle w:val="NormalWeb"/>
        <w:numPr>
          <w:ilvl w:val="2"/>
          <w:numId w:val="559"/>
        </w:numPr>
        <w:shd w:val="clear" w:color="auto" w:fill="FFFFFF"/>
        <w:spacing w:before="0" w:beforeAutospacing="0" w:after="0" w:afterAutospacing="0" w:line="360" w:lineRule="auto"/>
        <w:textAlignment w:val="baseline"/>
        <w:rPr>
          <w:sz w:val="30"/>
          <w:szCs w:val="30"/>
        </w:rPr>
      </w:pPr>
      <w:r w:rsidRPr="000D3C64">
        <w:rPr>
          <w:sz w:val="30"/>
          <w:szCs w:val="30"/>
        </w:rPr>
        <w:t>D</w:t>
      </w:r>
      <w:r w:rsidRPr="000D3C64">
        <w:rPr>
          <w:sz w:val="30"/>
          <w:szCs w:val="30"/>
        </w:rPr>
        <w:tab/>
      </w:r>
      <w:r w:rsidRPr="000D3C64">
        <w:rPr>
          <w:sz w:val="30"/>
          <w:szCs w:val="30"/>
        </w:rPr>
        <w:tab/>
      </w:r>
      <w:r w:rsidRPr="000D3C64">
        <w:rPr>
          <w:sz w:val="30"/>
          <w:szCs w:val="30"/>
        </w:rPr>
        <w:tab/>
      </w:r>
      <w:r w:rsidRPr="000D3C64">
        <w:rPr>
          <w:sz w:val="30"/>
          <w:szCs w:val="30"/>
        </w:rPr>
        <w:tab/>
        <w:t>c. H</w:t>
      </w:r>
    </w:p>
    <w:p w:rsidR="00F80320" w:rsidRPr="000D3C64" w:rsidRDefault="00F80320" w:rsidP="000D3C64">
      <w:pPr>
        <w:pStyle w:val="NormalWeb"/>
        <w:numPr>
          <w:ilvl w:val="2"/>
          <w:numId w:val="559"/>
        </w:numPr>
        <w:shd w:val="clear" w:color="auto" w:fill="FFFFFF"/>
        <w:spacing w:before="0" w:beforeAutospacing="0" w:after="0" w:afterAutospacing="0" w:line="360" w:lineRule="auto"/>
        <w:textAlignment w:val="baseline"/>
        <w:rPr>
          <w:sz w:val="30"/>
          <w:szCs w:val="30"/>
        </w:rPr>
      </w:pPr>
      <w:r w:rsidRPr="000D3C64">
        <w:rPr>
          <w:sz w:val="30"/>
          <w:szCs w:val="30"/>
        </w:rPr>
        <w:t>A</w:t>
      </w:r>
      <w:r w:rsidRPr="000D3C64">
        <w:rPr>
          <w:sz w:val="30"/>
          <w:szCs w:val="30"/>
        </w:rPr>
        <w:tab/>
      </w:r>
      <w:r w:rsidRPr="000D3C64">
        <w:rPr>
          <w:sz w:val="30"/>
          <w:szCs w:val="30"/>
        </w:rPr>
        <w:tab/>
      </w:r>
      <w:r w:rsidRPr="000D3C64">
        <w:rPr>
          <w:sz w:val="30"/>
          <w:szCs w:val="30"/>
        </w:rPr>
        <w:tab/>
      </w:r>
      <w:r w:rsidRPr="000D3C64">
        <w:rPr>
          <w:sz w:val="30"/>
          <w:szCs w:val="30"/>
        </w:rPr>
        <w:tab/>
        <w:t>d. F</w:t>
      </w:r>
    </w:p>
    <w:p w:rsidR="00F80320" w:rsidRPr="000D3C64" w:rsidRDefault="00F80320" w:rsidP="000D3C64">
      <w:pPr>
        <w:pStyle w:val="NormalWeb"/>
        <w:numPr>
          <w:ilvl w:val="0"/>
          <w:numId w:val="556"/>
        </w:numPr>
        <w:shd w:val="clear" w:color="auto" w:fill="FFFFFF"/>
        <w:spacing w:before="0" w:beforeAutospacing="0" w:after="0" w:afterAutospacing="0" w:line="360" w:lineRule="auto"/>
        <w:textAlignment w:val="baseline"/>
        <w:rPr>
          <w:sz w:val="30"/>
          <w:szCs w:val="30"/>
        </w:rPr>
      </w:pPr>
      <w:r w:rsidRPr="000D3C64">
        <w:rPr>
          <w:sz w:val="30"/>
          <w:szCs w:val="30"/>
        </w:rPr>
        <w:t>Who is third right of G ?</w:t>
      </w:r>
    </w:p>
    <w:p w:rsidR="00F80320" w:rsidRPr="000D3C64" w:rsidRDefault="00F80320" w:rsidP="000D3C64">
      <w:pPr>
        <w:pStyle w:val="NormalWeb"/>
        <w:numPr>
          <w:ilvl w:val="2"/>
          <w:numId w:val="560"/>
        </w:numPr>
        <w:shd w:val="clear" w:color="auto" w:fill="FFFFFF"/>
        <w:spacing w:before="0" w:beforeAutospacing="0" w:after="0" w:afterAutospacing="0" w:line="360" w:lineRule="auto"/>
        <w:textAlignment w:val="baseline"/>
        <w:rPr>
          <w:sz w:val="30"/>
          <w:szCs w:val="30"/>
        </w:rPr>
      </w:pPr>
      <w:r w:rsidRPr="000D3C64">
        <w:rPr>
          <w:sz w:val="30"/>
          <w:szCs w:val="30"/>
        </w:rPr>
        <w:t xml:space="preserve">E </w:t>
      </w:r>
      <w:r w:rsidRPr="000D3C64">
        <w:rPr>
          <w:sz w:val="30"/>
          <w:szCs w:val="30"/>
        </w:rPr>
        <w:tab/>
      </w:r>
      <w:r w:rsidRPr="000D3C64">
        <w:rPr>
          <w:sz w:val="30"/>
          <w:szCs w:val="30"/>
        </w:rPr>
        <w:tab/>
      </w:r>
      <w:r w:rsidRPr="000D3C64">
        <w:rPr>
          <w:sz w:val="30"/>
          <w:szCs w:val="30"/>
        </w:rPr>
        <w:tab/>
      </w:r>
      <w:r w:rsidRPr="000D3C64">
        <w:rPr>
          <w:sz w:val="30"/>
          <w:szCs w:val="30"/>
        </w:rPr>
        <w:tab/>
        <w:t>c. C</w:t>
      </w:r>
      <w:r w:rsidRPr="000D3C64">
        <w:rPr>
          <w:sz w:val="30"/>
          <w:szCs w:val="30"/>
        </w:rPr>
        <w:tab/>
      </w:r>
    </w:p>
    <w:p w:rsidR="00F80320" w:rsidRPr="000D3C64" w:rsidRDefault="00F80320" w:rsidP="000D3C64">
      <w:pPr>
        <w:pStyle w:val="NormalWeb"/>
        <w:numPr>
          <w:ilvl w:val="2"/>
          <w:numId w:val="560"/>
        </w:numPr>
        <w:shd w:val="clear" w:color="auto" w:fill="FFFFFF"/>
        <w:spacing w:before="0" w:beforeAutospacing="0" w:after="0" w:afterAutospacing="0" w:line="360" w:lineRule="auto"/>
        <w:textAlignment w:val="baseline"/>
        <w:rPr>
          <w:sz w:val="30"/>
          <w:szCs w:val="30"/>
        </w:rPr>
      </w:pPr>
      <w:r w:rsidRPr="000D3C64">
        <w:rPr>
          <w:sz w:val="30"/>
          <w:szCs w:val="30"/>
        </w:rPr>
        <w:t xml:space="preserve">A </w:t>
      </w:r>
      <w:r w:rsidRPr="000D3C64">
        <w:rPr>
          <w:sz w:val="30"/>
          <w:szCs w:val="30"/>
        </w:rPr>
        <w:tab/>
      </w:r>
      <w:r w:rsidRPr="000D3C64">
        <w:rPr>
          <w:sz w:val="30"/>
          <w:szCs w:val="30"/>
        </w:rPr>
        <w:tab/>
      </w:r>
      <w:r w:rsidRPr="000D3C64">
        <w:rPr>
          <w:sz w:val="30"/>
          <w:szCs w:val="30"/>
        </w:rPr>
        <w:tab/>
      </w:r>
      <w:r w:rsidRPr="000D3C64">
        <w:rPr>
          <w:sz w:val="30"/>
          <w:szCs w:val="30"/>
        </w:rPr>
        <w:tab/>
        <w:t>d. D</w:t>
      </w:r>
    </w:p>
    <w:p w:rsidR="00F80320" w:rsidRPr="000D3C64" w:rsidRDefault="00F80320" w:rsidP="000D3C64">
      <w:pPr>
        <w:spacing w:line="360" w:lineRule="auto"/>
        <w:ind w:left="360"/>
        <w:jc w:val="both"/>
        <w:rPr>
          <w:rFonts w:ascii="Times New Roman" w:hAnsi="Times New Roman" w:cs="Times New Roman"/>
          <w:b/>
          <w:sz w:val="30"/>
          <w:szCs w:val="30"/>
        </w:rPr>
      </w:pPr>
    </w:p>
    <w:p w:rsidR="00F80320" w:rsidRPr="000D3C64" w:rsidRDefault="00F80320" w:rsidP="000D3C64">
      <w:pPr>
        <w:spacing w:line="360" w:lineRule="auto"/>
        <w:ind w:left="360"/>
        <w:jc w:val="both"/>
        <w:rPr>
          <w:rFonts w:ascii="Times New Roman" w:hAnsi="Times New Roman" w:cs="Times New Roman"/>
          <w:b/>
          <w:sz w:val="30"/>
          <w:szCs w:val="30"/>
        </w:rPr>
      </w:pPr>
    </w:p>
    <w:p w:rsidR="00F80320" w:rsidRPr="000D3C64" w:rsidRDefault="00F80320" w:rsidP="000D3C64">
      <w:pPr>
        <w:autoSpaceDE w:val="0"/>
        <w:autoSpaceDN w:val="0"/>
        <w:adjustRightInd w:val="0"/>
        <w:spacing w:after="0" w:line="360" w:lineRule="auto"/>
        <w:ind w:right="-40"/>
        <w:jc w:val="both"/>
        <w:rPr>
          <w:rFonts w:ascii="Times New Roman" w:hAnsi="Times New Roman" w:cs="Times New Roman"/>
          <w:sz w:val="30"/>
          <w:szCs w:val="30"/>
        </w:rPr>
      </w:pPr>
      <w:r w:rsidRPr="000D3C64">
        <w:rPr>
          <w:rFonts w:ascii="Times New Roman" w:hAnsi="Times New Roman" w:cs="Times New Roman"/>
          <w:sz w:val="30"/>
          <w:szCs w:val="30"/>
        </w:rPr>
        <w:t>1) Rotoract   club   of   XYZ   University   is   organizing   a dancing   competition.  There   are   8   dancers-   Ram, Shyam,  Ghanshyam,  Radheshyam,  Naresh,  Suresh, Mahesh  and  Jignesh.  These  dancers  will  be  ranked from   one,   the   best   dancer,   to   eight,   the   worst dancer. The top five dancers will receive awards. The following conditions apply;</w:t>
      </w:r>
    </w:p>
    <w:p w:rsidR="00F80320" w:rsidRPr="000D3C64" w:rsidRDefault="00F80320" w:rsidP="000D3C64">
      <w:pPr>
        <w:autoSpaceDE w:val="0"/>
        <w:autoSpaceDN w:val="0"/>
        <w:adjustRightInd w:val="0"/>
        <w:spacing w:after="0" w:line="360" w:lineRule="auto"/>
        <w:ind w:left="179" w:right="14"/>
        <w:jc w:val="both"/>
        <w:rPr>
          <w:rFonts w:ascii="Times New Roman" w:hAnsi="Times New Roman" w:cs="Times New Roman"/>
          <w:sz w:val="30"/>
          <w:szCs w:val="30"/>
        </w:rPr>
      </w:pPr>
      <w:r w:rsidRPr="000D3C64">
        <w:rPr>
          <w:rFonts w:ascii="Times New Roman" w:hAnsi="Times New Roman" w:cs="Times New Roman"/>
          <w:sz w:val="30"/>
          <w:szCs w:val="30"/>
        </w:rPr>
        <w:t>-      Naresh is a better- ranked dancer than Mahesh.</w:t>
      </w:r>
    </w:p>
    <w:p w:rsidR="00F80320" w:rsidRPr="000D3C64" w:rsidRDefault="00F80320" w:rsidP="000D3C64">
      <w:pPr>
        <w:tabs>
          <w:tab w:val="left" w:pos="520"/>
        </w:tabs>
        <w:autoSpaceDE w:val="0"/>
        <w:autoSpaceDN w:val="0"/>
        <w:adjustRightInd w:val="0"/>
        <w:spacing w:before="41" w:after="0" w:line="360" w:lineRule="auto"/>
        <w:ind w:left="540" w:right="150" w:hanging="360"/>
        <w:rPr>
          <w:rFonts w:ascii="Times New Roman" w:hAnsi="Times New Roman" w:cs="Times New Roman"/>
          <w:sz w:val="30"/>
          <w:szCs w:val="30"/>
        </w:rPr>
      </w:pPr>
      <w:r w:rsidRPr="000D3C64">
        <w:rPr>
          <w:rFonts w:ascii="Times New Roman" w:hAnsi="Times New Roman" w:cs="Times New Roman"/>
          <w:sz w:val="30"/>
          <w:szCs w:val="30"/>
        </w:rPr>
        <w:t>-</w:t>
      </w:r>
      <w:r w:rsidRPr="000D3C64">
        <w:rPr>
          <w:rFonts w:ascii="Times New Roman" w:hAnsi="Times New Roman" w:cs="Times New Roman"/>
          <w:sz w:val="30"/>
          <w:szCs w:val="30"/>
        </w:rPr>
        <w:tab/>
        <w:t>If Ghanshyam is awarded a prize. then Shyam ranks higher than Suresh, though both receive prizes.</w:t>
      </w:r>
    </w:p>
    <w:p w:rsidR="00F80320" w:rsidRPr="000D3C64" w:rsidRDefault="00F80320" w:rsidP="000D3C64">
      <w:pPr>
        <w:autoSpaceDE w:val="0"/>
        <w:autoSpaceDN w:val="0"/>
        <w:adjustRightInd w:val="0"/>
        <w:spacing w:before="8" w:after="0" w:line="360" w:lineRule="auto"/>
        <w:ind w:left="179" w:right="522"/>
        <w:jc w:val="both"/>
        <w:rPr>
          <w:rFonts w:ascii="Times New Roman" w:hAnsi="Times New Roman" w:cs="Times New Roman"/>
          <w:sz w:val="30"/>
          <w:szCs w:val="30"/>
        </w:rPr>
      </w:pPr>
      <w:r w:rsidRPr="000D3C64">
        <w:rPr>
          <w:rFonts w:ascii="Times New Roman" w:hAnsi="Times New Roman" w:cs="Times New Roman"/>
          <w:sz w:val="30"/>
          <w:szCs w:val="30"/>
        </w:rPr>
        <w:t>-      Radheshyam  is ranked either first or fifth.</w:t>
      </w:r>
    </w:p>
    <w:p w:rsidR="00F80320" w:rsidRPr="000D3C64" w:rsidRDefault="00F80320" w:rsidP="000D3C64">
      <w:pPr>
        <w:autoSpaceDE w:val="0"/>
        <w:autoSpaceDN w:val="0"/>
        <w:adjustRightInd w:val="0"/>
        <w:spacing w:before="41" w:after="0" w:line="360" w:lineRule="auto"/>
        <w:ind w:left="179" w:right="368"/>
        <w:jc w:val="both"/>
        <w:rPr>
          <w:rFonts w:ascii="Times New Roman" w:hAnsi="Times New Roman" w:cs="Times New Roman"/>
          <w:sz w:val="30"/>
          <w:szCs w:val="30"/>
        </w:rPr>
      </w:pPr>
      <w:r w:rsidRPr="000D3C64">
        <w:rPr>
          <w:rFonts w:ascii="Times New Roman" w:hAnsi="Times New Roman" w:cs="Times New Roman"/>
          <w:sz w:val="30"/>
          <w:szCs w:val="30"/>
        </w:rPr>
        <w:t>-      Radheshyam is a better-ranked dancer than Suresh</w:t>
      </w:r>
    </w:p>
    <w:p w:rsidR="00F80320" w:rsidRPr="000D3C64" w:rsidRDefault="00F80320" w:rsidP="000D3C64">
      <w:pPr>
        <w:autoSpaceDE w:val="0"/>
        <w:autoSpaceDN w:val="0"/>
        <w:adjustRightInd w:val="0"/>
        <w:spacing w:before="18"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F80320" w:rsidRPr="000D3C64" w:rsidRDefault="00F80320" w:rsidP="000D3C64">
      <w:pPr>
        <w:autoSpaceDE w:val="0"/>
        <w:autoSpaceDN w:val="0"/>
        <w:adjustRightInd w:val="0"/>
        <w:spacing w:after="0" w:line="360" w:lineRule="auto"/>
        <w:ind w:left="112" w:right="1069"/>
        <w:jc w:val="both"/>
        <w:rPr>
          <w:rFonts w:ascii="Times New Roman" w:hAnsi="Times New Roman" w:cs="Times New Roman"/>
          <w:sz w:val="30"/>
          <w:szCs w:val="30"/>
        </w:rPr>
      </w:pPr>
      <w:r w:rsidRPr="000D3C64">
        <w:rPr>
          <w:rFonts w:ascii="Times New Roman" w:hAnsi="Times New Roman" w:cs="Times New Roman"/>
          <w:sz w:val="30"/>
          <w:szCs w:val="30"/>
        </w:rPr>
        <w:t xml:space="preserve">   1.   Which of the following must be true?</w:t>
      </w:r>
    </w:p>
    <w:p w:rsidR="00F80320" w:rsidRPr="000D3C64" w:rsidRDefault="00F80320" w:rsidP="000D3C64">
      <w:pPr>
        <w:autoSpaceDE w:val="0"/>
        <w:autoSpaceDN w:val="0"/>
        <w:adjustRightInd w:val="0"/>
        <w:spacing w:after="0" w:line="360" w:lineRule="auto"/>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395" w:right="-41"/>
        <w:rPr>
          <w:rFonts w:ascii="Times New Roman" w:hAnsi="Times New Roman" w:cs="Times New Roman"/>
          <w:sz w:val="30"/>
          <w:szCs w:val="30"/>
        </w:rPr>
      </w:pPr>
      <w:r w:rsidRPr="000D3C64">
        <w:rPr>
          <w:rFonts w:ascii="Times New Roman" w:hAnsi="Times New Roman" w:cs="Times New Roman"/>
          <w:sz w:val="30"/>
          <w:szCs w:val="30"/>
        </w:rPr>
        <w:t>a.  If Radheshyam ranks 1</w:t>
      </w:r>
      <w:r w:rsidRPr="000D3C64">
        <w:rPr>
          <w:rFonts w:ascii="Times New Roman" w:hAnsi="Times New Roman" w:cs="Times New Roman"/>
          <w:position w:val="10"/>
          <w:sz w:val="30"/>
          <w:szCs w:val="30"/>
        </w:rPr>
        <w:t xml:space="preserve">st  </w:t>
      </w:r>
      <w:r w:rsidRPr="000D3C64">
        <w:rPr>
          <w:rFonts w:ascii="Times New Roman" w:hAnsi="Times New Roman" w:cs="Times New Roman"/>
          <w:sz w:val="30"/>
          <w:szCs w:val="30"/>
        </w:rPr>
        <w:t>then Suresh ranks 3</w:t>
      </w:r>
      <w:r w:rsidRPr="000D3C64">
        <w:rPr>
          <w:rFonts w:ascii="Times New Roman" w:hAnsi="Times New Roman" w:cs="Times New Roman"/>
          <w:position w:val="10"/>
          <w:sz w:val="30"/>
          <w:szCs w:val="30"/>
        </w:rPr>
        <w:t>rd</w:t>
      </w:r>
      <w:r w:rsidRPr="000D3C64">
        <w:rPr>
          <w:rFonts w:ascii="Times New Roman" w:hAnsi="Times New Roman" w:cs="Times New Roman"/>
          <w:sz w:val="30"/>
          <w:szCs w:val="30"/>
        </w:rPr>
        <w:t xml:space="preserve">. </w:t>
      </w:r>
    </w:p>
    <w:p w:rsidR="00F80320" w:rsidRPr="000D3C64" w:rsidRDefault="00F80320" w:rsidP="000D3C64">
      <w:pPr>
        <w:autoSpaceDE w:val="0"/>
        <w:autoSpaceDN w:val="0"/>
        <w:adjustRightInd w:val="0"/>
        <w:spacing w:after="0" w:line="360" w:lineRule="auto"/>
        <w:ind w:left="395" w:right="-41"/>
        <w:rPr>
          <w:rFonts w:ascii="Times New Roman" w:hAnsi="Times New Roman" w:cs="Times New Roman"/>
          <w:sz w:val="30"/>
          <w:szCs w:val="30"/>
        </w:rPr>
      </w:pPr>
      <w:r w:rsidRPr="000D3C64">
        <w:rPr>
          <w:rFonts w:ascii="Times New Roman" w:hAnsi="Times New Roman" w:cs="Times New Roman"/>
          <w:sz w:val="30"/>
          <w:szCs w:val="30"/>
        </w:rPr>
        <w:t>b.  If   Ghanshyam   ranks   3</w:t>
      </w:r>
      <w:r w:rsidRPr="000D3C64">
        <w:rPr>
          <w:rFonts w:ascii="Times New Roman" w:hAnsi="Times New Roman" w:cs="Times New Roman"/>
          <w:position w:val="10"/>
          <w:sz w:val="30"/>
          <w:szCs w:val="30"/>
        </w:rPr>
        <w:t xml:space="preserve">rd     </w:t>
      </w:r>
      <w:r w:rsidRPr="000D3C64">
        <w:rPr>
          <w:rFonts w:ascii="Times New Roman" w:hAnsi="Times New Roman" w:cs="Times New Roman"/>
          <w:sz w:val="30"/>
          <w:szCs w:val="30"/>
        </w:rPr>
        <w:t>then   Radheshyam ranks 1</w:t>
      </w:r>
      <w:r w:rsidRPr="000D3C64">
        <w:rPr>
          <w:rFonts w:ascii="Times New Roman" w:hAnsi="Times New Roman" w:cs="Times New Roman"/>
          <w:position w:val="10"/>
          <w:sz w:val="30"/>
          <w:szCs w:val="30"/>
        </w:rPr>
        <w:t>st</w:t>
      </w:r>
      <w:r w:rsidRPr="000D3C64">
        <w:rPr>
          <w:rFonts w:ascii="Times New Roman" w:hAnsi="Times New Roman" w:cs="Times New Roman"/>
          <w:sz w:val="30"/>
          <w:szCs w:val="30"/>
        </w:rPr>
        <w:t>.</w:t>
      </w:r>
    </w:p>
    <w:p w:rsidR="00F80320" w:rsidRPr="000D3C64" w:rsidRDefault="00F80320" w:rsidP="000D3C64">
      <w:pPr>
        <w:autoSpaceDE w:val="0"/>
        <w:autoSpaceDN w:val="0"/>
        <w:adjustRightInd w:val="0"/>
        <w:spacing w:after="0" w:line="360" w:lineRule="auto"/>
        <w:ind w:left="395" w:right="-57"/>
        <w:rPr>
          <w:rFonts w:ascii="Times New Roman" w:hAnsi="Times New Roman" w:cs="Times New Roman"/>
          <w:sz w:val="30"/>
          <w:szCs w:val="30"/>
        </w:rPr>
      </w:pPr>
      <w:r w:rsidRPr="000D3C64">
        <w:rPr>
          <w:rFonts w:ascii="Times New Roman" w:hAnsi="Times New Roman" w:cs="Times New Roman"/>
          <w:sz w:val="30"/>
          <w:szCs w:val="30"/>
        </w:rPr>
        <w:t>c.   If  Radheshyam  ranks  5</w:t>
      </w:r>
      <w:r w:rsidRPr="000D3C64">
        <w:rPr>
          <w:rFonts w:ascii="Times New Roman" w:hAnsi="Times New Roman" w:cs="Times New Roman"/>
          <w:position w:val="10"/>
          <w:sz w:val="30"/>
          <w:szCs w:val="30"/>
        </w:rPr>
        <w:t xml:space="preserve">th   </w:t>
      </w:r>
      <w:r w:rsidRPr="000D3C64">
        <w:rPr>
          <w:rFonts w:ascii="Times New Roman" w:hAnsi="Times New Roman" w:cs="Times New Roman"/>
          <w:sz w:val="30"/>
          <w:szCs w:val="30"/>
        </w:rPr>
        <w:t>then  Naresh  ranks 2</w:t>
      </w:r>
      <w:r w:rsidRPr="000D3C64">
        <w:rPr>
          <w:rFonts w:ascii="Times New Roman" w:hAnsi="Times New Roman" w:cs="Times New Roman"/>
          <w:position w:val="10"/>
          <w:sz w:val="30"/>
          <w:szCs w:val="30"/>
        </w:rPr>
        <w:t>nd</w:t>
      </w:r>
      <w:r w:rsidRPr="000D3C64">
        <w:rPr>
          <w:rFonts w:ascii="Times New Roman" w:hAnsi="Times New Roman" w:cs="Times New Roman"/>
          <w:sz w:val="30"/>
          <w:szCs w:val="30"/>
        </w:rPr>
        <w:t>.</w:t>
      </w:r>
    </w:p>
    <w:p w:rsidR="00F80320" w:rsidRPr="000D3C64" w:rsidRDefault="00F80320" w:rsidP="000D3C64">
      <w:pPr>
        <w:autoSpaceDE w:val="0"/>
        <w:autoSpaceDN w:val="0"/>
        <w:adjustRightInd w:val="0"/>
        <w:spacing w:before="1" w:after="0" w:line="360" w:lineRule="auto"/>
        <w:ind w:left="395" w:right="-55"/>
        <w:rPr>
          <w:rFonts w:ascii="Times New Roman" w:hAnsi="Times New Roman" w:cs="Times New Roman"/>
          <w:sz w:val="30"/>
          <w:szCs w:val="30"/>
        </w:rPr>
      </w:pPr>
      <w:r w:rsidRPr="000D3C64">
        <w:rPr>
          <w:rFonts w:ascii="Times New Roman" w:hAnsi="Times New Roman" w:cs="Times New Roman"/>
          <w:sz w:val="30"/>
          <w:szCs w:val="30"/>
        </w:rPr>
        <w:t>d.  If   Mahesh   does   not   receive   a   prize   then Ghanshyam does.</w:t>
      </w:r>
    </w:p>
    <w:p w:rsidR="00F80320" w:rsidRPr="000D3C64" w:rsidRDefault="00F80320"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e.  If Jignesh ranks 4</w:t>
      </w:r>
      <w:r w:rsidRPr="000D3C64">
        <w:rPr>
          <w:rFonts w:ascii="Times New Roman" w:hAnsi="Times New Roman" w:cs="Times New Roman"/>
          <w:position w:val="10"/>
          <w:sz w:val="30"/>
          <w:szCs w:val="30"/>
        </w:rPr>
        <w:t xml:space="preserve">th  </w:t>
      </w:r>
      <w:r w:rsidRPr="000D3C64">
        <w:rPr>
          <w:rFonts w:ascii="Times New Roman" w:hAnsi="Times New Roman" w:cs="Times New Roman"/>
          <w:sz w:val="30"/>
          <w:szCs w:val="30"/>
        </w:rPr>
        <w:t>then Suresh ranks 3</w:t>
      </w:r>
      <w:r w:rsidRPr="000D3C64">
        <w:rPr>
          <w:rFonts w:ascii="Times New Roman" w:hAnsi="Times New Roman" w:cs="Times New Roman"/>
          <w:position w:val="10"/>
          <w:sz w:val="30"/>
          <w:szCs w:val="30"/>
        </w:rPr>
        <w:t>rd</w:t>
      </w:r>
      <w:r w:rsidRPr="000D3C64">
        <w:rPr>
          <w:rFonts w:ascii="Times New Roman" w:hAnsi="Times New Roman" w:cs="Times New Roman"/>
          <w:sz w:val="30"/>
          <w:szCs w:val="30"/>
        </w:rPr>
        <w:t>.</w:t>
      </w:r>
    </w:p>
    <w:p w:rsidR="00F80320" w:rsidRPr="000D3C64" w:rsidRDefault="00F80320" w:rsidP="000D3C64">
      <w:pPr>
        <w:autoSpaceDE w:val="0"/>
        <w:autoSpaceDN w:val="0"/>
        <w:adjustRightInd w:val="0"/>
        <w:spacing w:before="1" w:after="0" w:line="360" w:lineRule="auto"/>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2.  Which of the following, if substituted for the rule that   if   Ghanshyam   is   awarded   a   prize,   then Shyam  ranks  higher  than  Suresh,  though  both receives  prizes,  would  have  the  same  effect  on the placement of all the dancers?</w:t>
      </w:r>
    </w:p>
    <w:p w:rsidR="00F80320" w:rsidRPr="000D3C64" w:rsidRDefault="00F80320" w:rsidP="000D3C64">
      <w:pPr>
        <w:autoSpaceDE w:val="0"/>
        <w:autoSpaceDN w:val="0"/>
        <w:adjustRightInd w:val="0"/>
        <w:spacing w:before="2" w:after="0" w:line="360" w:lineRule="auto"/>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395" w:right="-54"/>
        <w:rPr>
          <w:rFonts w:ascii="Times New Roman" w:hAnsi="Times New Roman" w:cs="Times New Roman"/>
          <w:sz w:val="30"/>
          <w:szCs w:val="30"/>
        </w:rPr>
      </w:pPr>
      <w:r w:rsidRPr="000D3C64">
        <w:rPr>
          <w:rFonts w:ascii="Times New Roman" w:hAnsi="Times New Roman" w:cs="Times New Roman"/>
          <w:sz w:val="30"/>
          <w:szCs w:val="30"/>
        </w:rPr>
        <w:t>a.   If Shyam and Suresh both receive prizes, then Suresh must rank higher than Shyam.</w:t>
      </w:r>
    </w:p>
    <w:p w:rsidR="00F80320" w:rsidRPr="000D3C64" w:rsidRDefault="00F80320" w:rsidP="000D3C64">
      <w:pPr>
        <w:autoSpaceDE w:val="0"/>
        <w:autoSpaceDN w:val="0"/>
        <w:adjustRightInd w:val="0"/>
        <w:spacing w:after="0" w:line="360" w:lineRule="auto"/>
        <w:ind w:left="395" w:right="-59"/>
        <w:rPr>
          <w:rFonts w:ascii="Times New Roman" w:hAnsi="Times New Roman" w:cs="Times New Roman"/>
          <w:sz w:val="30"/>
          <w:szCs w:val="30"/>
        </w:rPr>
      </w:pPr>
      <w:r w:rsidRPr="000D3C64">
        <w:rPr>
          <w:rFonts w:ascii="Times New Roman" w:hAnsi="Times New Roman" w:cs="Times New Roman"/>
          <w:sz w:val="30"/>
          <w:szCs w:val="30"/>
        </w:rPr>
        <w:t>b.   Suresh  must  rank  higher  than  Shyam  unless Ghanshyam receives a prize.</w:t>
      </w:r>
    </w:p>
    <w:p w:rsidR="00F80320" w:rsidRPr="000D3C64" w:rsidRDefault="00F80320" w:rsidP="000D3C64">
      <w:pPr>
        <w:autoSpaceDE w:val="0"/>
        <w:autoSpaceDN w:val="0"/>
        <w:adjustRightInd w:val="0"/>
        <w:spacing w:before="12"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c.   If Suresh ranks higher than Shyam or if either of    them    do    not    receive    a    prize    then Ghanshyam cannot receive a prize.</w:t>
      </w:r>
    </w:p>
    <w:p w:rsidR="00F80320" w:rsidRPr="000D3C64" w:rsidRDefault="00F80320" w:rsidP="000D3C64">
      <w:pPr>
        <w:autoSpaceDE w:val="0"/>
        <w:autoSpaceDN w:val="0"/>
        <w:adjustRightInd w:val="0"/>
        <w:spacing w:before="12"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d.   If   Ghanshyam   receives   a   prize   then   both Suresh  and  Shyam  must  also  receive  prizes and Suresh cannot be placed 1</w:t>
      </w:r>
      <w:r w:rsidRPr="000D3C64">
        <w:rPr>
          <w:rFonts w:ascii="Times New Roman" w:hAnsi="Times New Roman" w:cs="Times New Roman"/>
          <w:position w:val="10"/>
          <w:sz w:val="30"/>
          <w:szCs w:val="30"/>
        </w:rPr>
        <w:t xml:space="preserve">st </w:t>
      </w:r>
      <w:r w:rsidRPr="000D3C64">
        <w:rPr>
          <w:rFonts w:ascii="Times New Roman" w:hAnsi="Times New Roman" w:cs="Times New Roman"/>
          <w:sz w:val="30"/>
          <w:szCs w:val="30"/>
        </w:rPr>
        <w:t>or 2</w:t>
      </w:r>
      <w:r w:rsidRPr="000D3C64">
        <w:rPr>
          <w:rFonts w:ascii="Times New Roman" w:hAnsi="Times New Roman" w:cs="Times New Roman"/>
          <w:position w:val="10"/>
          <w:sz w:val="30"/>
          <w:szCs w:val="30"/>
        </w:rPr>
        <w:t>nd</w:t>
      </w:r>
      <w:r w:rsidRPr="000D3C64">
        <w:rPr>
          <w:rFonts w:ascii="Times New Roman" w:hAnsi="Times New Roman" w:cs="Times New Roman"/>
          <w:sz w:val="30"/>
          <w:szCs w:val="30"/>
        </w:rPr>
        <w:t>.</w:t>
      </w:r>
    </w:p>
    <w:p w:rsidR="00F80320" w:rsidRPr="000D3C64" w:rsidRDefault="00F80320" w:rsidP="000D3C64">
      <w:pPr>
        <w:spacing w:line="360" w:lineRule="auto"/>
        <w:ind w:left="360"/>
        <w:jc w:val="both"/>
        <w:rPr>
          <w:rFonts w:ascii="Times New Roman" w:hAnsi="Times New Roman" w:cs="Times New Roman"/>
          <w:b/>
          <w:sz w:val="30"/>
          <w:szCs w:val="30"/>
        </w:rPr>
      </w:pP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 Managers are sitting around a conference table.  P,  R,  S,  T,  U,  V  and  W  are  these  Managers  and  they have grouped to discuss an impending meeting. P is next to both T and U. S sits on the immediate right of U. There is one person sitting between S and W but he is not V.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1.  Who are the neighbours of R?</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S and V         b. T and V     c. S and W             d.  W and T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  Which of the following pairs does not sit adjacent to each other?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  WT               b.  UP             c. VT                   d.  SR</w:t>
      </w:r>
    </w:p>
    <w:p w:rsidR="00F80320" w:rsidRPr="000D3C64" w:rsidRDefault="00F80320" w:rsidP="000D3C64">
      <w:pPr>
        <w:spacing w:line="360" w:lineRule="auto"/>
        <w:ind w:left="360"/>
        <w:jc w:val="both"/>
        <w:rPr>
          <w:rFonts w:ascii="Times New Roman" w:hAnsi="Times New Roman" w:cs="Times New Roman"/>
          <w:sz w:val="30"/>
          <w:szCs w:val="30"/>
        </w:rPr>
      </w:pPr>
    </w:p>
    <w:p w:rsidR="00F80320" w:rsidRPr="000D3C64" w:rsidRDefault="00F80320" w:rsidP="000D3C64">
      <w:pPr>
        <w:pStyle w:val="Default"/>
        <w:spacing w:line="360" w:lineRule="auto"/>
        <w:rPr>
          <w:b/>
          <w:sz w:val="30"/>
          <w:szCs w:val="30"/>
        </w:rPr>
      </w:pPr>
      <w:r w:rsidRPr="000D3C64">
        <w:rPr>
          <w:b/>
          <w:sz w:val="30"/>
          <w:szCs w:val="30"/>
        </w:rPr>
        <w:t xml:space="preserve">3)A group of seven friends, Ajay, Aarthi, Rajesh, Chen, Thiru, Uday and Priya work as Doctor, Lawyer, IT Officer, Attendee, Clerk, Manager and Analyst, for Schools L, M, N; P, Q, R and S but not necessarily in the same order. Rajesh works for School N and is neither a Research Analyst nor a Clerk. Thriu is an IT Officer and works for School R. Ajay works as Manager and does not work for School L or Q. The one who is a Lawyer works for Bank M. The one who works for School L works as an Attendee. Uday works for School Q. Priya works for School P as a Analyst. Chen is not a Lawyer. </w:t>
      </w:r>
    </w:p>
    <w:p w:rsidR="00F80320" w:rsidRPr="000D3C64" w:rsidRDefault="00F80320" w:rsidP="000D3C64">
      <w:pPr>
        <w:pStyle w:val="Default"/>
        <w:spacing w:line="360" w:lineRule="auto"/>
        <w:rPr>
          <w:b/>
          <w:sz w:val="30"/>
          <w:szCs w:val="30"/>
        </w:rPr>
      </w:pPr>
    </w:p>
    <w:p w:rsidR="00F80320" w:rsidRPr="000D3C64" w:rsidRDefault="00F80320" w:rsidP="000D3C64">
      <w:pPr>
        <w:pStyle w:val="Default"/>
        <w:spacing w:line="360" w:lineRule="auto"/>
        <w:rPr>
          <w:sz w:val="30"/>
          <w:szCs w:val="30"/>
        </w:rPr>
      </w:pPr>
      <w:r w:rsidRPr="000D3C64">
        <w:rPr>
          <w:sz w:val="30"/>
          <w:szCs w:val="30"/>
        </w:rPr>
        <w:t xml:space="preserve">1. For which School does Aarthi work? </w:t>
      </w:r>
    </w:p>
    <w:p w:rsidR="00F80320" w:rsidRPr="000D3C64" w:rsidRDefault="00F80320" w:rsidP="000D3C64">
      <w:pPr>
        <w:pStyle w:val="Default"/>
        <w:spacing w:line="360" w:lineRule="auto"/>
        <w:rPr>
          <w:sz w:val="30"/>
          <w:szCs w:val="30"/>
        </w:rPr>
      </w:pPr>
      <w:r w:rsidRPr="000D3C64">
        <w:rPr>
          <w:sz w:val="30"/>
          <w:szCs w:val="30"/>
        </w:rPr>
        <w:t xml:space="preserve">a. M b. S c. L d. M/S </w:t>
      </w:r>
    </w:p>
    <w:p w:rsidR="00F80320" w:rsidRPr="000D3C64" w:rsidRDefault="00F80320" w:rsidP="000D3C64">
      <w:pPr>
        <w:pStyle w:val="Default"/>
        <w:spacing w:line="360" w:lineRule="auto"/>
        <w:rPr>
          <w:sz w:val="30"/>
          <w:szCs w:val="30"/>
        </w:rPr>
      </w:pPr>
    </w:p>
    <w:p w:rsidR="00F80320" w:rsidRPr="000D3C64" w:rsidRDefault="00F80320" w:rsidP="000D3C64">
      <w:pPr>
        <w:pStyle w:val="Default"/>
        <w:spacing w:line="360" w:lineRule="auto"/>
        <w:rPr>
          <w:sz w:val="30"/>
          <w:szCs w:val="30"/>
        </w:rPr>
      </w:pPr>
      <w:r w:rsidRPr="000D3C64">
        <w:rPr>
          <w:sz w:val="30"/>
          <w:szCs w:val="30"/>
        </w:rPr>
        <w:t xml:space="preserve">2. Which of the following combinations of person, profession and school is correct? </w:t>
      </w: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Manager M b. Clerk L c. Lawyer Q d. None of these</w:t>
      </w:r>
    </w:p>
    <w:p w:rsidR="00F80320" w:rsidRPr="000D3C64" w:rsidRDefault="00F80320" w:rsidP="000D3C64">
      <w:pPr>
        <w:autoSpaceDE w:val="0"/>
        <w:autoSpaceDN w:val="0"/>
        <w:adjustRightInd w:val="0"/>
        <w:spacing w:after="0" w:line="360" w:lineRule="auto"/>
        <w:ind w:right="72"/>
        <w:jc w:val="both"/>
        <w:rPr>
          <w:rFonts w:ascii="Times New Roman" w:hAnsi="Times New Roman" w:cs="Times New Roman"/>
          <w:sz w:val="30"/>
          <w:szCs w:val="30"/>
        </w:rPr>
      </w:pPr>
      <w:r w:rsidRPr="000D3C64">
        <w:rPr>
          <w:rFonts w:ascii="Times New Roman" w:hAnsi="Times New Roman" w:cs="Times New Roman"/>
          <w:b/>
          <w:bCs/>
          <w:sz w:val="30"/>
          <w:szCs w:val="30"/>
        </w:rPr>
        <w:t xml:space="preserve">4) </w:t>
      </w:r>
      <w:r w:rsidRPr="000D3C64">
        <w:rPr>
          <w:rFonts w:ascii="Times New Roman" w:hAnsi="Times New Roman" w:cs="Times New Roman"/>
          <w:sz w:val="30"/>
          <w:szCs w:val="30"/>
        </w:rPr>
        <w:t>A   group   of   seven friends,  Ajay,  Aarthi,  Rajesh,  Chen,  Thiru,  Uday  and  Priya  work   as   Doctor,   Lawyer,   IT   Officer,   Attendee,   Clerk, Manager and Analyst, for Schools L, M, N; P, Q, R and S but not necessarily in the same order. Rajesh works for School N and is neither a Research Analyst nor a Clerk. Thriu is an IT Officer and works for School R. Ajay works as   Manager and  does  not  work  for  School  L  or  Q.  The  one  who  is  a Lawyer works for Bank M. The one who works for School L works  as  an  Attendee.  Uday  works  for  School  Q.  Priya works for School P as a Analyst. Chen is not a Lawyer.</w:t>
      </w:r>
    </w:p>
    <w:p w:rsidR="00F80320" w:rsidRPr="000D3C64" w:rsidRDefault="00F80320" w:rsidP="000D3C64">
      <w:pPr>
        <w:autoSpaceDE w:val="0"/>
        <w:autoSpaceDN w:val="0"/>
        <w:adjustRightInd w:val="0"/>
        <w:spacing w:after="0" w:line="360" w:lineRule="auto"/>
        <w:ind w:right="1714"/>
        <w:jc w:val="both"/>
        <w:rPr>
          <w:rFonts w:ascii="Times New Roman" w:hAnsi="Times New Roman" w:cs="Times New Roman"/>
          <w:sz w:val="30"/>
          <w:szCs w:val="30"/>
        </w:rPr>
      </w:pPr>
      <w:r w:rsidRPr="000D3C64">
        <w:rPr>
          <w:rFonts w:ascii="Times New Roman" w:hAnsi="Times New Roman" w:cs="Times New Roman"/>
          <w:sz w:val="30"/>
          <w:szCs w:val="30"/>
        </w:rPr>
        <w:t xml:space="preserve">   1. For which School does Aarthi work?</w:t>
      </w:r>
    </w:p>
    <w:p w:rsidR="00F80320" w:rsidRPr="000D3C64" w:rsidRDefault="00F80320" w:rsidP="000D3C64">
      <w:pPr>
        <w:autoSpaceDE w:val="0"/>
        <w:autoSpaceDN w:val="0"/>
        <w:adjustRightInd w:val="0"/>
        <w:spacing w:after="0" w:line="360" w:lineRule="auto"/>
        <w:ind w:left="283" w:right="459"/>
        <w:jc w:val="both"/>
        <w:rPr>
          <w:rFonts w:ascii="Times New Roman" w:hAnsi="Times New Roman" w:cs="Times New Roman"/>
          <w:sz w:val="30"/>
          <w:szCs w:val="30"/>
        </w:rPr>
      </w:pPr>
      <w:r w:rsidRPr="000D3C64">
        <w:rPr>
          <w:rFonts w:ascii="Times New Roman" w:hAnsi="Times New Roman" w:cs="Times New Roman"/>
          <w:sz w:val="30"/>
          <w:szCs w:val="30"/>
        </w:rPr>
        <w:t xml:space="preserve">   a.   M                b.   S                  c.   L                  d.   M/S</w:t>
      </w:r>
    </w:p>
    <w:p w:rsidR="00F80320" w:rsidRPr="000D3C64" w:rsidRDefault="00F80320" w:rsidP="000D3C64">
      <w:pPr>
        <w:autoSpaceDE w:val="0"/>
        <w:autoSpaceDN w:val="0"/>
        <w:adjustRightInd w:val="0"/>
        <w:spacing w:before="7" w:after="0" w:line="360" w:lineRule="auto"/>
        <w:rPr>
          <w:rFonts w:ascii="Times New Roman" w:hAnsi="Times New Roman" w:cs="Times New Roman"/>
          <w:sz w:val="30"/>
          <w:szCs w:val="30"/>
        </w:rPr>
      </w:pPr>
    </w:p>
    <w:p w:rsidR="00F80320" w:rsidRPr="000D3C64" w:rsidRDefault="00F80320" w:rsidP="000D3C64">
      <w:pPr>
        <w:autoSpaceDE w:val="0"/>
        <w:autoSpaceDN w:val="0"/>
        <w:adjustRightInd w:val="0"/>
        <w:spacing w:after="0" w:line="360" w:lineRule="auto"/>
        <w:ind w:left="283" w:right="7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2. Which    of   the   following   combinations   of   person, profession and school is     correct?</w:t>
      </w:r>
    </w:p>
    <w:p w:rsidR="00F80320" w:rsidRPr="000D3C64" w:rsidRDefault="00F80320" w:rsidP="000D3C64">
      <w:pPr>
        <w:autoSpaceDE w:val="0"/>
        <w:autoSpaceDN w:val="0"/>
        <w:adjustRightInd w:val="0"/>
        <w:spacing w:before="2" w:after="0" w:line="360" w:lineRule="auto"/>
        <w:ind w:left="283" w:right="1408"/>
        <w:jc w:val="both"/>
        <w:rPr>
          <w:rFonts w:ascii="Times New Roman" w:hAnsi="Times New Roman" w:cs="Times New Roman"/>
          <w:sz w:val="30"/>
          <w:szCs w:val="30"/>
        </w:rPr>
      </w:pPr>
      <w:r w:rsidRPr="000D3C64">
        <w:rPr>
          <w:rFonts w:ascii="Times New Roman" w:hAnsi="Times New Roman" w:cs="Times New Roman"/>
          <w:sz w:val="30"/>
          <w:szCs w:val="30"/>
        </w:rPr>
        <w:t xml:space="preserve">      a.   Manager M                          b.   Clerk L</w:t>
      </w:r>
    </w:p>
    <w:p w:rsidR="00F80320" w:rsidRPr="000D3C64" w:rsidRDefault="00F80320" w:rsidP="000D3C64">
      <w:pPr>
        <w:autoSpaceDE w:val="0"/>
        <w:autoSpaceDN w:val="0"/>
        <w:adjustRightInd w:val="0"/>
        <w:spacing w:after="0" w:line="360" w:lineRule="auto"/>
        <w:ind w:left="283" w:right="802"/>
        <w:jc w:val="both"/>
        <w:rPr>
          <w:rFonts w:ascii="Times New Roman" w:hAnsi="Times New Roman" w:cs="Times New Roman"/>
          <w:sz w:val="30"/>
          <w:szCs w:val="30"/>
        </w:rPr>
      </w:pPr>
      <w:r w:rsidRPr="000D3C64">
        <w:rPr>
          <w:rFonts w:ascii="Times New Roman" w:hAnsi="Times New Roman" w:cs="Times New Roman"/>
          <w:position w:val="2"/>
          <w:sz w:val="30"/>
          <w:szCs w:val="30"/>
        </w:rPr>
        <w:t xml:space="preserve">      c.   Lawyer Q                              </w:t>
      </w:r>
      <w:r w:rsidRPr="000D3C64">
        <w:rPr>
          <w:rFonts w:ascii="Times New Roman" w:hAnsi="Times New Roman" w:cs="Times New Roman"/>
          <w:sz w:val="30"/>
          <w:szCs w:val="30"/>
        </w:rPr>
        <w:t>d.  None of these</w:t>
      </w:r>
    </w:p>
    <w:p w:rsidR="00F80320" w:rsidRPr="000D3C64" w:rsidRDefault="00F80320" w:rsidP="000D3C64">
      <w:pPr>
        <w:spacing w:line="360" w:lineRule="auto"/>
        <w:rPr>
          <w:rFonts w:ascii="Times New Roman"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5)Three reporters Jack,Kerry and Lanny are supposed to visit france from spain for covering an international conference.The duration of the conference is 8 days.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day only one reporter will cover the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reporter will be at the conference for atleast 2 consecutive days out of the 8 day event Jack does not cover the event for the sixth day Kerry attends on the third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If Kerry only covers the event for 2 days,which one of the following must be true? </w:t>
      </w:r>
    </w:p>
    <w:p w:rsidR="00F80320" w:rsidRPr="000D3C64" w:rsidRDefault="00F80320" w:rsidP="000D3C64">
      <w:pPr>
        <w:numPr>
          <w:ilvl w:val="0"/>
          <w:numId w:val="56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Jack attends on the first day </w:t>
      </w:r>
    </w:p>
    <w:p w:rsidR="00F80320" w:rsidRPr="000D3C64" w:rsidRDefault="00F80320" w:rsidP="000D3C64">
      <w:pPr>
        <w:numPr>
          <w:ilvl w:val="0"/>
          <w:numId w:val="56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Jack attends on the eigth day </w:t>
      </w:r>
    </w:p>
    <w:p w:rsidR="00F80320" w:rsidRPr="000D3C64" w:rsidRDefault="00F80320" w:rsidP="000D3C64">
      <w:pPr>
        <w:numPr>
          <w:ilvl w:val="0"/>
          <w:numId w:val="56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Lanny attends on the fourth day </w:t>
      </w:r>
    </w:p>
    <w:p w:rsidR="00F80320" w:rsidRPr="000D3C64" w:rsidRDefault="00F80320" w:rsidP="000D3C64">
      <w:pPr>
        <w:numPr>
          <w:ilvl w:val="0"/>
          <w:numId w:val="56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Kerry attends on the Seventh day </w:t>
      </w:r>
    </w:p>
    <w:p w:rsidR="00F80320" w:rsidRPr="000D3C64" w:rsidRDefault="00F80320" w:rsidP="000D3C64">
      <w:pPr>
        <w:numPr>
          <w:ilvl w:val="0"/>
          <w:numId w:val="564"/>
        </w:numPr>
        <w:spacing w:after="58"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Lanny attends on the sixth day </w:t>
      </w:r>
    </w:p>
    <w:p w:rsidR="00F80320" w:rsidRPr="000D3C64" w:rsidRDefault="00F80320" w:rsidP="000D3C64">
      <w:pPr>
        <w:spacing w:line="360" w:lineRule="auto"/>
        <w:ind w:right="417"/>
        <w:rPr>
          <w:rFonts w:ascii="Times New Roman" w:eastAsia="Arial" w:hAnsi="Times New Roman" w:cs="Times New Roman"/>
          <w:sz w:val="30"/>
          <w:szCs w:val="30"/>
        </w:rPr>
      </w:pPr>
    </w:p>
    <w:p w:rsidR="00F80320" w:rsidRPr="000D3C64" w:rsidRDefault="00F80320" w:rsidP="000D3C64">
      <w:pPr>
        <w:spacing w:line="360" w:lineRule="auto"/>
        <w:ind w:right="417"/>
        <w:rPr>
          <w:rFonts w:ascii="Times New Roman" w:eastAsia="Arial" w:hAnsi="Times New Roman" w:cs="Times New Roman"/>
          <w:sz w:val="30"/>
          <w:szCs w:val="30"/>
        </w:rPr>
      </w:pPr>
    </w:p>
    <w:p w:rsidR="00F80320" w:rsidRPr="000D3C64" w:rsidRDefault="00F80320" w:rsidP="000D3C64">
      <w:pPr>
        <w:spacing w:line="360" w:lineRule="auto"/>
        <w:ind w:right="417"/>
        <w:rPr>
          <w:rFonts w:ascii="Times New Roman" w:hAnsi="Times New Roman" w:cs="Times New Roman"/>
          <w:sz w:val="30"/>
          <w:szCs w:val="30"/>
        </w:rPr>
      </w:pPr>
      <w:r w:rsidRPr="000D3C64">
        <w:rPr>
          <w:rFonts w:ascii="Times New Roman" w:eastAsia="Arial" w:hAnsi="Times New Roman" w:cs="Times New Roman"/>
          <w:sz w:val="30"/>
          <w:szCs w:val="30"/>
        </w:rPr>
        <w:t xml:space="preserve">6) </w:t>
      </w:r>
      <w:r w:rsidRPr="000D3C64">
        <w:rPr>
          <w:rFonts w:ascii="Times New Roman" w:hAnsi="Times New Roman" w:cs="Times New Roman"/>
          <w:sz w:val="30"/>
          <w:szCs w:val="30"/>
        </w:rPr>
        <w:t xml:space="preserve">Three reporters Jack,Kerry and Lanny are supposed to visit france from spain for covering an international conference The duration of the conference is 8 days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day only one reporter will cover the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reporter wil be at the conference for atleast 2 consecutive days out of the 8 day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Jack does not cover the event for the sixth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Kerry attends on the third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If Kerry covers the conference on fifth day ,which one of the following cannot be true? </w:t>
      </w:r>
    </w:p>
    <w:p w:rsidR="00F80320" w:rsidRPr="000D3C64" w:rsidRDefault="00F80320" w:rsidP="000D3C64">
      <w:pPr>
        <w:numPr>
          <w:ilvl w:val="0"/>
          <w:numId w:val="56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Lanny attends on the second day </w:t>
      </w:r>
    </w:p>
    <w:p w:rsidR="00F80320" w:rsidRPr="000D3C64" w:rsidRDefault="00F80320" w:rsidP="000D3C64">
      <w:pPr>
        <w:numPr>
          <w:ilvl w:val="0"/>
          <w:numId w:val="56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Jack attends on the seventh day </w:t>
      </w:r>
    </w:p>
    <w:p w:rsidR="00F80320" w:rsidRPr="000D3C64" w:rsidRDefault="00F80320" w:rsidP="000D3C64">
      <w:pPr>
        <w:numPr>
          <w:ilvl w:val="0"/>
          <w:numId w:val="56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Lanny attends on the eighth day </w:t>
      </w:r>
    </w:p>
    <w:p w:rsidR="00F80320" w:rsidRPr="000D3C64" w:rsidRDefault="00F80320" w:rsidP="000D3C64">
      <w:pPr>
        <w:numPr>
          <w:ilvl w:val="0"/>
          <w:numId w:val="56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Jack attends on the first day </w:t>
      </w:r>
    </w:p>
    <w:p w:rsidR="00F80320" w:rsidRPr="000D3C64" w:rsidRDefault="00F80320" w:rsidP="000D3C64">
      <w:pPr>
        <w:numPr>
          <w:ilvl w:val="0"/>
          <w:numId w:val="565"/>
        </w:numPr>
        <w:spacing w:after="58"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Kerry attends on the seventh day </w:t>
      </w:r>
    </w:p>
    <w:p w:rsidR="00F80320" w:rsidRPr="000D3C64" w:rsidRDefault="00F80320" w:rsidP="000D3C64">
      <w:pPr>
        <w:spacing w:line="360" w:lineRule="auto"/>
        <w:ind w:left="-5" w:right="417"/>
        <w:rPr>
          <w:rFonts w:ascii="Times New Roman" w:eastAsia="Arial" w:hAnsi="Times New Roman" w:cs="Times New Roman"/>
          <w:sz w:val="30"/>
          <w:szCs w:val="30"/>
        </w:rPr>
      </w:pPr>
    </w:p>
    <w:p w:rsidR="00F80320" w:rsidRPr="000D3C64" w:rsidRDefault="00F80320" w:rsidP="000D3C64">
      <w:pPr>
        <w:spacing w:line="360" w:lineRule="auto"/>
        <w:ind w:left="-5" w:right="417"/>
        <w:rPr>
          <w:rFonts w:ascii="Times New Roman" w:hAnsi="Times New Roman" w:cs="Times New Roman"/>
          <w:sz w:val="30"/>
          <w:szCs w:val="30"/>
        </w:rPr>
      </w:pPr>
      <w:r w:rsidRPr="000D3C64">
        <w:rPr>
          <w:rFonts w:ascii="Times New Roman" w:eastAsia="Arial" w:hAnsi="Times New Roman" w:cs="Times New Roman"/>
          <w:sz w:val="30"/>
          <w:szCs w:val="30"/>
        </w:rPr>
        <w:t xml:space="preserve">7) </w:t>
      </w:r>
      <w:r w:rsidRPr="000D3C64">
        <w:rPr>
          <w:rFonts w:ascii="Times New Roman" w:hAnsi="Times New Roman" w:cs="Times New Roman"/>
          <w:sz w:val="30"/>
          <w:szCs w:val="30"/>
        </w:rPr>
        <w:t xml:space="preserve">Three reporters Jack,Kerry and Lanny are supposed to visit france from spain for covering an international conference The duration of the conference is 8 days.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day only one reporter will cover the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reporter wil be at the conference for atleast 2 consecutive days out of the 8 day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Jack does not cover the event for the sixth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Kerry attends on the third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If jack doesnot cover the event on the first ,second,third and fourth day, which one of the following must be true? </w:t>
      </w:r>
    </w:p>
    <w:p w:rsidR="00F80320" w:rsidRPr="000D3C64" w:rsidRDefault="00F80320" w:rsidP="000D3C64">
      <w:pPr>
        <w:numPr>
          <w:ilvl w:val="0"/>
          <w:numId w:val="566"/>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Lanny will attend on the Second day </w:t>
      </w:r>
    </w:p>
    <w:p w:rsidR="00F80320" w:rsidRPr="000D3C64" w:rsidRDefault="00F80320" w:rsidP="000D3C64">
      <w:pPr>
        <w:numPr>
          <w:ilvl w:val="0"/>
          <w:numId w:val="566"/>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Kerry will attend on the sixth day </w:t>
      </w:r>
    </w:p>
    <w:p w:rsidR="00F80320" w:rsidRPr="000D3C64" w:rsidRDefault="00F80320" w:rsidP="000D3C64">
      <w:pPr>
        <w:numPr>
          <w:ilvl w:val="0"/>
          <w:numId w:val="566"/>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Jack will attend on the Seventh day </w:t>
      </w:r>
    </w:p>
    <w:p w:rsidR="00F80320" w:rsidRPr="000D3C64" w:rsidRDefault="00F80320" w:rsidP="000D3C64">
      <w:pPr>
        <w:numPr>
          <w:ilvl w:val="0"/>
          <w:numId w:val="566"/>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Jack will attend on the fifth day </w:t>
      </w:r>
    </w:p>
    <w:p w:rsidR="00F80320" w:rsidRPr="000D3C64" w:rsidRDefault="00F80320" w:rsidP="000D3C64">
      <w:pPr>
        <w:numPr>
          <w:ilvl w:val="0"/>
          <w:numId w:val="566"/>
        </w:numPr>
        <w:spacing w:after="58"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Lanny will attend on the fourth day </w:t>
      </w:r>
    </w:p>
    <w:p w:rsidR="00F80320" w:rsidRPr="000D3C64" w:rsidRDefault="00F80320" w:rsidP="000D3C64">
      <w:pPr>
        <w:spacing w:line="360" w:lineRule="auto"/>
        <w:ind w:left="-5" w:right="417"/>
        <w:rPr>
          <w:rFonts w:ascii="Times New Roman" w:eastAsia="Arial" w:hAnsi="Times New Roman" w:cs="Times New Roman"/>
          <w:sz w:val="30"/>
          <w:szCs w:val="30"/>
        </w:rPr>
      </w:pPr>
    </w:p>
    <w:p w:rsidR="00F80320" w:rsidRPr="000D3C64" w:rsidRDefault="00F80320" w:rsidP="000D3C64">
      <w:pPr>
        <w:spacing w:line="360" w:lineRule="auto"/>
        <w:ind w:left="-5" w:right="417"/>
        <w:rPr>
          <w:rFonts w:ascii="Times New Roman" w:hAnsi="Times New Roman" w:cs="Times New Roman"/>
          <w:sz w:val="30"/>
          <w:szCs w:val="30"/>
        </w:rPr>
      </w:pPr>
      <w:r w:rsidRPr="000D3C64">
        <w:rPr>
          <w:rFonts w:ascii="Times New Roman" w:eastAsia="Arial" w:hAnsi="Times New Roman" w:cs="Times New Roman"/>
          <w:sz w:val="30"/>
          <w:szCs w:val="30"/>
        </w:rPr>
        <w:t xml:space="preserve">8) </w:t>
      </w:r>
      <w:r w:rsidRPr="000D3C64">
        <w:rPr>
          <w:rFonts w:ascii="Times New Roman" w:hAnsi="Times New Roman" w:cs="Times New Roman"/>
          <w:sz w:val="30"/>
          <w:szCs w:val="30"/>
        </w:rPr>
        <w:t xml:space="preserve">Three reporters Jack,Kerry and Lanny are supposed to visit france from spain for covering an international conference The duration of the conference is 8 days.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day only one reporter will cover the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reporter will be at the conference for at least 2 consecutive days out of the 8 day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Jack does not cover the event for the sixth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Kerry attends on the third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If Kerry covers the conference on the first ,second and eighth day ,how many different schedules are possible? </w:t>
      </w:r>
    </w:p>
    <w:p w:rsidR="00F80320" w:rsidRPr="000D3C64" w:rsidRDefault="00F80320" w:rsidP="000D3C64">
      <w:pPr>
        <w:numPr>
          <w:ilvl w:val="0"/>
          <w:numId w:val="567"/>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1 </w:t>
      </w:r>
    </w:p>
    <w:p w:rsidR="00F80320" w:rsidRPr="000D3C64" w:rsidRDefault="00F80320" w:rsidP="000D3C64">
      <w:pPr>
        <w:numPr>
          <w:ilvl w:val="0"/>
          <w:numId w:val="567"/>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 </w:t>
      </w:r>
    </w:p>
    <w:p w:rsidR="00F80320" w:rsidRPr="000D3C64" w:rsidRDefault="00F80320" w:rsidP="000D3C64">
      <w:pPr>
        <w:numPr>
          <w:ilvl w:val="0"/>
          <w:numId w:val="567"/>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3 </w:t>
      </w:r>
    </w:p>
    <w:p w:rsidR="00F80320" w:rsidRPr="000D3C64" w:rsidRDefault="00F80320" w:rsidP="000D3C64">
      <w:pPr>
        <w:numPr>
          <w:ilvl w:val="0"/>
          <w:numId w:val="567"/>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4 </w:t>
      </w:r>
    </w:p>
    <w:p w:rsidR="00F80320" w:rsidRPr="000D3C64" w:rsidRDefault="00F80320" w:rsidP="000D3C64">
      <w:pPr>
        <w:numPr>
          <w:ilvl w:val="0"/>
          <w:numId w:val="567"/>
        </w:numPr>
        <w:spacing w:after="65"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5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9)</w:t>
      </w:r>
      <w:r w:rsidRPr="000D3C64">
        <w:rPr>
          <w:rFonts w:ascii="Times New Roman" w:hAnsi="Times New Roman" w:cs="Times New Roman"/>
          <w:sz w:val="30"/>
          <w:szCs w:val="30"/>
        </w:rPr>
        <w:t xml:space="preserve">Three reporters Jack,Kerry and Lanny are supposed to visit france from spain for covering an international conference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The duration of the conference is 8 days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day only one reporter will cover the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Each reporter will be at the conference for at least 2 consecutive days out of the 8 day event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Jack does not cover the event for the sixth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Kerry attends on the third 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the maximum number of days any reporter can cover the conference? </w:t>
      </w:r>
    </w:p>
    <w:p w:rsidR="00F80320" w:rsidRPr="000D3C64" w:rsidRDefault="00F80320" w:rsidP="000D3C64">
      <w:pPr>
        <w:numPr>
          <w:ilvl w:val="0"/>
          <w:numId w:val="568"/>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2 </w:t>
      </w:r>
    </w:p>
    <w:p w:rsidR="00F80320" w:rsidRPr="000D3C64" w:rsidRDefault="00F80320" w:rsidP="000D3C64">
      <w:pPr>
        <w:numPr>
          <w:ilvl w:val="0"/>
          <w:numId w:val="568"/>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3 </w:t>
      </w:r>
    </w:p>
    <w:p w:rsidR="00F80320" w:rsidRPr="000D3C64" w:rsidRDefault="00F80320" w:rsidP="000D3C64">
      <w:pPr>
        <w:numPr>
          <w:ilvl w:val="0"/>
          <w:numId w:val="568"/>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4 </w:t>
      </w:r>
    </w:p>
    <w:p w:rsidR="00F80320" w:rsidRPr="000D3C64" w:rsidRDefault="00F80320" w:rsidP="000D3C64">
      <w:pPr>
        <w:numPr>
          <w:ilvl w:val="0"/>
          <w:numId w:val="568"/>
        </w:numPr>
        <w:spacing w:after="3"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5 </w:t>
      </w:r>
    </w:p>
    <w:p w:rsidR="00F80320" w:rsidRPr="000D3C64" w:rsidRDefault="00F80320"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6. 6</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The following questions based on the statements given below: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There are three houses on each side of the road.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These six houses are labeled as p, q, r, s, t and u.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 houses are of different colors, namely, red colored house.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 houses are of different heights.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 the tallest house, is exactly opposite to the red colored house.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 shortest house is exactly opposite to the green colored house.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U, the orange colored house, is located between p and s.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R, the yellow colored house, is exactly opposite to p.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q, the green colored house, is exactly opposite to u. </w:t>
      </w:r>
    </w:p>
    <w:p w:rsidR="00F80320" w:rsidRPr="000D3C64" w:rsidRDefault="00F80320" w:rsidP="000D3C64">
      <w:pPr>
        <w:numPr>
          <w:ilvl w:val="0"/>
          <w:numId w:val="569"/>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p, the white colored house, is taller than r, but shorter than s and q.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is the color of the tallest house? </w:t>
      </w:r>
    </w:p>
    <w:p w:rsidR="00F80320" w:rsidRPr="000D3C64" w:rsidRDefault="00F80320" w:rsidP="000D3C64">
      <w:pPr>
        <w:numPr>
          <w:ilvl w:val="0"/>
          <w:numId w:val="57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Red </w:t>
      </w:r>
    </w:p>
    <w:p w:rsidR="00F80320" w:rsidRPr="000D3C64" w:rsidRDefault="00F80320" w:rsidP="000D3C64">
      <w:pPr>
        <w:numPr>
          <w:ilvl w:val="0"/>
          <w:numId w:val="57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Blue </w:t>
      </w:r>
    </w:p>
    <w:p w:rsidR="00F80320" w:rsidRPr="000D3C64" w:rsidRDefault="00F80320" w:rsidP="000D3C64">
      <w:pPr>
        <w:numPr>
          <w:ilvl w:val="0"/>
          <w:numId w:val="57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Green </w:t>
      </w:r>
    </w:p>
    <w:p w:rsidR="00F80320" w:rsidRPr="000D3C64" w:rsidRDefault="00F80320" w:rsidP="000D3C64">
      <w:pPr>
        <w:numPr>
          <w:ilvl w:val="0"/>
          <w:numId w:val="57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Yellow </w:t>
      </w:r>
    </w:p>
    <w:p w:rsidR="00F80320" w:rsidRPr="000D3C64" w:rsidRDefault="00F80320" w:rsidP="000D3C64">
      <w:pPr>
        <w:numPr>
          <w:ilvl w:val="0"/>
          <w:numId w:val="570"/>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None</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10) </w:t>
      </w:r>
      <w:r w:rsidRPr="000D3C64">
        <w:rPr>
          <w:rFonts w:ascii="Times New Roman" w:hAnsi="Times New Roman" w:cs="Times New Roman"/>
          <w:sz w:val="30"/>
          <w:szCs w:val="30"/>
        </w:rPr>
        <w:t xml:space="preserve">The following questions based on the statements given below: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There are three houses on each side of the road.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These six houses are labeled as p, q, r, s, t and u.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 houses are of different colors, namely, red colored house.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 houses are of different heights.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 the tallest house, is exactly opposite to the red colored house.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The shortest house is exactly opposite to the green colored house.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U, the orange colored house, is located between p and s.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R, the yellow colored house, is exactly opposite to p.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q, the green colored house, is exactly opposite to u. </w:t>
      </w:r>
    </w:p>
    <w:p w:rsidR="00F80320" w:rsidRPr="000D3C64" w:rsidRDefault="00F80320" w:rsidP="000D3C64">
      <w:pPr>
        <w:numPr>
          <w:ilvl w:val="0"/>
          <w:numId w:val="571"/>
        </w:numPr>
        <w:spacing w:after="12" w:line="360" w:lineRule="auto"/>
        <w:ind w:hanging="405"/>
        <w:rPr>
          <w:rFonts w:ascii="Times New Roman" w:hAnsi="Times New Roman" w:cs="Times New Roman"/>
          <w:sz w:val="30"/>
          <w:szCs w:val="30"/>
        </w:rPr>
      </w:pPr>
      <w:r w:rsidRPr="000D3C64">
        <w:rPr>
          <w:rFonts w:ascii="Times New Roman" w:hAnsi="Times New Roman" w:cs="Times New Roman"/>
          <w:sz w:val="30"/>
          <w:szCs w:val="30"/>
        </w:rPr>
        <w:t xml:space="preserve">p, the white colored house, is taller than r, but shorter than s and q.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1. What is the color of the house diagonally opposite to the yellow colored house? </w:t>
      </w:r>
    </w:p>
    <w:p w:rsidR="00F80320" w:rsidRPr="000D3C64" w:rsidRDefault="00F80320" w:rsidP="000D3C64">
      <w:pPr>
        <w:numPr>
          <w:ilvl w:val="0"/>
          <w:numId w:val="572"/>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White </w:t>
      </w:r>
    </w:p>
    <w:p w:rsidR="00F80320" w:rsidRPr="000D3C64" w:rsidRDefault="00F80320" w:rsidP="000D3C64">
      <w:pPr>
        <w:numPr>
          <w:ilvl w:val="0"/>
          <w:numId w:val="572"/>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Blue </w:t>
      </w:r>
    </w:p>
    <w:p w:rsidR="00F80320" w:rsidRPr="000D3C64" w:rsidRDefault="00F80320" w:rsidP="000D3C64">
      <w:pPr>
        <w:numPr>
          <w:ilvl w:val="0"/>
          <w:numId w:val="572"/>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Green </w:t>
      </w:r>
    </w:p>
    <w:p w:rsidR="00F80320" w:rsidRPr="000D3C64" w:rsidRDefault="00F80320" w:rsidP="000D3C64">
      <w:pPr>
        <w:numPr>
          <w:ilvl w:val="0"/>
          <w:numId w:val="572"/>
        </w:numPr>
        <w:spacing w:after="75"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Red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11) </w:t>
      </w:r>
      <w:r w:rsidRPr="000D3C64">
        <w:rPr>
          <w:rFonts w:ascii="Times New Roman" w:hAnsi="Times New Roman" w:cs="Times New Roman"/>
          <w:sz w:val="30"/>
          <w:szCs w:val="30"/>
        </w:rPr>
        <w:t xml:space="preserve">The following questions based on the statements given below: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There are three houses on each side of the road.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These six houses are labeled as p, q, r, s, t and u.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houses are of different colors, namely, red colored house.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houses are of different heights.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 the tallest house, is exactly opposite to the red colored house.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shortest house is exactly opposite to the green colored house.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U, the orange colored house, is located between p and s.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R, the yellow colored house, is exactly opposite to p.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q, the green colored house, is exactly opposite to u. </w:t>
      </w:r>
    </w:p>
    <w:p w:rsidR="00F80320" w:rsidRPr="000D3C64" w:rsidRDefault="00F80320" w:rsidP="000D3C64">
      <w:pPr>
        <w:numPr>
          <w:ilvl w:val="0"/>
          <w:numId w:val="573"/>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p, the white colored house, is taller than r, but shorter than s and q.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is the color of the house opposite to the tallest house? </w:t>
      </w:r>
    </w:p>
    <w:p w:rsidR="00F80320" w:rsidRPr="000D3C64" w:rsidRDefault="00F80320" w:rsidP="000D3C64">
      <w:pPr>
        <w:numPr>
          <w:ilvl w:val="0"/>
          <w:numId w:val="574"/>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White </w:t>
      </w:r>
    </w:p>
    <w:p w:rsidR="00F80320" w:rsidRPr="000D3C64" w:rsidRDefault="00F80320" w:rsidP="000D3C64">
      <w:pPr>
        <w:numPr>
          <w:ilvl w:val="0"/>
          <w:numId w:val="574"/>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Blue </w:t>
      </w:r>
    </w:p>
    <w:p w:rsidR="00F80320" w:rsidRPr="000D3C64" w:rsidRDefault="00F80320" w:rsidP="000D3C64">
      <w:pPr>
        <w:numPr>
          <w:ilvl w:val="0"/>
          <w:numId w:val="574"/>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Green </w:t>
      </w:r>
    </w:p>
    <w:p w:rsidR="00F80320" w:rsidRPr="000D3C64" w:rsidRDefault="00F80320" w:rsidP="000D3C64">
      <w:pPr>
        <w:numPr>
          <w:ilvl w:val="0"/>
          <w:numId w:val="574"/>
        </w:numPr>
        <w:spacing w:after="74"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Red </w:t>
      </w:r>
    </w:p>
    <w:p w:rsidR="00F80320" w:rsidRPr="000D3C64" w:rsidRDefault="00F80320" w:rsidP="000D3C64">
      <w:pPr>
        <w:spacing w:line="360" w:lineRule="auto"/>
        <w:jc w:val="both"/>
        <w:rPr>
          <w:rFonts w:ascii="Times New Roman"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12) </w:t>
      </w:r>
      <w:r w:rsidRPr="000D3C64">
        <w:rPr>
          <w:rFonts w:ascii="Times New Roman" w:hAnsi="Times New Roman" w:cs="Times New Roman"/>
          <w:sz w:val="30"/>
          <w:szCs w:val="30"/>
        </w:rPr>
        <w:t xml:space="preserve">Six Friends A,B,C,D,E and F are sitting along the sides of the hexagonal table for playing .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'F 'who is sitting exactly opposite of A,is to the immediate right of B.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D is between A and B and is exactly opposite of C.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A is sitting between which of the following pair of persons? </w:t>
      </w:r>
    </w:p>
    <w:p w:rsidR="00F80320" w:rsidRPr="000D3C64" w:rsidRDefault="00F80320" w:rsidP="000D3C64">
      <w:pPr>
        <w:numPr>
          <w:ilvl w:val="0"/>
          <w:numId w:val="575"/>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D and E </w:t>
      </w:r>
    </w:p>
    <w:p w:rsidR="00F80320" w:rsidRPr="000D3C64" w:rsidRDefault="00F80320" w:rsidP="000D3C64">
      <w:pPr>
        <w:numPr>
          <w:ilvl w:val="0"/>
          <w:numId w:val="575"/>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B and E </w:t>
      </w:r>
    </w:p>
    <w:p w:rsidR="00F80320" w:rsidRPr="000D3C64" w:rsidRDefault="00F80320" w:rsidP="000D3C64">
      <w:pPr>
        <w:numPr>
          <w:ilvl w:val="0"/>
          <w:numId w:val="575"/>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B and C </w:t>
      </w:r>
    </w:p>
    <w:p w:rsidR="00F80320" w:rsidRPr="000D3C64" w:rsidRDefault="00F80320" w:rsidP="000D3C64">
      <w:pPr>
        <w:numPr>
          <w:ilvl w:val="0"/>
          <w:numId w:val="575"/>
        </w:numPr>
        <w:spacing w:after="74"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C and E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13) </w:t>
      </w:r>
      <w:r w:rsidRPr="000D3C64">
        <w:rPr>
          <w:rFonts w:ascii="Times New Roman" w:hAnsi="Times New Roman" w:cs="Times New Roman"/>
          <w:sz w:val="30"/>
          <w:szCs w:val="30"/>
        </w:rPr>
        <w:t xml:space="preserve">Solve the following question based on the information provide </w:t>
      </w:r>
    </w:p>
    <w:p w:rsidR="00F80320" w:rsidRPr="000D3C64" w:rsidRDefault="00F80320" w:rsidP="000D3C64">
      <w:pPr>
        <w:numPr>
          <w:ilvl w:val="0"/>
          <w:numId w:val="576"/>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Students A, B, C, D, E, and F participated in a self-evolution test of Quant‟s and Data (D.I) </w:t>
      </w:r>
    </w:p>
    <w:p w:rsidR="00F80320" w:rsidRPr="000D3C64" w:rsidRDefault="00F80320" w:rsidP="000D3C64">
      <w:pPr>
        <w:numPr>
          <w:ilvl w:val="0"/>
          <w:numId w:val="576"/>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Total marks of A in quant‟s was just above C and in D.I just above F was just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above C in D.I but he scored less than D in Quant‟s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iii.B Got more marks than D and E in D.I but did not perform as well in Quant‟s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as in D.I compared to D and E </w:t>
      </w:r>
    </w:p>
    <w:p w:rsidR="00F80320" w:rsidRPr="000D3C64" w:rsidRDefault="00F80320" w:rsidP="000D3C64">
      <w:pPr>
        <w:spacing w:line="360" w:lineRule="auto"/>
        <w:ind w:left="-5" w:right="1669"/>
        <w:rPr>
          <w:rFonts w:ascii="Times New Roman" w:hAnsi="Times New Roman" w:cs="Times New Roman"/>
          <w:sz w:val="30"/>
          <w:szCs w:val="30"/>
        </w:rPr>
      </w:pPr>
      <w:r w:rsidRPr="000D3C64">
        <w:rPr>
          <w:rFonts w:ascii="Times New Roman" w:hAnsi="Times New Roman" w:cs="Times New Roman"/>
          <w:sz w:val="30"/>
          <w:szCs w:val="30"/>
        </w:rPr>
        <w:t xml:space="preserve">iv. One is in between C and D in Quant‟s and C and A in D.I </w:t>
      </w:r>
    </w:p>
    <w:p w:rsidR="00F80320" w:rsidRPr="000D3C64" w:rsidRDefault="00F80320" w:rsidP="000D3C64">
      <w:pPr>
        <w:spacing w:line="360" w:lineRule="auto"/>
        <w:ind w:left="-5" w:right="1669"/>
        <w:rPr>
          <w:rFonts w:ascii="Times New Roman" w:hAnsi="Times New Roman" w:cs="Times New Roman"/>
          <w:sz w:val="30"/>
          <w:szCs w:val="30"/>
        </w:rPr>
      </w:pPr>
      <w:r w:rsidRPr="000D3C64">
        <w:rPr>
          <w:rFonts w:ascii="Times New Roman" w:hAnsi="Times New Roman" w:cs="Times New Roman"/>
          <w:sz w:val="30"/>
          <w:szCs w:val="30"/>
        </w:rPr>
        <w:t xml:space="preserve">Got the highest mark in D.I ? </w:t>
      </w:r>
    </w:p>
    <w:p w:rsidR="00F80320" w:rsidRPr="000D3C64" w:rsidRDefault="00F80320" w:rsidP="000D3C64">
      <w:pPr>
        <w:numPr>
          <w:ilvl w:val="0"/>
          <w:numId w:val="577"/>
        </w:numPr>
        <w:spacing w:after="3"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A </w:t>
      </w:r>
    </w:p>
    <w:p w:rsidR="00F80320" w:rsidRPr="000D3C64" w:rsidRDefault="00F80320" w:rsidP="000D3C64">
      <w:pPr>
        <w:numPr>
          <w:ilvl w:val="0"/>
          <w:numId w:val="577"/>
        </w:numPr>
        <w:spacing w:after="3"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B </w:t>
      </w:r>
    </w:p>
    <w:p w:rsidR="00F80320" w:rsidRPr="000D3C64" w:rsidRDefault="00F80320" w:rsidP="000D3C64">
      <w:pPr>
        <w:numPr>
          <w:ilvl w:val="0"/>
          <w:numId w:val="577"/>
        </w:numPr>
        <w:spacing w:after="3"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C </w:t>
      </w:r>
    </w:p>
    <w:p w:rsidR="00F80320" w:rsidRPr="000D3C64" w:rsidRDefault="00F80320" w:rsidP="000D3C64">
      <w:pPr>
        <w:numPr>
          <w:ilvl w:val="0"/>
          <w:numId w:val="577"/>
        </w:numPr>
        <w:spacing w:after="7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Data Inadequate </w:t>
      </w:r>
    </w:p>
    <w:p w:rsidR="00F80320" w:rsidRPr="000D3C64" w:rsidRDefault="00F80320" w:rsidP="000D3C64">
      <w:pPr>
        <w:spacing w:line="360" w:lineRule="auto"/>
        <w:rPr>
          <w:rFonts w:ascii="Times New Roman" w:eastAsia="Arial" w:hAnsi="Times New Roman" w:cs="Times New Roman"/>
          <w:sz w:val="30"/>
          <w:szCs w:val="30"/>
        </w:rPr>
      </w:pPr>
    </w:p>
    <w:p w:rsidR="00F80320" w:rsidRPr="000D3C64" w:rsidRDefault="00F80320" w:rsidP="000D3C64">
      <w:pPr>
        <w:spacing w:line="360" w:lineRule="auto"/>
        <w:rPr>
          <w:rFonts w:ascii="Times New Roman" w:hAnsi="Times New Roman" w:cs="Times New Roman"/>
          <w:sz w:val="30"/>
          <w:szCs w:val="30"/>
        </w:rPr>
      </w:pPr>
      <w:r w:rsidRPr="000D3C64">
        <w:rPr>
          <w:rFonts w:ascii="Times New Roman" w:eastAsia="Arial" w:hAnsi="Times New Roman" w:cs="Times New Roman"/>
          <w:sz w:val="30"/>
          <w:szCs w:val="30"/>
        </w:rPr>
        <w:t xml:space="preserve">14) </w:t>
      </w:r>
      <w:r w:rsidRPr="000D3C64">
        <w:rPr>
          <w:rFonts w:ascii="Times New Roman" w:hAnsi="Times New Roman" w:cs="Times New Roman"/>
          <w:sz w:val="30"/>
          <w:szCs w:val="30"/>
        </w:rPr>
        <w:t xml:space="preserve">Solve the following question based on the information provide </w:t>
      </w:r>
    </w:p>
    <w:p w:rsidR="00F80320" w:rsidRPr="000D3C64" w:rsidRDefault="00F80320" w:rsidP="000D3C64">
      <w:pPr>
        <w:numPr>
          <w:ilvl w:val="0"/>
          <w:numId w:val="578"/>
        </w:numPr>
        <w:spacing w:after="12" w:line="360" w:lineRule="auto"/>
        <w:ind w:hanging="345"/>
        <w:rPr>
          <w:rFonts w:ascii="Times New Roman" w:hAnsi="Times New Roman" w:cs="Times New Roman"/>
          <w:sz w:val="30"/>
          <w:szCs w:val="30"/>
        </w:rPr>
      </w:pPr>
      <w:r w:rsidRPr="000D3C64">
        <w:rPr>
          <w:rFonts w:ascii="Times New Roman" w:hAnsi="Times New Roman" w:cs="Times New Roman"/>
          <w:sz w:val="30"/>
          <w:szCs w:val="30"/>
        </w:rPr>
        <w:t xml:space="preserve">Students A, B, C, D, E, and F participated in a self-evolution test of Quant‟s and Data (D.I) </w:t>
      </w:r>
    </w:p>
    <w:p w:rsidR="00F80320" w:rsidRPr="000D3C64" w:rsidRDefault="00F80320" w:rsidP="000D3C64">
      <w:pPr>
        <w:numPr>
          <w:ilvl w:val="0"/>
          <w:numId w:val="578"/>
        </w:numPr>
        <w:spacing w:after="12" w:line="360" w:lineRule="auto"/>
        <w:ind w:hanging="345"/>
        <w:rPr>
          <w:rFonts w:ascii="Times New Roman" w:hAnsi="Times New Roman" w:cs="Times New Roman"/>
          <w:sz w:val="30"/>
          <w:szCs w:val="30"/>
        </w:rPr>
      </w:pPr>
      <w:r w:rsidRPr="000D3C64">
        <w:rPr>
          <w:rFonts w:ascii="Times New Roman" w:hAnsi="Times New Roman" w:cs="Times New Roman"/>
          <w:sz w:val="30"/>
          <w:szCs w:val="30"/>
        </w:rPr>
        <w:t xml:space="preserve">Total marls of A in quant‟s was just above C and in D.I just above F was just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above C in D.I but he scored less than D in Quant‟s </w:t>
      </w:r>
    </w:p>
    <w:p w:rsidR="00F80320" w:rsidRPr="000D3C64" w:rsidRDefault="00F80320" w:rsidP="000D3C64">
      <w:pPr>
        <w:numPr>
          <w:ilvl w:val="0"/>
          <w:numId w:val="578"/>
        </w:numPr>
        <w:spacing w:after="12" w:line="360" w:lineRule="auto"/>
        <w:ind w:hanging="345"/>
        <w:rPr>
          <w:rFonts w:ascii="Times New Roman" w:hAnsi="Times New Roman" w:cs="Times New Roman"/>
          <w:sz w:val="30"/>
          <w:szCs w:val="30"/>
        </w:rPr>
      </w:pPr>
      <w:r w:rsidRPr="000D3C64">
        <w:rPr>
          <w:rFonts w:ascii="Times New Roman" w:hAnsi="Times New Roman" w:cs="Times New Roman"/>
          <w:sz w:val="30"/>
          <w:szCs w:val="30"/>
        </w:rPr>
        <w:t xml:space="preserve">B Got more marks than D and E in D.I but did not perform as well in Quant‟s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as in D.I compared to D and E </w:t>
      </w:r>
    </w:p>
    <w:p w:rsidR="00F80320" w:rsidRPr="000D3C64" w:rsidRDefault="00F80320" w:rsidP="000D3C64">
      <w:pPr>
        <w:numPr>
          <w:ilvl w:val="0"/>
          <w:numId w:val="578"/>
        </w:numPr>
        <w:spacing w:after="12" w:line="360" w:lineRule="auto"/>
        <w:ind w:hanging="345"/>
        <w:rPr>
          <w:rFonts w:ascii="Times New Roman" w:hAnsi="Times New Roman" w:cs="Times New Roman"/>
          <w:sz w:val="30"/>
          <w:szCs w:val="30"/>
        </w:rPr>
      </w:pPr>
      <w:r w:rsidRPr="000D3C64">
        <w:rPr>
          <w:rFonts w:ascii="Times New Roman" w:hAnsi="Times New Roman" w:cs="Times New Roman"/>
          <w:sz w:val="30"/>
          <w:szCs w:val="30"/>
        </w:rPr>
        <w:t xml:space="preserve">One is in between C and D in Quant‟s and C and A in D.I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Which of the following students has scored the least in quants? </w:t>
      </w:r>
    </w:p>
    <w:p w:rsidR="00F80320" w:rsidRPr="000D3C64" w:rsidRDefault="00F80320" w:rsidP="000D3C64">
      <w:pPr>
        <w:numPr>
          <w:ilvl w:val="0"/>
          <w:numId w:val="57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Only D </w:t>
      </w:r>
    </w:p>
    <w:p w:rsidR="00F80320" w:rsidRPr="000D3C64" w:rsidRDefault="00F80320" w:rsidP="000D3C64">
      <w:pPr>
        <w:numPr>
          <w:ilvl w:val="0"/>
          <w:numId w:val="57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Only E </w:t>
      </w:r>
    </w:p>
    <w:p w:rsidR="00F80320" w:rsidRPr="000D3C64" w:rsidRDefault="00F80320" w:rsidP="000D3C64">
      <w:pPr>
        <w:numPr>
          <w:ilvl w:val="0"/>
          <w:numId w:val="57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Only B or E </w:t>
      </w:r>
    </w:p>
    <w:p w:rsidR="00F80320" w:rsidRPr="000D3C64" w:rsidRDefault="00F80320" w:rsidP="000D3C64">
      <w:pPr>
        <w:numPr>
          <w:ilvl w:val="0"/>
          <w:numId w:val="579"/>
        </w:numPr>
        <w:spacing w:after="75"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none </w:t>
      </w:r>
    </w:p>
    <w:p w:rsidR="00F80320" w:rsidRPr="000D3C64" w:rsidRDefault="00F80320" w:rsidP="000D3C64">
      <w:pPr>
        <w:spacing w:line="360" w:lineRule="auto"/>
        <w:ind w:left="-5" w:right="83"/>
        <w:rPr>
          <w:rFonts w:ascii="Times New Roman" w:eastAsia="Arial" w:hAnsi="Times New Roman" w:cs="Times New Roman"/>
          <w:sz w:val="30"/>
          <w:szCs w:val="30"/>
        </w:rPr>
      </w:pPr>
    </w:p>
    <w:p w:rsidR="00F80320" w:rsidRPr="000D3C64" w:rsidRDefault="00F80320" w:rsidP="000D3C64">
      <w:pPr>
        <w:spacing w:line="360" w:lineRule="auto"/>
        <w:ind w:left="-5" w:right="83"/>
        <w:rPr>
          <w:rFonts w:ascii="Times New Roman" w:hAnsi="Times New Roman" w:cs="Times New Roman"/>
          <w:sz w:val="30"/>
          <w:szCs w:val="30"/>
        </w:rPr>
      </w:pPr>
      <w:r w:rsidRPr="000D3C64">
        <w:rPr>
          <w:rFonts w:ascii="Times New Roman" w:eastAsia="Arial" w:hAnsi="Times New Roman" w:cs="Times New Roman"/>
          <w:sz w:val="30"/>
          <w:szCs w:val="30"/>
        </w:rPr>
        <w:t xml:space="preserve">15) </w:t>
      </w:r>
      <w:r w:rsidRPr="000D3C64">
        <w:rPr>
          <w:rFonts w:ascii="Times New Roman" w:hAnsi="Times New Roman" w:cs="Times New Roman"/>
          <w:sz w:val="30"/>
          <w:szCs w:val="30"/>
        </w:rPr>
        <w:t xml:space="preserve">Study the information given below to answer these questions. Six friends-Alok, Bheem, Chandar, Devadas, Earl and Ferguson are sitting on a bench facing in the same direction.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Chandar is sitting between Alok and Earl; Devadas is not at any of the ends. Bheem is sitting to the immediate right of Earl. Ferguson is not at the right end.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Who is to the immediate right of Ferguson? </w:t>
      </w:r>
    </w:p>
    <w:p w:rsidR="00F80320" w:rsidRPr="000D3C64" w:rsidRDefault="00F80320" w:rsidP="000D3C64">
      <w:pPr>
        <w:numPr>
          <w:ilvl w:val="0"/>
          <w:numId w:val="580"/>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Devdas </w:t>
      </w:r>
    </w:p>
    <w:p w:rsidR="00F80320" w:rsidRPr="000D3C64" w:rsidRDefault="00F80320" w:rsidP="000D3C64">
      <w:pPr>
        <w:numPr>
          <w:ilvl w:val="0"/>
          <w:numId w:val="580"/>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Alok </w:t>
      </w:r>
    </w:p>
    <w:p w:rsidR="00F80320" w:rsidRPr="000D3C64" w:rsidRDefault="00F80320" w:rsidP="000D3C64">
      <w:pPr>
        <w:numPr>
          <w:ilvl w:val="0"/>
          <w:numId w:val="580"/>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Either Devdas or Alok </w:t>
      </w:r>
    </w:p>
    <w:p w:rsidR="00F80320" w:rsidRPr="000D3C64" w:rsidRDefault="00F80320" w:rsidP="000D3C64">
      <w:pPr>
        <w:numPr>
          <w:ilvl w:val="0"/>
          <w:numId w:val="580"/>
        </w:numPr>
        <w:spacing w:after="61"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Cannot be determined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16) </w:t>
      </w:r>
      <w:r w:rsidRPr="000D3C64">
        <w:rPr>
          <w:rFonts w:ascii="Times New Roman" w:hAnsi="Times New Roman" w:cs="Times New Roman"/>
          <w:sz w:val="30"/>
          <w:szCs w:val="30"/>
        </w:rPr>
        <w:t xml:space="preserve">Study the information given below to answer these questions.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Six friends-Alok, Bheem, Chandar, Devadas, Earl and Ferguson are sitting on a bench facing in the same direction.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Chandar is sitting between Alok and Earl; Devadas is not at any of the ends. Bheem is sitting to the immediate right of Earl. Ferguson is not at the right end.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Who is fourth from the left end,? </w:t>
      </w:r>
    </w:p>
    <w:p w:rsidR="00F80320" w:rsidRPr="000D3C64" w:rsidRDefault="00F80320" w:rsidP="000D3C64">
      <w:pPr>
        <w:numPr>
          <w:ilvl w:val="0"/>
          <w:numId w:val="58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Alok </w:t>
      </w:r>
    </w:p>
    <w:p w:rsidR="00F80320" w:rsidRPr="000D3C64" w:rsidRDefault="00F80320" w:rsidP="000D3C64">
      <w:pPr>
        <w:numPr>
          <w:ilvl w:val="0"/>
          <w:numId w:val="58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Chandar </w:t>
      </w:r>
    </w:p>
    <w:p w:rsidR="00F80320" w:rsidRPr="000D3C64" w:rsidRDefault="00F80320" w:rsidP="000D3C64">
      <w:pPr>
        <w:numPr>
          <w:ilvl w:val="0"/>
          <w:numId w:val="58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Bheem </w:t>
      </w:r>
    </w:p>
    <w:p w:rsidR="00F80320" w:rsidRPr="000D3C64" w:rsidRDefault="00F80320" w:rsidP="000D3C64">
      <w:pPr>
        <w:numPr>
          <w:ilvl w:val="0"/>
          <w:numId w:val="581"/>
        </w:numPr>
        <w:spacing w:after="61"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cannot be determined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17)</w:t>
      </w:r>
      <w:r w:rsidRPr="000D3C64">
        <w:rPr>
          <w:rFonts w:ascii="Times New Roman" w:hAnsi="Times New Roman" w:cs="Times New Roman"/>
          <w:sz w:val="30"/>
          <w:szCs w:val="30"/>
        </w:rPr>
        <w:t xml:space="preserve">Study the information given below to answer these questions.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Six friends-Alok, Bheem, Chandar, Devadas, Earl and Ferguson are sitting on a bench facing in the same direction.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Chandar is sitting between Alok and Earl; Devadas is not at any of the ends. Bheem is sitting to the immediate right of Earl. Ferguson is not at the right end.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Which of the following is sitting to the sides of Devdas? </w:t>
      </w:r>
    </w:p>
    <w:p w:rsidR="00F80320" w:rsidRPr="000D3C64" w:rsidRDefault="00F80320" w:rsidP="000D3C64">
      <w:pPr>
        <w:numPr>
          <w:ilvl w:val="0"/>
          <w:numId w:val="582"/>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Ferguson-Earl </w:t>
      </w:r>
    </w:p>
    <w:p w:rsidR="00F80320" w:rsidRPr="000D3C64" w:rsidRDefault="00F80320" w:rsidP="000D3C64">
      <w:pPr>
        <w:numPr>
          <w:ilvl w:val="0"/>
          <w:numId w:val="582"/>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Ferguson-Bheem </w:t>
      </w:r>
    </w:p>
    <w:p w:rsidR="00F80320" w:rsidRPr="000D3C64" w:rsidRDefault="00F80320" w:rsidP="000D3C64">
      <w:pPr>
        <w:numPr>
          <w:ilvl w:val="0"/>
          <w:numId w:val="582"/>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Ferguson-Chandar </w:t>
      </w:r>
    </w:p>
    <w:p w:rsidR="00F80320" w:rsidRPr="000D3C64" w:rsidRDefault="00F80320" w:rsidP="000D3C64">
      <w:pPr>
        <w:numPr>
          <w:ilvl w:val="0"/>
          <w:numId w:val="582"/>
        </w:numPr>
        <w:spacing w:after="60"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None of these </w:t>
      </w:r>
    </w:p>
    <w:p w:rsidR="00F80320" w:rsidRPr="000D3C64" w:rsidRDefault="00F80320" w:rsidP="000D3C64">
      <w:pPr>
        <w:spacing w:line="360" w:lineRule="auto"/>
        <w:ind w:left="-5" w:right="83"/>
        <w:rPr>
          <w:rFonts w:ascii="Times New Roman" w:eastAsia="Arial" w:hAnsi="Times New Roman" w:cs="Times New Roman"/>
          <w:sz w:val="30"/>
          <w:szCs w:val="30"/>
        </w:rPr>
      </w:pPr>
    </w:p>
    <w:p w:rsidR="00F80320" w:rsidRPr="000D3C64" w:rsidRDefault="00F80320" w:rsidP="000D3C64">
      <w:pPr>
        <w:spacing w:line="360" w:lineRule="auto"/>
        <w:ind w:left="-5" w:right="83"/>
        <w:rPr>
          <w:rFonts w:ascii="Times New Roman" w:hAnsi="Times New Roman" w:cs="Times New Roman"/>
          <w:sz w:val="30"/>
          <w:szCs w:val="30"/>
        </w:rPr>
      </w:pPr>
      <w:r w:rsidRPr="000D3C64">
        <w:rPr>
          <w:rFonts w:ascii="Times New Roman" w:eastAsia="Arial" w:hAnsi="Times New Roman" w:cs="Times New Roman"/>
          <w:sz w:val="30"/>
          <w:szCs w:val="30"/>
        </w:rPr>
        <w:t xml:space="preserve">18) </w:t>
      </w:r>
      <w:r w:rsidRPr="000D3C64">
        <w:rPr>
          <w:rFonts w:ascii="Times New Roman" w:hAnsi="Times New Roman" w:cs="Times New Roman"/>
          <w:sz w:val="30"/>
          <w:szCs w:val="30"/>
        </w:rPr>
        <w:t xml:space="preserve">Study the information given below to answer these questions. Six friends-Alok, Bheem, Chandar, Devadas, Earl and Ferguson are sitting on a bench facing in the same direction.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Chandar is sitting between Alok and Earl; Devadas is not at any of the ends. Bheem is sitting to the immediate right of Earl. Ferguson is not at the right end.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How many persons are there to the left of Chandar? </w:t>
      </w:r>
    </w:p>
    <w:p w:rsidR="00F80320" w:rsidRPr="000D3C64" w:rsidRDefault="00F80320" w:rsidP="000D3C64">
      <w:pPr>
        <w:numPr>
          <w:ilvl w:val="0"/>
          <w:numId w:val="583"/>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One </w:t>
      </w:r>
    </w:p>
    <w:p w:rsidR="00F80320" w:rsidRPr="000D3C64" w:rsidRDefault="00F80320" w:rsidP="000D3C64">
      <w:pPr>
        <w:numPr>
          <w:ilvl w:val="0"/>
          <w:numId w:val="583"/>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Two </w:t>
      </w:r>
    </w:p>
    <w:p w:rsidR="00F80320" w:rsidRPr="000D3C64" w:rsidRDefault="00F80320" w:rsidP="000D3C64">
      <w:pPr>
        <w:numPr>
          <w:ilvl w:val="0"/>
          <w:numId w:val="583"/>
        </w:numPr>
        <w:spacing w:after="12"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Three </w:t>
      </w:r>
    </w:p>
    <w:p w:rsidR="00F80320" w:rsidRPr="000D3C64" w:rsidRDefault="00F80320" w:rsidP="000D3C64">
      <w:pPr>
        <w:numPr>
          <w:ilvl w:val="0"/>
          <w:numId w:val="583"/>
        </w:numPr>
        <w:spacing w:after="75" w:line="360" w:lineRule="auto"/>
        <w:ind w:hanging="233"/>
        <w:rPr>
          <w:rFonts w:ascii="Times New Roman" w:hAnsi="Times New Roman" w:cs="Times New Roman"/>
          <w:sz w:val="30"/>
          <w:szCs w:val="30"/>
        </w:rPr>
      </w:pPr>
      <w:r w:rsidRPr="000D3C64">
        <w:rPr>
          <w:rFonts w:ascii="Times New Roman" w:hAnsi="Times New Roman" w:cs="Times New Roman"/>
          <w:sz w:val="30"/>
          <w:szCs w:val="30"/>
        </w:rPr>
        <w:t xml:space="preserve">Four </w:t>
      </w:r>
    </w:p>
    <w:p w:rsidR="00F80320" w:rsidRPr="000D3C64" w:rsidRDefault="00F80320" w:rsidP="000D3C64">
      <w:pPr>
        <w:spacing w:line="360" w:lineRule="auto"/>
        <w:ind w:left="-5" w:right="83"/>
        <w:rPr>
          <w:rFonts w:ascii="Times New Roman" w:eastAsia="Arial" w:hAnsi="Times New Roman" w:cs="Times New Roman"/>
          <w:sz w:val="30"/>
          <w:szCs w:val="30"/>
        </w:rPr>
      </w:pPr>
    </w:p>
    <w:p w:rsidR="00F80320" w:rsidRPr="000D3C64" w:rsidRDefault="00F80320" w:rsidP="000D3C64">
      <w:pPr>
        <w:spacing w:line="360" w:lineRule="auto"/>
        <w:ind w:left="-5" w:right="83"/>
        <w:rPr>
          <w:rFonts w:ascii="Times New Roman" w:hAnsi="Times New Roman" w:cs="Times New Roman"/>
          <w:sz w:val="30"/>
          <w:szCs w:val="30"/>
        </w:rPr>
      </w:pPr>
      <w:r w:rsidRPr="000D3C64">
        <w:rPr>
          <w:rFonts w:ascii="Times New Roman" w:eastAsia="Arial" w:hAnsi="Times New Roman" w:cs="Times New Roman"/>
          <w:sz w:val="30"/>
          <w:szCs w:val="30"/>
        </w:rPr>
        <w:t xml:space="preserve">19) </w:t>
      </w:r>
      <w:r w:rsidRPr="000D3C64">
        <w:rPr>
          <w:rFonts w:ascii="Times New Roman" w:hAnsi="Times New Roman" w:cs="Times New Roman"/>
          <w:sz w:val="30"/>
          <w:szCs w:val="30"/>
        </w:rPr>
        <w:t xml:space="preserve">Study the information given below to answer these questions. Six friends-Alok, Bheem, Chandar, Devadas, Earl and Ferguson are sitting on a bench facing in the same direction.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Chandar is sitting between Alok and Earl; Devadas is not at any of the ends. Bheem is sitting to the immediate right of Earl. Ferguson is not at the right end.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Who is at the left end? </w:t>
      </w:r>
    </w:p>
    <w:p w:rsidR="00F80320" w:rsidRPr="000D3C64" w:rsidRDefault="00F80320" w:rsidP="000D3C64">
      <w:pPr>
        <w:numPr>
          <w:ilvl w:val="0"/>
          <w:numId w:val="58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Ferguson </w:t>
      </w:r>
    </w:p>
    <w:p w:rsidR="00F80320" w:rsidRPr="000D3C64" w:rsidRDefault="00F80320" w:rsidP="000D3C64">
      <w:pPr>
        <w:numPr>
          <w:ilvl w:val="0"/>
          <w:numId w:val="58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Alok </w:t>
      </w:r>
    </w:p>
    <w:p w:rsidR="00F80320" w:rsidRPr="000D3C64" w:rsidRDefault="00F80320" w:rsidP="000D3C64">
      <w:pPr>
        <w:numPr>
          <w:ilvl w:val="0"/>
          <w:numId w:val="584"/>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Bheem </w:t>
      </w:r>
    </w:p>
    <w:p w:rsidR="00F80320" w:rsidRPr="000D3C64" w:rsidRDefault="00F80320" w:rsidP="000D3C64">
      <w:pPr>
        <w:numPr>
          <w:ilvl w:val="0"/>
          <w:numId w:val="584"/>
        </w:numPr>
        <w:spacing w:after="3"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Cannot be determined </w:t>
      </w:r>
    </w:p>
    <w:p w:rsidR="00F80320" w:rsidRPr="000D3C64" w:rsidRDefault="00F80320" w:rsidP="000D3C64">
      <w:pPr>
        <w:spacing w:line="360" w:lineRule="auto"/>
        <w:jc w:val="both"/>
        <w:rPr>
          <w:rFonts w:ascii="Times New Roman" w:hAnsi="Times New Roman" w:cs="Times New Roman"/>
          <w:sz w:val="30"/>
          <w:szCs w:val="30"/>
        </w:rPr>
      </w:pPr>
    </w:p>
    <w:p w:rsidR="00F80320" w:rsidRPr="000D3C64" w:rsidRDefault="00F80320" w:rsidP="000D3C64">
      <w:pPr>
        <w:spacing w:line="360" w:lineRule="auto"/>
        <w:ind w:left="-5" w:right="657"/>
        <w:rPr>
          <w:rFonts w:ascii="Times New Roman" w:hAnsi="Times New Roman" w:cs="Times New Roman"/>
          <w:sz w:val="30"/>
          <w:szCs w:val="30"/>
        </w:rPr>
      </w:pPr>
      <w:r w:rsidRPr="000D3C64">
        <w:rPr>
          <w:rFonts w:ascii="Times New Roman" w:hAnsi="Times New Roman" w:cs="Times New Roman"/>
          <w:sz w:val="30"/>
          <w:szCs w:val="30"/>
        </w:rPr>
        <w:t xml:space="preserve">Read the below passage carefully and answer the questions: Five roommates Randy, Sally, Terry, Uma, and Vernon each do one housekeeping task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mopping, sweeping, laundry, vacuuming, or dusting one day a week, Monday through Friday. </w:t>
      </w:r>
    </w:p>
    <w:p w:rsidR="00F80320" w:rsidRPr="000D3C64" w:rsidRDefault="00F80320" w:rsidP="000D3C64">
      <w:pPr>
        <w:numPr>
          <w:ilvl w:val="0"/>
          <w:numId w:val="586"/>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Vernon does not vacuum and does not do his task on Tuesday. * Sally does the dusting, and does not do it on Monday or Friday. </w:t>
      </w:r>
    </w:p>
    <w:p w:rsidR="00F80320" w:rsidRPr="000D3C64" w:rsidRDefault="00F80320" w:rsidP="000D3C64">
      <w:pPr>
        <w:numPr>
          <w:ilvl w:val="0"/>
          <w:numId w:val="586"/>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mopping is done on Thursday. </w:t>
      </w:r>
    </w:p>
    <w:p w:rsidR="00F80320" w:rsidRPr="000D3C64" w:rsidRDefault="00F80320" w:rsidP="000D3C64">
      <w:pPr>
        <w:numPr>
          <w:ilvl w:val="0"/>
          <w:numId w:val="586"/>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Terry does his task, which is not vacuuming, on Wednesday. </w:t>
      </w:r>
    </w:p>
    <w:p w:rsidR="00F80320" w:rsidRPr="000D3C64" w:rsidRDefault="00F80320" w:rsidP="000D3C64">
      <w:pPr>
        <w:numPr>
          <w:ilvl w:val="0"/>
          <w:numId w:val="586"/>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laundry is done on Friday, and not by Uma. </w:t>
      </w:r>
    </w:p>
    <w:p w:rsidR="00F80320" w:rsidRPr="000D3C64" w:rsidRDefault="00F80320" w:rsidP="000D3C64">
      <w:pPr>
        <w:numPr>
          <w:ilvl w:val="0"/>
          <w:numId w:val="586"/>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Randy does his task on Monday.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task does Terry do on Wednesday? </w:t>
      </w:r>
    </w:p>
    <w:p w:rsidR="00F80320" w:rsidRPr="000D3C64" w:rsidRDefault="00F80320" w:rsidP="000D3C64">
      <w:pPr>
        <w:numPr>
          <w:ilvl w:val="0"/>
          <w:numId w:val="587"/>
        </w:numPr>
        <w:spacing w:after="3" w:line="360" w:lineRule="auto"/>
        <w:ind w:hanging="360"/>
        <w:rPr>
          <w:rFonts w:ascii="Times New Roman" w:hAnsi="Times New Roman" w:cs="Times New Roman"/>
          <w:sz w:val="30"/>
          <w:szCs w:val="30"/>
        </w:rPr>
      </w:pPr>
      <w:r w:rsidRPr="000D3C64">
        <w:rPr>
          <w:rFonts w:ascii="Times New Roman" w:hAnsi="Times New Roman" w:cs="Times New Roman"/>
          <w:color w:val="000000"/>
          <w:sz w:val="30"/>
          <w:szCs w:val="30"/>
        </w:rPr>
        <w:t xml:space="preserve">vacuuming </w:t>
      </w:r>
    </w:p>
    <w:p w:rsidR="00F80320" w:rsidRPr="000D3C64" w:rsidRDefault="00F80320" w:rsidP="000D3C64">
      <w:pPr>
        <w:numPr>
          <w:ilvl w:val="0"/>
          <w:numId w:val="587"/>
        </w:numPr>
        <w:spacing w:after="3" w:line="360" w:lineRule="auto"/>
        <w:ind w:hanging="360"/>
        <w:rPr>
          <w:rFonts w:ascii="Times New Roman" w:hAnsi="Times New Roman" w:cs="Times New Roman"/>
          <w:sz w:val="30"/>
          <w:szCs w:val="30"/>
        </w:rPr>
      </w:pPr>
      <w:r w:rsidRPr="000D3C64">
        <w:rPr>
          <w:rFonts w:ascii="Times New Roman" w:hAnsi="Times New Roman" w:cs="Times New Roman"/>
          <w:color w:val="000000"/>
          <w:sz w:val="30"/>
          <w:szCs w:val="30"/>
        </w:rPr>
        <w:t xml:space="preserve">dusting </w:t>
      </w:r>
    </w:p>
    <w:p w:rsidR="00F80320" w:rsidRPr="000D3C64" w:rsidRDefault="00F80320" w:rsidP="000D3C64">
      <w:pPr>
        <w:numPr>
          <w:ilvl w:val="0"/>
          <w:numId w:val="587"/>
        </w:numPr>
        <w:spacing w:after="3" w:line="360" w:lineRule="auto"/>
        <w:ind w:hanging="360"/>
        <w:rPr>
          <w:rFonts w:ascii="Times New Roman" w:hAnsi="Times New Roman" w:cs="Times New Roman"/>
          <w:sz w:val="30"/>
          <w:szCs w:val="30"/>
        </w:rPr>
      </w:pPr>
      <w:r w:rsidRPr="000D3C64">
        <w:rPr>
          <w:rFonts w:ascii="Times New Roman" w:hAnsi="Times New Roman" w:cs="Times New Roman"/>
          <w:color w:val="000000"/>
          <w:sz w:val="30"/>
          <w:szCs w:val="30"/>
        </w:rPr>
        <w:t xml:space="preserve">mopping </w:t>
      </w:r>
    </w:p>
    <w:p w:rsidR="00F80320" w:rsidRPr="000D3C64" w:rsidRDefault="00F80320" w:rsidP="000D3C64">
      <w:pPr>
        <w:numPr>
          <w:ilvl w:val="0"/>
          <w:numId w:val="587"/>
        </w:numPr>
        <w:spacing w:after="3" w:line="360" w:lineRule="auto"/>
        <w:ind w:hanging="360"/>
        <w:rPr>
          <w:rFonts w:ascii="Times New Roman" w:hAnsi="Times New Roman" w:cs="Times New Roman"/>
          <w:sz w:val="30"/>
          <w:szCs w:val="30"/>
        </w:rPr>
      </w:pPr>
      <w:r w:rsidRPr="000D3C64">
        <w:rPr>
          <w:rFonts w:ascii="Times New Roman" w:hAnsi="Times New Roman" w:cs="Times New Roman"/>
          <w:color w:val="000000"/>
          <w:sz w:val="30"/>
          <w:szCs w:val="30"/>
        </w:rPr>
        <w:t xml:space="preserve">sweeping </w:t>
      </w:r>
    </w:p>
    <w:p w:rsidR="00F80320" w:rsidRPr="000D3C64" w:rsidRDefault="00F80320" w:rsidP="000D3C64">
      <w:pPr>
        <w:numPr>
          <w:ilvl w:val="0"/>
          <w:numId w:val="587"/>
        </w:numPr>
        <w:spacing w:after="62" w:line="360" w:lineRule="auto"/>
        <w:ind w:hanging="360"/>
        <w:rPr>
          <w:rFonts w:ascii="Times New Roman" w:hAnsi="Times New Roman" w:cs="Times New Roman"/>
          <w:sz w:val="30"/>
          <w:szCs w:val="30"/>
        </w:rPr>
      </w:pPr>
      <w:r w:rsidRPr="000D3C64">
        <w:rPr>
          <w:rFonts w:ascii="Times New Roman" w:hAnsi="Times New Roman" w:cs="Times New Roman"/>
          <w:color w:val="000000"/>
          <w:sz w:val="30"/>
          <w:szCs w:val="30"/>
        </w:rPr>
        <w:t xml:space="preserve">laundry </w:t>
      </w:r>
    </w:p>
    <w:p w:rsidR="00F80320" w:rsidRPr="000D3C64" w:rsidRDefault="00F80320" w:rsidP="000D3C64">
      <w:pPr>
        <w:spacing w:line="360" w:lineRule="auto"/>
        <w:ind w:left="-5" w:right="350"/>
        <w:rPr>
          <w:rFonts w:ascii="Times New Roman" w:eastAsia="Arial" w:hAnsi="Times New Roman" w:cs="Times New Roman"/>
          <w:sz w:val="30"/>
          <w:szCs w:val="30"/>
        </w:rPr>
      </w:pPr>
    </w:p>
    <w:p w:rsidR="00F80320" w:rsidRPr="000D3C64" w:rsidRDefault="00F80320" w:rsidP="000D3C64">
      <w:pPr>
        <w:spacing w:line="360" w:lineRule="auto"/>
        <w:ind w:left="-5" w:right="350"/>
        <w:rPr>
          <w:rFonts w:ascii="Times New Roman" w:hAnsi="Times New Roman" w:cs="Times New Roman"/>
          <w:sz w:val="30"/>
          <w:szCs w:val="30"/>
        </w:rPr>
      </w:pPr>
      <w:r w:rsidRPr="000D3C64">
        <w:rPr>
          <w:rFonts w:ascii="Times New Roman" w:eastAsia="Arial" w:hAnsi="Times New Roman" w:cs="Times New Roman"/>
          <w:sz w:val="30"/>
          <w:szCs w:val="30"/>
        </w:rPr>
        <w:t xml:space="preserve">20) </w:t>
      </w:r>
      <w:r w:rsidRPr="000D3C64">
        <w:rPr>
          <w:rFonts w:ascii="Times New Roman" w:hAnsi="Times New Roman" w:cs="Times New Roman"/>
          <w:sz w:val="30"/>
          <w:szCs w:val="30"/>
        </w:rPr>
        <w:t xml:space="preserve">Read the below passage carefully and answer the questions: Five roommates Randy, Sally, Terry, Uma, and Vernon each do one housekeeping task mopping, sweeping, laundry, vacuuming, or dusting one day a week, Monday through Friday. </w:t>
      </w:r>
    </w:p>
    <w:p w:rsidR="00F80320" w:rsidRPr="000D3C64" w:rsidRDefault="00F80320" w:rsidP="000D3C64">
      <w:pPr>
        <w:numPr>
          <w:ilvl w:val="0"/>
          <w:numId w:val="58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Vernon does not vacuum and does not do his task on Tuesday. </w:t>
      </w:r>
    </w:p>
    <w:p w:rsidR="00F80320" w:rsidRPr="000D3C64" w:rsidRDefault="00F80320" w:rsidP="000D3C64">
      <w:pPr>
        <w:numPr>
          <w:ilvl w:val="0"/>
          <w:numId w:val="58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Sally does the dusting, and does not do it on Monday or Friday. </w:t>
      </w:r>
    </w:p>
    <w:p w:rsidR="00F80320" w:rsidRPr="000D3C64" w:rsidRDefault="00F80320" w:rsidP="000D3C64">
      <w:pPr>
        <w:numPr>
          <w:ilvl w:val="0"/>
          <w:numId w:val="58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mopping is done on Thursday. </w:t>
      </w:r>
    </w:p>
    <w:p w:rsidR="00F80320" w:rsidRPr="000D3C64" w:rsidRDefault="00F80320" w:rsidP="000D3C64">
      <w:pPr>
        <w:numPr>
          <w:ilvl w:val="0"/>
          <w:numId w:val="58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Terry does his task, which is not vacuuming, on Wednesday. </w:t>
      </w:r>
    </w:p>
    <w:p w:rsidR="00F80320" w:rsidRPr="000D3C64" w:rsidRDefault="00F80320" w:rsidP="000D3C64">
      <w:pPr>
        <w:numPr>
          <w:ilvl w:val="0"/>
          <w:numId w:val="58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laundry is done on Friday, and not by Uma. </w:t>
      </w:r>
    </w:p>
    <w:p w:rsidR="00F80320" w:rsidRPr="000D3C64" w:rsidRDefault="00F80320" w:rsidP="000D3C64">
      <w:pPr>
        <w:numPr>
          <w:ilvl w:val="0"/>
          <w:numId w:val="58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Randy does his task on Monday.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day does Uma do her task </w:t>
      </w:r>
    </w:p>
    <w:p w:rsidR="00F80320" w:rsidRPr="000D3C64" w:rsidRDefault="00F80320" w:rsidP="000D3C64">
      <w:pPr>
        <w:numPr>
          <w:ilvl w:val="0"/>
          <w:numId w:val="589"/>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Monday </w:t>
      </w:r>
    </w:p>
    <w:p w:rsidR="00F80320" w:rsidRPr="000D3C64" w:rsidRDefault="00F80320" w:rsidP="000D3C64">
      <w:pPr>
        <w:numPr>
          <w:ilvl w:val="0"/>
          <w:numId w:val="589"/>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Tuesday </w:t>
      </w:r>
    </w:p>
    <w:p w:rsidR="00F80320" w:rsidRPr="000D3C64" w:rsidRDefault="00F80320" w:rsidP="000D3C64">
      <w:pPr>
        <w:numPr>
          <w:ilvl w:val="0"/>
          <w:numId w:val="589"/>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Wednesday </w:t>
      </w:r>
    </w:p>
    <w:p w:rsidR="00F80320" w:rsidRPr="000D3C64" w:rsidRDefault="00F80320" w:rsidP="000D3C64">
      <w:pPr>
        <w:numPr>
          <w:ilvl w:val="0"/>
          <w:numId w:val="589"/>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Thursday </w:t>
      </w:r>
    </w:p>
    <w:p w:rsidR="00F80320" w:rsidRPr="000D3C64" w:rsidRDefault="00F80320" w:rsidP="000D3C64">
      <w:pPr>
        <w:numPr>
          <w:ilvl w:val="0"/>
          <w:numId w:val="589"/>
        </w:numPr>
        <w:spacing w:after="62"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Friday </w:t>
      </w:r>
    </w:p>
    <w:p w:rsidR="00F80320" w:rsidRPr="000D3C64" w:rsidRDefault="00F80320" w:rsidP="000D3C64">
      <w:pPr>
        <w:spacing w:line="360" w:lineRule="auto"/>
        <w:ind w:left="-5" w:right="350"/>
        <w:rPr>
          <w:rFonts w:ascii="Times New Roman" w:eastAsia="Arial" w:hAnsi="Times New Roman" w:cs="Times New Roman"/>
          <w:sz w:val="30"/>
          <w:szCs w:val="30"/>
        </w:rPr>
      </w:pPr>
    </w:p>
    <w:p w:rsidR="00F80320" w:rsidRPr="000D3C64" w:rsidRDefault="00F80320" w:rsidP="000D3C64">
      <w:pPr>
        <w:spacing w:line="360" w:lineRule="auto"/>
        <w:ind w:left="-5" w:right="350"/>
        <w:rPr>
          <w:rFonts w:ascii="Times New Roman" w:hAnsi="Times New Roman" w:cs="Times New Roman"/>
          <w:sz w:val="30"/>
          <w:szCs w:val="30"/>
        </w:rPr>
      </w:pPr>
      <w:r w:rsidRPr="000D3C64">
        <w:rPr>
          <w:rFonts w:ascii="Times New Roman" w:eastAsia="Arial" w:hAnsi="Times New Roman" w:cs="Times New Roman"/>
          <w:sz w:val="30"/>
          <w:szCs w:val="30"/>
        </w:rPr>
        <w:t xml:space="preserve">21) </w:t>
      </w:r>
      <w:r w:rsidRPr="000D3C64">
        <w:rPr>
          <w:rFonts w:ascii="Times New Roman" w:hAnsi="Times New Roman" w:cs="Times New Roman"/>
          <w:sz w:val="30"/>
          <w:szCs w:val="30"/>
        </w:rPr>
        <w:t xml:space="preserve">Read the below passage carefully and answer the questions: Five roommates Randy, Sally, Terry, Uma, and Vernon each do one housekeeping task mopping, sweeping, laundry, vacuuming, or dusting one day a week, Monday through Friday. </w:t>
      </w:r>
    </w:p>
    <w:p w:rsidR="00F80320" w:rsidRPr="000D3C64" w:rsidRDefault="00F80320" w:rsidP="000D3C64">
      <w:pPr>
        <w:numPr>
          <w:ilvl w:val="0"/>
          <w:numId w:val="590"/>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Vernon does not vacuum and does not do his task on Tuesday. * Sally does the dusting, and does not do it on Monday or Friday. </w:t>
      </w:r>
    </w:p>
    <w:p w:rsidR="00F80320" w:rsidRPr="000D3C64" w:rsidRDefault="00F80320" w:rsidP="000D3C64">
      <w:pPr>
        <w:numPr>
          <w:ilvl w:val="0"/>
          <w:numId w:val="590"/>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mopping is done on Thursday. </w:t>
      </w:r>
    </w:p>
    <w:p w:rsidR="00F80320" w:rsidRPr="000D3C64" w:rsidRDefault="00F80320" w:rsidP="000D3C64">
      <w:pPr>
        <w:numPr>
          <w:ilvl w:val="0"/>
          <w:numId w:val="590"/>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Terry does his task, which is not vacuuming, on Wednesday. </w:t>
      </w:r>
    </w:p>
    <w:p w:rsidR="00F80320" w:rsidRPr="000D3C64" w:rsidRDefault="00F80320" w:rsidP="000D3C64">
      <w:pPr>
        <w:numPr>
          <w:ilvl w:val="0"/>
          <w:numId w:val="590"/>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laundry is done on Friday, and not by Uma. </w:t>
      </w:r>
    </w:p>
    <w:p w:rsidR="00F80320" w:rsidRPr="000D3C64" w:rsidRDefault="00F80320" w:rsidP="000D3C64">
      <w:pPr>
        <w:numPr>
          <w:ilvl w:val="0"/>
          <w:numId w:val="590"/>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Randy does his task on Monday.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task does Vernon do? </w:t>
      </w:r>
    </w:p>
    <w:p w:rsidR="00F80320" w:rsidRPr="000D3C64" w:rsidRDefault="00F80320" w:rsidP="000D3C64">
      <w:pPr>
        <w:numPr>
          <w:ilvl w:val="0"/>
          <w:numId w:val="59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vacuuming </w:t>
      </w:r>
    </w:p>
    <w:p w:rsidR="00F80320" w:rsidRPr="000D3C64" w:rsidRDefault="00F80320" w:rsidP="000D3C64">
      <w:pPr>
        <w:numPr>
          <w:ilvl w:val="0"/>
          <w:numId w:val="59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dusting </w:t>
      </w:r>
    </w:p>
    <w:p w:rsidR="00F80320" w:rsidRPr="000D3C64" w:rsidRDefault="00F80320" w:rsidP="000D3C64">
      <w:pPr>
        <w:numPr>
          <w:ilvl w:val="0"/>
          <w:numId w:val="59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mopping </w:t>
      </w:r>
    </w:p>
    <w:p w:rsidR="00F80320" w:rsidRPr="000D3C64" w:rsidRDefault="00F80320" w:rsidP="000D3C64">
      <w:pPr>
        <w:numPr>
          <w:ilvl w:val="0"/>
          <w:numId w:val="59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sweeping </w:t>
      </w:r>
    </w:p>
    <w:p w:rsidR="00F80320" w:rsidRPr="000D3C64" w:rsidRDefault="00F80320" w:rsidP="000D3C64">
      <w:pPr>
        <w:numPr>
          <w:ilvl w:val="0"/>
          <w:numId w:val="591"/>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laundry </w:t>
      </w:r>
    </w:p>
    <w:p w:rsidR="00F80320" w:rsidRPr="000D3C64" w:rsidRDefault="00F80320" w:rsidP="000D3C64">
      <w:pPr>
        <w:spacing w:line="360" w:lineRule="auto"/>
        <w:ind w:left="-5" w:right="350"/>
        <w:rPr>
          <w:rFonts w:ascii="Times New Roman" w:eastAsia="Arial" w:hAnsi="Times New Roman" w:cs="Times New Roman"/>
          <w:sz w:val="30"/>
          <w:szCs w:val="30"/>
        </w:rPr>
      </w:pPr>
    </w:p>
    <w:p w:rsidR="00F80320" w:rsidRPr="000D3C64" w:rsidRDefault="00F80320" w:rsidP="000D3C64">
      <w:pPr>
        <w:spacing w:line="360" w:lineRule="auto"/>
        <w:ind w:left="-5" w:right="350"/>
        <w:rPr>
          <w:rFonts w:ascii="Times New Roman" w:hAnsi="Times New Roman" w:cs="Times New Roman"/>
          <w:sz w:val="30"/>
          <w:szCs w:val="30"/>
        </w:rPr>
      </w:pPr>
      <w:r w:rsidRPr="000D3C64">
        <w:rPr>
          <w:rFonts w:ascii="Times New Roman" w:eastAsia="Arial" w:hAnsi="Times New Roman" w:cs="Times New Roman"/>
          <w:sz w:val="30"/>
          <w:szCs w:val="30"/>
        </w:rPr>
        <w:t xml:space="preserve">22) </w:t>
      </w:r>
      <w:r w:rsidRPr="000D3C64">
        <w:rPr>
          <w:rFonts w:ascii="Times New Roman" w:hAnsi="Times New Roman" w:cs="Times New Roman"/>
          <w:sz w:val="30"/>
          <w:szCs w:val="30"/>
        </w:rPr>
        <w:t xml:space="preserve">Read the below passage carefully and answer the questions: Five roommates Randy, Sally, Terry, Uma, and Vernon each do one housekeeping task mopping, sweeping, laundry, vacuuming, or dusting one day a week, Monday through Friday. </w:t>
      </w:r>
    </w:p>
    <w:p w:rsidR="00F80320" w:rsidRPr="000D3C64" w:rsidRDefault="00F80320" w:rsidP="000D3C64">
      <w:pPr>
        <w:numPr>
          <w:ilvl w:val="0"/>
          <w:numId w:val="592"/>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Vernon does not vacuum and does not do his task on Tuesday. * Sally does the dusting, and does not do it on Monday or Friday. </w:t>
      </w:r>
    </w:p>
    <w:p w:rsidR="00F80320" w:rsidRPr="000D3C64" w:rsidRDefault="00F80320" w:rsidP="000D3C64">
      <w:pPr>
        <w:numPr>
          <w:ilvl w:val="0"/>
          <w:numId w:val="592"/>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mopping is done on Thursday. </w:t>
      </w:r>
    </w:p>
    <w:p w:rsidR="00F80320" w:rsidRPr="000D3C64" w:rsidRDefault="00F80320" w:rsidP="000D3C64">
      <w:pPr>
        <w:numPr>
          <w:ilvl w:val="0"/>
          <w:numId w:val="592"/>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Terry does his task, which is not vacuuming, on Wednesday. </w:t>
      </w:r>
    </w:p>
    <w:p w:rsidR="00F80320" w:rsidRPr="000D3C64" w:rsidRDefault="00F80320" w:rsidP="000D3C64">
      <w:pPr>
        <w:numPr>
          <w:ilvl w:val="0"/>
          <w:numId w:val="592"/>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laundry is done on Friday, and not by Uma. </w:t>
      </w:r>
    </w:p>
    <w:p w:rsidR="00F80320" w:rsidRPr="000D3C64" w:rsidRDefault="00F80320" w:rsidP="000D3C64">
      <w:pPr>
        <w:numPr>
          <w:ilvl w:val="0"/>
          <w:numId w:val="592"/>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Randy does his task on Monday.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day is the vacuuming done? </w:t>
      </w:r>
    </w:p>
    <w:p w:rsidR="00F80320" w:rsidRPr="000D3C64" w:rsidRDefault="00F80320" w:rsidP="000D3C64">
      <w:pPr>
        <w:numPr>
          <w:ilvl w:val="0"/>
          <w:numId w:val="593"/>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Friday </w:t>
      </w:r>
    </w:p>
    <w:p w:rsidR="00F80320" w:rsidRPr="000D3C64" w:rsidRDefault="00F80320" w:rsidP="000D3C64">
      <w:pPr>
        <w:numPr>
          <w:ilvl w:val="0"/>
          <w:numId w:val="593"/>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Monday </w:t>
      </w:r>
    </w:p>
    <w:p w:rsidR="00F80320" w:rsidRPr="000D3C64" w:rsidRDefault="00F80320" w:rsidP="000D3C64">
      <w:pPr>
        <w:numPr>
          <w:ilvl w:val="0"/>
          <w:numId w:val="593"/>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Tuesday </w:t>
      </w:r>
    </w:p>
    <w:p w:rsidR="00F80320" w:rsidRPr="000D3C64" w:rsidRDefault="00F80320" w:rsidP="000D3C64">
      <w:pPr>
        <w:numPr>
          <w:ilvl w:val="0"/>
          <w:numId w:val="593"/>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Wednesday </w:t>
      </w:r>
    </w:p>
    <w:p w:rsidR="00F80320" w:rsidRPr="000D3C64" w:rsidRDefault="00F80320" w:rsidP="000D3C64">
      <w:pPr>
        <w:numPr>
          <w:ilvl w:val="0"/>
          <w:numId w:val="593"/>
        </w:numPr>
        <w:spacing w:after="62"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Thursday </w:t>
      </w:r>
    </w:p>
    <w:p w:rsidR="00F80320" w:rsidRPr="000D3C64" w:rsidRDefault="00F80320" w:rsidP="000D3C64">
      <w:pPr>
        <w:spacing w:line="360" w:lineRule="auto"/>
        <w:ind w:left="-5" w:right="350"/>
        <w:rPr>
          <w:rFonts w:ascii="Times New Roman" w:eastAsia="Arial" w:hAnsi="Times New Roman" w:cs="Times New Roman"/>
          <w:sz w:val="30"/>
          <w:szCs w:val="30"/>
        </w:rPr>
      </w:pPr>
    </w:p>
    <w:p w:rsidR="00F80320" w:rsidRPr="000D3C64" w:rsidRDefault="00F80320" w:rsidP="000D3C64">
      <w:pPr>
        <w:spacing w:line="360" w:lineRule="auto"/>
        <w:ind w:left="-5" w:right="350"/>
        <w:rPr>
          <w:rFonts w:ascii="Times New Roman" w:hAnsi="Times New Roman" w:cs="Times New Roman"/>
          <w:sz w:val="30"/>
          <w:szCs w:val="30"/>
        </w:rPr>
      </w:pPr>
      <w:r w:rsidRPr="000D3C64">
        <w:rPr>
          <w:rFonts w:ascii="Times New Roman" w:eastAsia="Arial" w:hAnsi="Times New Roman" w:cs="Times New Roman"/>
          <w:sz w:val="30"/>
          <w:szCs w:val="30"/>
        </w:rPr>
        <w:t xml:space="preserve">23) </w:t>
      </w:r>
      <w:r w:rsidRPr="000D3C64">
        <w:rPr>
          <w:rFonts w:ascii="Times New Roman" w:hAnsi="Times New Roman" w:cs="Times New Roman"/>
          <w:sz w:val="30"/>
          <w:szCs w:val="30"/>
        </w:rPr>
        <w:t xml:space="preserve">Read the below passage carefully and answer the questions: Five roommates Randy, Sally, Terry, Uma, and Vernon each do one housekeeping task mopping, sweeping, laundry, vacuuming, or dusting one day a week, Monday through Friday. </w:t>
      </w:r>
    </w:p>
    <w:p w:rsidR="00F80320" w:rsidRPr="000D3C64" w:rsidRDefault="00F80320" w:rsidP="000D3C64">
      <w:pPr>
        <w:numPr>
          <w:ilvl w:val="0"/>
          <w:numId w:val="594"/>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Vernon does not vacuum and does not do his task on Tuesday. * Sally does the dusting, and does not do it on Monday or Friday. </w:t>
      </w:r>
    </w:p>
    <w:p w:rsidR="00F80320" w:rsidRPr="000D3C64" w:rsidRDefault="00F80320" w:rsidP="000D3C64">
      <w:pPr>
        <w:numPr>
          <w:ilvl w:val="0"/>
          <w:numId w:val="594"/>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mopping is done on Thursday. </w:t>
      </w:r>
    </w:p>
    <w:p w:rsidR="00F80320" w:rsidRPr="000D3C64" w:rsidRDefault="00F80320" w:rsidP="000D3C64">
      <w:pPr>
        <w:numPr>
          <w:ilvl w:val="0"/>
          <w:numId w:val="594"/>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Terry does his task, which is not vacuuming, on Wednesday. </w:t>
      </w:r>
    </w:p>
    <w:p w:rsidR="00F80320" w:rsidRPr="000D3C64" w:rsidRDefault="00F80320" w:rsidP="000D3C64">
      <w:pPr>
        <w:numPr>
          <w:ilvl w:val="0"/>
          <w:numId w:val="594"/>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The laundry is done on Friday, and not by Uma. </w:t>
      </w:r>
    </w:p>
    <w:p w:rsidR="00F80320" w:rsidRPr="000D3C64" w:rsidRDefault="00F80320" w:rsidP="000D3C64">
      <w:pPr>
        <w:numPr>
          <w:ilvl w:val="0"/>
          <w:numId w:val="594"/>
        </w:numPr>
        <w:spacing w:after="12" w:line="360" w:lineRule="auto"/>
        <w:ind w:hanging="180"/>
        <w:rPr>
          <w:rFonts w:ascii="Times New Roman" w:hAnsi="Times New Roman" w:cs="Times New Roman"/>
          <w:sz w:val="30"/>
          <w:szCs w:val="30"/>
        </w:rPr>
      </w:pPr>
      <w:r w:rsidRPr="000D3C64">
        <w:rPr>
          <w:rFonts w:ascii="Times New Roman" w:hAnsi="Times New Roman" w:cs="Times New Roman"/>
          <w:sz w:val="30"/>
          <w:szCs w:val="30"/>
        </w:rPr>
        <w:t xml:space="preserve">Randy does his task on Monday.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When does Sally do the dusting? </w:t>
      </w:r>
    </w:p>
    <w:p w:rsidR="00F80320" w:rsidRPr="000D3C64" w:rsidRDefault="00F80320" w:rsidP="000D3C64">
      <w:pPr>
        <w:numPr>
          <w:ilvl w:val="0"/>
          <w:numId w:val="59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Friday </w:t>
      </w:r>
    </w:p>
    <w:p w:rsidR="00F80320" w:rsidRPr="000D3C64" w:rsidRDefault="00F80320" w:rsidP="000D3C64">
      <w:pPr>
        <w:numPr>
          <w:ilvl w:val="0"/>
          <w:numId w:val="59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Monday </w:t>
      </w:r>
    </w:p>
    <w:p w:rsidR="00F80320" w:rsidRPr="000D3C64" w:rsidRDefault="00F80320" w:rsidP="000D3C64">
      <w:pPr>
        <w:numPr>
          <w:ilvl w:val="0"/>
          <w:numId w:val="59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Tuesday </w:t>
      </w:r>
    </w:p>
    <w:p w:rsidR="00F80320" w:rsidRPr="000D3C64" w:rsidRDefault="00F80320" w:rsidP="000D3C64">
      <w:pPr>
        <w:numPr>
          <w:ilvl w:val="0"/>
          <w:numId w:val="595"/>
        </w:numPr>
        <w:spacing w:after="3" w:line="360" w:lineRule="auto"/>
        <w:ind w:hanging="233"/>
        <w:rPr>
          <w:rFonts w:ascii="Times New Roman" w:hAnsi="Times New Roman" w:cs="Times New Roman"/>
          <w:sz w:val="30"/>
          <w:szCs w:val="30"/>
        </w:rPr>
      </w:pPr>
      <w:r w:rsidRPr="000D3C64">
        <w:rPr>
          <w:rFonts w:ascii="Times New Roman" w:hAnsi="Times New Roman" w:cs="Times New Roman"/>
          <w:color w:val="000000"/>
          <w:sz w:val="30"/>
          <w:szCs w:val="30"/>
        </w:rPr>
        <w:t xml:space="preserve">Wednesday </w:t>
      </w:r>
    </w:p>
    <w:p w:rsidR="00F80320" w:rsidRPr="000D3C64" w:rsidRDefault="00F80320" w:rsidP="000D3C64">
      <w:pPr>
        <w:numPr>
          <w:ilvl w:val="0"/>
          <w:numId w:val="595"/>
        </w:numPr>
        <w:spacing w:after="3" w:line="360" w:lineRule="auto"/>
        <w:rPr>
          <w:rFonts w:ascii="Times New Roman" w:hAnsi="Times New Roman" w:cs="Times New Roman"/>
          <w:sz w:val="30"/>
          <w:szCs w:val="30"/>
        </w:rPr>
      </w:pPr>
      <w:r w:rsidRPr="000D3C64">
        <w:rPr>
          <w:rFonts w:ascii="Times New Roman" w:hAnsi="Times New Roman" w:cs="Times New Roman"/>
          <w:color w:val="000000"/>
          <w:sz w:val="30"/>
          <w:szCs w:val="30"/>
        </w:rPr>
        <w:t>Thursday</w:t>
      </w:r>
    </w:p>
    <w:p w:rsidR="00F80320" w:rsidRPr="000D3C64" w:rsidRDefault="00F80320" w:rsidP="000D3C64">
      <w:pPr>
        <w:spacing w:line="360" w:lineRule="auto"/>
        <w:jc w:val="both"/>
        <w:rPr>
          <w:rFonts w:ascii="Times New Roman" w:hAnsi="Times New Roman" w:cs="Times New Roman"/>
          <w:sz w:val="30"/>
          <w:szCs w:val="30"/>
        </w:rPr>
      </w:pPr>
    </w:p>
    <w:p w:rsidR="00F80320" w:rsidRPr="000D3C64" w:rsidRDefault="00F80320" w:rsidP="000D3C64">
      <w:pPr>
        <w:spacing w:after="17" w:line="360" w:lineRule="auto"/>
        <w:ind w:left="-5" w:right="56"/>
        <w:jc w:val="both"/>
        <w:rPr>
          <w:rFonts w:ascii="Times New Roman" w:hAnsi="Times New Roman" w:cs="Times New Roman"/>
          <w:sz w:val="30"/>
          <w:szCs w:val="30"/>
        </w:rPr>
      </w:pPr>
      <w:r w:rsidRPr="000D3C64">
        <w:rPr>
          <w:rFonts w:ascii="Times New Roman" w:eastAsia="Arial" w:hAnsi="Times New Roman" w:cs="Times New Roman"/>
          <w:sz w:val="30"/>
          <w:szCs w:val="30"/>
        </w:rPr>
        <w:t xml:space="preserve">24) </w:t>
      </w:r>
      <w:r w:rsidRPr="000D3C64">
        <w:rPr>
          <w:rFonts w:ascii="Times New Roman" w:hAnsi="Times New Roman" w:cs="Times New Roman"/>
          <w:sz w:val="30"/>
          <w:szCs w:val="30"/>
        </w:rPr>
        <w:t xml:space="preserve">Directions for Question: Refer to the following information to answer the questions that follow.Seven real life celebrities Amitabh Bachhan, SR Tendulkar, Saina Nehwal, Ratan Tata, Arundhati Roy, AR Rehman and Vishwanath Anand visited a charity function conducted by UNESCO on days from Monday till Thursday (at least 1 but not more than 2 on a single day).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Each of them belongs to a different profession among Acting, Chess, Music,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Literature, Badminton, Business and Cricket.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Ratan Tata visits on Wednesday with the businessman.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musician does not visit on Thursday and neither with Roy nor with Anand.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Cricketer AR Rehman visits alone on Monday.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Tendulkar visits on Tuesday and he is not a musician.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Nehwal visits on Tuesday too and Anand is not into business.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musician and actor visit together.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The author visits on Wednesday. </w:t>
      </w:r>
    </w:p>
    <w:p w:rsidR="00F80320" w:rsidRPr="000D3C64" w:rsidRDefault="00F80320" w:rsidP="000D3C64">
      <w:pPr>
        <w:numPr>
          <w:ilvl w:val="0"/>
          <w:numId w:val="596"/>
        </w:numPr>
        <w:spacing w:after="12" w:line="360" w:lineRule="auto"/>
        <w:ind w:hanging="720"/>
        <w:rPr>
          <w:rFonts w:ascii="Times New Roman" w:hAnsi="Times New Roman" w:cs="Times New Roman"/>
          <w:sz w:val="30"/>
          <w:szCs w:val="30"/>
        </w:rPr>
      </w:pPr>
      <w:r w:rsidRPr="000D3C64">
        <w:rPr>
          <w:rFonts w:ascii="Times New Roman" w:hAnsi="Times New Roman" w:cs="Times New Roman"/>
          <w:sz w:val="30"/>
          <w:szCs w:val="30"/>
        </w:rPr>
        <w:t xml:space="preserve">Amitabh is neither into chess nor is he a businessman.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is the profession of Amitabh? </w:t>
      </w:r>
    </w:p>
    <w:p w:rsidR="00F80320" w:rsidRPr="000D3C64" w:rsidRDefault="00F80320" w:rsidP="000D3C64">
      <w:pPr>
        <w:spacing w:after="0" w:line="360" w:lineRule="auto"/>
        <w:ind w:left="-5"/>
        <w:rPr>
          <w:rFonts w:ascii="Times New Roman" w:hAnsi="Times New Roman" w:cs="Times New Roman"/>
          <w:sz w:val="30"/>
          <w:szCs w:val="30"/>
        </w:rPr>
      </w:pPr>
      <w:r w:rsidRPr="000D3C64">
        <w:rPr>
          <w:rFonts w:ascii="Times New Roman" w:eastAsia="Times New Roman" w:hAnsi="Times New Roman" w:cs="Times New Roman"/>
          <w:sz w:val="30"/>
          <w:szCs w:val="30"/>
        </w:rPr>
        <w:t>1.</w:t>
      </w:r>
      <w:r w:rsidRPr="000D3C64">
        <w:rPr>
          <w:rFonts w:ascii="Times New Roman" w:eastAsia="Times New Roman" w:hAnsi="Times New Roman" w:cs="Times New Roman"/>
          <w:color w:val="000000"/>
          <w:sz w:val="30"/>
          <w:szCs w:val="30"/>
        </w:rPr>
        <w:t xml:space="preserve">Acting </w:t>
      </w:r>
    </w:p>
    <w:p w:rsidR="00F80320" w:rsidRPr="000D3C64" w:rsidRDefault="00F80320" w:rsidP="000D3C64">
      <w:pPr>
        <w:spacing w:after="0" w:line="360" w:lineRule="auto"/>
        <w:ind w:left="-5"/>
        <w:rPr>
          <w:rFonts w:ascii="Times New Roman" w:hAnsi="Times New Roman" w:cs="Times New Roman"/>
          <w:sz w:val="30"/>
          <w:szCs w:val="30"/>
        </w:rPr>
      </w:pPr>
      <w:r w:rsidRPr="000D3C64">
        <w:rPr>
          <w:rFonts w:ascii="Times New Roman" w:eastAsia="Times New Roman" w:hAnsi="Times New Roman" w:cs="Times New Roman"/>
          <w:sz w:val="30"/>
          <w:szCs w:val="30"/>
        </w:rPr>
        <w:t>2.</w:t>
      </w:r>
      <w:r w:rsidRPr="000D3C64">
        <w:rPr>
          <w:rFonts w:ascii="Times New Roman" w:eastAsia="Times New Roman" w:hAnsi="Times New Roman" w:cs="Times New Roman"/>
          <w:color w:val="000000"/>
          <w:sz w:val="30"/>
          <w:szCs w:val="30"/>
        </w:rPr>
        <w:t xml:space="preserve">Badminton </w:t>
      </w:r>
    </w:p>
    <w:p w:rsidR="00F80320" w:rsidRPr="000D3C64" w:rsidRDefault="00F80320" w:rsidP="000D3C64">
      <w:pPr>
        <w:spacing w:after="0" w:line="360" w:lineRule="auto"/>
        <w:ind w:left="-5"/>
        <w:rPr>
          <w:rFonts w:ascii="Times New Roman" w:hAnsi="Times New Roman" w:cs="Times New Roman"/>
          <w:sz w:val="30"/>
          <w:szCs w:val="30"/>
        </w:rPr>
      </w:pPr>
      <w:r w:rsidRPr="000D3C64">
        <w:rPr>
          <w:rFonts w:ascii="Times New Roman" w:eastAsia="Times New Roman" w:hAnsi="Times New Roman" w:cs="Times New Roman"/>
          <w:sz w:val="30"/>
          <w:szCs w:val="30"/>
        </w:rPr>
        <w:t>3.</w:t>
      </w:r>
      <w:r w:rsidRPr="000D3C64">
        <w:rPr>
          <w:rFonts w:ascii="Times New Roman" w:eastAsia="Times New Roman" w:hAnsi="Times New Roman" w:cs="Times New Roman"/>
          <w:color w:val="000000"/>
          <w:sz w:val="30"/>
          <w:szCs w:val="30"/>
        </w:rPr>
        <w:t xml:space="preserve">Literature </w:t>
      </w:r>
    </w:p>
    <w:p w:rsidR="00F80320" w:rsidRPr="000D3C64" w:rsidRDefault="00F80320" w:rsidP="000D3C64">
      <w:pPr>
        <w:spacing w:after="167" w:line="360" w:lineRule="auto"/>
        <w:ind w:left="-5"/>
        <w:rPr>
          <w:rFonts w:ascii="Times New Roman" w:hAnsi="Times New Roman" w:cs="Times New Roman"/>
          <w:sz w:val="30"/>
          <w:szCs w:val="30"/>
        </w:rPr>
      </w:pPr>
      <w:r w:rsidRPr="000D3C64">
        <w:rPr>
          <w:rFonts w:ascii="Times New Roman" w:eastAsia="Times New Roman" w:hAnsi="Times New Roman" w:cs="Times New Roman"/>
          <w:sz w:val="30"/>
          <w:szCs w:val="30"/>
        </w:rPr>
        <w:t>4.</w:t>
      </w:r>
      <w:r w:rsidRPr="000D3C64">
        <w:rPr>
          <w:rFonts w:ascii="Times New Roman" w:eastAsia="Times New Roman" w:hAnsi="Times New Roman" w:cs="Times New Roman"/>
          <w:color w:val="000000"/>
          <w:sz w:val="30"/>
          <w:szCs w:val="30"/>
        </w:rPr>
        <w:t xml:space="preserve">Music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25) </w:t>
      </w:r>
      <w:r w:rsidRPr="000D3C64">
        <w:rPr>
          <w:rFonts w:ascii="Times New Roman" w:hAnsi="Times New Roman" w:cs="Times New Roman"/>
          <w:sz w:val="30"/>
          <w:szCs w:val="30"/>
        </w:rPr>
        <w:t xml:space="preserve">Directions for Question: Refer to the following information to answer the questions that follow.Seven real life celebrities Amitabh Bachhan, SR Tendulkar, Saina Nehwal, Ratan Tata, Arundhati Roy, AR Rehman and Vishwanath Anand visited a charity function conducted by UNESCO on days from Monday till Thursday (at least 1 but not more than 2 on a single day).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Each of them belongs to a different profession among Acting, Chess,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Music,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Literature, Badminton, Business and Cricket.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Ratan Tata visits on Wednesday with the businessman.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musician does not visit on Thursday and neither with Roy nor with Anand.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Cricketer AR Rehman visits alone on Monday.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Tendulkar visits on Tuesday and he is not a musician.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Nehwal visits on Tuesday too and Anand is not into business.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musician and actor visit together.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author visits on Wednesday. </w:t>
      </w:r>
    </w:p>
    <w:p w:rsidR="00F80320" w:rsidRPr="000D3C64" w:rsidRDefault="00F80320" w:rsidP="000D3C64">
      <w:pPr>
        <w:numPr>
          <w:ilvl w:val="0"/>
          <w:numId w:val="597"/>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Amitabh is neither into chess nor is he a businessman.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On which day do Chess and Badminton players visit?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color w:val="000000"/>
          <w:sz w:val="30"/>
          <w:szCs w:val="30"/>
        </w:rPr>
        <w:t xml:space="preserve">Thursday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color w:val="000000"/>
          <w:sz w:val="30"/>
          <w:szCs w:val="30"/>
        </w:rPr>
        <w:t xml:space="preserve">Monday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color w:val="000000"/>
          <w:sz w:val="30"/>
          <w:szCs w:val="30"/>
        </w:rPr>
        <w:t xml:space="preserve">Wednesday </w:t>
      </w:r>
    </w:p>
    <w:p w:rsidR="00F80320" w:rsidRPr="000D3C64" w:rsidRDefault="00F80320" w:rsidP="000D3C64">
      <w:pPr>
        <w:spacing w:after="62" w:line="360" w:lineRule="auto"/>
        <w:ind w:left="-5"/>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color w:val="000000"/>
          <w:sz w:val="30"/>
          <w:szCs w:val="30"/>
        </w:rPr>
        <w:t xml:space="preserve">Tuesday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26) </w:t>
      </w:r>
      <w:r w:rsidRPr="000D3C64">
        <w:rPr>
          <w:rFonts w:ascii="Times New Roman" w:hAnsi="Times New Roman" w:cs="Times New Roman"/>
          <w:sz w:val="30"/>
          <w:szCs w:val="30"/>
        </w:rPr>
        <w:t xml:space="preserve">Directions for Question: Refer to the following information to answer the questions that follow.Seven real life celebrities Amitabh Bachhan, SR Tendulkar, Saina Nehwal, Ratan Tata, Arundhati Roy, AR Rehman and Vishwanath Anand visited a charity function conducted by UNESCO on days from Monday till Thursday (at least 1 but not more than 2 on a single day).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Each of them belongs to a different profession among Acting, Chess, Music,Literature, Badminton, Business and Cricket.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Ratan Tata visits on Wednesday with the businessman.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musician does not visit on Thursday and neither with Roy nor with Anand.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Cricketer AR Rehman visits alone on Monday.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Tendulkar visits on Tuesday and he is not a musician.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Nehwal visits on Tuesday too and Anand is not into business.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musician and actor visit together.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author visits on Wednesday. </w:t>
      </w:r>
    </w:p>
    <w:p w:rsidR="00F80320" w:rsidRPr="000D3C64" w:rsidRDefault="00F80320" w:rsidP="000D3C64">
      <w:pPr>
        <w:numPr>
          <w:ilvl w:val="0"/>
          <w:numId w:val="598"/>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Amitabh is neither into chess nor is he a businessman.On which day does Arundhati Roy visits?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color w:val="000000"/>
          <w:sz w:val="30"/>
          <w:szCs w:val="30"/>
        </w:rPr>
        <w:t xml:space="preserve">Thursday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color w:val="000000"/>
          <w:sz w:val="30"/>
          <w:szCs w:val="30"/>
        </w:rPr>
        <w:t xml:space="preserve">Wednesday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color w:val="000000"/>
          <w:sz w:val="30"/>
          <w:szCs w:val="30"/>
        </w:rPr>
        <w:t xml:space="preserve">Tuesday </w:t>
      </w:r>
    </w:p>
    <w:p w:rsidR="00F80320" w:rsidRPr="000D3C64" w:rsidRDefault="00F80320" w:rsidP="000D3C64">
      <w:pPr>
        <w:spacing w:after="62" w:line="360" w:lineRule="auto"/>
        <w:ind w:left="-5"/>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color w:val="000000"/>
          <w:sz w:val="30"/>
          <w:szCs w:val="30"/>
        </w:rPr>
        <w:t xml:space="preserve">Monday </w:t>
      </w:r>
    </w:p>
    <w:p w:rsidR="00F80320" w:rsidRPr="000D3C64" w:rsidRDefault="00F80320" w:rsidP="000D3C64">
      <w:pPr>
        <w:spacing w:line="360" w:lineRule="auto"/>
        <w:ind w:left="-5"/>
        <w:rPr>
          <w:rFonts w:ascii="Times New Roman" w:eastAsia="Arial" w:hAnsi="Times New Roman" w:cs="Times New Roman"/>
          <w:sz w:val="30"/>
          <w:szCs w:val="30"/>
        </w:rPr>
      </w:pP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eastAsia="Arial" w:hAnsi="Times New Roman" w:cs="Times New Roman"/>
          <w:sz w:val="30"/>
          <w:szCs w:val="30"/>
        </w:rPr>
        <w:t xml:space="preserve">27) </w:t>
      </w:r>
      <w:r w:rsidRPr="000D3C64">
        <w:rPr>
          <w:rFonts w:ascii="Times New Roman" w:hAnsi="Times New Roman" w:cs="Times New Roman"/>
          <w:sz w:val="30"/>
          <w:szCs w:val="30"/>
        </w:rPr>
        <w:t xml:space="preserve">Directions for Question: Refer to the following information to answer the questions that follow.Seven real life celebrities Amitabh Bachhan, SR Tendulkar, Saina Nehwal, Ratan Tata, Arundhati Roy, AR Rehman and Vishwanath Anand visited a charity function conducted by UNESCO on days from Monday till Thursday (at least 1 but not more than 2 on a single day).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Each of them belongs to a different profession among Acting, Chess, Music,Literature, Badminton, Business and Cricket.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Ratan Tata visits on Wednesday with the businessman.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musician does not visit on Thursday and neither with Roy nor with Anand.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Cricketer AR Rehman visits alone on Monday.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Tendulkar visits on Tuesday and he is not a musician.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Nehwal visits on Tuesday too and Anand is not into business.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musician and actor visit together.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The author visits on Wednesday. </w:t>
      </w:r>
    </w:p>
    <w:p w:rsidR="00F80320" w:rsidRPr="000D3C64" w:rsidRDefault="00F80320" w:rsidP="000D3C64">
      <w:pPr>
        <w:numPr>
          <w:ilvl w:val="0"/>
          <w:numId w:val="599"/>
        </w:numPr>
        <w:spacing w:after="12" w:line="360" w:lineRule="auto"/>
        <w:ind w:hanging="360"/>
        <w:rPr>
          <w:rFonts w:ascii="Times New Roman" w:hAnsi="Times New Roman" w:cs="Times New Roman"/>
          <w:sz w:val="30"/>
          <w:szCs w:val="30"/>
        </w:rPr>
      </w:pPr>
      <w:r w:rsidRPr="000D3C64">
        <w:rPr>
          <w:rFonts w:ascii="Times New Roman" w:hAnsi="Times New Roman" w:cs="Times New Roman"/>
          <w:sz w:val="30"/>
          <w:szCs w:val="30"/>
        </w:rPr>
        <w:t xml:space="preserve">Amitabh is neither into chess nor is he a businessman. </w:t>
      </w:r>
    </w:p>
    <w:p w:rsidR="00F80320" w:rsidRPr="000D3C64" w:rsidRDefault="00F80320" w:rsidP="000D3C64">
      <w:pPr>
        <w:spacing w:line="360" w:lineRule="auto"/>
        <w:ind w:left="-5"/>
        <w:rPr>
          <w:rFonts w:ascii="Times New Roman" w:hAnsi="Times New Roman" w:cs="Times New Roman"/>
          <w:sz w:val="30"/>
          <w:szCs w:val="30"/>
        </w:rPr>
      </w:pPr>
      <w:r w:rsidRPr="000D3C64">
        <w:rPr>
          <w:rFonts w:ascii="Times New Roman" w:hAnsi="Times New Roman" w:cs="Times New Roman"/>
          <w:sz w:val="30"/>
          <w:szCs w:val="30"/>
        </w:rPr>
        <w:t xml:space="preserve">What is Ratan Tata Profession?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1.</w:t>
      </w:r>
      <w:r w:rsidRPr="000D3C64">
        <w:rPr>
          <w:rFonts w:ascii="Times New Roman" w:hAnsi="Times New Roman" w:cs="Times New Roman"/>
          <w:color w:val="000000"/>
          <w:sz w:val="30"/>
          <w:szCs w:val="30"/>
        </w:rPr>
        <w:t xml:space="preserve">Literature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color w:val="000000"/>
          <w:sz w:val="30"/>
          <w:szCs w:val="30"/>
        </w:rPr>
        <w:t xml:space="preserve">Business </w:t>
      </w:r>
    </w:p>
    <w:p w:rsidR="00F80320" w:rsidRPr="000D3C64" w:rsidRDefault="00F80320" w:rsidP="000D3C64">
      <w:pPr>
        <w:spacing w:after="3" w:line="360" w:lineRule="auto"/>
        <w:ind w:left="-5"/>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color w:val="000000"/>
          <w:sz w:val="30"/>
          <w:szCs w:val="30"/>
        </w:rPr>
        <w:t xml:space="preserve">Badmnton </w:t>
      </w:r>
    </w:p>
    <w:p w:rsidR="00F80320" w:rsidRPr="000D3C64" w:rsidRDefault="00F80320" w:rsidP="000D3C64">
      <w:pPr>
        <w:spacing w:after="60" w:line="360" w:lineRule="auto"/>
        <w:ind w:left="-5"/>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color w:val="000000"/>
          <w:sz w:val="30"/>
          <w:szCs w:val="30"/>
        </w:rPr>
        <w:t xml:space="preserve">Chess </w:t>
      </w:r>
    </w:p>
    <w:p w:rsidR="00F80320" w:rsidRPr="000D3C64" w:rsidRDefault="00F80320" w:rsidP="000D3C64">
      <w:pPr>
        <w:spacing w:line="360" w:lineRule="auto"/>
        <w:jc w:val="both"/>
        <w:rPr>
          <w:rFonts w:ascii="Times New Roman" w:hAnsi="Times New Roman" w:cs="Times New Roman"/>
          <w:sz w:val="30"/>
          <w:szCs w:val="30"/>
        </w:rPr>
      </w:pPr>
    </w:p>
    <w:p w:rsidR="00F80320" w:rsidRPr="000D3C64" w:rsidRDefault="00F80320" w:rsidP="000D3C64">
      <w:pPr>
        <w:spacing w:line="360" w:lineRule="auto"/>
        <w:jc w:val="both"/>
        <w:rPr>
          <w:rFonts w:ascii="Times New Roman" w:hAnsi="Times New Roman" w:cs="Times New Roman"/>
          <w:sz w:val="30"/>
          <w:szCs w:val="30"/>
        </w:rPr>
      </w:pPr>
      <w:r w:rsidRPr="000D3C64">
        <w:rPr>
          <w:rFonts w:ascii="Times New Roman" w:hAnsi="Times New Roman" w:cs="Times New Roman"/>
          <w:b/>
          <w:sz w:val="30"/>
          <w:szCs w:val="30"/>
        </w:rPr>
        <w:t>28)</w:t>
      </w:r>
      <w:r w:rsidRPr="000D3C64">
        <w:rPr>
          <w:rFonts w:ascii="Times New Roman" w:hAnsi="Times New Roman" w:cs="Times New Roman"/>
          <w:sz w:val="30"/>
          <w:szCs w:val="30"/>
        </w:rPr>
        <w:t xml:space="preserve"> Managers are sitting around a conference table.  P,  R,  S,  T,  U,  V  and  W  are  these  Managers  and  they have grouped to discuss an impending meeting. P is next to both T and U. S sits on the immediate right of U. There is one person sitting between S and W but he is not V.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1.  Who are the neighbours of R?</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S and V         b. T and V     c. S and W             d.  W and T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  Which of the following pairs does not sit adjacent to each other? </w:t>
      </w:r>
    </w:p>
    <w:p w:rsidR="00F80320" w:rsidRPr="000D3C64" w:rsidRDefault="00F8032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  WT               b.  UP             c. VT                   d.  SR</w:t>
      </w:r>
    </w:p>
    <w:p w:rsidR="00847529" w:rsidRPr="000D3C64" w:rsidRDefault="00847529" w:rsidP="000D3C64">
      <w:pPr>
        <w:spacing w:after="160" w:line="360" w:lineRule="auto"/>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44" w:name="_Toc10562446"/>
      <w:r w:rsidRPr="000D3C64">
        <w:rPr>
          <w:rFonts w:ascii="Times New Roman" w:hAnsi="Times New Roman" w:cs="Times New Roman"/>
          <w:sz w:val="30"/>
          <w:szCs w:val="30"/>
        </w:rPr>
        <w:t>Syllogism</w:t>
      </w:r>
      <w:bookmarkEnd w:id="44"/>
    </w:p>
    <w:p w:rsidR="003B1E1F" w:rsidRPr="000D3C64" w:rsidRDefault="003B1E1F" w:rsidP="000D3C64">
      <w:pPr>
        <w:pStyle w:val="ListParagraph"/>
        <w:numPr>
          <w:ilvl w:val="0"/>
          <w:numId w:val="11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All members belonging to D are members of A. All members belonging to E are members of D. All members belonging to C are members of both A &amp; D. Some members of A do not belong to D. All members belonging to D are members of E. 5 questions are there.</w:t>
      </w:r>
    </w:p>
    <w:p w:rsidR="003B1E1F" w:rsidRPr="000D3C64" w:rsidRDefault="003B1E1F" w:rsidP="000D3C64">
      <w:pPr>
        <w:pStyle w:val="ListParagraph"/>
        <w:numPr>
          <w:ilvl w:val="0"/>
          <w:numId w:val="11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handsome, fair skinned, muscular, lean, employed, and rich men are tall. All handsome men are fair skinned. Some muscular men are handsome. Some muscular men are not fair skinned.                         All lean men are muscular. No lean man is handsome. No fair skinned man who is not handsome is rich.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tall men who are neither fair skinned nor muscular are employed.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Pramod is not fair skinned. Which of the following must be true? a) Pramod is employed b) if Pramod is muscular, he is neither handsome nor lean c) if Pramod is tall, he is employed or muscular.       d) if Pramod is not employed, he is muscular.       e) if Pramod is tall, he may be muscular or handsome, but not both.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2. which must be false if the information given is true?       a) no lean men are fair skinned. b) some fair skinned are lean. c) some rich men are both fair skinned and muscular. d) some tall men are neither fair skinned nor employed e) some rich men are lean       3. which of the following can be deduced from the information given? a) all rich men are handsome b) some rich men are handsome</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some rich men are employed d) some rich men are muscular e) all rich men are handsome, muscular, or employed       4. which cannot be shown to be true or false on the basis of the information given? I. No fair skinned or muscular man is employed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II. Some muscular men are fair skinned but not handsome III. No fair skinned man both handsome and lean       a) I only b) II only c) III only d) I and II e) II and II</w:t>
      </w:r>
    </w:p>
    <w:p w:rsidR="002F569A" w:rsidRPr="000D3C64" w:rsidRDefault="002F569A" w:rsidP="000D3C64">
      <w:pPr>
        <w:autoSpaceDE w:val="0"/>
        <w:autoSpaceDN w:val="0"/>
        <w:adjustRightInd w:val="0"/>
        <w:spacing w:after="0" w:line="360" w:lineRule="auto"/>
        <w:ind w:right="67"/>
        <w:jc w:val="both"/>
        <w:rPr>
          <w:rFonts w:ascii="Times New Roman" w:hAnsi="Times New Roman" w:cs="Times New Roman"/>
          <w:sz w:val="30"/>
          <w:szCs w:val="30"/>
        </w:rPr>
      </w:pPr>
      <w:r w:rsidRPr="000D3C64">
        <w:rPr>
          <w:rFonts w:ascii="Times New Roman" w:hAnsi="Times New Roman" w:cs="Times New Roman"/>
          <w:sz w:val="30"/>
          <w:szCs w:val="30"/>
        </w:rPr>
        <w:t>In   each   of   the following  questions there  are  three  statements  which are  followed  by  conclusions.  Choose  the  conclusions which logically follow from the given statements.</w:t>
      </w:r>
    </w:p>
    <w:p w:rsidR="002F569A" w:rsidRPr="000D3C64" w:rsidRDefault="002F569A" w:rsidP="000D3C64">
      <w:pPr>
        <w:pStyle w:val="ListParagraph"/>
        <w:numPr>
          <w:ilvl w:val="0"/>
          <w:numId w:val="381"/>
        </w:numPr>
        <w:autoSpaceDE w:val="0"/>
        <w:autoSpaceDN w:val="0"/>
        <w:adjustRightInd w:val="0"/>
        <w:spacing w:before="1" w:after="0" w:line="360" w:lineRule="auto"/>
        <w:ind w:right="1602"/>
        <w:jc w:val="both"/>
        <w:rPr>
          <w:rFonts w:ascii="Times New Roman" w:hAnsi="Times New Roman" w:cs="Times New Roman"/>
          <w:sz w:val="30"/>
          <w:szCs w:val="30"/>
        </w:rPr>
      </w:pPr>
      <w:r w:rsidRPr="000D3C64">
        <w:rPr>
          <w:rFonts w:ascii="Times New Roman" w:hAnsi="Times New Roman" w:cs="Times New Roman"/>
          <w:b/>
          <w:bCs/>
          <w:sz w:val="30"/>
          <w:szCs w:val="30"/>
        </w:rPr>
        <w:t xml:space="preserve">Statements: </w:t>
      </w:r>
      <w:r w:rsidRPr="000D3C64">
        <w:rPr>
          <w:rFonts w:ascii="Times New Roman" w:hAnsi="Times New Roman" w:cs="Times New Roman"/>
          <w:sz w:val="30"/>
          <w:szCs w:val="30"/>
        </w:rPr>
        <w:t>All the locks are keys.</w:t>
      </w:r>
    </w:p>
    <w:p w:rsidR="002F569A" w:rsidRPr="000D3C64" w:rsidRDefault="002F569A" w:rsidP="000D3C64">
      <w:pPr>
        <w:autoSpaceDE w:val="0"/>
        <w:autoSpaceDN w:val="0"/>
        <w:adjustRightInd w:val="0"/>
        <w:spacing w:after="0" w:line="360" w:lineRule="auto"/>
        <w:ind w:left="1490" w:right="1416"/>
        <w:rPr>
          <w:rFonts w:ascii="Times New Roman" w:hAnsi="Times New Roman" w:cs="Times New Roman"/>
          <w:sz w:val="30"/>
          <w:szCs w:val="30"/>
        </w:rPr>
      </w:pPr>
      <w:r w:rsidRPr="000D3C64">
        <w:rPr>
          <w:rFonts w:ascii="Times New Roman" w:hAnsi="Times New Roman" w:cs="Times New Roman"/>
          <w:sz w:val="30"/>
          <w:szCs w:val="30"/>
        </w:rPr>
        <w:t>All the keys are bats. Some watches are bats.</w:t>
      </w:r>
    </w:p>
    <w:p w:rsidR="002F569A" w:rsidRPr="000D3C64" w:rsidRDefault="002F569A" w:rsidP="000D3C64">
      <w:pPr>
        <w:autoSpaceDE w:val="0"/>
        <w:autoSpaceDN w:val="0"/>
        <w:adjustRightInd w:val="0"/>
        <w:spacing w:before="7"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Some bats are locks.</w:t>
      </w:r>
    </w:p>
    <w:p w:rsidR="002F569A" w:rsidRPr="000D3C64" w:rsidRDefault="002F569A" w:rsidP="000D3C64">
      <w:pPr>
        <w:autoSpaceDE w:val="0"/>
        <w:autoSpaceDN w:val="0"/>
        <w:adjustRightInd w:val="0"/>
        <w:spacing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2. Some watches are Keys</w:t>
      </w:r>
    </w:p>
    <w:p w:rsidR="002F569A" w:rsidRPr="000D3C64" w:rsidRDefault="002F569A"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3. All the keys are locks</w:t>
      </w:r>
    </w:p>
    <w:p w:rsidR="002F569A" w:rsidRPr="000D3C64" w:rsidRDefault="002F569A" w:rsidP="000D3C64">
      <w:pPr>
        <w:autoSpaceDE w:val="0"/>
        <w:autoSpaceDN w:val="0"/>
        <w:adjustRightInd w:val="0"/>
        <w:spacing w:before="41"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Only (1) and (2)                b.  Only (1)</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Only (2)                             d.  Only (1) and (3)</w:t>
      </w:r>
    </w:p>
    <w:p w:rsidR="002F569A" w:rsidRPr="000D3C64" w:rsidRDefault="002F569A" w:rsidP="000D3C64">
      <w:pPr>
        <w:autoSpaceDE w:val="0"/>
        <w:autoSpaceDN w:val="0"/>
        <w:adjustRightInd w:val="0"/>
        <w:spacing w:before="7"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1"/>
        </w:numPr>
        <w:autoSpaceDE w:val="0"/>
        <w:autoSpaceDN w:val="0"/>
        <w:adjustRightInd w:val="0"/>
        <w:spacing w:after="0" w:line="360" w:lineRule="auto"/>
        <w:ind w:right="911"/>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Statements: </w:t>
      </w:r>
      <w:r w:rsidRPr="000D3C64">
        <w:rPr>
          <w:rFonts w:ascii="Times New Roman" w:hAnsi="Times New Roman" w:cs="Times New Roman"/>
          <w:sz w:val="30"/>
          <w:szCs w:val="30"/>
        </w:rPr>
        <w:t>Some questions are answers.</w:t>
      </w:r>
    </w:p>
    <w:p w:rsidR="002F569A" w:rsidRPr="000D3C64" w:rsidRDefault="002F569A" w:rsidP="000D3C64">
      <w:pPr>
        <w:autoSpaceDE w:val="0"/>
        <w:autoSpaceDN w:val="0"/>
        <w:adjustRightInd w:val="0"/>
        <w:spacing w:after="0" w:line="360" w:lineRule="auto"/>
        <w:ind w:left="1490" w:right="1173"/>
        <w:rPr>
          <w:rFonts w:ascii="Times New Roman" w:hAnsi="Times New Roman" w:cs="Times New Roman"/>
          <w:sz w:val="30"/>
          <w:szCs w:val="30"/>
        </w:rPr>
      </w:pPr>
      <w:r w:rsidRPr="000D3C64">
        <w:rPr>
          <w:rFonts w:ascii="Times New Roman" w:hAnsi="Times New Roman" w:cs="Times New Roman"/>
          <w:sz w:val="30"/>
          <w:szCs w:val="30"/>
        </w:rPr>
        <w:t xml:space="preserve">Some answers are writers. </w:t>
      </w:r>
    </w:p>
    <w:p w:rsidR="002F569A" w:rsidRPr="000D3C64" w:rsidRDefault="002F569A" w:rsidP="000D3C64">
      <w:pPr>
        <w:autoSpaceDE w:val="0"/>
        <w:autoSpaceDN w:val="0"/>
        <w:adjustRightInd w:val="0"/>
        <w:spacing w:after="0" w:line="360" w:lineRule="auto"/>
        <w:ind w:left="1490" w:right="1173"/>
        <w:rPr>
          <w:rFonts w:ascii="Times New Roman" w:hAnsi="Times New Roman" w:cs="Times New Roman"/>
          <w:sz w:val="30"/>
          <w:szCs w:val="30"/>
        </w:rPr>
      </w:pPr>
      <w:r w:rsidRPr="000D3C64">
        <w:rPr>
          <w:rFonts w:ascii="Times New Roman" w:hAnsi="Times New Roman" w:cs="Times New Roman"/>
          <w:sz w:val="30"/>
          <w:szCs w:val="30"/>
        </w:rPr>
        <w:t>All the writers are poets.</w:t>
      </w:r>
    </w:p>
    <w:p w:rsidR="002F569A" w:rsidRPr="000D3C64" w:rsidRDefault="002F569A" w:rsidP="000D3C64">
      <w:pPr>
        <w:autoSpaceDE w:val="0"/>
        <w:autoSpaceDN w:val="0"/>
        <w:adjustRightInd w:val="0"/>
        <w:spacing w:before="7"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1.Some writers are answers.</w:t>
      </w:r>
    </w:p>
    <w:p w:rsidR="002F569A" w:rsidRPr="000D3C64" w:rsidRDefault="002F569A" w:rsidP="000D3C64">
      <w:pPr>
        <w:autoSpaceDE w:val="0"/>
        <w:autoSpaceDN w:val="0"/>
        <w:adjustRightInd w:val="0"/>
        <w:spacing w:before="38"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2. Some poets are questions.</w:t>
      </w:r>
    </w:p>
    <w:p w:rsidR="002F569A" w:rsidRPr="000D3C64" w:rsidRDefault="002F569A"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3. All the questions are poets.</w:t>
      </w:r>
    </w:p>
    <w:p w:rsidR="002F569A" w:rsidRPr="000D3C64" w:rsidRDefault="002F569A"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4. Some poets are answers.</w:t>
      </w:r>
    </w:p>
    <w:p w:rsidR="002F569A" w:rsidRPr="000D3C64" w:rsidRDefault="002F569A" w:rsidP="000D3C64">
      <w:pPr>
        <w:autoSpaceDE w:val="0"/>
        <w:autoSpaceDN w:val="0"/>
        <w:adjustRightInd w:val="0"/>
        <w:spacing w:before="38"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 xml:space="preserve"> a.  Only (1) and (2)                b.  Only (1) and (4)</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Only (1) and (3)                d.  Only (2) and (4)</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1"/>
        </w:numPr>
        <w:autoSpaceDE w:val="0"/>
        <w:autoSpaceDN w:val="0"/>
        <w:adjustRightInd w:val="0"/>
        <w:spacing w:after="0" w:line="360" w:lineRule="auto"/>
        <w:ind w:right="1135"/>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Statements: </w:t>
      </w:r>
      <w:r w:rsidRPr="000D3C64">
        <w:rPr>
          <w:rFonts w:ascii="Times New Roman" w:hAnsi="Times New Roman" w:cs="Times New Roman"/>
          <w:sz w:val="30"/>
          <w:szCs w:val="30"/>
        </w:rPr>
        <w:t>Some   envelops are gums.</w:t>
      </w:r>
    </w:p>
    <w:p w:rsidR="002F569A" w:rsidRPr="000D3C64" w:rsidRDefault="002F569A" w:rsidP="000D3C64">
      <w:pPr>
        <w:autoSpaceDE w:val="0"/>
        <w:autoSpaceDN w:val="0"/>
        <w:adjustRightInd w:val="0"/>
        <w:spacing w:after="0" w:line="360" w:lineRule="auto"/>
        <w:ind w:left="1490" w:right="1222"/>
        <w:rPr>
          <w:rFonts w:ascii="Times New Roman" w:hAnsi="Times New Roman" w:cs="Times New Roman"/>
          <w:sz w:val="30"/>
          <w:szCs w:val="30"/>
        </w:rPr>
      </w:pPr>
      <w:r w:rsidRPr="000D3C64">
        <w:rPr>
          <w:rFonts w:ascii="Times New Roman" w:hAnsi="Times New Roman" w:cs="Times New Roman"/>
          <w:sz w:val="30"/>
          <w:szCs w:val="30"/>
        </w:rPr>
        <w:t xml:space="preserve">Some   gums   are seals. </w:t>
      </w:r>
    </w:p>
    <w:p w:rsidR="002F569A" w:rsidRPr="000D3C64" w:rsidRDefault="002F569A" w:rsidP="000D3C64">
      <w:pPr>
        <w:autoSpaceDE w:val="0"/>
        <w:autoSpaceDN w:val="0"/>
        <w:adjustRightInd w:val="0"/>
        <w:spacing w:after="0" w:line="360" w:lineRule="auto"/>
        <w:ind w:left="1490" w:right="1222"/>
        <w:rPr>
          <w:rFonts w:ascii="Times New Roman" w:hAnsi="Times New Roman" w:cs="Times New Roman"/>
          <w:sz w:val="30"/>
          <w:szCs w:val="30"/>
        </w:rPr>
      </w:pPr>
      <w:r w:rsidRPr="000D3C64">
        <w:rPr>
          <w:rFonts w:ascii="Times New Roman" w:hAnsi="Times New Roman" w:cs="Times New Roman"/>
          <w:sz w:val="30"/>
          <w:szCs w:val="30"/>
        </w:rPr>
        <w:t>Some seals are adhesives.</w:t>
      </w:r>
    </w:p>
    <w:p w:rsidR="002F569A" w:rsidRPr="000D3C64" w:rsidRDefault="002F569A" w:rsidP="000D3C64">
      <w:pPr>
        <w:autoSpaceDE w:val="0"/>
        <w:autoSpaceDN w:val="0"/>
        <w:adjustRightInd w:val="0"/>
        <w:spacing w:before="9"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Some envelopes are seals.</w:t>
      </w:r>
    </w:p>
    <w:p w:rsidR="002F569A" w:rsidRPr="000D3C64" w:rsidRDefault="002F569A" w:rsidP="000D3C64">
      <w:pPr>
        <w:autoSpaceDE w:val="0"/>
        <w:autoSpaceDN w:val="0"/>
        <w:adjustRightInd w:val="0"/>
        <w:spacing w:before="41"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2. Some gums are adhesives.</w:t>
      </w:r>
    </w:p>
    <w:p w:rsidR="002F569A" w:rsidRPr="000D3C64" w:rsidRDefault="002F569A" w:rsidP="000D3C64">
      <w:pPr>
        <w:autoSpaceDE w:val="0"/>
        <w:autoSpaceDN w:val="0"/>
        <w:adjustRightInd w:val="0"/>
        <w:spacing w:before="38" w:after="0" w:line="360" w:lineRule="auto"/>
        <w:ind w:left="1490"/>
        <w:rPr>
          <w:rFonts w:ascii="Times New Roman" w:hAnsi="Times New Roman" w:cs="Times New Roman"/>
          <w:sz w:val="30"/>
          <w:szCs w:val="30"/>
        </w:rPr>
      </w:pPr>
      <w:r w:rsidRPr="000D3C64">
        <w:rPr>
          <w:rFonts w:ascii="Times New Roman" w:hAnsi="Times New Roman" w:cs="Times New Roman"/>
          <w:sz w:val="30"/>
          <w:szCs w:val="30"/>
        </w:rPr>
        <w:t>3. Some adhesives are seals.</w:t>
      </w:r>
    </w:p>
    <w:p w:rsidR="002F569A" w:rsidRPr="000D3C64" w:rsidRDefault="002F569A" w:rsidP="000D3C64">
      <w:pPr>
        <w:autoSpaceDE w:val="0"/>
        <w:autoSpaceDN w:val="0"/>
        <w:adjustRightInd w:val="0"/>
        <w:spacing w:before="41" w:after="0" w:line="360" w:lineRule="auto"/>
        <w:ind w:left="283" w:right="964" w:firstLine="1207"/>
        <w:rPr>
          <w:rFonts w:ascii="Times New Roman" w:hAnsi="Times New Roman" w:cs="Times New Roman"/>
          <w:sz w:val="30"/>
          <w:szCs w:val="30"/>
        </w:rPr>
      </w:pPr>
      <w:r w:rsidRPr="000D3C64">
        <w:rPr>
          <w:rFonts w:ascii="Times New Roman" w:hAnsi="Times New Roman" w:cs="Times New Roman"/>
          <w:sz w:val="30"/>
          <w:szCs w:val="30"/>
        </w:rPr>
        <w:t xml:space="preserve">4. Some adhesives are gums. </w:t>
      </w:r>
    </w:p>
    <w:p w:rsidR="002F569A" w:rsidRPr="000D3C64" w:rsidRDefault="002F569A" w:rsidP="000D3C64">
      <w:pPr>
        <w:autoSpaceDE w:val="0"/>
        <w:autoSpaceDN w:val="0"/>
        <w:adjustRightInd w:val="0"/>
        <w:spacing w:before="41" w:after="0" w:line="360" w:lineRule="auto"/>
        <w:ind w:left="283" w:right="964" w:firstLine="1207"/>
        <w:rPr>
          <w:rFonts w:ascii="Times New Roman" w:hAnsi="Times New Roman" w:cs="Times New Roman"/>
          <w:sz w:val="30"/>
          <w:szCs w:val="30"/>
        </w:rPr>
      </w:pPr>
      <w:r w:rsidRPr="000D3C64">
        <w:rPr>
          <w:rFonts w:ascii="Times New Roman" w:hAnsi="Times New Roman" w:cs="Times New Roman"/>
          <w:sz w:val="30"/>
          <w:szCs w:val="30"/>
        </w:rPr>
        <w:t>a.  Only (3)                             b.  Only (1)</w:t>
      </w:r>
    </w:p>
    <w:p w:rsidR="002F569A" w:rsidRPr="000D3C64" w:rsidRDefault="002F569A" w:rsidP="000D3C64">
      <w:pPr>
        <w:autoSpaceDE w:val="0"/>
        <w:autoSpaceDN w:val="0"/>
        <w:adjustRightInd w:val="0"/>
        <w:spacing w:after="0" w:line="360" w:lineRule="auto"/>
        <w:ind w:left="283"/>
        <w:rPr>
          <w:rFonts w:ascii="Times New Roman" w:hAnsi="Times New Roman" w:cs="Times New Roman"/>
          <w:position w:val="1"/>
          <w:sz w:val="30"/>
          <w:szCs w:val="30"/>
        </w:rPr>
      </w:pPr>
      <w:r w:rsidRPr="000D3C64">
        <w:rPr>
          <w:rFonts w:ascii="Times New Roman" w:hAnsi="Times New Roman" w:cs="Times New Roman"/>
          <w:position w:val="1"/>
          <w:sz w:val="30"/>
          <w:szCs w:val="30"/>
        </w:rPr>
        <w:tab/>
      </w:r>
      <w:r w:rsidRPr="000D3C64">
        <w:rPr>
          <w:rFonts w:ascii="Times New Roman" w:hAnsi="Times New Roman" w:cs="Times New Roman"/>
          <w:position w:val="1"/>
          <w:sz w:val="30"/>
          <w:szCs w:val="30"/>
        </w:rPr>
        <w:tab/>
        <w:t>c.   Only (2)                             d.  Only (4)</w:t>
      </w:r>
    </w:p>
    <w:p w:rsidR="002F569A" w:rsidRPr="000D3C64" w:rsidRDefault="002F569A" w:rsidP="000D3C64">
      <w:pPr>
        <w:autoSpaceDE w:val="0"/>
        <w:autoSpaceDN w:val="0"/>
        <w:adjustRightInd w:val="0"/>
        <w:spacing w:before="8"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1"/>
        </w:numPr>
        <w:autoSpaceDE w:val="0"/>
        <w:autoSpaceDN w:val="0"/>
        <w:adjustRightInd w:val="0"/>
        <w:spacing w:after="0" w:line="360" w:lineRule="auto"/>
        <w:ind w:right="1561"/>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  </w:t>
      </w:r>
      <w:r w:rsidRPr="000D3C64">
        <w:rPr>
          <w:rFonts w:ascii="Times New Roman" w:hAnsi="Times New Roman" w:cs="Times New Roman"/>
          <w:sz w:val="30"/>
          <w:szCs w:val="30"/>
        </w:rPr>
        <w:t>No camera is a phone.</w:t>
      </w:r>
    </w:p>
    <w:p w:rsidR="002F569A" w:rsidRPr="000D3C64" w:rsidRDefault="002F569A" w:rsidP="000D3C64">
      <w:pPr>
        <w:autoSpaceDE w:val="0"/>
        <w:autoSpaceDN w:val="0"/>
        <w:adjustRightInd w:val="0"/>
        <w:spacing w:after="0" w:line="360" w:lineRule="auto"/>
        <w:ind w:left="1490" w:right="1271"/>
        <w:rPr>
          <w:rFonts w:ascii="Times New Roman" w:hAnsi="Times New Roman" w:cs="Times New Roman"/>
          <w:sz w:val="30"/>
          <w:szCs w:val="30"/>
        </w:rPr>
      </w:pPr>
      <w:r w:rsidRPr="000D3C64">
        <w:rPr>
          <w:rFonts w:ascii="Times New Roman" w:hAnsi="Times New Roman" w:cs="Times New Roman"/>
          <w:sz w:val="30"/>
          <w:szCs w:val="30"/>
        </w:rPr>
        <w:t xml:space="preserve">All phones are watches. </w:t>
      </w:r>
    </w:p>
    <w:p w:rsidR="002F569A" w:rsidRPr="000D3C64" w:rsidRDefault="002F569A" w:rsidP="000D3C64">
      <w:pPr>
        <w:autoSpaceDE w:val="0"/>
        <w:autoSpaceDN w:val="0"/>
        <w:adjustRightInd w:val="0"/>
        <w:spacing w:after="0" w:line="360" w:lineRule="auto"/>
        <w:ind w:left="1490" w:right="1271"/>
        <w:rPr>
          <w:rFonts w:ascii="Times New Roman" w:hAnsi="Times New Roman" w:cs="Times New Roman"/>
          <w:sz w:val="30"/>
          <w:szCs w:val="30"/>
        </w:rPr>
      </w:pPr>
      <w:r w:rsidRPr="000D3C64">
        <w:rPr>
          <w:rFonts w:ascii="Times New Roman" w:hAnsi="Times New Roman" w:cs="Times New Roman"/>
          <w:sz w:val="30"/>
          <w:szCs w:val="30"/>
        </w:rPr>
        <w:t>All watches are batteries.</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All watches can never be cameras.</w:t>
      </w:r>
    </w:p>
    <w:p w:rsidR="002F569A" w:rsidRPr="000D3C64" w:rsidRDefault="002F569A" w:rsidP="000D3C64">
      <w:pPr>
        <w:autoSpaceDE w:val="0"/>
        <w:autoSpaceDN w:val="0"/>
        <w:adjustRightInd w:val="0"/>
        <w:spacing w:before="12" w:after="0" w:line="360" w:lineRule="auto"/>
        <w:ind w:left="395" w:right="72" w:firstLine="1136"/>
        <w:rPr>
          <w:rFonts w:ascii="Times New Roman" w:hAnsi="Times New Roman" w:cs="Times New Roman"/>
          <w:sz w:val="30"/>
          <w:szCs w:val="30"/>
        </w:rPr>
      </w:pPr>
      <w:r w:rsidRPr="000D3C64">
        <w:rPr>
          <w:rFonts w:ascii="Times New Roman" w:hAnsi="Times New Roman" w:cs="Times New Roman"/>
          <w:sz w:val="30"/>
          <w:szCs w:val="30"/>
        </w:rPr>
        <w:t xml:space="preserve">2.  All cameras are definitely batteries. </w:t>
      </w:r>
    </w:p>
    <w:p w:rsidR="002F569A" w:rsidRPr="000D3C64" w:rsidRDefault="002F569A" w:rsidP="000D3C64">
      <w:pPr>
        <w:autoSpaceDE w:val="0"/>
        <w:autoSpaceDN w:val="0"/>
        <w:adjustRightInd w:val="0"/>
        <w:spacing w:before="12" w:after="0" w:line="360" w:lineRule="auto"/>
        <w:ind w:left="395" w:right="72" w:firstLine="1136"/>
        <w:rPr>
          <w:rFonts w:ascii="Times New Roman" w:hAnsi="Times New Roman" w:cs="Times New Roman"/>
          <w:sz w:val="30"/>
          <w:szCs w:val="30"/>
        </w:rPr>
      </w:pPr>
      <w:r w:rsidRPr="000D3C64">
        <w:rPr>
          <w:rFonts w:ascii="Times New Roman" w:hAnsi="Times New Roman" w:cs="Times New Roman"/>
          <w:sz w:val="30"/>
          <w:szCs w:val="30"/>
        </w:rPr>
        <w:t>a.  Only (1)                             b.  Only (3)</w:t>
      </w:r>
    </w:p>
    <w:p w:rsidR="002F569A" w:rsidRPr="000D3C64" w:rsidRDefault="002F569A" w:rsidP="000D3C64">
      <w:pPr>
        <w:autoSpaceDE w:val="0"/>
        <w:autoSpaceDN w:val="0"/>
        <w:adjustRightInd w:val="0"/>
        <w:spacing w:before="12" w:after="0" w:line="360" w:lineRule="auto"/>
        <w:ind w:left="395" w:right="72" w:firstLine="1136"/>
        <w:rPr>
          <w:rFonts w:ascii="Times New Roman" w:hAnsi="Times New Roman" w:cs="Times New Roman"/>
          <w:sz w:val="30"/>
          <w:szCs w:val="30"/>
        </w:rPr>
      </w:pPr>
      <w:r w:rsidRPr="000D3C64">
        <w:rPr>
          <w:rFonts w:ascii="Times New Roman" w:hAnsi="Times New Roman" w:cs="Times New Roman"/>
          <w:sz w:val="30"/>
          <w:szCs w:val="30"/>
        </w:rPr>
        <w:t>c.   Only (2)                             d.  Only (4)</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1"/>
        </w:numPr>
        <w:autoSpaceDE w:val="0"/>
        <w:autoSpaceDN w:val="0"/>
        <w:adjustRightInd w:val="0"/>
        <w:spacing w:after="0" w:line="360" w:lineRule="auto"/>
        <w:ind w:right="833"/>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b/>
          <w:bCs/>
          <w:sz w:val="30"/>
          <w:szCs w:val="30"/>
        </w:rPr>
        <w:t xml:space="preserve">Statement:  </w:t>
      </w:r>
      <w:r w:rsidRPr="000D3C64">
        <w:rPr>
          <w:rFonts w:ascii="Times New Roman" w:hAnsi="Times New Roman" w:cs="Times New Roman"/>
          <w:sz w:val="30"/>
          <w:szCs w:val="30"/>
        </w:rPr>
        <w:t>Some animals are mangoose.</w:t>
      </w:r>
    </w:p>
    <w:p w:rsidR="002F569A" w:rsidRPr="000D3C64" w:rsidRDefault="002F569A" w:rsidP="000D3C64">
      <w:pPr>
        <w:autoSpaceDE w:val="0"/>
        <w:autoSpaceDN w:val="0"/>
        <w:adjustRightInd w:val="0"/>
        <w:spacing w:before="1" w:after="0" w:line="360" w:lineRule="auto"/>
        <w:ind w:left="1603" w:right="1200"/>
        <w:rPr>
          <w:rFonts w:ascii="Times New Roman" w:hAnsi="Times New Roman" w:cs="Times New Roman"/>
          <w:sz w:val="30"/>
          <w:szCs w:val="30"/>
        </w:rPr>
      </w:pPr>
      <w:r w:rsidRPr="000D3C64">
        <w:rPr>
          <w:rFonts w:ascii="Times New Roman" w:hAnsi="Times New Roman" w:cs="Times New Roman"/>
          <w:sz w:val="30"/>
          <w:szCs w:val="30"/>
        </w:rPr>
        <w:t xml:space="preserve">All mangoose are giraffe. </w:t>
      </w:r>
    </w:p>
    <w:p w:rsidR="002F569A" w:rsidRPr="000D3C64" w:rsidRDefault="002F569A" w:rsidP="000D3C64">
      <w:pPr>
        <w:autoSpaceDE w:val="0"/>
        <w:autoSpaceDN w:val="0"/>
        <w:adjustRightInd w:val="0"/>
        <w:spacing w:before="1" w:after="0" w:line="360" w:lineRule="auto"/>
        <w:ind w:left="1603" w:right="1200"/>
        <w:rPr>
          <w:rFonts w:ascii="Times New Roman" w:hAnsi="Times New Roman" w:cs="Times New Roman"/>
          <w:sz w:val="30"/>
          <w:szCs w:val="30"/>
        </w:rPr>
      </w:pPr>
      <w:r w:rsidRPr="000D3C64">
        <w:rPr>
          <w:rFonts w:ascii="Times New Roman" w:hAnsi="Times New Roman" w:cs="Times New Roman"/>
          <w:sz w:val="30"/>
          <w:szCs w:val="30"/>
        </w:rPr>
        <w:t>No giraffe is a bear.</w:t>
      </w:r>
    </w:p>
    <w:p w:rsidR="002F569A" w:rsidRPr="000D3C64" w:rsidRDefault="002F569A" w:rsidP="000D3C64">
      <w:pPr>
        <w:autoSpaceDE w:val="0"/>
        <w:autoSpaceDN w:val="0"/>
        <w:adjustRightInd w:val="0"/>
        <w:spacing w:before="2" w:after="0" w:line="360" w:lineRule="auto"/>
        <w:ind w:left="549"/>
        <w:rPr>
          <w:rFonts w:ascii="Times New Roman" w:hAnsi="Times New Roman" w:cs="Times New Roman"/>
          <w:sz w:val="30"/>
          <w:szCs w:val="30"/>
        </w:rPr>
      </w:pPr>
      <w:r w:rsidRPr="000D3C64">
        <w:rPr>
          <w:rFonts w:ascii="Times New Roman" w:hAnsi="Times New Roman" w:cs="Times New Roman"/>
          <w:b/>
          <w:bCs/>
          <w:sz w:val="30"/>
          <w:szCs w:val="30"/>
        </w:rPr>
        <w:t xml:space="preserve">Conclusions:  </w:t>
      </w:r>
      <w:r w:rsidRPr="000D3C64">
        <w:rPr>
          <w:rFonts w:ascii="Times New Roman" w:hAnsi="Times New Roman" w:cs="Times New Roman"/>
          <w:sz w:val="30"/>
          <w:szCs w:val="30"/>
        </w:rPr>
        <w:t>1. All giraffes are animals.</w:t>
      </w:r>
    </w:p>
    <w:p w:rsidR="002F569A" w:rsidRPr="000D3C64" w:rsidRDefault="002F569A" w:rsidP="000D3C64">
      <w:pPr>
        <w:autoSpaceDE w:val="0"/>
        <w:autoSpaceDN w:val="0"/>
        <w:adjustRightInd w:val="0"/>
        <w:spacing w:after="0" w:line="360" w:lineRule="auto"/>
        <w:ind w:left="395" w:right="614" w:firstLine="1407"/>
        <w:rPr>
          <w:rFonts w:ascii="Times New Roman" w:hAnsi="Times New Roman" w:cs="Times New Roman"/>
          <w:sz w:val="30"/>
          <w:szCs w:val="30"/>
        </w:rPr>
      </w:pPr>
      <w:r w:rsidRPr="000D3C64">
        <w:rPr>
          <w:rFonts w:ascii="Times New Roman" w:hAnsi="Times New Roman" w:cs="Times New Roman"/>
          <w:sz w:val="30"/>
          <w:szCs w:val="30"/>
        </w:rPr>
        <w:t xml:space="preserve">2.  Some giraffes are animals. </w:t>
      </w:r>
    </w:p>
    <w:p w:rsidR="002F569A" w:rsidRPr="000D3C64" w:rsidRDefault="002F569A" w:rsidP="000D3C64">
      <w:pPr>
        <w:autoSpaceDE w:val="0"/>
        <w:autoSpaceDN w:val="0"/>
        <w:adjustRightInd w:val="0"/>
        <w:spacing w:after="0" w:line="360" w:lineRule="auto"/>
        <w:ind w:left="395" w:right="614" w:firstLine="1407"/>
        <w:rPr>
          <w:rFonts w:ascii="Times New Roman" w:hAnsi="Times New Roman" w:cs="Times New Roman"/>
          <w:sz w:val="30"/>
          <w:szCs w:val="30"/>
        </w:rPr>
      </w:pPr>
      <w:r w:rsidRPr="000D3C64">
        <w:rPr>
          <w:rFonts w:ascii="Times New Roman" w:hAnsi="Times New Roman" w:cs="Times New Roman"/>
          <w:sz w:val="30"/>
          <w:szCs w:val="30"/>
        </w:rPr>
        <w:t>a.  Only (1)                             b.  Only (3)</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c.   Only (2)                             d.  Only (4)</w:t>
      </w:r>
    </w:p>
    <w:p w:rsidR="002F569A" w:rsidRPr="000D3C64" w:rsidRDefault="002F569A" w:rsidP="000D3C64">
      <w:pPr>
        <w:autoSpaceDE w:val="0"/>
        <w:autoSpaceDN w:val="0"/>
        <w:adjustRightInd w:val="0"/>
        <w:spacing w:after="0" w:line="360" w:lineRule="auto"/>
        <w:ind w:left="112" w:right="3497"/>
        <w:jc w:val="both"/>
        <w:rPr>
          <w:rFonts w:ascii="Times New Roman" w:hAnsi="Times New Roman" w:cs="Times New Roman"/>
          <w:sz w:val="30"/>
          <w:szCs w:val="30"/>
        </w:rPr>
      </w:pPr>
      <w:r w:rsidRPr="000D3C64">
        <w:rPr>
          <w:rFonts w:ascii="Times New Roman" w:hAnsi="Times New Roman" w:cs="Times New Roman"/>
          <w:sz w:val="30"/>
          <w:szCs w:val="30"/>
        </w:rPr>
        <w:t xml:space="preserve">6.  </w:t>
      </w:r>
      <w:r w:rsidRPr="000D3C64">
        <w:rPr>
          <w:rFonts w:ascii="Times New Roman" w:hAnsi="Times New Roman" w:cs="Times New Roman"/>
          <w:b/>
          <w:bCs/>
          <w:sz w:val="30"/>
          <w:szCs w:val="30"/>
        </w:rPr>
        <w:t>Statements</w:t>
      </w:r>
      <w:r w:rsidRPr="000D3C64">
        <w:rPr>
          <w:rFonts w:ascii="Times New Roman" w:hAnsi="Times New Roman" w:cs="Times New Roman"/>
          <w:sz w:val="30"/>
          <w:szCs w:val="30"/>
        </w:rPr>
        <w:t>:</w:t>
      </w:r>
    </w:p>
    <w:p w:rsidR="002F569A" w:rsidRPr="000D3C64" w:rsidRDefault="002F569A" w:rsidP="000D3C64">
      <w:pPr>
        <w:autoSpaceDE w:val="0"/>
        <w:autoSpaceDN w:val="0"/>
        <w:adjustRightInd w:val="0"/>
        <w:spacing w:after="0" w:line="360" w:lineRule="auto"/>
        <w:ind w:left="340"/>
        <w:rPr>
          <w:rFonts w:ascii="Times New Roman" w:hAnsi="Times New Roman" w:cs="Times New Roman"/>
          <w:sz w:val="30"/>
          <w:szCs w:val="30"/>
        </w:rPr>
      </w:pPr>
      <w:r w:rsidRPr="000D3C64">
        <w:rPr>
          <w:rFonts w:ascii="Times New Roman" w:hAnsi="Times New Roman" w:cs="Times New Roman"/>
          <w:sz w:val="30"/>
          <w:szCs w:val="30"/>
        </w:rPr>
        <w:t>Some gems are pendants.</w:t>
      </w:r>
    </w:p>
    <w:p w:rsidR="002F569A" w:rsidRPr="000D3C64" w:rsidRDefault="002F569A" w:rsidP="000D3C64">
      <w:pPr>
        <w:autoSpaceDE w:val="0"/>
        <w:autoSpaceDN w:val="0"/>
        <w:adjustRightInd w:val="0"/>
        <w:spacing w:after="0" w:line="360" w:lineRule="auto"/>
        <w:ind w:left="294" w:right="2344" w:firstLine="46"/>
        <w:rPr>
          <w:rFonts w:ascii="Times New Roman" w:hAnsi="Times New Roman" w:cs="Times New Roman"/>
          <w:sz w:val="30"/>
          <w:szCs w:val="30"/>
        </w:rPr>
      </w:pPr>
      <w:r w:rsidRPr="000D3C64">
        <w:rPr>
          <w:rFonts w:ascii="Times New Roman" w:hAnsi="Times New Roman" w:cs="Times New Roman"/>
          <w:sz w:val="30"/>
          <w:szCs w:val="30"/>
        </w:rPr>
        <w:t xml:space="preserve">Some pendants are metals. </w:t>
      </w:r>
    </w:p>
    <w:p w:rsidR="002F569A" w:rsidRPr="000D3C64" w:rsidRDefault="002F569A" w:rsidP="000D3C64">
      <w:pPr>
        <w:autoSpaceDE w:val="0"/>
        <w:autoSpaceDN w:val="0"/>
        <w:adjustRightInd w:val="0"/>
        <w:spacing w:after="0" w:line="360" w:lineRule="auto"/>
        <w:ind w:left="294" w:right="2344" w:firstLine="46"/>
        <w:rPr>
          <w:rFonts w:ascii="Times New Roman" w:hAnsi="Times New Roman" w:cs="Times New Roman"/>
          <w:sz w:val="30"/>
          <w:szCs w:val="30"/>
        </w:rPr>
      </w:pPr>
      <w:r w:rsidRPr="000D3C64">
        <w:rPr>
          <w:rFonts w:ascii="Times New Roman" w:hAnsi="Times New Roman" w:cs="Times New Roman"/>
          <w:sz w:val="30"/>
          <w:szCs w:val="30"/>
        </w:rPr>
        <w:t xml:space="preserve">All metals are gold. </w:t>
      </w:r>
    </w:p>
    <w:p w:rsidR="002F569A" w:rsidRPr="000D3C64" w:rsidRDefault="002F569A" w:rsidP="000D3C64">
      <w:pPr>
        <w:autoSpaceDE w:val="0"/>
        <w:autoSpaceDN w:val="0"/>
        <w:adjustRightInd w:val="0"/>
        <w:spacing w:after="0" w:line="360" w:lineRule="auto"/>
        <w:ind w:left="294" w:right="2344" w:firstLine="46"/>
        <w:rPr>
          <w:rFonts w:ascii="Times New Roman" w:hAnsi="Times New Roman" w:cs="Times New Roman"/>
          <w:sz w:val="30"/>
          <w:szCs w:val="30"/>
        </w:rPr>
      </w:pPr>
      <w:r w:rsidRPr="000D3C64">
        <w:rPr>
          <w:rFonts w:ascii="Times New Roman" w:hAnsi="Times New Roman" w:cs="Times New Roman"/>
          <w:b/>
          <w:bCs/>
          <w:sz w:val="30"/>
          <w:szCs w:val="30"/>
        </w:rPr>
        <w:t>Conclusions:</w:t>
      </w:r>
    </w:p>
    <w:p w:rsidR="002F569A" w:rsidRPr="000D3C64" w:rsidRDefault="002F569A" w:rsidP="000D3C64">
      <w:pPr>
        <w:autoSpaceDE w:val="0"/>
        <w:autoSpaceDN w:val="0"/>
        <w:adjustRightInd w:val="0"/>
        <w:spacing w:after="0" w:line="360" w:lineRule="auto"/>
        <w:ind w:left="371"/>
        <w:rPr>
          <w:rFonts w:ascii="Times New Roman" w:hAnsi="Times New Roman" w:cs="Times New Roman"/>
          <w:sz w:val="30"/>
          <w:szCs w:val="30"/>
        </w:rPr>
      </w:pPr>
      <w:r w:rsidRPr="000D3C64">
        <w:rPr>
          <w:rFonts w:ascii="Times New Roman" w:hAnsi="Times New Roman" w:cs="Times New Roman"/>
          <w:sz w:val="30"/>
          <w:szCs w:val="30"/>
        </w:rPr>
        <w:t>I.        Some gold are gems.</w:t>
      </w:r>
    </w:p>
    <w:p w:rsidR="002F569A" w:rsidRPr="000D3C64" w:rsidRDefault="002F569A" w:rsidP="000D3C64">
      <w:pPr>
        <w:autoSpaceDE w:val="0"/>
        <w:autoSpaceDN w:val="0"/>
        <w:adjustRightInd w:val="0"/>
        <w:spacing w:after="0" w:line="360" w:lineRule="auto"/>
        <w:ind w:left="321"/>
        <w:rPr>
          <w:rFonts w:ascii="Times New Roman" w:hAnsi="Times New Roman" w:cs="Times New Roman"/>
          <w:sz w:val="30"/>
          <w:szCs w:val="30"/>
        </w:rPr>
      </w:pPr>
      <w:r w:rsidRPr="000D3C64">
        <w:rPr>
          <w:rFonts w:ascii="Times New Roman" w:hAnsi="Times New Roman" w:cs="Times New Roman"/>
          <w:sz w:val="30"/>
          <w:szCs w:val="30"/>
        </w:rPr>
        <w:t>II.        No gold is a gem.</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12"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2F569A" w:rsidRPr="000D3C64" w:rsidRDefault="002F569A" w:rsidP="000D3C64">
      <w:pPr>
        <w:autoSpaceDE w:val="0"/>
        <w:autoSpaceDN w:val="0"/>
        <w:adjustRightInd w:val="0"/>
        <w:spacing w:after="0" w:line="360" w:lineRule="auto"/>
        <w:ind w:left="112"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2F569A" w:rsidRPr="000D3C64" w:rsidRDefault="002F569A" w:rsidP="000D3C64">
      <w:pPr>
        <w:autoSpaceDE w:val="0"/>
        <w:autoSpaceDN w:val="0"/>
        <w:adjustRightInd w:val="0"/>
        <w:spacing w:after="0" w:line="360" w:lineRule="auto"/>
        <w:ind w:left="112"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If   neither   conclusion   I   nor   conclusion   II   follows questions</w:t>
      </w:r>
    </w:p>
    <w:p w:rsidR="002F569A" w:rsidRPr="000D3C64" w:rsidRDefault="002F569A" w:rsidP="000D3C64">
      <w:pPr>
        <w:autoSpaceDE w:val="0"/>
        <w:autoSpaceDN w:val="0"/>
        <w:adjustRightInd w:val="0"/>
        <w:spacing w:before="5"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2F569A" w:rsidRPr="000D3C64" w:rsidRDefault="002F569A" w:rsidP="000D3C64">
      <w:pPr>
        <w:autoSpaceDE w:val="0"/>
        <w:autoSpaceDN w:val="0"/>
        <w:adjustRightInd w:val="0"/>
        <w:spacing w:after="0" w:line="360" w:lineRule="auto"/>
        <w:ind w:left="386"/>
        <w:rPr>
          <w:rFonts w:ascii="Times New Roman" w:hAnsi="Times New Roman" w:cs="Times New Roman"/>
          <w:sz w:val="30"/>
          <w:szCs w:val="30"/>
        </w:rPr>
      </w:pPr>
      <w:r w:rsidRPr="000D3C64">
        <w:rPr>
          <w:rFonts w:ascii="Times New Roman" w:hAnsi="Times New Roman" w:cs="Times New Roman"/>
          <w:sz w:val="30"/>
          <w:szCs w:val="30"/>
        </w:rPr>
        <w:t>Some boxes are machines.</w:t>
      </w:r>
    </w:p>
    <w:p w:rsidR="002F569A" w:rsidRPr="000D3C64" w:rsidRDefault="002F569A" w:rsidP="000D3C64">
      <w:pPr>
        <w:autoSpaceDE w:val="0"/>
        <w:autoSpaceDN w:val="0"/>
        <w:adjustRightInd w:val="0"/>
        <w:spacing w:before="1" w:after="0" w:line="360" w:lineRule="auto"/>
        <w:ind w:left="386" w:right="1955"/>
        <w:rPr>
          <w:rFonts w:ascii="Times New Roman" w:hAnsi="Times New Roman" w:cs="Times New Roman"/>
          <w:sz w:val="30"/>
          <w:szCs w:val="30"/>
        </w:rPr>
      </w:pPr>
      <w:r w:rsidRPr="000D3C64">
        <w:rPr>
          <w:rFonts w:ascii="Times New Roman" w:hAnsi="Times New Roman" w:cs="Times New Roman"/>
          <w:sz w:val="30"/>
          <w:szCs w:val="30"/>
        </w:rPr>
        <w:t xml:space="preserve">Some machines are computers. </w:t>
      </w:r>
    </w:p>
    <w:p w:rsidR="002F569A" w:rsidRPr="000D3C64" w:rsidRDefault="002F569A" w:rsidP="000D3C64">
      <w:pPr>
        <w:autoSpaceDE w:val="0"/>
        <w:autoSpaceDN w:val="0"/>
        <w:adjustRightInd w:val="0"/>
        <w:spacing w:before="1" w:after="0" w:line="360" w:lineRule="auto"/>
        <w:ind w:left="386" w:right="1955"/>
        <w:rPr>
          <w:rFonts w:ascii="Times New Roman" w:hAnsi="Times New Roman" w:cs="Times New Roman"/>
          <w:sz w:val="30"/>
          <w:szCs w:val="30"/>
        </w:rPr>
      </w:pPr>
      <w:r w:rsidRPr="000D3C64">
        <w:rPr>
          <w:rFonts w:ascii="Times New Roman" w:hAnsi="Times New Roman" w:cs="Times New Roman"/>
          <w:sz w:val="30"/>
          <w:szCs w:val="30"/>
        </w:rPr>
        <w:t xml:space="preserve">Some computers are phones. </w:t>
      </w:r>
    </w:p>
    <w:p w:rsidR="002F569A" w:rsidRPr="000D3C64" w:rsidRDefault="002F569A" w:rsidP="000D3C64">
      <w:pPr>
        <w:autoSpaceDE w:val="0"/>
        <w:autoSpaceDN w:val="0"/>
        <w:adjustRightInd w:val="0"/>
        <w:spacing w:before="1" w:after="0" w:line="360" w:lineRule="auto"/>
        <w:ind w:left="386" w:right="1955"/>
        <w:rPr>
          <w:rFonts w:ascii="Times New Roman" w:hAnsi="Times New Roman" w:cs="Times New Roman"/>
          <w:sz w:val="30"/>
          <w:szCs w:val="30"/>
        </w:rPr>
      </w:pPr>
      <w:r w:rsidRPr="000D3C64">
        <w:rPr>
          <w:rFonts w:ascii="Times New Roman" w:hAnsi="Times New Roman" w:cs="Times New Roman"/>
          <w:b/>
          <w:bCs/>
          <w:sz w:val="30"/>
          <w:szCs w:val="30"/>
        </w:rPr>
        <w:t>Conclusions:</w:t>
      </w:r>
    </w:p>
    <w:p w:rsidR="002F569A" w:rsidRPr="000D3C64" w:rsidRDefault="002F569A" w:rsidP="000D3C64">
      <w:pPr>
        <w:autoSpaceDE w:val="0"/>
        <w:autoSpaceDN w:val="0"/>
        <w:adjustRightInd w:val="0"/>
        <w:spacing w:after="0" w:line="360" w:lineRule="auto"/>
        <w:ind w:left="321" w:right="1784" w:firstLine="50"/>
        <w:rPr>
          <w:rFonts w:ascii="Times New Roman" w:hAnsi="Times New Roman" w:cs="Times New Roman"/>
          <w:sz w:val="30"/>
          <w:szCs w:val="30"/>
        </w:rPr>
      </w:pPr>
      <w:r w:rsidRPr="000D3C64">
        <w:rPr>
          <w:rFonts w:ascii="Times New Roman" w:hAnsi="Times New Roman" w:cs="Times New Roman"/>
          <w:sz w:val="30"/>
          <w:szCs w:val="30"/>
        </w:rPr>
        <w:t xml:space="preserve">I.        Some phones are machines. </w:t>
      </w:r>
    </w:p>
    <w:p w:rsidR="002F569A" w:rsidRPr="000D3C64" w:rsidRDefault="002F569A" w:rsidP="000D3C64">
      <w:pPr>
        <w:autoSpaceDE w:val="0"/>
        <w:autoSpaceDN w:val="0"/>
        <w:adjustRightInd w:val="0"/>
        <w:spacing w:after="0" w:line="360" w:lineRule="auto"/>
        <w:ind w:left="321" w:right="1784" w:firstLine="50"/>
        <w:rPr>
          <w:rFonts w:ascii="Times New Roman" w:hAnsi="Times New Roman" w:cs="Times New Roman"/>
          <w:sz w:val="30"/>
          <w:szCs w:val="30"/>
        </w:rPr>
      </w:pPr>
      <w:r w:rsidRPr="000D3C64">
        <w:rPr>
          <w:rFonts w:ascii="Times New Roman" w:hAnsi="Times New Roman" w:cs="Times New Roman"/>
          <w:sz w:val="30"/>
          <w:szCs w:val="30"/>
        </w:rPr>
        <w:t>II.        Some machines are boxes.</w:t>
      </w:r>
    </w:p>
    <w:p w:rsidR="002F569A" w:rsidRPr="000D3C64" w:rsidRDefault="002F569A" w:rsidP="000D3C64">
      <w:pPr>
        <w:autoSpaceDE w:val="0"/>
        <w:autoSpaceDN w:val="0"/>
        <w:adjustRightInd w:val="0"/>
        <w:spacing w:after="0" w:line="360" w:lineRule="auto"/>
        <w:ind w:right="1784"/>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2F569A" w:rsidRPr="000D3C64" w:rsidRDefault="002F569A"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2F569A" w:rsidRPr="000D3C64" w:rsidRDefault="002F569A"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2F569A" w:rsidRPr="000D3C64" w:rsidRDefault="002F569A" w:rsidP="000D3C64">
      <w:pPr>
        <w:autoSpaceDE w:val="0"/>
        <w:autoSpaceDN w:val="0"/>
        <w:adjustRightInd w:val="0"/>
        <w:spacing w:after="0" w:line="360" w:lineRule="auto"/>
        <w:ind w:right="1784"/>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 questions</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2F569A" w:rsidRPr="000D3C64" w:rsidRDefault="002F569A"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sz w:val="30"/>
          <w:szCs w:val="30"/>
        </w:rPr>
        <w:t xml:space="preserve">Some gems are fivestars. </w:t>
      </w:r>
    </w:p>
    <w:p w:rsidR="002F569A" w:rsidRPr="000D3C64" w:rsidRDefault="002F569A"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sz w:val="30"/>
          <w:szCs w:val="30"/>
        </w:rPr>
        <w:t xml:space="preserve">Some fivestars are munch. </w:t>
      </w:r>
    </w:p>
    <w:p w:rsidR="002F569A" w:rsidRPr="000D3C64" w:rsidRDefault="002F569A"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sz w:val="30"/>
          <w:szCs w:val="30"/>
        </w:rPr>
        <w:t xml:space="preserve">All munches are dairy milk. </w:t>
      </w:r>
    </w:p>
    <w:p w:rsidR="002F569A" w:rsidRPr="000D3C64" w:rsidRDefault="002F569A" w:rsidP="000D3C64">
      <w:pPr>
        <w:autoSpaceDE w:val="0"/>
        <w:autoSpaceDN w:val="0"/>
        <w:adjustRightInd w:val="0"/>
        <w:spacing w:before="1" w:after="0" w:line="360" w:lineRule="auto"/>
        <w:ind w:left="395" w:right="2310"/>
        <w:rPr>
          <w:rFonts w:ascii="Times New Roman" w:hAnsi="Times New Roman" w:cs="Times New Roman"/>
          <w:sz w:val="30"/>
          <w:szCs w:val="30"/>
        </w:rPr>
      </w:pPr>
      <w:r w:rsidRPr="000D3C64">
        <w:rPr>
          <w:rFonts w:ascii="Times New Roman" w:hAnsi="Times New Roman" w:cs="Times New Roman"/>
          <w:b/>
          <w:bCs/>
          <w:sz w:val="30"/>
          <w:szCs w:val="30"/>
        </w:rPr>
        <w:t>Conclusions:</w:t>
      </w:r>
    </w:p>
    <w:p w:rsidR="002F569A" w:rsidRPr="000D3C64" w:rsidRDefault="002F569A" w:rsidP="000D3C64">
      <w:pPr>
        <w:autoSpaceDE w:val="0"/>
        <w:autoSpaceDN w:val="0"/>
        <w:adjustRightInd w:val="0"/>
        <w:spacing w:after="0" w:line="360" w:lineRule="auto"/>
        <w:ind w:left="395" w:right="1930"/>
        <w:rPr>
          <w:rFonts w:ascii="Times New Roman" w:hAnsi="Times New Roman" w:cs="Times New Roman"/>
          <w:sz w:val="30"/>
          <w:szCs w:val="30"/>
        </w:rPr>
      </w:pPr>
      <w:r w:rsidRPr="000D3C64">
        <w:rPr>
          <w:rFonts w:ascii="Times New Roman" w:hAnsi="Times New Roman" w:cs="Times New Roman"/>
          <w:sz w:val="30"/>
          <w:szCs w:val="30"/>
        </w:rPr>
        <w:t xml:space="preserve">I.       Some diary milk are gems. </w:t>
      </w:r>
    </w:p>
    <w:p w:rsidR="002F569A" w:rsidRPr="000D3C64" w:rsidRDefault="002F569A" w:rsidP="000D3C64">
      <w:pPr>
        <w:autoSpaceDE w:val="0"/>
        <w:autoSpaceDN w:val="0"/>
        <w:adjustRightInd w:val="0"/>
        <w:spacing w:after="0" w:line="360" w:lineRule="auto"/>
        <w:ind w:left="395" w:right="1930"/>
        <w:rPr>
          <w:rFonts w:ascii="Times New Roman" w:hAnsi="Times New Roman" w:cs="Times New Roman"/>
          <w:sz w:val="30"/>
          <w:szCs w:val="30"/>
        </w:rPr>
      </w:pPr>
      <w:r w:rsidRPr="000D3C64">
        <w:rPr>
          <w:rFonts w:ascii="Times New Roman" w:hAnsi="Times New Roman" w:cs="Times New Roman"/>
          <w:sz w:val="30"/>
          <w:szCs w:val="30"/>
        </w:rPr>
        <w:t>II.      No diary milk is a gem.</w:t>
      </w:r>
    </w:p>
    <w:p w:rsidR="002F569A" w:rsidRPr="000D3C64" w:rsidRDefault="002F569A" w:rsidP="000D3C64">
      <w:pPr>
        <w:autoSpaceDE w:val="0"/>
        <w:autoSpaceDN w:val="0"/>
        <w:adjustRightInd w:val="0"/>
        <w:spacing w:after="0" w:line="360" w:lineRule="auto"/>
        <w:ind w:right="1930"/>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2F569A" w:rsidRPr="000D3C64" w:rsidRDefault="002F569A"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2F569A" w:rsidRPr="000D3C64" w:rsidRDefault="002F569A"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2F569A" w:rsidRPr="000D3C64" w:rsidRDefault="002F569A"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 questions</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2F569A" w:rsidRPr="000D3C64" w:rsidRDefault="002F569A"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2F569A" w:rsidRPr="000D3C64" w:rsidRDefault="002F569A"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2F569A" w:rsidRPr="000D3C64" w:rsidRDefault="002F569A"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2F569A" w:rsidRPr="000D3C64" w:rsidRDefault="002F569A" w:rsidP="000D3C64">
      <w:pPr>
        <w:autoSpaceDE w:val="0"/>
        <w:autoSpaceDN w:val="0"/>
        <w:adjustRightInd w:val="0"/>
        <w:spacing w:after="0" w:line="360" w:lineRule="auto"/>
        <w:ind w:left="112" w:right="3497"/>
        <w:jc w:val="both"/>
        <w:rPr>
          <w:rFonts w:ascii="Times New Roman" w:hAnsi="Times New Roman" w:cs="Times New Roman"/>
          <w:b/>
          <w:bCs/>
          <w:sz w:val="30"/>
          <w:szCs w:val="30"/>
        </w:rPr>
      </w:pPr>
    </w:p>
    <w:p w:rsidR="002F569A" w:rsidRPr="000D3C64" w:rsidRDefault="002F569A"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All cats are monkeys</w:t>
      </w:r>
    </w:p>
    <w:p w:rsidR="002F569A" w:rsidRPr="000D3C64" w:rsidRDefault="002F569A" w:rsidP="000D3C64">
      <w:pPr>
        <w:autoSpaceDE w:val="0"/>
        <w:autoSpaceDN w:val="0"/>
        <w:adjustRightInd w:val="0"/>
        <w:spacing w:before="1" w:after="0" w:line="360" w:lineRule="auto"/>
        <w:ind w:left="395" w:right="2362"/>
        <w:jc w:val="both"/>
        <w:rPr>
          <w:rFonts w:ascii="Times New Roman" w:hAnsi="Times New Roman" w:cs="Times New Roman"/>
          <w:sz w:val="30"/>
          <w:szCs w:val="30"/>
        </w:rPr>
      </w:pPr>
      <w:r w:rsidRPr="000D3C64">
        <w:rPr>
          <w:rFonts w:ascii="Times New Roman" w:hAnsi="Times New Roman" w:cs="Times New Roman"/>
          <w:sz w:val="30"/>
          <w:szCs w:val="30"/>
        </w:rPr>
        <w:t xml:space="preserve">All monkeys are elephants </w:t>
      </w:r>
    </w:p>
    <w:p w:rsidR="002F569A" w:rsidRPr="000D3C64" w:rsidRDefault="002F569A" w:rsidP="000D3C64">
      <w:pPr>
        <w:autoSpaceDE w:val="0"/>
        <w:autoSpaceDN w:val="0"/>
        <w:adjustRightInd w:val="0"/>
        <w:spacing w:before="1" w:after="0" w:line="360" w:lineRule="auto"/>
        <w:ind w:left="395" w:right="2362"/>
        <w:jc w:val="both"/>
        <w:rPr>
          <w:rFonts w:ascii="Times New Roman" w:hAnsi="Times New Roman" w:cs="Times New Roman"/>
          <w:sz w:val="30"/>
          <w:szCs w:val="30"/>
        </w:rPr>
      </w:pPr>
      <w:r w:rsidRPr="000D3C64">
        <w:rPr>
          <w:rFonts w:ascii="Times New Roman" w:hAnsi="Times New Roman" w:cs="Times New Roman"/>
          <w:sz w:val="30"/>
          <w:szCs w:val="30"/>
        </w:rPr>
        <w:t xml:space="preserve">Some elephants are lions. </w:t>
      </w:r>
    </w:p>
    <w:p w:rsidR="002F569A" w:rsidRPr="000D3C64" w:rsidRDefault="002F569A" w:rsidP="000D3C64">
      <w:pPr>
        <w:autoSpaceDE w:val="0"/>
        <w:autoSpaceDN w:val="0"/>
        <w:adjustRightInd w:val="0"/>
        <w:spacing w:before="1" w:after="0" w:line="360" w:lineRule="auto"/>
        <w:ind w:left="395" w:right="2362"/>
        <w:jc w:val="both"/>
        <w:rPr>
          <w:rFonts w:ascii="Times New Roman" w:hAnsi="Times New Roman" w:cs="Times New Roman"/>
          <w:sz w:val="30"/>
          <w:szCs w:val="30"/>
        </w:rPr>
      </w:pPr>
      <w:r w:rsidRPr="000D3C64">
        <w:rPr>
          <w:rFonts w:ascii="Times New Roman" w:hAnsi="Times New Roman" w:cs="Times New Roman"/>
          <w:b/>
          <w:bCs/>
          <w:sz w:val="30"/>
          <w:szCs w:val="30"/>
        </w:rPr>
        <w:t>Conclusions:</w:t>
      </w:r>
    </w:p>
    <w:p w:rsidR="002F569A" w:rsidRPr="000D3C64" w:rsidRDefault="002F569A" w:rsidP="000D3C64">
      <w:pPr>
        <w:autoSpaceDE w:val="0"/>
        <w:autoSpaceDN w:val="0"/>
        <w:adjustRightInd w:val="0"/>
        <w:spacing w:after="0" w:line="360" w:lineRule="auto"/>
        <w:ind w:left="395" w:right="2278"/>
        <w:rPr>
          <w:rFonts w:ascii="Times New Roman" w:hAnsi="Times New Roman" w:cs="Times New Roman"/>
          <w:sz w:val="30"/>
          <w:szCs w:val="30"/>
        </w:rPr>
      </w:pPr>
      <w:r w:rsidRPr="000D3C64">
        <w:rPr>
          <w:rFonts w:ascii="Times New Roman" w:hAnsi="Times New Roman" w:cs="Times New Roman"/>
          <w:sz w:val="30"/>
          <w:szCs w:val="30"/>
        </w:rPr>
        <w:t xml:space="preserve">I.       All cats are elephants. </w:t>
      </w:r>
    </w:p>
    <w:p w:rsidR="002F569A" w:rsidRPr="000D3C64" w:rsidRDefault="002F569A" w:rsidP="000D3C64">
      <w:pPr>
        <w:autoSpaceDE w:val="0"/>
        <w:autoSpaceDN w:val="0"/>
        <w:adjustRightInd w:val="0"/>
        <w:spacing w:after="0" w:line="360" w:lineRule="auto"/>
        <w:ind w:left="395" w:right="2278"/>
        <w:rPr>
          <w:rFonts w:ascii="Times New Roman" w:hAnsi="Times New Roman" w:cs="Times New Roman"/>
          <w:sz w:val="30"/>
          <w:szCs w:val="30"/>
        </w:rPr>
      </w:pPr>
      <w:r w:rsidRPr="000D3C64">
        <w:rPr>
          <w:rFonts w:ascii="Times New Roman" w:hAnsi="Times New Roman" w:cs="Times New Roman"/>
          <w:sz w:val="30"/>
          <w:szCs w:val="30"/>
        </w:rPr>
        <w:t>II.      Some lions are cats.</w:t>
      </w:r>
    </w:p>
    <w:p w:rsidR="002F569A" w:rsidRPr="000D3C64" w:rsidRDefault="002F569A" w:rsidP="000D3C64">
      <w:pPr>
        <w:autoSpaceDE w:val="0"/>
        <w:autoSpaceDN w:val="0"/>
        <w:adjustRightInd w:val="0"/>
        <w:spacing w:after="0" w:line="360" w:lineRule="auto"/>
        <w:ind w:right="2278"/>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2F569A" w:rsidRPr="000D3C64" w:rsidRDefault="002F569A"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2F569A" w:rsidRPr="000D3C64" w:rsidRDefault="002F569A"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2F569A" w:rsidRPr="000D3C64" w:rsidRDefault="002F569A"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 questions</w:t>
      </w:r>
    </w:p>
    <w:p w:rsidR="002F569A" w:rsidRPr="000D3C64" w:rsidRDefault="002F569A" w:rsidP="000D3C64">
      <w:pPr>
        <w:autoSpaceDE w:val="0"/>
        <w:autoSpaceDN w:val="0"/>
        <w:adjustRightInd w:val="0"/>
        <w:spacing w:after="0" w:line="360" w:lineRule="auto"/>
        <w:ind w:right="2278"/>
        <w:rPr>
          <w:rFonts w:ascii="Times New Roman" w:hAnsi="Times New Roman" w:cs="Times New Roman"/>
          <w:sz w:val="30"/>
          <w:szCs w:val="30"/>
        </w:rPr>
      </w:pP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pStyle w:val="ListParagraph"/>
        <w:numPr>
          <w:ilvl w:val="0"/>
          <w:numId w:val="382"/>
        </w:numPr>
        <w:autoSpaceDE w:val="0"/>
        <w:autoSpaceDN w:val="0"/>
        <w:adjustRightInd w:val="0"/>
        <w:spacing w:after="0" w:line="360" w:lineRule="auto"/>
        <w:ind w:right="3497"/>
        <w:jc w:val="both"/>
        <w:rPr>
          <w:rFonts w:ascii="Times New Roman" w:hAnsi="Times New Roman" w:cs="Times New Roman"/>
          <w:sz w:val="30"/>
          <w:szCs w:val="30"/>
        </w:rPr>
      </w:pPr>
      <w:r w:rsidRPr="000D3C64">
        <w:rPr>
          <w:rFonts w:ascii="Times New Roman" w:hAnsi="Times New Roman" w:cs="Times New Roman"/>
          <w:b/>
          <w:bCs/>
          <w:sz w:val="30"/>
          <w:szCs w:val="30"/>
        </w:rPr>
        <w:t xml:space="preserve">   Statements:</w:t>
      </w:r>
    </w:p>
    <w:p w:rsidR="002F569A" w:rsidRPr="000D3C64" w:rsidRDefault="002F569A"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 xml:space="preserve">Some blades are knives. </w:t>
      </w:r>
    </w:p>
    <w:p w:rsidR="002F569A" w:rsidRPr="000D3C64" w:rsidRDefault="002F569A"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 xml:space="preserve">Some knives are tables. </w:t>
      </w:r>
    </w:p>
    <w:p w:rsidR="002F569A" w:rsidRPr="000D3C64" w:rsidRDefault="002F569A"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All tables are books.</w:t>
      </w:r>
    </w:p>
    <w:p w:rsidR="002F569A" w:rsidRPr="000D3C64" w:rsidRDefault="002F569A" w:rsidP="000D3C64">
      <w:pPr>
        <w:autoSpaceDE w:val="0"/>
        <w:autoSpaceDN w:val="0"/>
        <w:adjustRightInd w:val="0"/>
        <w:spacing w:before="1" w:after="0" w:line="360" w:lineRule="auto"/>
        <w:ind w:left="395" w:right="2554"/>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2F569A" w:rsidRPr="000D3C64" w:rsidRDefault="002F569A" w:rsidP="000D3C64">
      <w:pPr>
        <w:autoSpaceDE w:val="0"/>
        <w:autoSpaceDN w:val="0"/>
        <w:adjustRightInd w:val="0"/>
        <w:spacing w:after="0" w:line="360" w:lineRule="auto"/>
        <w:ind w:left="284"/>
        <w:rPr>
          <w:rFonts w:ascii="Times New Roman" w:hAnsi="Times New Roman" w:cs="Times New Roman"/>
          <w:sz w:val="30"/>
          <w:szCs w:val="30"/>
        </w:rPr>
      </w:pPr>
      <w:r w:rsidRPr="000D3C64">
        <w:rPr>
          <w:rFonts w:ascii="Times New Roman" w:hAnsi="Times New Roman" w:cs="Times New Roman"/>
          <w:b/>
          <w:bCs/>
          <w:sz w:val="30"/>
          <w:szCs w:val="30"/>
        </w:rPr>
        <w:t>Conclusions:</w:t>
      </w:r>
    </w:p>
    <w:p w:rsidR="002F569A" w:rsidRPr="000D3C64" w:rsidRDefault="002F569A" w:rsidP="000D3C64">
      <w:pPr>
        <w:autoSpaceDE w:val="0"/>
        <w:autoSpaceDN w:val="0"/>
        <w:adjustRightInd w:val="0"/>
        <w:spacing w:after="0" w:line="360" w:lineRule="auto"/>
        <w:ind w:left="284" w:right="2250"/>
        <w:rPr>
          <w:rFonts w:ascii="Times New Roman" w:hAnsi="Times New Roman" w:cs="Times New Roman"/>
          <w:sz w:val="30"/>
          <w:szCs w:val="30"/>
        </w:rPr>
      </w:pPr>
      <w:r w:rsidRPr="000D3C64">
        <w:rPr>
          <w:rFonts w:ascii="Times New Roman" w:hAnsi="Times New Roman" w:cs="Times New Roman"/>
          <w:sz w:val="30"/>
          <w:szCs w:val="30"/>
        </w:rPr>
        <w:t xml:space="preserve">I.       Some books are knives. </w:t>
      </w:r>
    </w:p>
    <w:p w:rsidR="002F569A" w:rsidRPr="000D3C64" w:rsidRDefault="002F569A" w:rsidP="000D3C64">
      <w:pPr>
        <w:autoSpaceDE w:val="0"/>
        <w:autoSpaceDN w:val="0"/>
        <w:adjustRightInd w:val="0"/>
        <w:spacing w:after="0" w:line="360" w:lineRule="auto"/>
        <w:ind w:left="284" w:right="2250"/>
        <w:rPr>
          <w:rFonts w:ascii="Times New Roman" w:hAnsi="Times New Roman" w:cs="Times New Roman"/>
          <w:sz w:val="30"/>
          <w:szCs w:val="30"/>
        </w:rPr>
      </w:pPr>
      <w:r w:rsidRPr="000D3C64">
        <w:rPr>
          <w:rFonts w:ascii="Times New Roman" w:hAnsi="Times New Roman" w:cs="Times New Roman"/>
          <w:sz w:val="30"/>
          <w:szCs w:val="30"/>
        </w:rPr>
        <w:t>II.      Some books are blades.</w:t>
      </w:r>
    </w:p>
    <w:p w:rsidR="002F569A" w:rsidRPr="000D3C64" w:rsidRDefault="002F569A" w:rsidP="000D3C64">
      <w:pPr>
        <w:autoSpaceDE w:val="0"/>
        <w:autoSpaceDN w:val="0"/>
        <w:adjustRightInd w:val="0"/>
        <w:spacing w:after="0" w:line="360" w:lineRule="auto"/>
        <w:ind w:right="2250"/>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2362"/>
        <w:jc w:val="both"/>
        <w:rPr>
          <w:rFonts w:ascii="Times New Roman" w:hAnsi="Times New Roman" w:cs="Times New Roman"/>
          <w:sz w:val="30"/>
          <w:szCs w:val="30"/>
        </w:rPr>
      </w:pPr>
      <w:r w:rsidRPr="000D3C64">
        <w:rPr>
          <w:rFonts w:ascii="Times New Roman" w:hAnsi="Times New Roman" w:cs="Times New Roman"/>
          <w:sz w:val="30"/>
          <w:szCs w:val="30"/>
        </w:rPr>
        <w:t>(A) If only conclusion I follows</w:t>
      </w:r>
    </w:p>
    <w:p w:rsidR="002F569A" w:rsidRPr="000D3C64" w:rsidRDefault="002F569A" w:rsidP="000D3C64">
      <w:pPr>
        <w:autoSpaceDE w:val="0"/>
        <w:autoSpaceDN w:val="0"/>
        <w:adjustRightInd w:val="0"/>
        <w:spacing w:after="0" w:line="360" w:lineRule="auto"/>
        <w:ind w:right="2324"/>
        <w:jc w:val="both"/>
        <w:rPr>
          <w:rFonts w:ascii="Times New Roman" w:hAnsi="Times New Roman" w:cs="Times New Roman"/>
          <w:sz w:val="30"/>
          <w:szCs w:val="30"/>
        </w:rPr>
      </w:pPr>
      <w:r w:rsidRPr="000D3C64">
        <w:rPr>
          <w:rFonts w:ascii="Times New Roman" w:hAnsi="Times New Roman" w:cs="Times New Roman"/>
          <w:sz w:val="30"/>
          <w:szCs w:val="30"/>
        </w:rPr>
        <w:t>(B) If only conclusion II follows</w:t>
      </w:r>
    </w:p>
    <w:p w:rsidR="002F569A" w:rsidRPr="000D3C64" w:rsidRDefault="002F569A" w:rsidP="000D3C64">
      <w:pPr>
        <w:autoSpaceDE w:val="0"/>
        <w:autoSpaceDN w:val="0"/>
        <w:adjustRightInd w:val="0"/>
        <w:spacing w:after="0" w:line="360" w:lineRule="auto"/>
        <w:ind w:right="961"/>
        <w:jc w:val="both"/>
        <w:rPr>
          <w:rFonts w:ascii="Times New Roman" w:hAnsi="Times New Roman" w:cs="Times New Roman"/>
          <w:sz w:val="30"/>
          <w:szCs w:val="30"/>
        </w:rPr>
      </w:pPr>
      <w:r w:rsidRPr="000D3C64">
        <w:rPr>
          <w:rFonts w:ascii="Times New Roman" w:hAnsi="Times New Roman" w:cs="Times New Roman"/>
          <w:sz w:val="30"/>
          <w:szCs w:val="30"/>
        </w:rPr>
        <w:t>(C) If either conclusion I or conclusion II follows</w:t>
      </w:r>
    </w:p>
    <w:p w:rsidR="002F569A" w:rsidRPr="000D3C64" w:rsidRDefault="002F569A"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(D)   If   neither   conclusion   I   nor  conclusion  II  follows</w:t>
      </w:r>
    </w:p>
    <w:p w:rsidR="002F569A" w:rsidRPr="000D3C64" w:rsidRDefault="002F569A" w:rsidP="000D3C64">
      <w:pPr>
        <w:autoSpaceDE w:val="0"/>
        <w:autoSpaceDN w:val="0"/>
        <w:adjustRightInd w:val="0"/>
        <w:spacing w:after="0" w:line="360" w:lineRule="auto"/>
        <w:ind w:right="1930"/>
        <w:rPr>
          <w:rFonts w:ascii="Times New Roman" w:hAnsi="Times New Roman" w:cs="Times New Roman"/>
          <w:sz w:val="30"/>
          <w:szCs w:val="30"/>
        </w:rPr>
      </w:pPr>
      <w:r w:rsidRPr="000D3C64">
        <w:rPr>
          <w:rFonts w:ascii="Times New Roman" w:hAnsi="Times New Roman" w:cs="Times New Roman"/>
          <w:sz w:val="30"/>
          <w:szCs w:val="30"/>
        </w:rPr>
        <w:t>Questions</w:t>
      </w:r>
    </w:p>
    <w:p w:rsidR="002F569A" w:rsidRPr="000D3C64" w:rsidRDefault="002F569A" w:rsidP="000D3C64">
      <w:pPr>
        <w:autoSpaceDE w:val="0"/>
        <w:autoSpaceDN w:val="0"/>
        <w:adjustRightInd w:val="0"/>
        <w:spacing w:after="0" w:line="360" w:lineRule="auto"/>
        <w:ind w:right="1930"/>
        <w:rPr>
          <w:rFonts w:ascii="Times New Roman" w:hAnsi="Times New Roman" w:cs="Times New Roman"/>
          <w:sz w:val="30"/>
          <w:szCs w:val="30"/>
        </w:rPr>
      </w:pPr>
    </w:p>
    <w:p w:rsidR="002F569A" w:rsidRPr="000D3C64" w:rsidRDefault="002F569A" w:rsidP="000D3C64">
      <w:pPr>
        <w:pStyle w:val="Default"/>
        <w:spacing w:line="360" w:lineRule="auto"/>
        <w:rPr>
          <w:sz w:val="30"/>
          <w:szCs w:val="30"/>
        </w:rPr>
      </w:pPr>
      <w:r w:rsidRPr="000D3C64">
        <w:rPr>
          <w:sz w:val="30"/>
          <w:szCs w:val="30"/>
        </w:rPr>
        <w:t xml:space="preserve">. </w:t>
      </w:r>
      <w:r w:rsidRPr="000D3C64">
        <w:rPr>
          <w:b/>
          <w:bCs/>
          <w:sz w:val="30"/>
          <w:szCs w:val="30"/>
        </w:rPr>
        <w:t xml:space="preserve">Statements: </w:t>
      </w:r>
      <w:r w:rsidRPr="000D3C64">
        <w:rPr>
          <w:sz w:val="30"/>
          <w:szCs w:val="30"/>
        </w:rPr>
        <w:t xml:space="preserve">All the locks are keys. </w:t>
      </w:r>
    </w:p>
    <w:p w:rsidR="002F569A" w:rsidRPr="000D3C64" w:rsidRDefault="002F569A" w:rsidP="000D3C64">
      <w:pPr>
        <w:pStyle w:val="Default"/>
        <w:spacing w:line="360" w:lineRule="auto"/>
        <w:rPr>
          <w:sz w:val="30"/>
          <w:szCs w:val="30"/>
        </w:rPr>
      </w:pPr>
      <w:r w:rsidRPr="000D3C64">
        <w:rPr>
          <w:sz w:val="30"/>
          <w:szCs w:val="30"/>
        </w:rPr>
        <w:t xml:space="preserve">All the keys are bats. Some watches are bats. </w:t>
      </w:r>
    </w:p>
    <w:p w:rsidR="002F569A" w:rsidRPr="000D3C64" w:rsidRDefault="002F569A"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Some bats are locks. </w:t>
      </w:r>
    </w:p>
    <w:p w:rsidR="002F569A" w:rsidRPr="000D3C64" w:rsidRDefault="002F569A" w:rsidP="000D3C64">
      <w:pPr>
        <w:pStyle w:val="Default"/>
        <w:spacing w:line="360" w:lineRule="auto"/>
        <w:rPr>
          <w:sz w:val="30"/>
          <w:szCs w:val="30"/>
        </w:rPr>
      </w:pPr>
      <w:r w:rsidRPr="000D3C64">
        <w:rPr>
          <w:sz w:val="30"/>
          <w:szCs w:val="30"/>
        </w:rPr>
        <w:t xml:space="preserve">2. Some watches are Keys </w:t>
      </w:r>
    </w:p>
    <w:p w:rsidR="002F569A" w:rsidRPr="000D3C64" w:rsidRDefault="002F569A" w:rsidP="000D3C64">
      <w:pPr>
        <w:pStyle w:val="Default"/>
        <w:spacing w:line="360" w:lineRule="auto"/>
        <w:rPr>
          <w:sz w:val="30"/>
          <w:szCs w:val="30"/>
        </w:rPr>
      </w:pPr>
      <w:r w:rsidRPr="000D3C64">
        <w:rPr>
          <w:sz w:val="30"/>
          <w:szCs w:val="30"/>
        </w:rPr>
        <w:t xml:space="preserve">3. All the keys are locks </w:t>
      </w:r>
    </w:p>
    <w:p w:rsidR="002F569A" w:rsidRPr="000D3C64" w:rsidRDefault="002F569A" w:rsidP="000D3C64">
      <w:pPr>
        <w:pStyle w:val="Default"/>
        <w:spacing w:line="360" w:lineRule="auto"/>
        <w:rPr>
          <w:sz w:val="30"/>
          <w:szCs w:val="30"/>
        </w:rPr>
      </w:pPr>
      <w:r w:rsidRPr="000D3C64">
        <w:rPr>
          <w:sz w:val="30"/>
          <w:szCs w:val="30"/>
        </w:rPr>
        <w:t xml:space="preserve">a. Only (1) and (2) b. Only (1) </w:t>
      </w:r>
    </w:p>
    <w:p w:rsidR="002F569A" w:rsidRPr="000D3C64" w:rsidRDefault="002F569A" w:rsidP="000D3C64">
      <w:pPr>
        <w:pStyle w:val="Default"/>
        <w:spacing w:line="360" w:lineRule="auto"/>
        <w:rPr>
          <w:sz w:val="30"/>
          <w:szCs w:val="30"/>
        </w:rPr>
      </w:pPr>
      <w:r w:rsidRPr="000D3C64">
        <w:rPr>
          <w:sz w:val="30"/>
          <w:szCs w:val="30"/>
        </w:rPr>
        <w:t xml:space="preserve">c. Only (2) d. Only (1) and (3) </w:t>
      </w:r>
    </w:p>
    <w:p w:rsidR="002F569A" w:rsidRPr="000D3C64" w:rsidRDefault="002F569A" w:rsidP="000D3C64">
      <w:pPr>
        <w:pStyle w:val="Default"/>
        <w:spacing w:line="360" w:lineRule="auto"/>
        <w:rPr>
          <w:sz w:val="30"/>
          <w:szCs w:val="30"/>
        </w:rPr>
      </w:pPr>
      <w:r w:rsidRPr="000D3C64">
        <w:rPr>
          <w:sz w:val="30"/>
          <w:szCs w:val="30"/>
        </w:rPr>
        <w:t xml:space="preserve">7. </w:t>
      </w:r>
      <w:r w:rsidRPr="000D3C64">
        <w:rPr>
          <w:b/>
          <w:bCs/>
          <w:sz w:val="30"/>
          <w:szCs w:val="30"/>
        </w:rPr>
        <w:t xml:space="preserve">Statements: </w:t>
      </w:r>
      <w:r w:rsidRPr="000D3C64">
        <w:rPr>
          <w:sz w:val="30"/>
          <w:szCs w:val="30"/>
        </w:rPr>
        <w:t xml:space="preserve">Some questions are answers. </w:t>
      </w:r>
    </w:p>
    <w:p w:rsidR="002F569A" w:rsidRPr="000D3C64" w:rsidRDefault="002F569A" w:rsidP="000D3C64">
      <w:pPr>
        <w:pStyle w:val="Default"/>
        <w:spacing w:line="360" w:lineRule="auto"/>
        <w:rPr>
          <w:sz w:val="30"/>
          <w:szCs w:val="30"/>
        </w:rPr>
      </w:pPr>
      <w:r w:rsidRPr="000D3C64">
        <w:rPr>
          <w:sz w:val="30"/>
          <w:szCs w:val="30"/>
        </w:rPr>
        <w:t xml:space="preserve">Some answers are writers. </w:t>
      </w:r>
    </w:p>
    <w:p w:rsidR="002F569A" w:rsidRPr="000D3C64" w:rsidRDefault="002F569A" w:rsidP="000D3C64">
      <w:pPr>
        <w:pStyle w:val="Default"/>
        <w:spacing w:line="360" w:lineRule="auto"/>
        <w:rPr>
          <w:sz w:val="30"/>
          <w:szCs w:val="30"/>
        </w:rPr>
      </w:pPr>
      <w:r w:rsidRPr="000D3C64">
        <w:rPr>
          <w:sz w:val="30"/>
          <w:szCs w:val="30"/>
        </w:rPr>
        <w:t xml:space="preserve">All the writers are poets. </w:t>
      </w:r>
    </w:p>
    <w:p w:rsidR="002F569A" w:rsidRPr="000D3C64" w:rsidRDefault="002F569A"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1.Some writers are answers. </w:t>
      </w:r>
    </w:p>
    <w:p w:rsidR="002F569A" w:rsidRPr="000D3C64" w:rsidRDefault="002F569A" w:rsidP="000D3C64">
      <w:pPr>
        <w:pStyle w:val="Default"/>
        <w:spacing w:line="360" w:lineRule="auto"/>
        <w:rPr>
          <w:sz w:val="30"/>
          <w:szCs w:val="30"/>
        </w:rPr>
      </w:pPr>
      <w:r w:rsidRPr="000D3C64">
        <w:rPr>
          <w:sz w:val="30"/>
          <w:szCs w:val="30"/>
        </w:rPr>
        <w:t xml:space="preserve">2. Some poets are questions. </w:t>
      </w:r>
    </w:p>
    <w:p w:rsidR="002F569A" w:rsidRPr="000D3C64" w:rsidRDefault="002F569A" w:rsidP="000D3C64">
      <w:pPr>
        <w:pStyle w:val="Default"/>
        <w:spacing w:line="360" w:lineRule="auto"/>
        <w:rPr>
          <w:sz w:val="30"/>
          <w:szCs w:val="30"/>
        </w:rPr>
      </w:pPr>
      <w:r w:rsidRPr="000D3C64">
        <w:rPr>
          <w:sz w:val="30"/>
          <w:szCs w:val="30"/>
        </w:rPr>
        <w:t xml:space="preserve">3. All the questions are poets. </w:t>
      </w:r>
    </w:p>
    <w:p w:rsidR="002F569A" w:rsidRPr="000D3C64" w:rsidRDefault="002F569A" w:rsidP="000D3C64">
      <w:pPr>
        <w:pStyle w:val="Default"/>
        <w:spacing w:line="360" w:lineRule="auto"/>
        <w:rPr>
          <w:sz w:val="30"/>
          <w:szCs w:val="30"/>
        </w:rPr>
      </w:pPr>
      <w:r w:rsidRPr="000D3C64">
        <w:rPr>
          <w:sz w:val="30"/>
          <w:szCs w:val="30"/>
        </w:rPr>
        <w:t xml:space="preserve">4. Some poets are answers. </w:t>
      </w:r>
    </w:p>
    <w:p w:rsidR="002F569A" w:rsidRPr="000D3C64" w:rsidRDefault="002F569A" w:rsidP="000D3C64">
      <w:pPr>
        <w:pStyle w:val="Default"/>
        <w:spacing w:line="360" w:lineRule="auto"/>
        <w:rPr>
          <w:sz w:val="30"/>
          <w:szCs w:val="30"/>
        </w:rPr>
      </w:pPr>
      <w:r w:rsidRPr="000D3C64">
        <w:rPr>
          <w:sz w:val="30"/>
          <w:szCs w:val="30"/>
        </w:rPr>
        <w:t xml:space="preserve">a. Only (1) and (2) b. Only (1) and (4) </w:t>
      </w:r>
    </w:p>
    <w:p w:rsidR="002F569A" w:rsidRPr="000D3C64" w:rsidRDefault="002F569A" w:rsidP="000D3C64">
      <w:pPr>
        <w:pStyle w:val="Default"/>
        <w:spacing w:line="360" w:lineRule="auto"/>
        <w:rPr>
          <w:sz w:val="30"/>
          <w:szCs w:val="30"/>
        </w:rPr>
      </w:pPr>
      <w:r w:rsidRPr="000D3C64">
        <w:rPr>
          <w:sz w:val="30"/>
          <w:szCs w:val="30"/>
        </w:rPr>
        <w:t xml:space="preserve">c. Only (1) and (3) d. Only (2) and (4) </w:t>
      </w:r>
    </w:p>
    <w:p w:rsidR="002F569A" w:rsidRPr="000D3C64" w:rsidRDefault="002F569A" w:rsidP="000D3C64">
      <w:pPr>
        <w:pStyle w:val="Default"/>
        <w:spacing w:line="360" w:lineRule="auto"/>
        <w:rPr>
          <w:sz w:val="30"/>
          <w:szCs w:val="30"/>
        </w:rPr>
      </w:pPr>
      <w:r w:rsidRPr="000D3C64">
        <w:rPr>
          <w:sz w:val="30"/>
          <w:szCs w:val="30"/>
        </w:rPr>
        <w:t xml:space="preserve">8. </w:t>
      </w:r>
      <w:r w:rsidRPr="000D3C64">
        <w:rPr>
          <w:b/>
          <w:bCs/>
          <w:sz w:val="30"/>
          <w:szCs w:val="30"/>
        </w:rPr>
        <w:t xml:space="preserve">Statements: </w:t>
      </w:r>
      <w:r w:rsidRPr="000D3C64">
        <w:rPr>
          <w:sz w:val="30"/>
          <w:szCs w:val="30"/>
        </w:rPr>
        <w:t xml:space="preserve">Some envelops are gums. </w:t>
      </w:r>
    </w:p>
    <w:p w:rsidR="002F569A" w:rsidRPr="000D3C64" w:rsidRDefault="002F569A" w:rsidP="000D3C64">
      <w:pPr>
        <w:pStyle w:val="Default"/>
        <w:spacing w:line="360" w:lineRule="auto"/>
        <w:rPr>
          <w:sz w:val="30"/>
          <w:szCs w:val="30"/>
        </w:rPr>
      </w:pPr>
      <w:r w:rsidRPr="000D3C64">
        <w:rPr>
          <w:sz w:val="30"/>
          <w:szCs w:val="30"/>
        </w:rPr>
        <w:t xml:space="preserve">Some gums are seals. </w:t>
      </w:r>
    </w:p>
    <w:p w:rsidR="002F569A" w:rsidRPr="000D3C64" w:rsidRDefault="002F569A" w:rsidP="000D3C64">
      <w:pPr>
        <w:pStyle w:val="Default"/>
        <w:spacing w:line="360" w:lineRule="auto"/>
        <w:rPr>
          <w:sz w:val="30"/>
          <w:szCs w:val="30"/>
        </w:rPr>
      </w:pPr>
      <w:r w:rsidRPr="000D3C64">
        <w:rPr>
          <w:sz w:val="30"/>
          <w:szCs w:val="30"/>
        </w:rPr>
        <w:t xml:space="preserve">Some seals are adhesives. </w:t>
      </w:r>
    </w:p>
    <w:p w:rsidR="002F569A" w:rsidRPr="000D3C64" w:rsidRDefault="002F569A"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Some envelopes are seals. </w:t>
      </w:r>
    </w:p>
    <w:p w:rsidR="002F569A" w:rsidRPr="000D3C64" w:rsidRDefault="002F569A" w:rsidP="000D3C64">
      <w:pPr>
        <w:pStyle w:val="Default"/>
        <w:spacing w:line="360" w:lineRule="auto"/>
        <w:rPr>
          <w:sz w:val="30"/>
          <w:szCs w:val="30"/>
        </w:rPr>
      </w:pPr>
      <w:r w:rsidRPr="000D3C64">
        <w:rPr>
          <w:sz w:val="30"/>
          <w:szCs w:val="30"/>
        </w:rPr>
        <w:t xml:space="preserve">2. Some gums are adhesives. </w:t>
      </w:r>
    </w:p>
    <w:p w:rsidR="002F569A" w:rsidRPr="000D3C64" w:rsidRDefault="002F569A" w:rsidP="000D3C64">
      <w:pPr>
        <w:pStyle w:val="Default"/>
        <w:spacing w:line="360" w:lineRule="auto"/>
        <w:rPr>
          <w:sz w:val="30"/>
          <w:szCs w:val="30"/>
        </w:rPr>
      </w:pPr>
      <w:r w:rsidRPr="000D3C64">
        <w:rPr>
          <w:sz w:val="30"/>
          <w:szCs w:val="30"/>
        </w:rPr>
        <w:t xml:space="preserve">3. Some adhesives are seals. </w:t>
      </w:r>
    </w:p>
    <w:p w:rsidR="002F569A" w:rsidRPr="000D3C64" w:rsidRDefault="002F569A" w:rsidP="000D3C64">
      <w:pPr>
        <w:pStyle w:val="Default"/>
        <w:spacing w:line="360" w:lineRule="auto"/>
        <w:rPr>
          <w:sz w:val="30"/>
          <w:szCs w:val="30"/>
        </w:rPr>
      </w:pPr>
      <w:r w:rsidRPr="000D3C64">
        <w:rPr>
          <w:sz w:val="30"/>
          <w:szCs w:val="30"/>
        </w:rPr>
        <w:t xml:space="preserve">4. Some adhesives are gums. </w:t>
      </w:r>
    </w:p>
    <w:p w:rsidR="002F569A" w:rsidRPr="000D3C64" w:rsidRDefault="002F569A" w:rsidP="000D3C64">
      <w:pPr>
        <w:pStyle w:val="Default"/>
        <w:spacing w:line="360" w:lineRule="auto"/>
        <w:rPr>
          <w:sz w:val="30"/>
          <w:szCs w:val="30"/>
        </w:rPr>
      </w:pPr>
      <w:r w:rsidRPr="000D3C64">
        <w:rPr>
          <w:sz w:val="30"/>
          <w:szCs w:val="30"/>
        </w:rPr>
        <w:t xml:space="preserve">a. Only (3) b. Only (1) </w:t>
      </w:r>
    </w:p>
    <w:p w:rsidR="002F569A" w:rsidRPr="000D3C64" w:rsidRDefault="002F569A" w:rsidP="000D3C64">
      <w:pPr>
        <w:pStyle w:val="Default"/>
        <w:spacing w:line="360" w:lineRule="auto"/>
        <w:rPr>
          <w:sz w:val="30"/>
          <w:szCs w:val="30"/>
        </w:rPr>
      </w:pPr>
      <w:r w:rsidRPr="000D3C64">
        <w:rPr>
          <w:sz w:val="30"/>
          <w:szCs w:val="30"/>
        </w:rPr>
        <w:t xml:space="preserve">c. Only (2) d. Only (4) </w:t>
      </w:r>
    </w:p>
    <w:p w:rsidR="002F569A" w:rsidRPr="000D3C64" w:rsidRDefault="002F569A" w:rsidP="000D3C64">
      <w:pPr>
        <w:pStyle w:val="Default"/>
        <w:spacing w:line="360" w:lineRule="auto"/>
        <w:rPr>
          <w:sz w:val="30"/>
          <w:szCs w:val="30"/>
        </w:rPr>
      </w:pPr>
      <w:r w:rsidRPr="000D3C64">
        <w:rPr>
          <w:sz w:val="30"/>
          <w:szCs w:val="30"/>
        </w:rPr>
        <w:t xml:space="preserve">9. </w:t>
      </w:r>
      <w:r w:rsidRPr="000D3C64">
        <w:rPr>
          <w:b/>
          <w:bCs/>
          <w:sz w:val="30"/>
          <w:szCs w:val="30"/>
        </w:rPr>
        <w:t xml:space="preserve">Statement: </w:t>
      </w:r>
      <w:r w:rsidRPr="000D3C64">
        <w:rPr>
          <w:sz w:val="30"/>
          <w:szCs w:val="30"/>
        </w:rPr>
        <w:t xml:space="preserve">No camera is a phone. </w:t>
      </w:r>
    </w:p>
    <w:p w:rsidR="002F569A" w:rsidRPr="000D3C64" w:rsidRDefault="002F569A" w:rsidP="000D3C64">
      <w:pPr>
        <w:pStyle w:val="Default"/>
        <w:spacing w:line="360" w:lineRule="auto"/>
        <w:rPr>
          <w:sz w:val="30"/>
          <w:szCs w:val="30"/>
        </w:rPr>
      </w:pPr>
      <w:r w:rsidRPr="000D3C64">
        <w:rPr>
          <w:sz w:val="30"/>
          <w:szCs w:val="30"/>
        </w:rPr>
        <w:t xml:space="preserve">All phones are watches. </w:t>
      </w:r>
    </w:p>
    <w:p w:rsidR="002F569A" w:rsidRPr="000D3C64" w:rsidRDefault="002F569A" w:rsidP="000D3C64">
      <w:pPr>
        <w:pStyle w:val="Default"/>
        <w:spacing w:line="360" w:lineRule="auto"/>
        <w:rPr>
          <w:sz w:val="30"/>
          <w:szCs w:val="30"/>
        </w:rPr>
      </w:pPr>
      <w:r w:rsidRPr="000D3C64">
        <w:rPr>
          <w:sz w:val="30"/>
          <w:szCs w:val="30"/>
        </w:rPr>
        <w:t xml:space="preserve">All watches are batteries. </w:t>
      </w:r>
    </w:p>
    <w:p w:rsidR="002F569A" w:rsidRPr="000D3C64" w:rsidRDefault="002F569A"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All watches can never be cameras. </w:t>
      </w:r>
    </w:p>
    <w:p w:rsidR="002F569A" w:rsidRPr="000D3C64" w:rsidRDefault="002F569A" w:rsidP="000D3C64">
      <w:pPr>
        <w:pStyle w:val="Default"/>
        <w:spacing w:line="360" w:lineRule="auto"/>
        <w:rPr>
          <w:sz w:val="30"/>
          <w:szCs w:val="30"/>
        </w:rPr>
      </w:pPr>
      <w:r w:rsidRPr="000D3C64">
        <w:rPr>
          <w:sz w:val="30"/>
          <w:szCs w:val="30"/>
        </w:rPr>
        <w:t xml:space="preserve">2. All cameras are definitely batteries. </w:t>
      </w:r>
    </w:p>
    <w:p w:rsidR="002F569A" w:rsidRPr="000D3C64" w:rsidRDefault="002F569A" w:rsidP="000D3C64">
      <w:pPr>
        <w:pStyle w:val="Default"/>
        <w:spacing w:line="360" w:lineRule="auto"/>
        <w:rPr>
          <w:sz w:val="30"/>
          <w:szCs w:val="30"/>
        </w:rPr>
      </w:pPr>
      <w:r w:rsidRPr="000D3C64">
        <w:rPr>
          <w:sz w:val="30"/>
          <w:szCs w:val="30"/>
        </w:rPr>
        <w:t xml:space="preserve">a. Only (1) b. Only (3) </w:t>
      </w:r>
    </w:p>
    <w:p w:rsidR="002F569A" w:rsidRPr="000D3C64" w:rsidRDefault="002F569A" w:rsidP="000D3C64">
      <w:pPr>
        <w:pStyle w:val="Default"/>
        <w:spacing w:line="360" w:lineRule="auto"/>
        <w:rPr>
          <w:sz w:val="30"/>
          <w:szCs w:val="30"/>
        </w:rPr>
      </w:pPr>
      <w:r w:rsidRPr="000D3C64">
        <w:rPr>
          <w:sz w:val="30"/>
          <w:szCs w:val="30"/>
        </w:rPr>
        <w:t xml:space="preserve">c. Only (2) d. Only (4) </w:t>
      </w:r>
    </w:p>
    <w:p w:rsidR="002F569A" w:rsidRPr="000D3C64" w:rsidRDefault="002F569A" w:rsidP="000D3C64">
      <w:pPr>
        <w:pStyle w:val="Default"/>
        <w:spacing w:line="360" w:lineRule="auto"/>
        <w:rPr>
          <w:sz w:val="30"/>
          <w:szCs w:val="30"/>
        </w:rPr>
      </w:pPr>
      <w:r w:rsidRPr="000D3C64">
        <w:rPr>
          <w:sz w:val="30"/>
          <w:szCs w:val="30"/>
        </w:rPr>
        <w:t xml:space="preserve">10. </w:t>
      </w:r>
      <w:r w:rsidRPr="000D3C64">
        <w:rPr>
          <w:b/>
          <w:bCs/>
          <w:sz w:val="30"/>
          <w:szCs w:val="30"/>
        </w:rPr>
        <w:t xml:space="preserve">Statement: </w:t>
      </w:r>
      <w:r w:rsidRPr="000D3C64">
        <w:rPr>
          <w:sz w:val="30"/>
          <w:szCs w:val="30"/>
        </w:rPr>
        <w:t xml:space="preserve">Some animals are mangoose. </w:t>
      </w:r>
    </w:p>
    <w:p w:rsidR="002F569A" w:rsidRPr="000D3C64" w:rsidRDefault="002F569A" w:rsidP="000D3C64">
      <w:pPr>
        <w:pStyle w:val="Default"/>
        <w:spacing w:line="360" w:lineRule="auto"/>
        <w:rPr>
          <w:sz w:val="30"/>
          <w:szCs w:val="30"/>
        </w:rPr>
      </w:pPr>
      <w:r w:rsidRPr="000D3C64">
        <w:rPr>
          <w:sz w:val="30"/>
          <w:szCs w:val="30"/>
        </w:rPr>
        <w:t xml:space="preserve">All mangoose are giraffe. </w:t>
      </w:r>
    </w:p>
    <w:p w:rsidR="002F569A" w:rsidRPr="000D3C64" w:rsidRDefault="002F569A" w:rsidP="000D3C64">
      <w:pPr>
        <w:pStyle w:val="Default"/>
        <w:spacing w:line="360" w:lineRule="auto"/>
        <w:rPr>
          <w:sz w:val="30"/>
          <w:szCs w:val="30"/>
        </w:rPr>
      </w:pPr>
      <w:r w:rsidRPr="000D3C64">
        <w:rPr>
          <w:sz w:val="30"/>
          <w:szCs w:val="30"/>
        </w:rPr>
        <w:t xml:space="preserve">No giraffe is a bear. </w:t>
      </w:r>
    </w:p>
    <w:p w:rsidR="002F569A" w:rsidRPr="000D3C64" w:rsidRDefault="002F569A" w:rsidP="000D3C64">
      <w:pPr>
        <w:pStyle w:val="Default"/>
        <w:spacing w:line="360" w:lineRule="auto"/>
        <w:rPr>
          <w:sz w:val="30"/>
          <w:szCs w:val="30"/>
        </w:rPr>
      </w:pPr>
      <w:r w:rsidRPr="000D3C64">
        <w:rPr>
          <w:b/>
          <w:bCs/>
          <w:sz w:val="30"/>
          <w:szCs w:val="30"/>
        </w:rPr>
        <w:t xml:space="preserve">Conclusions: </w:t>
      </w:r>
      <w:r w:rsidRPr="000D3C64">
        <w:rPr>
          <w:sz w:val="30"/>
          <w:szCs w:val="30"/>
        </w:rPr>
        <w:t xml:space="preserve">1. All giraffes are animals. </w:t>
      </w:r>
    </w:p>
    <w:p w:rsidR="002F569A" w:rsidRPr="000D3C64" w:rsidRDefault="002F569A" w:rsidP="000D3C64">
      <w:pPr>
        <w:pStyle w:val="Default"/>
        <w:spacing w:line="360" w:lineRule="auto"/>
        <w:rPr>
          <w:sz w:val="30"/>
          <w:szCs w:val="30"/>
        </w:rPr>
      </w:pPr>
      <w:r w:rsidRPr="000D3C64">
        <w:rPr>
          <w:sz w:val="30"/>
          <w:szCs w:val="30"/>
        </w:rPr>
        <w:t xml:space="preserve">2. Some giraffes are animals. </w:t>
      </w:r>
    </w:p>
    <w:p w:rsidR="002F569A" w:rsidRPr="000D3C64" w:rsidRDefault="002F569A" w:rsidP="000D3C64">
      <w:pPr>
        <w:pStyle w:val="Default"/>
        <w:spacing w:line="360" w:lineRule="auto"/>
        <w:rPr>
          <w:sz w:val="30"/>
          <w:szCs w:val="30"/>
        </w:rPr>
      </w:pPr>
      <w:r w:rsidRPr="000D3C64">
        <w:rPr>
          <w:sz w:val="30"/>
          <w:szCs w:val="30"/>
        </w:rPr>
        <w:t xml:space="preserve">a. Only (1) b. Only (3)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 Only (2) d. Only (4)</w:t>
      </w:r>
    </w:p>
    <w:p w:rsidR="002F569A" w:rsidRPr="000D3C64" w:rsidRDefault="002F569A" w:rsidP="000D3C64">
      <w:pPr>
        <w:spacing w:line="360" w:lineRule="auto"/>
        <w:jc w:val="both"/>
        <w:rPr>
          <w:rFonts w:ascii="Times New Roman" w:hAnsi="Times New Roman" w:cs="Times New Roman"/>
          <w:sz w:val="30"/>
          <w:szCs w:val="30"/>
        </w:rPr>
      </w:pPr>
    </w:p>
    <w:p w:rsidR="001E5040" w:rsidRPr="000D3C64" w:rsidRDefault="001E5040" w:rsidP="000D3C64">
      <w:pPr>
        <w:pStyle w:val="Heading1"/>
        <w:spacing w:line="360" w:lineRule="auto"/>
        <w:rPr>
          <w:rFonts w:ascii="Times New Roman" w:hAnsi="Times New Roman" w:cs="Times New Roman"/>
          <w:sz w:val="30"/>
          <w:szCs w:val="30"/>
        </w:rPr>
      </w:pPr>
      <w:bookmarkStart w:id="45" w:name="_Toc10562447"/>
      <w:r w:rsidRPr="000D3C64">
        <w:rPr>
          <w:rFonts w:ascii="Times New Roman" w:hAnsi="Times New Roman" w:cs="Times New Roman"/>
          <w:sz w:val="30"/>
          <w:szCs w:val="30"/>
        </w:rPr>
        <w:t>Theme Detection</w:t>
      </w:r>
      <w:bookmarkEnd w:id="45"/>
    </w:p>
    <w:p w:rsidR="001E5040" w:rsidRPr="000D3C64" w:rsidRDefault="001E5040" w:rsidP="000D3C64">
      <w:pPr>
        <w:pStyle w:val="Default"/>
        <w:spacing w:line="360" w:lineRule="auto"/>
        <w:rPr>
          <w:sz w:val="30"/>
          <w:szCs w:val="30"/>
        </w:rPr>
      </w:pPr>
      <w:r w:rsidRPr="000D3C64">
        <w:rPr>
          <w:sz w:val="30"/>
          <w:szCs w:val="30"/>
        </w:rPr>
        <w:t xml:space="preserve">1. Sales taxes tend to be regressive, affecting poor people more severely than wealthy people. When all purchases of consumer goods are taxed at a fixed percentage of the purchase price, poor people pay a larger proportion of their income in sales taxes than wealthy people do. </w:t>
      </w:r>
    </w:p>
    <w:p w:rsidR="001E5040" w:rsidRPr="000D3C64" w:rsidRDefault="001E5040" w:rsidP="000D3C64">
      <w:pPr>
        <w:pStyle w:val="Default"/>
        <w:spacing w:line="360" w:lineRule="auto"/>
        <w:rPr>
          <w:sz w:val="30"/>
          <w:szCs w:val="30"/>
        </w:rPr>
      </w:pPr>
      <w:r w:rsidRPr="000D3C64">
        <w:rPr>
          <w:sz w:val="30"/>
          <w:szCs w:val="30"/>
        </w:rPr>
        <w:t xml:space="preserve">It can be correctly inferred on the basis of the statements above that which of the following is true? </w:t>
      </w:r>
    </w:p>
    <w:p w:rsidR="001E5040" w:rsidRPr="000D3C64" w:rsidRDefault="001E5040" w:rsidP="000D3C64">
      <w:pPr>
        <w:pStyle w:val="Default"/>
        <w:spacing w:line="360" w:lineRule="auto"/>
        <w:rPr>
          <w:sz w:val="30"/>
          <w:szCs w:val="30"/>
        </w:rPr>
      </w:pPr>
      <w:r w:rsidRPr="000D3C64">
        <w:rPr>
          <w:sz w:val="30"/>
          <w:szCs w:val="30"/>
        </w:rPr>
        <w:t xml:space="preserve">a. Poor people constitute a larger proportion of the taxpaying population than wealthy people do. </w:t>
      </w:r>
    </w:p>
    <w:p w:rsidR="001E5040" w:rsidRPr="000D3C64" w:rsidRDefault="001E5040" w:rsidP="000D3C64">
      <w:pPr>
        <w:pStyle w:val="Default"/>
        <w:spacing w:line="360" w:lineRule="auto"/>
        <w:rPr>
          <w:sz w:val="30"/>
          <w:szCs w:val="30"/>
        </w:rPr>
      </w:pPr>
      <w:r w:rsidRPr="000D3C64">
        <w:rPr>
          <w:sz w:val="30"/>
          <w:szCs w:val="30"/>
        </w:rPr>
        <w:t xml:space="preserve">b. Poor people spend a larger proportion of their income on purchases of consumer goods than wealthy people do. </w:t>
      </w:r>
    </w:p>
    <w:p w:rsidR="001E5040" w:rsidRPr="000D3C64" w:rsidRDefault="001E5040" w:rsidP="000D3C64">
      <w:pPr>
        <w:pStyle w:val="Default"/>
        <w:spacing w:line="360" w:lineRule="auto"/>
        <w:rPr>
          <w:sz w:val="30"/>
          <w:szCs w:val="30"/>
        </w:rPr>
      </w:pPr>
      <w:r w:rsidRPr="000D3C64">
        <w:rPr>
          <w:sz w:val="30"/>
          <w:szCs w:val="30"/>
        </w:rPr>
        <w:t xml:space="preserve">c. Wealthy people pay, on average, a larger amount of sales taxes than poor people do. </w:t>
      </w:r>
    </w:p>
    <w:p w:rsidR="001E5040" w:rsidRPr="000D3C64" w:rsidRDefault="001E5040" w:rsidP="000D3C64">
      <w:pPr>
        <w:pStyle w:val="Default"/>
        <w:spacing w:line="360" w:lineRule="auto"/>
        <w:rPr>
          <w:sz w:val="30"/>
          <w:szCs w:val="30"/>
        </w:rPr>
      </w:pPr>
      <w:r w:rsidRPr="000D3C64">
        <w:rPr>
          <w:sz w:val="30"/>
          <w:szCs w:val="30"/>
        </w:rPr>
        <w:t xml:space="preserve">d. The total amount spent by all poor people on purchases of consumer goods exceeds the total amount spent by all wealthy people on consumer goods.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2. Reviewing historical data, medical researchers in California found that counties with the largest number of television sets per capita have had the lowest incidence of a serious brain disease, mosquito-borne encephalitis. The researchers have concluded that people in these counties stay indoors more and thus avoid exposure to the disease. </w:t>
      </w:r>
    </w:p>
    <w:p w:rsidR="001E5040" w:rsidRPr="000D3C64" w:rsidRDefault="001E5040" w:rsidP="000D3C64">
      <w:pPr>
        <w:pStyle w:val="Default"/>
        <w:spacing w:line="360" w:lineRule="auto"/>
        <w:rPr>
          <w:sz w:val="30"/>
          <w:szCs w:val="30"/>
        </w:rPr>
      </w:pPr>
      <w:r w:rsidRPr="000D3C64">
        <w:rPr>
          <w:sz w:val="30"/>
          <w:szCs w:val="30"/>
        </w:rPr>
        <w:t xml:space="preserve">The researchers' conclusion would be most strengthened if which of the following were true? </w:t>
      </w:r>
    </w:p>
    <w:p w:rsidR="001E5040" w:rsidRPr="000D3C64" w:rsidRDefault="001E5040" w:rsidP="000D3C64">
      <w:pPr>
        <w:pStyle w:val="Default"/>
        <w:spacing w:line="360" w:lineRule="auto"/>
        <w:rPr>
          <w:sz w:val="30"/>
          <w:szCs w:val="30"/>
        </w:rPr>
      </w:pPr>
      <w:r w:rsidRPr="000D3C64">
        <w:rPr>
          <w:sz w:val="30"/>
          <w:szCs w:val="30"/>
        </w:rPr>
        <w:t xml:space="preserve">a. Programs designed to control the size of disease- bearing mosquito populations have not affected the incidence of mosquito- borne encephalitis. </w:t>
      </w:r>
    </w:p>
    <w:p w:rsidR="001E5040" w:rsidRPr="000D3C64" w:rsidRDefault="001E5040" w:rsidP="000D3C64">
      <w:pPr>
        <w:pStyle w:val="Default"/>
        <w:spacing w:line="360" w:lineRule="auto"/>
        <w:rPr>
          <w:sz w:val="30"/>
          <w:szCs w:val="30"/>
        </w:rPr>
      </w:pPr>
      <w:r w:rsidRPr="000D3C64">
        <w:rPr>
          <w:sz w:val="30"/>
          <w:szCs w:val="30"/>
        </w:rPr>
        <w:t xml:space="preserve">b. The occupations of county residents affect their risk of exposure to mosquito-borne encephalitis more than does television-watching. </w:t>
      </w:r>
    </w:p>
    <w:p w:rsidR="001E5040" w:rsidRPr="000D3C64" w:rsidRDefault="001E5040" w:rsidP="000D3C64">
      <w:pPr>
        <w:pStyle w:val="Default"/>
        <w:spacing w:line="360" w:lineRule="auto"/>
        <w:rPr>
          <w:sz w:val="30"/>
          <w:szCs w:val="30"/>
        </w:rPr>
      </w:pPr>
      <w:r w:rsidRPr="000D3C64">
        <w:rPr>
          <w:sz w:val="30"/>
          <w:szCs w:val="30"/>
        </w:rPr>
        <w:t xml:space="preserve">c. The incidence of mosquito-borne encephalitis in </w:t>
      </w:r>
    </w:p>
    <w:p w:rsidR="001E5040" w:rsidRPr="000D3C64" w:rsidRDefault="001E5040" w:rsidP="000D3C64">
      <w:pPr>
        <w:pStyle w:val="Default"/>
        <w:spacing w:line="360" w:lineRule="auto"/>
        <w:rPr>
          <w:sz w:val="30"/>
          <w:szCs w:val="30"/>
        </w:rPr>
      </w:pPr>
      <w:r w:rsidRPr="000D3C64">
        <w:rPr>
          <w:sz w:val="30"/>
          <w:szCs w:val="30"/>
        </w:rPr>
        <w:t xml:space="preserve">counties with the largest number of television sets per capita is likely to decrease even further. </w:t>
      </w:r>
    </w:p>
    <w:p w:rsidR="001E5040" w:rsidRPr="000D3C64" w:rsidRDefault="001E5040" w:rsidP="000D3C64">
      <w:pPr>
        <w:pStyle w:val="Default"/>
        <w:spacing w:line="360" w:lineRule="auto"/>
        <w:rPr>
          <w:sz w:val="30"/>
          <w:szCs w:val="30"/>
        </w:rPr>
      </w:pPr>
      <w:r w:rsidRPr="000D3C64">
        <w:rPr>
          <w:sz w:val="30"/>
          <w:szCs w:val="30"/>
        </w:rPr>
        <w:t>d. The more television sets there are per capita in a county, the more time the average county resident spends watching television.</w:t>
      </w:r>
    </w:p>
    <w:p w:rsidR="001E5040" w:rsidRPr="000D3C64" w:rsidRDefault="001E5040" w:rsidP="000D3C64">
      <w:pPr>
        <w:pStyle w:val="Default"/>
        <w:spacing w:line="360" w:lineRule="auto"/>
        <w:rPr>
          <w:sz w:val="30"/>
          <w:szCs w:val="30"/>
        </w:rPr>
      </w:pPr>
    </w:p>
    <w:p w:rsidR="001E5040" w:rsidRPr="000D3C64" w:rsidRDefault="001E5040" w:rsidP="000D3C64">
      <w:pPr>
        <w:pStyle w:val="Default"/>
        <w:pageBreakBefore/>
        <w:spacing w:line="360" w:lineRule="auto"/>
        <w:rPr>
          <w:sz w:val="30"/>
          <w:szCs w:val="30"/>
        </w:rPr>
      </w:pPr>
      <w:r w:rsidRPr="000D3C64">
        <w:rPr>
          <w:sz w:val="30"/>
          <w:szCs w:val="30"/>
        </w:rPr>
        <w:t xml:space="preserve">3. The city's public transportation system should be removed from the jurisdiction of the municipal government, which finds it politically impossible either to raise fares or to institute cost-saving reductions in service. If public transportation were handled by a private firm, profits would be vigorously pursued, thereby eliminating the necessity for covering operating costs with government funds. The statements above best support the conclusion that </w:t>
      </w:r>
    </w:p>
    <w:p w:rsidR="001E5040" w:rsidRPr="000D3C64" w:rsidRDefault="001E5040" w:rsidP="000D3C64">
      <w:pPr>
        <w:pStyle w:val="Default"/>
        <w:spacing w:line="360" w:lineRule="auto"/>
        <w:rPr>
          <w:sz w:val="30"/>
          <w:szCs w:val="30"/>
        </w:rPr>
      </w:pPr>
      <w:r w:rsidRPr="000D3C64">
        <w:rPr>
          <w:sz w:val="30"/>
          <w:szCs w:val="30"/>
        </w:rPr>
        <w:t xml:space="preserve">a. The private firms that would handle public transportation would have experience in the transportation industry </w:t>
      </w:r>
    </w:p>
    <w:p w:rsidR="001E5040" w:rsidRPr="000D3C64" w:rsidRDefault="001E5040" w:rsidP="000D3C64">
      <w:pPr>
        <w:pStyle w:val="Default"/>
        <w:spacing w:line="360" w:lineRule="auto"/>
        <w:rPr>
          <w:sz w:val="30"/>
          <w:szCs w:val="30"/>
        </w:rPr>
      </w:pPr>
      <w:r w:rsidRPr="000D3C64">
        <w:rPr>
          <w:sz w:val="30"/>
          <w:szCs w:val="30"/>
        </w:rPr>
        <w:t xml:space="preserve">b. political considerations would not prevent private firms from ensuring that revenues cover operating costs </w:t>
      </w:r>
    </w:p>
    <w:p w:rsidR="001E5040" w:rsidRPr="000D3C64" w:rsidRDefault="001E5040" w:rsidP="000D3C64">
      <w:pPr>
        <w:pStyle w:val="Default"/>
        <w:spacing w:line="360" w:lineRule="auto"/>
        <w:rPr>
          <w:sz w:val="30"/>
          <w:szCs w:val="30"/>
        </w:rPr>
      </w:pPr>
      <w:r w:rsidRPr="000D3C64">
        <w:rPr>
          <w:sz w:val="30"/>
          <w:szCs w:val="30"/>
        </w:rPr>
        <w:t xml:space="preserve">c. private firms would receive government funding if it were needed to cover operating costs </w:t>
      </w:r>
    </w:p>
    <w:p w:rsidR="001E5040" w:rsidRPr="000D3C64" w:rsidRDefault="001E5040" w:rsidP="000D3C64">
      <w:pPr>
        <w:pStyle w:val="Default"/>
        <w:spacing w:line="360" w:lineRule="auto"/>
        <w:rPr>
          <w:sz w:val="30"/>
          <w:szCs w:val="30"/>
        </w:rPr>
      </w:pPr>
      <w:r w:rsidRPr="000D3C64">
        <w:rPr>
          <w:sz w:val="30"/>
          <w:szCs w:val="30"/>
        </w:rPr>
        <w:t xml:space="preserve">d. the public would approve the cost-cutting actions taken by the private firm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4. To entice customers away from competitors, Red Label supermarkets have begun offering discounts on home appliances to customers who spend $50 or more on any shopping trip to Red Label. Red Label executives claim that the discount program has been a huge success, since cash register receipts of $50 or more are up thirty percent since the beginning of the program. Which of the following, if true, most seriously weakens the claim of the Red Label executives? </w:t>
      </w:r>
    </w:p>
    <w:p w:rsidR="001E5040" w:rsidRPr="000D3C64" w:rsidRDefault="001E5040" w:rsidP="000D3C64">
      <w:pPr>
        <w:pStyle w:val="Default"/>
        <w:spacing w:line="360" w:lineRule="auto"/>
        <w:rPr>
          <w:sz w:val="30"/>
          <w:szCs w:val="30"/>
        </w:rPr>
      </w:pPr>
      <w:r w:rsidRPr="000D3C64">
        <w:rPr>
          <w:sz w:val="30"/>
          <w:szCs w:val="30"/>
        </w:rPr>
        <w:t xml:space="preserve">a. Most people who switched to Red Label after the program began spend more than $50 each time they shop at Red Label. </w:t>
      </w:r>
    </w:p>
    <w:p w:rsidR="001E5040" w:rsidRPr="000D3C64" w:rsidRDefault="001E5040" w:rsidP="000D3C64">
      <w:pPr>
        <w:pStyle w:val="Default"/>
        <w:spacing w:line="360" w:lineRule="auto"/>
        <w:rPr>
          <w:sz w:val="30"/>
          <w:szCs w:val="30"/>
        </w:rPr>
      </w:pPr>
      <w:r w:rsidRPr="000D3C64">
        <w:rPr>
          <w:sz w:val="30"/>
          <w:szCs w:val="30"/>
        </w:rPr>
        <w:t xml:space="preserve">b. Most people whose average grocery bill is less than $50 would not be persuaded to spend more by any discount program. </w:t>
      </w:r>
    </w:p>
    <w:p w:rsidR="001E5040" w:rsidRPr="000D3C64" w:rsidRDefault="001E5040" w:rsidP="000D3C64">
      <w:pPr>
        <w:pStyle w:val="Default"/>
        <w:spacing w:line="360" w:lineRule="auto"/>
        <w:rPr>
          <w:sz w:val="30"/>
          <w:szCs w:val="30"/>
        </w:rPr>
      </w:pPr>
      <w:r w:rsidRPr="000D3C64">
        <w:rPr>
          <w:sz w:val="30"/>
          <w:szCs w:val="30"/>
        </w:rPr>
        <w:t xml:space="preserve">c. Most people who received discounts on home appliances through Red Label's program will shop at Red Label after the program ends. </w:t>
      </w:r>
    </w:p>
    <w:p w:rsidR="001E5040" w:rsidRPr="000D3C64" w:rsidRDefault="001E5040" w:rsidP="000D3C64">
      <w:pPr>
        <w:pStyle w:val="Default"/>
        <w:spacing w:line="360" w:lineRule="auto"/>
        <w:rPr>
          <w:sz w:val="30"/>
          <w:szCs w:val="30"/>
        </w:rPr>
      </w:pPr>
      <w:r w:rsidRPr="000D3C64">
        <w:rPr>
          <w:sz w:val="30"/>
          <w:szCs w:val="30"/>
        </w:rPr>
        <w:t xml:space="preserve">d. Almost all of the people who have begun spending $50 or more at Red Label since the discount program began are long time customers who have increased the average amount of their shopping bills by making fewer trips.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5. Throughout the 1950's, there were increases in the numbers of dead birds found in agricultural areas after pesticide sprayings. Pesticide manufacturers claimed that the publicity given to bird deaths stimulated volunteers to look for dead birds, and that the increase in numbers reported was attributable to the increase in the number of people looking. </w:t>
      </w:r>
    </w:p>
    <w:p w:rsidR="001E5040" w:rsidRPr="000D3C64" w:rsidRDefault="001E5040" w:rsidP="000D3C64">
      <w:pPr>
        <w:pStyle w:val="Default"/>
        <w:spacing w:line="360" w:lineRule="auto"/>
        <w:rPr>
          <w:sz w:val="30"/>
          <w:szCs w:val="30"/>
        </w:rPr>
      </w:pPr>
      <w:r w:rsidRPr="000D3C64">
        <w:rPr>
          <w:sz w:val="30"/>
          <w:szCs w:val="30"/>
        </w:rPr>
        <w:t xml:space="preserve">Which of the following statements, if true, would help to refute the claim of the pesticide manufacturers? </w:t>
      </w:r>
    </w:p>
    <w:p w:rsidR="001E5040" w:rsidRPr="000D3C64" w:rsidRDefault="001E5040" w:rsidP="000D3C64">
      <w:pPr>
        <w:pStyle w:val="Default"/>
        <w:spacing w:line="360" w:lineRule="auto"/>
        <w:rPr>
          <w:sz w:val="30"/>
          <w:szCs w:val="30"/>
        </w:rPr>
      </w:pPr>
      <w:r w:rsidRPr="000D3C64">
        <w:rPr>
          <w:sz w:val="30"/>
          <w:szCs w:val="30"/>
        </w:rPr>
        <w:t xml:space="preserve">a. The publicity given to bird deaths was largely regional and never reached national proportions. </w:t>
      </w:r>
    </w:p>
    <w:p w:rsidR="001E5040" w:rsidRPr="000D3C64" w:rsidRDefault="001E5040" w:rsidP="000D3C64">
      <w:pPr>
        <w:pStyle w:val="Default"/>
        <w:spacing w:line="360" w:lineRule="auto"/>
        <w:rPr>
          <w:sz w:val="30"/>
          <w:szCs w:val="30"/>
        </w:rPr>
      </w:pPr>
      <w:r w:rsidRPr="000D3C64">
        <w:rPr>
          <w:sz w:val="30"/>
          <w:szCs w:val="30"/>
        </w:rPr>
        <w:t xml:space="preserve">b. Pesticide sprayings were timed to coincide with </w:t>
      </w:r>
    </w:p>
    <w:p w:rsidR="001E5040" w:rsidRPr="000D3C64" w:rsidRDefault="001E5040" w:rsidP="000D3C64">
      <w:pPr>
        <w:pStyle w:val="Default"/>
        <w:spacing w:line="360" w:lineRule="auto"/>
        <w:rPr>
          <w:sz w:val="30"/>
          <w:szCs w:val="30"/>
        </w:rPr>
      </w:pPr>
      <w:r w:rsidRPr="000D3C64">
        <w:rPr>
          <w:sz w:val="30"/>
          <w:szCs w:val="30"/>
        </w:rPr>
        <w:t xml:space="preserve">various phases of the life cycles of the insects they destroyed. </w:t>
      </w:r>
    </w:p>
    <w:p w:rsidR="001E5040" w:rsidRPr="000D3C64" w:rsidRDefault="001E5040" w:rsidP="000D3C64">
      <w:pPr>
        <w:pStyle w:val="Default"/>
        <w:spacing w:line="360" w:lineRule="auto"/>
        <w:rPr>
          <w:sz w:val="30"/>
          <w:szCs w:val="30"/>
        </w:rPr>
      </w:pPr>
      <w:r w:rsidRPr="000D3C64">
        <w:rPr>
          <w:sz w:val="30"/>
          <w:szCs w:val="30"/>
        </w:rPr>
        <w:t xml:space="preserve">c. No provision was made to ensure that a dead bird </w:t>
      </w:r>
    </w:p>
    <w:p w:rsidR="001E5040" w:rsidRPr="000D3C64" w:rsidRDefault="001E5040" w:rsidP="000D3C64">
      <w:pPr>
        <w:pStyle w:val="Default"/>
        <w:spacing w:line="360" w:lineRule="auto"/>
        <w:rPr>
          <w:sz w:val="30"/>
          <w:szCs w:val="30"/>
        </w:rPr>
      </w:pPr>
      <w:r w:rsidRPr="000D3C64">
        <w:rPr>
          <w:sz w:val="30"/>
          <w:szCs w:val="30"/>
        </w:rPr>
        <w:t xml:space="preserve">would not be reported by more than one observer. </w:t>
      </w:r>
    </w:p>
    <w:p w:rsidR="001E5040" w:rsidRPr="000D3C64" w:rsidRDefault="001E5040" w:rsidP="000D3C64">
      <w:pPr>
        <w:pStyle w:val="Default"/>
        <w:spacing w:line="360" w:lineRule="auto"/>
        <w:rPr>
          <w:sz w:val="30"/>
          <w:szCs w:val="30"/>
        </w:rPr>
      </w:pPr>
      <w:r w:rsidRPr="000D3C64">
        <w:rPr>
          <w:sz w:val="30"/>
          <w:szCs w:val="30"/>
        </w:rPr>
        <w:t>d. Initial increases in bird deaths had been noticed by agricultural workers long before any publicity had been given to the matter.</w:t>
      </w:r>
    </w:p>
    <w:p w:rsidR="001E5040" w:rsidRPr="000D3C64" w:rsidRDefault="001E5040" w:rsidP="000D3C64">
      <w:pPr>
        <w:pStyle w:val="Default"/>
        <w:spacing w:line="360" w:lineRule="auto"/>
        <w:rPr>
          <w:sz w:val="30"/>
          <w:szCs w:val="30"/>
        </w:rPr>
      </w:pPr>
      <w:r w:rsidRPr="000D3C64">
        <w:rPr>
          <w:sz w:val="30"/>
          <w:szCs w:val="30"/>
        </w:rPr>
        <w:t xml:space="preserve"> </w:t>
      </w:r>
    </w:p>
    <w:p w:rsidR="001E5040" w:rsidRPr="000D3C64" w:rsidRDefault="001E5040" w:rsidP="000D3C64">
      <w:pPr>
        <w:pStyle w:val="Default"/>
        <w:spacing w:line="360" w:lineRule="auto"/>
        <w:rPr>
          <w:sz w:val="30"/>
          <w:szCs w:val="30"/>
        </w:rPr>
      </w:pPr>
      <w:r w:rsidRPr="000D3C64">
        <w:rPr>
          <w:sz w:val="30"/>
          <w:szCs w:val="30"/>
        </w:rPr>
        <w:t xml:space="preserve">6. Teenagers are often priced out of the labor market by the government-mandated minimum-wage level because employers cannot afford to pay that much for extra help. Therefore, if Congress institutes a subminimum wage, a new lower legal wage for teenagers, the teenage unemployment rate, which has been rising since 1960, will no longer increase. </w:t>
      </w:r>
    </w:p>
    <w:p w:rsidR="001E5040" w:rsidRPr="000D3C64" w:rsidRDefault="001E5040" w:rsidP="000D3C64">
      <w:pPr>
        <w:pStyle w:val="Default"/>
        <w:spacing w:line="360" w:lineRule="auto"/>
        <w:rPr>
          <w:sz w:val="30"/>
          <w:szCs w:val="30"/>
        </w:rPr>
      </w:pPr>
      <w:r w:rsidRPr="000D3C64">
        <w:rPr>
          <w:sz w:val="30"/>
          <w:szCs w:val="30"/>
        </w:rPr>
        <w:t xml:space="preserve">Which of the following, if true, would most weaken the argument above? </w:t>
      </w:r>
    </w:p>
    <w:p w:rsidR="001E5040" w:rsidRPr="000D3C64" w:rsidRDefault="001E5040" w:rsidP="000D3C64">
      <w:pPr>
        <w:pStyle w:val="Default"/>
        <w:spacing w:line="360" w:lineRule="auto"/>
        <w:rPr>
          <w:sz w:val="30"/>
          <w:szCs w:val="30"/>
        </w:rPr>
      </w:pPr>
      <w:r w:rsidRPr="000D3C64">
        <w:rPr>
          <w:sz w:val="30"/>
          <w:szCs w:val="30"/>
        </w:rPr>
        <w:t xml:space="preserve">a. Since 1960 the teenage unemployment rate has risen when the minimum wage has risen. </w:t>
      </w:r>
    </w:p>
    <w:p w:rsidR="001E5040" w:rsidRPr="000D3C64" w:rsidRDefault="001E5040" w:rsidP="000D3C64">
      <w:pPr>
        <w:pStyle w:val="Default"/>
        <w:spacing w:line="360" w:lineRule="auto"/>
        <w:rPr>
          <w:sz w:val="30"/>
          <w:szCs w:val="30"/>
        </w:rPr>
      </w:pPr>
      <w:r w:rsidRPr="000D3C64">
        <w:rPr>
          <w:sz w:val="30"/>
          <w:szCs w:val="30"/>
        </w:rPr>
        <w:t xml:space="preserve">b. Since 1960 the teenage unemployment rate has risen even when the minimum wage remained constant. </w:t>
      </w:r>
    </w:p>
    <w:p w:rsidR="001E5040" w:rsidRPr="000D3C64" w:rsidRDefault="001E5040" w:rsidP="000D3C64">
      <w:pPr>
        <w:pStyle w:val="Default"/>
        <w:spacing w:line="360" w:lineRule="auto"/>
        <w:rPr>
          <w:sz w:val="30"/>
          <w:szCs w:val="30"/>
        </w:rPr>
      </w:pPr>
      <w:r w:rsidRPr="000D3C64">
        <w:rPr>
          <w:sz w:val="30"/>
          <w:szCs w:val="30"/>
        </w:rPr>
        <w:t xml:space="preserve">c. Employers often hire extra help during holiday </w:t>
      </w:r>
    </w:p>
    <w:p w:rsidR="001E5040" w:rsidRPr="000D3C64" w:rsidRDefault="001E5040" w:rsidP="000D3C64">
      <w:pPr>
        <w:pStyle w:val="Default"/>
        <w:spacing w:line="360" w:lineRule="auto"/>
        <w:rPr>
          <w:sz w:val="30"/>
          <w:szCs w:val="30"/>
        </w:rPr>
      </w:pPr>
      <w:r w:rsidRPr="000D3C64">
        <w:rPr>
          <w:sz w:val="30"/>
          <w:szCs w:val="30"/>
        </w:rPr>
        <w:t xml:space="preserve">and warm weather seasons. </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 The teenage unemployment rate rose more quickly in the 1970's than it did in the 1960's.</w:t>
      </w:r>
    </w:p>
    <w:p w:rsidR="001E5040" w:rsidRPr="000D3C64" w:rsidRDefault="001E5040" w:rsidP="000D3C64">
      <w:pPr>
        <w:spacing w:line="360" w:lineRule="auto"/>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46" w:name="_Toc10562448"/>
      <w:r w:rsidRPr="000D3C64">
        <w:rPr>
          <w:rFonts w:ascii="Times New Roman" w:hAnsi="Times New Roman" w:cs="Times New Roman"/>
          <w:sz w:val="30"/>
          <w:szCs w:val="30"/>
        </w:rPr>
        <w:t>Blood Relationship</w:t>
      </w:r>
      <w:bookmarkEnd w:id="46"/>
    </w:p>
    <w:p w:rsidR="003B1E1F" w:rsidRPr="000D3C64" w:rsidRDefault="003B1E1F" w:rsidP="000D3C64">
      <w:pPr>
        <w:pStyle w:val="ListParagraph"/>
        <w:numPr>
          <w:ilvl w:val="0"/>
          <w:numId w:val="11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boy picks up the phone and asks "Who are you?". The voice from the other side answers "I am your mother's mother-in-law". What is the relation of the boy with the fellow speaking at the other end?</w:t>
      </w:r>
    </w:p>
    <w:p w:rsidR="003B1E1F" w:rsidRPr="000D3C64" w:rsidRDefault="003B1E1F" w:rsidP="000D3C64">
      <w:pPr>
        <w:pStyle w:val="ListParagraph"/>
        <w:numPr>
          <w:ilvl w:val="0"/>
          <w:numId w:val="11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Five people A, B, C, D, E are related to each other. Four of them make one true statement each as follows.       (i) B is my father's brother. (ii) E is my mother-in-law. (iii)C is my son-in-law's brother (iv)A is my brother's wife.       Ans: (i) D (ii) B (iii) E (iv)</w:t>
      </w:r>
    </w:p>
    <w:p w:rsidR="003B1E1F" w:rsidRPr="000D3C64" w:rsidRDefault="003B1E1F" w:rsidP="000D3C64">
      <w:pPr>
        <w:pStyle w:val="ListParagraph"/>
        <w:numPr>
          <w:ilvl w:val="0"/>
          <w:numId w:val="11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What is Ann's relation with her husband's mother's only daughter-in-law's sister's husband?       Ans: Brother-in-law</w:t>
      </w:r>
    </w:p>
    <w:p w:rsidR="00C357AA" w:rsidRPr="000D3C64" w:rsidRDefault="003B1E1F" w:rsidP="000D3C64">
      <w:pPr>
        <w:pStyle w:val="ListParagraph"/>
        <w:numPr>
          <w:ilvl w:val="0"/>
          <w:numId w:val="11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Amy while walking down the street with her daughter, meets her husband's mother's only daughter in law's sister's husband. how is the related to her?</w:t>
      </w:r>
    </w:p>
    <w:p w:rsidR="00C357AA" w:rsidRPr="000D3C64" w:rsidRDefault="00C357AA" w:rsidP="000D3C64">
      <w:pPr>
        <w:pStyle w:val="ListParagraph"/>
        <w:numPr>
          <w:ilvl w:val="0"/>
          <w:numId w:val="11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shd w:val="clear" w:color="auto" w:fill="FFFFFF"/>
        </w:rPr>
        <w:t>Pointing to a photograph, a lady tells Pramod, “I am the only daughter of this lady and her son is your maternal uncle.” How is the speaker related to Pramod’s father?</w:t>
      </w:r>
    </w:p>
    <w:p w:rsidR="00C357AA" w:rsidRPr="000D3C64" w:rsidRDefault="00C357AA" w:rsidP="000D3C64">
      <w:pPr>
        <w:pStyle w:val="NormalWeb"/>
        <w:numPr>
          <w:ilvl w:val="1"/>
          <w:numId w:val="115"/>
        </w:numPr>
        <w:shd w:val="clear" w:color="auto" w:fill="FFFFFF"/>
        <w:spacing w:before="0" w:beforeAutospacing="0" w:after="0" w:afterAutospacing="0" w:line="360" w:lineRule="auto"/>
        <w:textAlignment w:val="baseline"/>
        <w:rPr>
          <w:sz w:val="30"/>
          <w:szCs w:val="30"/>
        </w:rPr>
      </w:pPr>
      <w:r w:rsidRPr="000D3C64">
        <w:rPr>
          <w:sz w:val="30"/>
          <w:szCs w:val="30"/>
        </w:rPr>
        <w:t>Wife</w:t>
      </w:r>
      <w:r w:rsidRPr="000D3C64">
        <w:rPr>
          <w:sz w:val="30"/>
          <w:szCs w:val="30"/>
        </w:rPr>
        <w:tab/>
      </w:r>
      <w:r w:rsidRPr="000D3C64">
        <w:rPr>
          <w:sz w:val="30"/>
          <w:szCs w:val="30"/>
        </w:rPr>
        <w:tab/>
      </w:r>
      <w:r w:rsidRPr="000D3C64">
        <w:rPr>
          <w:sz w:val="30"/>
          <w:szCs w:val="30"/>
        </w:rPr>
        <w:tab/>
      </w:r>
      <w:r w:rsidRPr="000D3C64">
        <w:rPr>
          <w:sz w:val="30"/>
          <w:szCs w:val="30"/>
        </w:rPr>
        <w:tab/>
        <w:t>c. Daughter</w:t>
      </w:r>
    </w:p>
    <w:p w:rsidR="00C357AA" w:rsidRPr="000D3C64" w:rsidRDefault="00C357AA" w:rsidP="000D3C64">
      <w:pPr>
        <w:pStyle w:val="NormalWeb"/>
        <w:numPr>
          <w:ilvl w:val="1"/>
          <w:numId w:val="115"/>
        </w:numPr>
        <w:shd w:val="clear" w:color="auto" w:fill="FFFFFF"/>
        <w:spacing w:before="0" w:beforeAutospacing="0" w:after="0" w:afterAutospacing="0" w:line="360" w:lineRule="auto"/>
        <w:textAlignment w:val="baseline"/>
        <w:rPr>
          <w:sz w:val="30"/>
          <w:szCs w:val="30"/>
        </w:rPr>
      </w:pPr>
      <w:r w:rsidRPr="000D3C64">
        <w:rPr>
          <w:sz w:val="30"/>
          <w:szCs w:val="30"/>
        </w:rPr>
        <w:t>Cousin</w:t>
      </w:r>
      <w:r w:rsidRPr="000D3C64">
        <w:rPr>
          <w:sz w:val="30"/>
          <w:szCs w:val="30"/>
        </w:rPr>
        <w:tab/>
      </w:r>
      <w:r w:rsidRPr="000D3C64">
        <w:rPr>
          <w:sz w:val="30"/>
          <w:szCs w:val="30"/>
        </w:rPr>
        <w:tab/>
      </w:r>
      <w:r w:rsidRPr="000D3C64">
        <w:rPr>
          <w:sz w:val="30"/>
          <w:szCs w:val="30"/>
        </w:rPr>
        <w:tab/>
        <w:t>d. Sister-in-law</w:t>
      </w:r>
    </w:p>
    <w:p w:rsidR="00C357AA" w:rsidRPr="000D3C64" w:rsidRDefault="00C357AA" w:rsidP="000D3C64">
      <w:pPr>
        <w:pStyle w:val="NormalWeb"/>
        <w:shd w:val="clear" w:color="auto" w:fill="FFFFFF"/>
        <w:spacing w:before="0" w:beforeAutospacing="0" w:after="0" w:afterAutospacing="0" w:line="360" w:lineRule="auto"/>
        <w:ind w:left="786"/>
        <w:textAlignment w:val="baseline"/>
        <w:rPr>
          <w:sz w:val="30"/>
          <w:szCs w:val="30"/>
        </w:rPr>
      </w:pPr>
    </w:p>
    <w:p w:rsidR="00C357AA" w:rsidRPr="000D3C64" w:rsidRDefault="00C357AA" w:rsidP="000D3C64">
      <w:pPr>
        <w:pStyle w:val="NormalWeb"/>
        <w:numPr>
          <w:ilvl w:val="0"/>
          <w:numId w:val="117"/>
        </w:numPr>
        <w:shd w:val="clear" w:color="auto" w:fill="FFFFFF"/>
        <w:spacing w:before="0" w:beforeAutospacing="0" w:after="0" w:afterAutospacing="0" w:line="360" w:lineRule="auto"/>
        <w:textAlignment w:val="baseline"/>
        <w:rPr>
          <w:rStyle w:val="Strong"/>
          <w:rFonts w:eastAsiaTheme="majorEastAsia"/>
          <w:b w:val="0"/>
          <w:bCs w:val="0"/>
          <w:sz w:val="30"/>
          <w:szCs w:val="30"/>
        </w:rPr>
      </w:pPr>
      <w:r w:rsidRPr="000D3C64">
        <w:rPr>
          <w:rStyle w:val="Strong"/>
          <w:rFonts w:eastAsiaTheme="majorEastAsia"/>
          <w:sz w:val="30"/>
          <w:szCs w:val="30"/>
          <w:bdr w:val="none" w:sz="0" w:space="0" w:color="auto" w:frame="1"/>
        </w:rPr>
        <w:t>A man pointing to a</w:t>
      </w:r>
      <w:r w:rsidRPr="000D3C64">
        <w:rPr>
          <w:rStyle w:val="apple-converted-space"/>
          <w:rFonts w:eastAsiaTheme="majorEastAsia"/>
          <w:sz w:val="30"/>
          <w:szCs w:val="30"/>
          <w:bdr w:val="none" w:sz="0" w:space="0" w:color="auto" w:frame="1"/>
        </w:rPr>
        <w:t> </w:t>
      </w:r>
      <w:r w:rsidRPr="000D3C64">
        <w:rPr>
          <w:rStyle w:val="ilad"/>
          <w:bCs/>
          <w:sz w:val="30"/>
          <w:szCs w:val="30"/>
          <w:bdr w:val="none" w:sz="0" w:space="0" w:color="auto" w:frame="1"/>
        </w:rPr>
        <w:t>photograph</w:t>
      </w:r>
      <w:r w:rsidRPr="000D3C64">
        <w:rPr>
          <w:rStyle w:val="apple-converted-space"/>
          <w:rFonts w:eastAsiaTheme="majorEastAsia"/>
          <w:sz w:val="30"/>
          <w:szCs w:val="30"/>
          <w:bdr w:val="none" w:sz="0" w:space="0" w:color="auto" w:frame="1"/>
        </w:rPr>
        <w:t> </w:t>
      </w:r>
      <w:r w:rsidRPr="000D3C64">
        <w:rPr>
          <w:rStyle w:val="Strong"/>
          <w:rFonts w:eastAsiaTheme="majorEastAsia"/>
          <w:sz w:val="30"/>
          <w:szCs w:val="30"/>
          <w:bdr w:val="none" w:sz="0" w:space="0" w:color="auto" w:frame="1"/>
        </w:rPr>
        <w:t>says, “The lady in the</w:t>
      </w:r>
      <w:r w:rsidRPr="000D3C64">
        <w:rPr>
          <w:rStyle w:val="apple-converted-space"/>
          <w:rFonts w:eastAsiaTheme="majorEastAsia"/>
          <w:sz w:val="30"/>
          <w:szCs w:val="30"/>
          <w:bdr w:val="none" w:sz="0" w:space="0" w:color="auto" w:frame="1"/>
        </w:rPr>
        <w:t> </w:t>
      </w:r>
      <w:r w:rsidRPr="000D3C64">
        <w:rPr>
          <w:rStyle w:val="Strong"/>
          <w:rFonts w:eastAsiaTheme="majorEastAsia"/>
          <w:sz w:val="30"/>
          <w:szCs w:val="30"/>
          <w:bdr w:val="none" w:sz="0" w:space="0" w:color="auto" w:frame="1"/>
        </w:rPr>
        <w:t>photograph</w:t>
      </w:r>
      <w:r w:rsidRPr="000D3C64">
        <w:rPr>
          <w:rStyle w:val="apple-converted-space"/>
          <w:rFonts w:eastAsiaTheme="majorEastAsia"/>
          <w:sz w:val="30"/>
          <w:szCs w:val="30"/>
          <w:bdr w:val="none" w:sz="0" w:space="0" w:color="auto" w:frame="1"/>
        </w:rPr>
        <w:t> </w:t>
      </w:r>
      <w:r w:rsidRPr="000D3C64">
        <w:rPr>
          <w:rStyle w:val="Strong"/>
          <w:rFonts w:eastAsiaTheme="majorEastAsia"/>
          <w:sz w:val="30"/>
          <w:szCs w:val="30"/>
          <w:bdr w:val="none" w:sz="0" w:space="0" w:color="auto" w:frame="1"/>
        </w:rPr>
        <w:t>is my nephew’s maternal grandmother.” How is the lady in the</w:t>
      </w:r>
      <w:r w:rsidRPr="000D3C64">
        <w:rPr>
          <w:rStyle w:val="apple-converted-space"/>
          <w:rFonts w:eastAsiaTheme="majorEastAsia"/>
          <w:sz w:val="30"/>
          <w:szCs w:val="30"/>
          <w:bdr w:val="none" w:sz="0" w:space="0" w:color="auto" w:frame="1"/>
        </w:rPr>
        <w:t> </w:t>
      </w:r>
      <w:r w:rsidRPr="000D3C64">
        <w:rPr>
          <w:rStyle w:val="Strong"/>
          <w:rFonts w:eastAsiaTheme="majorEastAsia"/>
          <w:sz w:val="30"/>
          <w:szCs w:val="30"/>
          <w:bdr w:val="none" w:sz="0" w:space="0" w:color="auto" w:frame="1"/>
        </w:rPr>
        <w:t>photograph</w:t>
      </w:r>
      <w:r w:rsidRPr="000D3C64">
        <w:rPr>
          <w:rStyle w:val="apple-converted-space"/>
          <w:rFonts w:eastAsiaTheme="majorEastAsia"/>
          <w:sz w:val="30"/>
          <w:szCs w:val="30"/>
          <w:bdr w:val="none" w:sz="0" w:space="0" w:color="auto" w:frame="1"/>
        </w:rPr>
        <w:t> </w:t>
      </w:r>
      <w:r w:rsidRPr="000D3C64">
        <w:rPr>
          <w:rStyle w:val="Strong"/>
          <w:rFonts w:eastAsiaTheme="majorEastAsia"/>
          <w:sz w:val="30"/>
          <w:szCs w:val="30"/>
          <w:bdr w:val="none" w:sz="0" w:space="0" w:color="auto" w:frame="1"/>
        </w:rPr>
        <w:t>related to the man’s sister who has no other sister?</w:t>
      </w:r>
    </w:p>
    <w:p w:rsidR="00C357AA" w:rsidRPr="000D3C64" w:rsidRDefault="00C357AA" w:rsidP="000D3C64">
      <w:pPr>
        <w:pStyle w:val="NormalWeb"/>
        <w:numPr>
          <w:ilvl w:val="0"/>
          <w:numId w:val="403"/>
        </w:numPr>
        <w:shd w:val="clear" w:color="auto" w:fill="FFFFFF"/>
        <w:spacing w:before="0" w:beforeAutospacing="0" w:after="0" w:afterAutospacing="0" w:line="360" w:lineRule="auto"/>
        <w:textAlignment w:val="baseline"/>
        <w:rPr>
          <w:sz w:val="30"/>
          <w:szCs w:val="30"/>
        </w:rPr>
      </w:pPr>
      <w:r w:rsidRPr="000D3C64">
        <w:rPr>
          <w:sz w:val="30"/>
          <w:szCs w:val="30"/>
        </w:rPr>
        <w:t>Mother</w:t>
      </w:r>
      <w:r w:rsidRPr="000D3C64">
        <w:rPr>
          <w:sz w:val="30"/>
          <w:szCs w:val="30"/>
        </w:rPr>
        <w:tab/>
      </w:r>
      <w:r w:rsidRPr="000D3C64">
        <w:rPr>
          <w:sz w:val="30"/>
          <w:szCs w:val="30"/>
        </w:rPr>
        <w:tab/>
      </w:r>
      <w:r w:rsidRPr="000D3C64">
        <w:rPr>
          <w:sz w:val="30"/>
          <w:szCs w:val="30"/>
        </w:rPr>
        <w:tab/>
        <w:t>c. Mother–in–law</w:t>
      </w:r>
    </w:p>
    <w:p w:rsidR="00C357AA" w:rsidRPr="000D3C64" w:rsidRDefault="00C357AA" w:rsidP="000D3C64">
      <w:pPr>
        <w:pStyle w:val="NormalWeb"/>
        <w:numPr>
          <w:ilvl w:val="0"/>
          <w:numId w:val="403"/>
        </w:numPr>
        <w:shd w:val="clear" w:color="auto" w:fill="FFFFFF"/>
        <w:spacing w:before="0" w:beforeAutospacing="0" w:after="0" w:afterAutospacing="0" w:line="360" w:lineRule="auto"/>
        <w:textAlignment w:val="baseline"/>
        <w:rPr>
          <w:sz w:val="30"/>
          <w:szCs w:val="30"/>
        </w:rPr>
      </w:pPr>
      <w:r w:rsidRPr="000D3C64">
        <w:rPr>
          <w:sz w:val="30"/>
          <w:szCs w:val="30"/>
        </w:rPr>
        <w:t>Cousin</w:t>
      </w:r>
      <w:r w:rsidRPr="000D3C64">
        <w:rPr>
          <w:sz w:val="30"/>
          <w:szCs w:val="30"/>
        </w:rPr>
        <w:tab/>
      </w:r>
      <w:r w:rsidRPr="000D3C64">
        <w:rPr>
          <w:sz w:val="30"/>
          <w:szCs w:val="30"/>
        </w:rPr>
        <w:tab/>
      </w:r>
      <w:r w:rsidRPr="000D3C64">
        <w:rPr>
          <w:sz w:val="30"/>
          <w:szCs w:val="30"/>
        </w:rPr>
        <w:tab/>
        <w:t>d. Sister-in-law</w:t>
      </w:r>
      <w:r w:rsidRPr="000D3C64">
        <w:rPr>
          <w:sz w:val="30"/>
          <w:szCs w:val="30"/>
        </w:rPr>
        <w:br/>
      </w:r>
    </w:p>
    <w:p w:rsidR="00C357AA" w:rsidRPr="000D3C64" w:rsidRDefault="00C357AA" w:rsidP="000D3C64">
      <w:pPr>
        <w:pStyle w:val="ListParagraph"/>
        <w:numPr>
          <w:ilvl w:val="0"/>
          <w:numId w:val="117"/>
        </w:numPr>
        <w:spacing w:line="360" w:lineRule="auto"/>
        <w:ind w:right="146"/>
        <w:rPr>
          <w:rFonts w:ascii="Times New Roman" w:eastAsia="Arial" w:hAnsi="Times New Roman" w:cs="Times New Roman"/>
          <w:sz w:val="30"/>
          <w:szCs w:val="30"/>
        </w:rPr>
      </w:pPr>
      <w:r w:rsidRPr="000D3C64">
        <w:rPr>
          <w:rFonts w:ascii="Times New Roman" w:eastAsia="Arial" w:hAnsi="Times New Roman" w:cs="Times New Roman"/>
          <w:sz w:val="30"/>
          <w:szCs w:val="30"/>
        </w:rPr>
        <w:t>A woman represents a man as the son of the brother of her mother. How is the man related to the woman?</w:t>
      </w:r>
    </w:p>
    <w:p w:rsidR="00C357AA" w:rsidRPr="000D3C64" w:rsidRDefault="00C357AA" w:rsidP="000D3C64">
      <w:pPr>
        <w:spacing w:line="360" w:lineRule="auto"/>
        <w:rPr>
          <w:rFonts w:ascii="Times New Roman" w:eastAsia="Times New Roman" w:hAnsi="Times New Roman" w:cs="Times New Roman"/>
          <w:sz w:val="30"/>
          <w:szCs w:val="30"/>
        </w:rPr>
      </w:pPr>
    </w:p>
    <w:p w:rsidR="00C357AA" w:rsidRPr="000D3C64" w:rsidRDefault="00C357AA"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 xml:space="preserve"> Nephew</w:t>
      </w:r>
    </w:p>
    <w:p w:rsidR="00C357AA" w:rsidRPr="000D3C64" w:rsidRDefault="00C357AA"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 xml:space="preserve"> Son</w:t>
      </w:r>
    </w:p>
    <w:p w:rsidR="00C357AA" w:rsidRPr="000D3C64" w:rsidRDefault="00C357AA"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 xml:space="preserve"> Cousin</w:t>
      </w:r>
    </w:p>
    <w:p w:rsidR="00C357AA" w:rsidRPr="000D3C64" w:rsidRDefault="00C357AA"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Uncle</w:t>
      </w:r>
    </w:p>
    <w:p w:rsidR="000C221A" w:rsidRPr="000D3C64" w:rsidRDefault="000C221A" w:rsidP="000D3C64">
      <w:pPr>
        <w:tabs>
          <w:tab w:val="left" w:pos="240"/>
        </w:tabs>
        <w:spacing w:after="0" w:line="360" w:lineRule="auto"/>
        <w:rPr>
          <w:rFonts w:ascii="Times New Roman" w:eastAsia="Arial" w:hAnsi="Times New Roman" w:cs="Times New Roman"/>
          <w:sz w:val="30"/>
          <w:szCs w:val="30"/>
        </w:rPr>
      </w:pPr>
    </w:p>
    <w:p w:rsidR="000C221A" w:rsidRPr="000D3C64" w:rsidRDefault="000C221A" w:rsidP="000D3C64">
      <w:pPr>
        <w:tabs>
          <w:tab w:val="left" w:pos="240"/>
        </w:tabs>
        <w:spacing w:after="0" w:line="360" w:lineRule="auto"/>
        <w:rPr>
          <w:rFonts w:ascii="Times New Roman" w:eastAsia="Arial" w:hAnsi="Times New Roman" w:cs="Times New Roman"/>
          <w:sz w:val="30"/>
          <w:szCs w:val="30"/>
        </w:rPr>
      </w:pPr>
    </w:p>
    <w:p w:rsidR="000C221A" w:rsidRPr="000D3C64" w:rsidRDefault="000C221A" w:rsidP="000D3C64">
      <w:pPr>
        <w:pStyle w:val="ListParagraph"/>
        <w:numPr>
          <w:ilvl w:val="0"/>
          <w:numId w:val="117"/>
        </w:numPr>
        <w:spacing w:line="360" w:lineRule="auto"/>
        <w:ind w:right="6"/>
        <w:rPr>
          <w:rFonts w:ascii="Times New Roman" w:eastAsia="Arial" w:hAnsi="Times New Roman" w:cs="Times New Roman"/>
          <w:sz w:val="30"/>
          <w:szCs w:val="30"/>
        </w:rPr>
      </w:pPr>
      <w:r w:rsidRPr="000D3C64">
        <w:rPr>
          <w:rFonts w:ascii="Times New Roman" w:eastAsia="Arial" w:hAnsi="Times New Roman" w:cs="Times New Roman"/>
          <w:sz w:val="30"/>
          <w:szCs w:val="30"/>
        </w:rPr>
        <w:t>A woman going with a boy is asked by another woman about the relationship between them. The women replied, "My maternal uncle and the uncle of his maternal uncle is the same" How is the lady related with that boy?</w:t>
      </w:r>
    </w:p>
    <w:p w:rsidR="000C221A" w:rsidRPr="000D3C64" w:rsidRDefault="000C221A" w:rsidP="000D3C64">
      <w:pPr>
        <w:spacing w:line="360" w:lineRule="auto"/>
        <w:rPr>
          <w:rFonts w:ascii="Times New Roman" w:eastAsia="Times New Roman" w:hAnsi="Times New Roman" w:cs="Times New Roman"/>
          <w:sz w:val="30"/>
          <w:szCs w:val="30"/>
        </w:rPr>
      </w:pPr>
    </w:p>
    <w:p w:rsidR="000C221A" w:rsidRPr="000D3C64" w:rsidRDefault="000C221A" w:rsidP="000D3C64">
      <w:pPr>
        <w:pStyle w:val="ListParagraph"/>
        <w:numPr>
          <w:ilvl w:val="2"/>
          <w:numId w:val="115"/>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 Mother and Son</w:t>
      </w:r>
    </w:p>
    <w:p w:rsidR="000C221A" w:rsidRPr="000D3C64" w:rsidRDefault="000C221A" w:rsidP="000D3C64">
      <w:pPr>
        <w:pStyle w:val="ListParagraph"/>
        <w:numPr>
          <w:ilvl w:val="2"/>
          <w:numId w:val="115"/>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Aunt and Nephew</w:t>
      </w:r>
    </w:p>
    <w:p w:rsidR="000C221A" w:rsidRPr="000D3C64" w:rsidRDefault="000C221A" w:rsidP="000D3C64">
      <w:pPr>
        <w:pStyle w:val="ListParagraph"/>
        <w:numPr>
          <w:ilvl w:val="2"/>
          <w:numId w:val="115"/>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Grandmother and Grandson</w:t>
      </w:r>
    </w:p>
    <w:p w:rsidR="000C221A" w:rsidRPr="000D3C64" w:rsidRDefault="000C221A" w:rsidP="000D3C64">
      <w:pPr>
        <w:pStyle w:val="ListParagraph"/>
        <w:numPr>
          <w:ilvl w:val="2"/>
          <w:numId w:val="115"/>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None of these</w:t>
      </w:r>
    </w:p>
    <w:p w:rsidR="000C221A" w:rsidRPr="000D3C64" w:rsidRDefault="000C221A" w:rsidP="000D3C64">
      <w:pPr>
        <w:tabs>
          <w:tab w:val="left" w:pos="240"/>
        </w:tabs>
        <w:spacing w:line="360" w:lineRule="auto"/>
        <w:rPr>
          <w:rFonts w:ascii="Times New Roman" w:eastAsia="Arial" w:hAnsi="Times New Roman" w:cs="Times New Roman"/>
          <w:sz w:val="30"/>
          <w:szCs w:val="30"/>
        </w:rPr>
      </w:pPr>
    </w:p>
    <w:p w:rsidR="000C221A" w:rsidRPr="000D3C64" w:rsidRDefault="000C221A" w:rsidP="000D3C64">
      <w:pPr>
        <w:tabs>
          <w:tab w:val="left" w:pos="240"/>
        </w:tabs>
        <w:spacing w:after="0" w:line="360" w:lineRule="auto"/>
        <w:rPr>
          <w:rFonts w:ascii="Times New Roman" w:eastAsia="Arial" w:hAnsi="Times New Roman" w:cs="Times New Roman"/>
          <w:sz w:val="30"/>
          <w:szCs w:val="30"/>
        </w:rPr>
      </w:pPr>
    </w:p>
    <w:p w:rsidR="0039737E" w:rsidRPr="000D3C64" w:rsidRDefault="0039737E" w:rsidP="000D3C64">
      <w:pPr>
        <w:pStyle w:val="ListParagraph"/>
        <w:numPr>
          <w:ilvl w:val="0"/>
          <w:numId w:val="703"/>
        </w:numPr>
        <w:spacing w:after="18"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If A,B,C,D,E r 5 members of a family.4 of them give true statements :  </w:t>
      </w:r>
    </w:p>
    <w:p w:rsidR="0039737E" w:rsidRPr="000D3C64" w:rsidRDefault="003973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numPr>
          <w:ilvl w:val="0"/>
          <w:numId w:val="702"/>
        </w:numPr>
        <w:spacing w:after="18" w:line="360" w:lineRule="auto"/>
        <w:ind w:right="12" w:hanging="267"/>
        <w:rPr>
          <w:rFonts w:ascii="Times New Roman" w:hAnsi="Times New Roman" w:cs="Times New Roman"/>
          <w:sz w:val="30"/>
          <w:szCs w:val="30"/>
        </w:rPr>
      </w:pPr>
      <w:r w:rsidRPr="000D3C64">
        <w:rPr>
          <w:rFonts w:ascii="Times New Roman" w:hAnsi="Times New Roman" w:cs="Times New Roman"/>
          <w:sz w:val="30"/>
          <w:szCs w:val="30"/>
        </w:rPr>
        <w:t xml:space="preserve">E is my mother in law </w:t>
      </w:r>
    </w:p>
    <w:p w:rsidR="0039737E" w:rsidRPr="000D3C64" w:rsidRDefault="0039737E" w:rsidP="000D3C64">
      <w:pPr>
        <w:numPr>
          <w:ilvl w:val="0"/>
          <w:numId w:val="702"/>
        </w:numPr>
        <w:spacing w:after="18" w:line="360" w:lineRule="auto"/>
        <w:ind w:right="12" w:hanging="267"/>
        <w:rPr>
          <w:rFonts w:ascii="Times New Roman" w:hAnsi="Times New Roman" w:cs="Times New Roman"/>
          <w:sz w:val="30"/>
          <w:szCs w:val="30"/>
        </w:rPr>
      </w:pPr>
      <w:r w:rsidRPr="000D3C64">
        <w:rPr>
          <w:rFonts w:ascii="Times New Roman" w:hAnsi="Times New Roman" w:cs="Times New Roman"/>
          <w:sz w:val="30"/>
          <w:szCs w:val="30"/>
        </w:rPr>
        <w:t>C is my son in law's brother</w:t>
      </w:r>
    </w:p>
    <w:p w:rsidR="0039737E" w:rsidRPr="000D3C64" w:rsidRDefault="0039737E" w:rsidP="000D3C64">
      <w:pPr>
        <w:numPr>
          <w:ilvl w:val="0"/>
          <w:numId w:val="702"/>
        </w:numPr>
        <w:spacing w:after="18" w:line="360" w:lineRule="auto"/>
        <w:ind w:right="12" w:hanging="267"/>
        <w:rPr>
          <w:rFonts w:ascii="Times New Roman" w:hAnsi="Times New Roman" w:cs="Times New Roman"/>
          <w:sz w:val="30"/>
          <w:szCs w:val="30"/>
        </w:rPr>
      </w:pPr>
      <w:r w:rsidRPr="000D3C64">
        <w:rPr>
          <w:rFonts w:ascii="Times New Roman" w:hAnsi="Times New Roman" w:cs="Times New Roman"/>
          <w:sz w:val="30"/>
          <w:szCs w:val="30"/>
        </w:rPr>
        <w:t xml:space="preserve"> 3. B is my father's brother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4. A is my brother's wife </w:t>
      </w:r>
    </w:p>
    <w:p w:rsidR="0039737E" w:rsidRPr="000D3C64" w:rsidRDefault="003973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Who made the stmt. and what r the realtions among them ans. E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A&lt;--&gt;B--C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D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&lt;--&gt; denotes husband-wife -- denotes brothers </w:t>
      </w:r>
    </w:p>
    <w:p w:rsidR="0039737E" w:rsidRPr="000D3C64" w:rsidRDefault="0039737E" w:rsidP="000D3C64">
      <w:pPr>
        <w:pStyle w:val="ListParagraph"/>
        <w:numPr>
          <w:ilvl w:val="0"/>
          <w:numId w:val="703"/>
        </w:numPr>
        <w:spacing w:after="18"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What is Ann's relation with her husband's mother's only daughter-in-law's sister's husband?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Brother-in-law </w:t>
      </w:r>
    </w:p>
    <w:p w:rsidR="0039737E" w:rsidRPr="000D3C64" w:rsidRDefault="0039737E" w:rsidP="000D3C64">
      <w:pPr>
        <w:pStyle w:val="ListParagraph"/>
        <w:numPr>
          <w:ilvl w:val="0"/>
          <w:numId w:val="703"/>
        </w:numPr>
        <w:spacing w:after="160"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 amy while walkin down the street with her daughter, meets her husband's mother's only duaghter in law's sister's husband. how is the related to her? </w:t>
      </w:r>
    </w:p>
    <w:p w:rsidR="0039737E" w:rsidRPr="000D3C64" w:rsidRDefault="0039737E" w:rsidP="000D3C64">
      <w:pPr>
        <w:pStyle w:val="ListParagraph"/>
        <w:spacing w:line="360" w:lineRule="auto"/>
        <w:ind w:left="627" w:right="12"/>
        <w:rPr>
          <w:rFonts w:ascii="Times New Roman" w:hAnsi="Times New Roman" w:cs="Times New Roman"/>
          <w:sz w:val="30"/>
          <w:szCs w:val="30"/>
        </w:rPr>
      </w:pPr>
    </w:p>
    <w:p w:rsidR="0039737E" w:rsidRPr="000D3C64" w:rsidRDefault="0039737E" w:rsidP="000D3C64">
      <w:pPr>
        <w:tabs>
          <w:tab w:val="left" w:pos="240"/>
        </w:tabs>
        <w:spacing w:after="0" w:line="360" w:lineRule="auto"/>
        <w:rPr>
          <w:rFonts w:ascii="Times New Roman" w:eastAsia="Arial" w:hAnsi="Times New Roman" w:cs="Times New Roman"/>
          <w:sz w:val="30"/>
          <w:szCs w:val="30"/>
        </w:rPr>
        <w:sectPr w:rsidR="0039737E" w:rsidRPr="000D3C64">
          <w:footerReference w:type="default" r:id="rId21"/>
          <w:pgSz w:w="11900" w:h="16838"/>
          <w:pgMar w:top="1440" w:right="1440" w:bottom="1014" w:left="1440" w:header="0" w:footer="0" w:gutter="0"/>
          <w:cols w:space="0" w:equalWidth="0">
            <w:col w:w="9026"/>
          </w:cols>
          <w:docGrid w:linePitch="360"/>
        </w:sectPr>
      </w:pPr>
      <w:r w:rsidRPr="000D3C64">
        <w:rPr>
          <w:rFonts w:ascii="Times New Roman" w:hAnsi="Times New Roman" w:cs="Times New Roman"/>
          <w:sz w:val="30"/>
          <w:szCs w:val="30"/>
        </w:rPr>
        <w:t>A, B, C, D, E related. Four of them made these statements each:- i) C is my son-in-law's brother. ii) B is my father's brother. iii) E is my mother-in-law.  iv) A is my brother's wife. Who made these statements?</w:t>
      </w:r>
    </w:p>
    <w:p w:rsidR="00C357AA" w:rsidRPr="000D3C64" w:rsidRDefault="00C357AA" w:rsidP="000D3C64">
      <w:pPr>
        <w:pStyle w:val="NormalWeb"/>
        <w:shd w:val="clear" w:color="auto" w:fill="FFFFFF"/>
        <w:spacing w:before="0" w:beforeAutospacing="0" w:after="0" w:afterAutospacing="0" w:line="360" w:lineRule="auto"/>
        <w:textAlignment w:val="baseline"/>
        <w:rPr>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47" w:name="_Toc10562449"/>
      <w:r w:rsidRPr="000D3C64">
        <w:rPr>
          <w:rFonts w:ascii="Times New Roman" w:hAnsi="Times New Roman" w:cs="Times New Roman"/>
          <w:sz w:val="30"/>
          <w:szCs w:val="30"/>
        </w:rPr>
        <w:t>Conditions</w:t>
      </w:r>
      <w:bookmarkEnd w:id="47"/>
    </w:p>
    <w:p w:rsidR="003B1E1F" w:rsidRPr="000D3C64" w:rsidRDefault="003B1E1F" w:rsidP="000D3C64">
      <w:pPr>
        <w:pStyle w:val="ListParagraph"/>
        <w:numPr>
          <w:ilvl w:val="0"/>
          <w:numId w:val="11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Based on the statement in the question, mark the most logical pair of statement that follow "Either he will shout or they will fire".  (1) He shouted.  (2) He did not shout.  (3) They fired (4) They did not fire (a) 1,4 (b) 2,3 (c) 4,1 Sol: Either or condition is true at least one of the conditions should happen.  Answer is option C because according to the given sentence. "Either he will shout or they will fire" One of the two must happen whether he shouting or they firing. If one of them happens, the other will not happen. So, if he did not shout then the firing should happen, so they fired. If they did not fire it means the first thing has happened, so he shouted.</w:t>
      </w:r>
    </w:p>
    <w:p w:rsidR="003B1E1F" w:rsidRPr="000D3C64" w:rsidRDefault="003B1E1F" w:rsidP="000D3C64">
      <w:pPr>
        <w:pStyle w:val="Heading1"/>
        <w:spacing w:line="360" w:lineRule="auto"/>
        <w:jc w:val="both"/>
        <w:rPr>
          <w:rFonts w:ascii="Times New Roman" w:hAnsi="Times New Roman" w:cs="Times New Roman"/>
          <w:sz w:val="30"/>
          <w:szCs w:val="30"/>
        </w:rPr>
      </w:pPr>
      <w:bookmarkStart w:id="48" w:name="_Toc10562450"/>
      <w:r w:rsidRPr="000D3C64">
        <w:rPr>
          <w:rFonts w:ascii="Times New Roman" w:hAnsi="Times New Roman" w:cs="Times New Roman"/>
          <w:sz w:val="30"/>
          <w:szCs w:val="30"/>
        </w:rPr>
        <w:t>Directions</w:t>
      </w:r>
      <w:bookmarkEnd w:id="48"/>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A girl leaves from her home. She first walks 30 metres in North-west direction and then 30 metres in South-west direction. Next, she walks 30 metres in South-east direction. Finally, she turns towards her house. In which direction is she moving? Option A) North-east B) North-west C) South-east D) South-west E) None of these Sol: A. North-east</w:t>
      </w:r>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Ramesh starting from a fixed point goes 15 km towards North and then after turning to his right he goes 15 km. then he goes 10, 15 and 15 metres after turning to his left each time. How far is he from his starting point?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5 metres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10 metres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 20 metres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 15 metres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(E) Cannot be determined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Somalia goes 12 km towards North from a fixed point and then she goes 8 km towards South from there. In the end she goes 3 km towards east. How far and in what direction is she from her starting point?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7 km East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5 km West(C) 7 km West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 5 km North-East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(E) None of these</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(D)</w:t>
      </w:r>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Sunita goes 30 km towards North from a fixed point, then after turning to her right she goes 15 km. After this she goes 30 km after turning to her right. How far and in what direction is she from her starting point?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45 km, East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15 km, East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 45 km, West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 45 Km, North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(E) None of these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Kanchan goes 5 m towards east from a fixed-point N and then 35 km after turning to her left. Again, she goes 10 metres after turning to her right. After this she goes 35 m after turning to her right. How far is she from 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40 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At N(C) 10 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 15 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(E) None of these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Shri Prakash walked 40 metres facing towards North. From there he walked 50 metres after turning to his left.  After this he walked 40 metres after turning to his left. How far and in what direction is he now from his starting point?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40 m, North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(B) 50 m, West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 10 m, East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 10 m, West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(E) None of these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gardener plants 100 meters towards east, next 100 meters towards north, next 100 meters towards west. 98 meters towards east, 96 meters towards north and 96 meters towards west, 94 meters towards south. and 94 meters towards east and so on. If a person walks between the trees what is the total distance travelled by him before he reaches the centre</w:t>
      </w:r>
    </w:p>
    <w:p w:rsidR="000C221A" w:rsidRPr="000D3C64" w:rsidRDefault="003B1E1F"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soldier loses his way in a thick jungle. At random he walks from his camp but mathematically in an interesting fashion. First, he walks one mile East then half mile to North. Then 1/4 mile to West, then 1/8 mile to South and so on making a loop. Finally, how far he is from his camp and in which direction.</w:t>
      </w:r>
    </w:p>
    <w:p w:rsidR="000C221A" w:rsidRPr="000D3C64" w:rsidRDefault="000C221A" w:rsidP="000D3C64">
      <w:pPr>
        <w:pStyle w:val="ListParagraph"/>
        <w:numPr>
          <w:ilvl w:val="0"/>
          <w:numId w:val="119"/>
        </w:numPr>
        <w:spacing w:after="160" w:line="360" w:lineRule="auto"/>
        <w:jc w:val="both"/>
        <w:rPr>
          <w:rFonts w:ascii="Times New Roman" w:hAnsi="Times New Roman" w:cs="Times New Roman"/>
          <w:sz w:val="30"/>
          <w:szCs w:val="30"/>
        </w:rPr>
      </w:pPr>
      <w:r w:rsidRPr="000D3C64">
        <w:rPr>
          <w:rFonts w:ascii="Times New Roman" w:eastAsia="Arial" w:hAnsi="Times New Roman" w:cs="Times New Roman"/>
          <w:sz w:val="30"/>
          <w:szCs w:val="30"/>
        </w:rPr>
        <w:t>A girl leaves from her home. She first walks 30 metres in North-west direction and then 30 metres in South-west direction. Next, she walks 30 metres in South-east direction. Finally, she turns towards her house. In which direction is she moving?</w:t>
      </w:r>
    </w:p>
    <w:p w:rsidR="000C221A" w:rsidRPr="000D3C64" w:rsidRDefault="000C221A" w:rsidP="000D3C64">
      <w:pPr>
        <w:spacing w:line="360" w:lineRule="auto"/>
        <w:rPr>
          <w:rFonts w:ascii="Times New Roman" w:eastAsia="Times New Roman" w:hAnsi="Times New Roman" w:cs="Times New Roman"/>
          <w:sz w:val="30"/>
          <w:szCs w:val="30"/>
        </w:rPr>
      </w:pPr>
    </w:p>
    <w:p w:rsidR="000C221A" w:rsidRPr="000D3C64" w:rsidRDefault="000C221A" w:rsidP="000D3C64">
      <w:pPr>
        <w:pStyle w:val="ListParagraph"/>
        <w:numPr>
          <w:ilvl w:val="1"/>
          <w:numId w:val="224"/>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North-east</w:t>
      </w:r>
    </w:p>
    <w:p w:rsidR="000C221A" w:rsidRPr="000D3C64" w:rsidRDefault="000C221A" w:rsidP="000D3C64">
      <w:pPr>
        <w:pStyle w:val="ListParagraph"/>
        <w:numPr>
          <w:ilvl w:val="1"/>
          <w:numId w:val="224"/>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North-west</w:t>
      </w:r>
    </w:p>
    <w:p w:rsidR="000C221A" w:rsidRPr="000D3C64" w:rsidRDefault="000C221A" w:rsidP="000D3C64">
      <w:pPr>
        <w:pStyle w:val="ListParagraph"/>
        <w:numPr>
          <w:ilvl w:val="1"/>
          <w:numId w:val="224"/>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South-east</w:t>
      </w:r>
    </w:p>
    <w:p w:rsidR="000C221A" w:rsidRPr="000D3C64" w:rsidRDefault="000C221A" w:rsidP="000D3C64">
      <w:pPr>
        <w:pStyle w:val="ListParagraph"/>
        <w:numPr>
          <w:ilvl w:val="1"/>
          <w:numId w:val="224"/>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South-west</w:t>
      </w:r>
    </w:p>
    <w:p w:rsidR="000C221A" w:rsidRPr="000D3C64" w:rsidRDefault="000C221A" w:rsidP="000D3C64">
      <w:pPr>
        <w:pStyle w:val="ListParagraph"/>
        <w:numPr>
          <w:ilvl w:val="1"/>
          <w:numId w:val="224"/>
        </w:numPr>
        <w:tabs>
          <w:tab w:val="left" w:pos="240"/>
        </w:tabs>
        <w:spacing w:after="0"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None of these</w:t>
      </w:r>
    </w:p>
    <w:p w:rsidR="000C221A" w:rsidRPr="000D3C64" w:rsidRDefault="000C221A" w:rsidP="000D3C64">
      <w:pPr>
        <w:spacing w:after="160" w:line="360" w:lineRule="auto"/>
        <w:jc w:val="both"/>
        <w:rPr>
          <w:rFonts w:ascii="Times New Roman" w:hAnsi="Times New Roman" w:cs="Times New Roman"/>
          <w:sz w:val="30"/>
          <w:szCs w:val="30"/>
        </w:rPr>
      </w:pP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 A girl leaves from her home. She first walks 30 metres in North-west direction and then 30 metres in South-west direction. Next, she walks 30 metres in South-east direction. Finally, she turns towards her house. In which direction is she moving? Option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North-east B) North-west C) South-east D) South-west E) None of these Sol: A.North-east</w:t>
      </w:r>
    </w:p>
    <w:p w:rsidR="0039737E" w:rsidRPr="000D3C64" w:rsidRDefault="0039737E" w:rsidP="000D3C64">
      <w:pPr>
        <w:spacing w:after="18"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2.A person has to go both Northwards &amp; Southwards in search of a job. He decides to go by the first train he encounters.There are trains for every 15 min both southwards and northwards. First train towards south is at 6:00 A.M. and that towards North is at 6:10. If the person arrives at any random time, what is the probability that he gets into a train towards North. </w:t>
      </w:r>
    </w:p>
    <w:p w:rsidR="0039737E" w:rsidRPr="000D3C64" w:rsidRDefault="0039737E" w:rsidP="000D3C64">
      <w:pPr>
        <w:spacing w:after="18" w:line="360" w:lineRule="auto"/>
        <w:ind w:left="10" w:right="12"/>
        <w:rPr>
          <w:rFonts w:ascii="Times New Roman" w:hAnsi="Times New Roman" w:cs="Times New Roman"/>
          <w:sz w:val="30"/>
          <w:szCs w:val="30"/>
        </w:rPr>
      </w:pPr>
    </w:p>
    <w:p w:rsidR="0039737E" w:rsidRPr="000D3C64" w:rsidRDefault="0039737E" w:rsidP="000D3C64">
      <w:pPr>
        <w:spacing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3.Two people X &amp; Y walk on the wall of a godown in opposite direction. They meet at a point on one side and then go ahead. X after walking for some time, walks in opposite direction for 15 mtrs.Then again he turns back and walks in the original direction. What distance did Y walk before they met again, if X walks 11 mtrs by the time Y walks 8 mtrs. </w:t>
      </w:r>
    </w:p>
    <w:p w:rsidR="0039737E" w:rsidRPr="000D3C64" w:rsidRDefault="0039737E" w:rsidP="000D3C64">
      <w:pPr>
        <w:spacing w:after="42" w:line="360" w:lineRule="auto"/>
        <w:ind w:left="3615"/>
        <w:rPr>
          <w:rFonts w:ascii="Times New Roman" w:hAnsi="Times New Roman" w:cs="Times New Roman"/>
          <w:sz w:val="30"/>
          <w:szCs w:val="30"/>
        </w:rPr>
      </w:pPr>
    </w:p>
    <w:p w:rsidR="0039737E" w:rsidRPr="000D3C64" w:rsidRDefault="0039737E" w:rsidP="000D3C64">
      <w:pPr>
        <w:spacing w:after="18"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4.A gardener plants 100 meters towards east, next 100 meters towards north,next 100 meters towards west. 98 meters towards east, 96 meters towards north and 96 meters towards west, 94 meters towards south. and 94 meters towards east and so on. If a person walks between the trees what is the total distance travelled by him before he reaches the center. </w:t>
      </w:r>
    </w:p>
    <w:p w:rsidR="0039737E" w:rsidRPr="000D3C64" w:rsidRDefault="0039737E" w:rsidP="000D3C64">
      <w:pPr>
        <w:spacing w:after="18"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 | | | | | | | --------|- | ---------------------| -. </w:t>
      </w:r>
    </w:p>
    <w:p w:rsidR="0039737E" w:rsidRPr="000D3C64" w:rsidRDefault="0039737E" w:rsidP="000D3C64">
      <w:pPr>
        <w:spacing w:after="42" w:line="360" w:lineRule="auto"/>
        <w:ind w:left="3615"/>
        <w:rPr>
          <w:rFonts w:ascii="Times New Roman" w:hAnsi="Times New Roman" w:cs="Times New Roman"/>
          <w:sz w:val="30"/>
          <w:szCs w:val="30"/>
        </w:rPr>
      </w:pP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5. Four prisoners escape from a prison. The prisoners, Mr. East, Mr. West, Mr. South, Mr. North head towards different directions after escaping. The following information of their escape was supplied:  </w:t>
      </w:r>
    </w:p>
    <w:p w:rsidR="0039737E" w:rsidRPr="000D3C64" w:rsidRDefault="0039737E" w:rsidP="000D3C64">
      <w:pPr>
        <w:numPr>
          <w:ilvl w:val="0"/>
          <w:numId w:val="704"/>
        </w:numPr>
        <w:spacing w:after="18" w:line="360" w:lineRule="auto"/>
        <w:ind w:right="332"/>
        <w:rPr>
          <w:rFonts w:ascii="Times New Roman" w:hAnsi="Times New Roman" w:cs="Times New Roman"/>
          <w:sz w:val="30"/>
          <w:szCs w:val="30"/>
        </w:rPr>
      </w:pPr>
      <w:r w:rsidRPr="000D3C64">
        <w:rPr>
          <w:rFonts w:ascii="Times New Roman" w:hAnsi="Times New Roman" w:cs="Times New Roman"/>
          <w:sz w:val="30"/>
          <w:szCs w:val="30"/>
        </w:rPr>
        <w:t xml:space="preserve">The escape routes were The North Road, South Road,East Road and West Road. • None of the prisoners took the road which was theirnamesake. • Mr. East did not take the South Road • Mr. West did not the South Road.  </w:t>
      </w:r>
    </w:p>
    <w:p w:rsidR="0039737E" w:rsidRPr="000D3C64" w:rsidRDefault="0039737E" w:rsidP="000D3C64">
      <w:pPr>
        <w:numPr>
          <w:ilvl w:val="0"/>
          <w:numId w:val="704"/>
        </w:numPr>
        <w:spacing w:after="18" w:line="360" w:lineRule="auto"/>
        <w:ind w:right="332" w:hanging="151"/>
        <w:rPr>
          <w:rFonts w:ascii="Times New Roman" w:hAnsi="Times New Roman" w:cs="Times New Roman"/>
          <w:sz w:val="30"/>
          <w:szCs w:val="30"/>
        </w:rPr>
      </w:pPr>
      <w:r w:rsidRPr="000D3C64">
        <w:rPr>
          <w:rFonts w:ascii="Times New Roman" w:hAnsi="Times New Roman" w:cs="Times New Roman"/>
          <w:sz w:val="30"/>
          <w:szCs w:val="30"/>
        </w:rPr>
        <w:t xml:space="preserve">The West Road was not taken by Mr. East </w:t>
      </w:r>
    </w:p>
    <w:p w:rsidR="0039737E" w:rsidRPr="000D3C64" w:rsidRDefault="003973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What road did each of the prisoners take to make their escape?  </w:t>
      </w:r>
    </w:p>
    <w:p w:rsidR="0039737E" w:rsidRPr="000D3C64" w:rsidRDefault="0039737E" w:rsidP="000D3C64">
      <w:pPr>
        <w:spacing w:line="360" w:lineRule="auto"/>
        <w:ind w:left="10" w:right="2156"/>
        <w:rPr>
          <w:rFonts w:ascii="Times New Roman" w:hAnsi="Times New Roman" w:cs="Times New Roman"/>
          <w:sz w:val="30"/>
          <w:szCs w:val="30"/>
        </w:rPr>
      </w:pPr>
      <w:r w:rsidRPr="000D3C64">
        <w:rPr>
          <w:rFonts w:ascii="Times New Roman" w:hAnsi="Times New Roman" w:cs="Times New Roman"/>
          <w:sz w:val="30"/>
          <w:szCs w:val="30"/>
        </w:rPr>
        <w:t xml:space="preserve">Ans: Mr. East took the North Road Mr. West took the East Road Mr. North took the South Road Mr. South took the West Road. </w:t>
      </w:r>
    </w:p>
    <w:p w:rsidR="0039737E" w:rsidRPr="000D3C64" w:rsidRDefault="0039737E" w:rsidP="000D3C64">
      <w:pPr>
        <w:spacing w:after="160" w:line="360" w:lineRule="auto"/>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49" w:name="_Toc10562451"/>
      <w:r w:rsidRPr="000D3C64">
        <w:rPr>
          <w:rFonts w:ascii="Times New Roman" w:hAnsi="Times New Roman" w:cs="Times New Roman"/>
          <w:sz w:val="30"/>
          <w:szCs w:val="30"/>
        </w:rPr>
        <w:t>Data sufficiency</w:t>
      </w:r>
      <w:bookmarkEnd w:id="49"/>
    </w:p>
    <w:p w:rsidR="003B1E1F" w:rsidRPr="000D3C64" w:rsidRDefault="003B1E1F" w:rsidP="000D3C64">
      <w:pPr>
        <w:pStyle w:val="Default"/>
        <w:spacing w:line="360" w:lineRule="auto"/>
        <w:jc w:val="both"/>
        <w:rPr>
          <w:sz w:val="30"/>
          <w:szCs w:val="30"/>
        </w:rPr>
      </w:pPr>
    </w:p>
    <w:p w:rsidR="00545A3B" w:rsidRPr="000D3C64" w:rsidRDefault="00545A3B" w:rsidP="000D3C64">
      <w:pPr>
        <w:pStyle w:val="ListParagraph"/>
        <w:numPr>
          <w:ilvl w:val="3"/>
          <w:numId w:val="224"/>
        </w:numPr>
        <w:spacing w:after="0" w:line="360" w:lineRule="auto"/>
        <w:ind w:right="-32"/>
        <w:jc w:val="both"/>
        <w:rPr>
          <w:rFonts w:ascii="Times New Roman" w:hAnsi="Times New Roman" w:cs="Times New Roman"/>
          <w:sz w:val="30"/>
          <w:szCs w:val="30"/>
        </w:rPr>
      </w:pPr>
      <w:r w:rsidRPr="000D3C64">
        <w:rPr>
          <w:rFonts w:ascii="Times New Roman" w:hAnsi="Times New Roman" w:cs="Times New Roman"/>
          <w:sz w:val="30"/>
          <w:szCs w:val="30"/>
        </w:rPr>
        <w:t>The  ages  of  Anu  and  Suraj  are  in  the  ratio  of  6:5 respectively. What is the age      of Anu?</w:t>
      </w:r>
    </w:p>
    <w:p w:rsidR="00545A3B" w:rsidRPr="000D3C64" w:rsidRDefault="00545A3B"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 </w:t>
      </w:r>
    </w:p>
    <w:p w:rsidR="00545A3B" w:rsidRPr="000D3C64" w:rsidRDefault="00545A3B"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Statements:</w:t>
      </w:r>
    </w:p>
    <w:p w:rsidR="00545A3B" w:rsidRPr="000D3C64" w:rsidRDefault="00545A3B"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I.      The ages of Anu and Sanjoy are in the ratio of 10:7.</w:t>
      </w:r>
    </w:p>
    <w:p w:rsidR="00545A3B" w:rsidRPr="000D3C64" w:rsidRDefault="00545A3B" w:rsidP="000D3C64">
      <w:pPr>
        <w:tabs>
          <w:tab w:val="left" w:pos="780"/>
        </w:tabs>
        <w:spacing w:after="0" w:line="360" w:lineRule="auto"/>
        <w:ind w:left="785" w:right="66" w:hanging="425"/>
        <w:rPr>
          <w:rFonts w:ascii="Times New Roman" w:hAnsi="Times New Roman" w:cs="Times New Roman"/>
          <w:sz w:val="30"/>
          <w:szCs w:val="30"/>
        </w:rPr>
      </w:pPr>
      <w:r w:rsidRPr="000D3C64">
        <w:rPr>
          <w:rFonts w:ascii="Times New Roman" w:hAnsi="Times New Roman" w:cs="Times New Roman"/>
          <w:sz w:val="30"/>
          <w:szCs w:val="30"/>
        </w:rPr>
        <w:t>II.</w:t>
      </w:r>
      <w:r w:rsidRPr="000D3C64">
        <w:rPr>
          <w:rFonts w:ascii="Times New Roman" w:hAnsi="Times New Roman" w:cs="Times New Roman"/>
          <w:sz w:val="30"/>
          <w:szCs w:val="30"/>
        </w:rPr>
        <w:tab/>
        <w:t>After 5 years the ratio Anu’s and Sanjoy’s ages will be 7:6.</w:t>
      </w:r>
    </w:p>
    <w:p w:rsidR="00545A3B" w:rsidRPr="000D3C64" w:rsidRDefault="00545A3B" w:rsidP="000D3C64">
      <w:pPr>
        <w:tabs>
          <w:tab w:val="left" w:pos="780"/>
        </w:tabs>
        <w:spacing w:after="0" w:line="360" w:lineRule="auto"/>
        <w:ind w:left="785" w:right="66" w:hanging="425"/>
        <w:rPr>
          <w:rFonts w:ascii="Times New Roman" w:hAnsi="Times New Roman" w:cs="Times New Roman"/>
          <w:sz w:val="30"/>
          <w:szCs w:val="30"/>
        </w:rPr>
      </w:pPr>
    </w:p>
    <w:p w:rsidR="00545A3B" w:rsidRPr="000D3C64" w:rsidRDefault="00545A3B" w:rsidP="000D3C64">
      <w:pPr>
        <w:spacing w:before="1"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 the question, while the data inStatement I alone is not sufficient to answer the questions.</w:t>
      </w:r>
    </w:p>
    <w:p w:rsidR="00545A3B" w:rsidRPr="000D3C64" w:rsidRDefault="00545A3B" w:rsidP="000D3C64">
      <w:pPr>
        <w:spacing w:after="0" w:line="360" w:lineRule="auto"/>
        <w:ind w:left="112" w:right="-37"/>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 is sufficient to answer the question.</w:t>
      </w:r>
    </w:p>
    <w:p w:rsidR="00545A3B" w:rsidRPr="000D3C64" w:rsidRDefault="00545A3B" w:rsidP="000D3C64">
      <w:pPr>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spacing w:after="0" w:line="360" w:lineRule="auto"/>
        <w:ind w:left="112" w:right="-32"/>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 necessary to answer the question.</w:t>
      </w:r>
    </w:p>
    <w:p w:rsidR="00545A3B" w:rsidRPr="000D3C64" w:rsidRDefault="00545A3B" w:rsidP="000D3C64">
      <w:pPr>
        <w:spacing w:after="0" w:line="360" w:lineRule="auto"/>
        <w:ind w:right="1790"/>
        <w:jc w:val="both"/>
        <w:rPr>
          <w:rFonts w:ascii="Times New Roman" w:hAnsi="Times New Roman" w:cs="Times New Roman"/>
          <w:sz w:val="30"/>
          <w:szCs w:val="30"/>
        </w:rPr>
      </w:pPr>
    </w:p>
    <w:p w:rsidR="00545A3B" w:rsidRPr="000D3C64" w:rsidRDefault="00545A3B" w:rsidP="000D3C64">
      <w:pPr>
        <w:spacing w:after="0" w:line="360" w:lineRule="auto"/>
        <w:ind w:right="1790"/>
        <w:jc w:val="both"/>
        <w:rPr>
          <w:rFonts w:ascii="Times New Roman" w:hAnsi="Times New Roman" w:cs="Times New Roman"/>
          <w:sz w:val="30"/>
          <w:szCs w:val="30"/>
        </w:rPr>
      </w:pPr>
      <w:r w:rsidRPr="000D3C64">
        <w:rPr>
          <w:rFonts w:ascii="Times New Roman" w:hAnsi="Times New Roman" w:cs="Times New Roman"/>
          <w:b/>
          <w:sz w:val="30"/>
          <w:szCs w:val="30"/>
        </w:rPr>
        <w:t>2.</w:t>
      </w:r>
      <w:r w:rsidRPr="000D3C64">
        <w:rPr>
          <w:rFonts w:ascii="Times New Roman" w:hAnsi="Times New Roman" w:cs="Times New Roman"/>
          <w:sz w:val="30"/>
          <w:szCs w:val="30"/>
        </w:rPr>
        <w:t xml:space="preserve">  What is the three digit number?</w:t>
      </w:r>
    </w:p>
    <w:p w:rsidR="00545A3B" w:rsidRPr="000D3C64" w:rsidRDefault="00545A3B"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 xml:space="preserve"> </w:t>
      </w:r>
    </w:p>
    <w:p w:rsidR="00545A3B" w:rsidRPr="000D3C64" w:rsidRDefault="00545A3B"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Statements:</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r w:rsidRPr="000D3C64">
        <w:rPr>
          <w:rFonts w:ascii="Times New Roman" w:hAnsi="Times New Roman" w:cs="Times New Roman"/>
          <w:sz w:val="30"/>
          <w:szCs w:val="30"/>
        </w:rPr>
        <w:t>I.</w:t>
      </w:r>
      <w:r w:rsidRPr="000D3C64">
        <w:rPr>
          <w:rFonts w:ascii="Times New Roman" w:hAnsi="Times New Roman" w:cs="Times New Roman"/>
          <w:sz w:val="30"/>
          <w:szCs w:val="30"/>
        </w:rPr>
        <w:tab/>
        <w:t>Three-fifth of that number is less by 90 than of that number.</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r w:rsidRPr="000D3C64">
        <w:rPr>
          <w:rFonts w:ascii="Times New Roman" w:hAnsi="Times New Roman" w:cs="Times New Roman"/>
          <w:sz w:val="30"/>
          <w:szCs w:val="30"/>
        </w:rPr>
        <w:t>II.</w:t>
      </w:r>
      <w:r w:rsidRPr="000D3C64">
        <w:rPr>
          <w:rFonts w:ascii="Times New Roman" w:hAnsi="Times New Roman" w:cs="Times New Roman"/>
          <w:sz w:val="30"/>
          <w:szCs w:val="30"/>
        </w:rPr>
        <w:tab/>
        <w:t>One-fourth   of   that   number   is   25%   of   that number.</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p>
    <w:p w:rsidR="00545A3B" w:rsidRPr="000D3C64" w:rsidRDefault="00545A3B" w:rsidP="000D3C64">
      <w:pPr>
        <w:spacing w:before="1"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 the question, while the data inStatement I alone is not sufficient to answer the questions.</w:t>
      </w:r>
    </w:p>
    <w:p w:rsidR="00545A3B" w:rsidRPr="000D3C64" w:rsidRDefault="00545A3B" w:rsidP="000D3C64">
      <w:pPr>
        <w:spacing w:after="0" w:line="360" w:lineRule="auto"/>
        <w:ind w:left="112" w:right="-37"/>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 is sufficient to answer the question.</w:t>
      </w:r>
    </w:p>
    <w:p w:rsidR="00545A3B" w:rsidRPr="000D3C64" w:rsidRDefault="00545A3B" w:rsidP="000D3C64">
      <w:pPr>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spacing w:after="0" w:line="360" w:lineRule="auto"/>
        <w:ind w:left="112" w:right="-32"/>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 necessary to answer the question.</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p>
    <w:p w:rsidR="00545A3B" w:rsidRPr="000D3C64" w:rsidRDefault="00545A3B" w:rsidP="000D3C64">
      <w:pPr>
        <w:spacing w:after="0" w:line="360" w:lineRule="auto"/>
        <w:ind w:right="68"/>
        <w:rPr>
          <w:rFonts w:ascii="Times New Roman" w:eastAsia="Times New Roman" w:hAnsi="Times New Roman" w:cs="Times New Roman"/>
          <w:sz w:val="30"/>
          <w:szCs w:val="30"/>
        </w:rPr>
      </w:pPr>
    </w:p>
    <w:p w:rsidR="00545A3B" w:rsidRPr="000D3C64" w:rsidRDefault="00545A3B" w:rsidP="000D3C64">
      <w:pPr>
        <w:spacing w:after="0" w:line="360" w:lineRule="auto"/>
        <w:ind w:right="68"/>
        <w:rPr>
          <w:rFonts w:ascii="Times New Roman" w:hAnsi="Times New Roman" w:cs="Times New Roman"/>
          <w:sz w:val="30"/>
          <w:szCs w:val="30"/>
        </w:rPr>
      </w:pPr>
      <w:r w:rsidRPr="000D3C64">
        <w:rPr>
          <w:rFonts w:ascii="Times New Roman" w:hAnsi="Times New Roman" w:cs="Times New Roman"/>
          <w:sz w:val="30"/>
          <w:szCs w:val="30"/>
        </w:rPr>
        <w:t>3. In how many days can 14 men complete a piece of work?</w:t>
      </w:r>
    </w:p>
    <w:p w:rsidR="00545A3B" w:rsidRPr="000D3C64" w:rsidRDefault="00545A3B" w:rsidP="000D3C64">
      <w:pPr>
        <w:spacing w:after="0" w:line="360" w:lineRule="auto"/>
        <w:ind w:left="360"/>
        <w:rPr>
          <w:rFonts w:ascii="Times New Roman" w:hAnsi="Times New Roman" w:cs="Times New Roman"/>
          <w:sz w:val="30"/>
          <w:szCs w:val="30"/>
        </w:rPr>
      </w:pPr>
    </w:p>
    <w:p w:rsidR="00545A3B" w:rsidRPr="000D3C64" w:rsidRDefault="00545A3B" w:rsidP="000D3C64">
      <w:p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Statements:</w:t>
      </w:r>
    </w:p>
    <w:p w:rsidR="00545A3B" w:rsidRPr="000D3C64" w:rsidRDefault="00545A3B" w:rsidP="000D3C64">
      <w:pPr>
        <w:tabs>
          <w:tab w:val="left" w:pos="780"/>
        </w:tabs>
        <w:spacing w:after="0" w:line="360" w:lineRule="auto"/>
        <w:ind w:left="785" w:right="67" w:hanging="425"/>
        <w:rPr>
          <w:rFonts w:ascii="Times New Roman" w:hAnsi="Times New Roman" w:cs="Times New Roman"/>
          <w:sz w:val="30"/>
          <w:szCs w:val="30"/>
        </w:rPr>
      </w:pPr>
      <w:r w:rsidRPr="000D3C64">
        <w:rPr>
          <w:rFonts w:ascii="Times New Roman" w:hAnsi="Times New Roman" w:cs="Times New Roman"/>
          <w:sz w:val="30"/>
          <w:szCs w:val="30"/>
        </w:rPr>
        <w:t>I.</w:t>
      </w:r>
      <w:r w:rsidRPr="000D3C64">
        <w:rPr>
          <w:rFonts w:ascii="Times New Roman" w:hAnsi="Times New Roman" w:cs="Times New Roman"/>
          <w:sz w:val="30"/>
          <w:szCs w:val="30"/>
        </w:rPr>
        <w:tab/>
        <w:t>18  women  can  complete  the  same  piece  of work in 24 days.</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r w:rsidRPr="000D3C64">
        <w:rPr>
          <w:rFonts w:ascii="Times New Roman" w:hAnsi="Times New Roman" w:cs="Times New Roman"/>
          <w:sz w:val="30"/>
          <w:szCs w:val="30"/>
        </w:rPr>
        <w:t>II.</w:t>
      </w:r>
      <w:r w:rsidRPr="000D3C64">
        <w:rPr>
          <w:rFonts w:ascii="Times New Roman" w:hAnsi="Times New Roman" w:cs="Times New Roman"/>
          <w:sz w:val="30"/>
          <w:szCs w:val="30"/>
        </w:rPr>
        <w:tab/>
        <w:t>28  children  can  complete  the  same  piece  of work in 56 days.</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p>
    <w:p w:rsidR="00545A3B" w:rsidRPr="000D3C64" w:rsidRDefault="00545A3B" w:rsidP="000D3C64">
      <w:pPr>
        <w:spacing w:before="1"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 the question, while the data inStatement I alone is not sufficient to answer the questions.</w:t>
      </w:r>
    </w:p>
    <w:p w:rsidR="00545A3B" w:rsidRPr="000D3C64" w:rsidRDefault="00545A3B" w:rsidP="000D3C64">
      <w:pPr>
        <w:spacing w:after="0" w:line="360" w:lineRule="auto"/>
        <w:ind w:left="112" w:right="-37"/>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 is sufficient to answer the question.</w:t>
      </w:r>
    </w:p>
    <w:p w:rsidR="00545A3B" w:rsidRPr="000D3C64" w:rsidRDefault="00545A3B" w:rsidP="000D3C64">
      <w:pPr>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spacing w:after="0" w:line="360" w:lineRule="auto"/>
        <w:ind w:left="112" w:right="-32"/>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 necessary to answer the question.</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p>
    <w:p w:rsidR="00545A3B" w:rsidRPr="000D3C64" w:rsidRDefault="00545A3B" w:rsidP="000D3C64">
      <w:pPr>
        <w:spacing w:after="0" w:line="360" w:lineRule="auto"/>
        <w:ind w:right="70"/>
        <w:jc w:val="both"/>
        <w:rPr>
          <w:rFonts w:ascii="Times New Roman" w:hAnsi="Times New Roman" w:cs="Times New Roman"/>
          <w:sz w:val="30"/>
          <w:szCs w:val="30"/>
        </w:rPr>
      </w:pPr>
      <w:r w:rsidRPr="000D3C64">
        <w:rPr>
          <w:rFonts w:ascii="Times New Roman" w:hAnsi="Times New Roman" w:cs="Times New Roman"/>
          <w:sz w:val="30"/>
          <w:szCs w:val="30"/>
        </w:rPr>
        <w:t xml:space="preserve">4. What is the salary of A, in a group of A, B, C, D and E, whose average salary is Rs.65780?             </w:t>
      </w:r>
    </w:p>
    <w:p w:rsidR="00545A3B" w:rsidRPr="000D3C64" w:rsidRDefault="00545A3B" w:rsidP="000D3C64">
      <w:pPr>
        <w:spacing w:after="0" w:line="360" w:lineRule="auto"/>
        <w:ind w:left="77" w:right="70"/>
        <w:jc w:val="both"/>
        <w:rPr>
          <w:rFonts w:ascii="Times New Roman" w:hAnsi="Times New Roman" w:cs="Times New Roman"/>
          <w:sz w:val="30"/>
          <w:szCs w:val="30"/>
        </w:rPr>
      </w:pPr>
    </w:p>
    <w:p w:rsidR="00545A3B" w:rsidRPr="000D3C64" w:rsidRDefault="00545A3B" w:rsidP="000D3C64">
      <w:pPr>
        <w:spacing w:after="0" w:line="360" w:lineRule="auto"/>
        <w:ind w:left="77" w:right="70"/>
        <w:jc w:val="both"/>
        <w:rPr>
          <w:rFonts w:ascii="Times New Roman" w:hAnsi="Times New Roman" w:cs="Times New Roman"/>
          <w:sz w:val="30"/>
          <w:szCs w:val="30"/>
        </w:rPr>
      </w:pPr>
      <w:r w:rsidRPr="000D3C64">
        <w:rPr>
          <w:rFonts w:ascii="Times New Roman" w:hAnsi="Times New Roman" w:cs="Times New Roman"/>
          <w:sz w:val="30"/>
          <w:szCs w:val="30"/>
        </w:rPr>
        <w:t xml:space="preserve">       Statements:</w:t>
      </w:r>
    </w:p>
    <w:p w:rsidR="00545A3B" w:rsidRPr="000D3C64" w:rsidRDefault="00545A3B" w:rsidP="000D3C64">
      <w:pPr>
        <w:spacing w:after="0" w:line="360" w:lineRule="auto"/>
        <w:ind w:left="360" w:right="641"/>
        <w:rPr>
          <w:rFonts w:ascii="Times New Roman" w:hAnsi="Times New Roman" w:cs="Times New Roman"/>
          <w:sz w:val="30"/>
          <w:szCs w:val="30"/>
        </w:rPr>
      </w:pPr>
      <w:r w:rsidRPr="000D3C64">
        <w:rPr>
          <w:rFonts w:ascii="Times New Roman" w:hAnsi="Times New Roman" w:cs="Times New Roman"/>
          <w:sz w:val="30"/>
          <w:szCs w:val="30"/>
        </w:rPr>
        <w:t xml:space="preserve">I.      Total of the salary of B and C is Rs.88545. </w:t>
      </w:r>
    </w:p>
    <w:p w:rsidR="00545A3B" w:rsidRPr="000D3C64" w:rsidRDefault="00545A3B" w:rsidP="000D3C64">
      <w:pPr>
        <w:spacing w:after="0" w:line="360" w:lineRule="auto"/>
        <w:ind w:left="360" w:right="641"/>
        <w:rPr>
          <w:rFonts w:ascii="Times New Roman" w:hAnsi="Times New Roman" w:cs="Times New Roman"/>
          <w:sz w:val="30"/>
          <w:szCs w:val="30"/>
        </w:rPr>
      </w:pPr>
      <w:r w:rsidRPr="000D3C64">
        <w:rPr>
          <w:rFonts w:ascii="Times New Roman" w:hAnsi="Times New Roman" w:cs="Times New Roman"/>
          <w:sz w:val="30"/>
          <w:szCs w:val="30"/>
        </w:rPr>
        <w:t>II.     Total of the salary of D and E is Rs.59020.</w:t>
      </w:r>
    </w:p>
    <w:p w:rsidR="00545A3B" w:rsidRPr="000D3C64" w:rsidRDefault="00545A3B" w:rsidP="000D3C64">
      <w:pPr>
        <w:spacing w:after="0" w:line="360" w:lineRule="auto"/>
        <w:ind w:left="360" w:right="641"/>
        <w:rPr>
          <w:rFonts w:ascii="Times New Roman" w:hAnsi="Times New Roman" w:cs="Times New Roman"/>
          <w:sz w:val="30"/>
          <w:szCs w:val="30"/>
        </w:rPr>
      </w:pPr>
    </w:p>
    <w:p w:rsidR="00545A3B" w:rsidRPr="000D3C64" w:rsidRDefault="00545A3B" w:rsidP="000D3C64">
      <w:pPr>
        <w:spacing w:before="1"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 the question, while the data inStatement I alone is not sufficient to answer the questions.</w:t>
      </w:r>
    </w:p>
    <w:p w:rsidR="00545A3B" w:rsidRPr="000D3C64" w:rsidRDefault="00545A3B" w:rsidP="000D3C64">
      <w:pPr>
        <w:spacing w:after="0" w:line="360" w:lineRule="auto"/>
        <w:ind w:left="112" w:right="-37"/>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 is sufficient to answer the question.</w:t>
      </w:r>
    </w:p>
    <w:p w:rsidR="00545A3B" w:rsidRPr="000D3C64" w:rsidRDefault="00545A3B" w:rsidP="000D3C64">
      <w:pPr>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spacing w:after="0" w:line="360" w:lineRule="auto"/>
        <w:ind w:left="112" w:right="-32"/>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 necessary to answer the question.</w:t>
      </w:r>
    </w:p>
    <w:p w:rsidR="00545A3B" w:rsidRPr="000D3C64" w:rsidRDefault="00545A3B" w:rsidP="000D3C64">
      <w:pPr>
        <w:spacing w:after="0" w:line="360" w:lineRule="auto"/>
        <w:ind w:left="360" w:right="641"/>
        <w:rPr>
          <w:rFonts w:ascii="Times New Roman" w:hAnsi="Times New Roman" w:cs="Times New Roman"/>
          <w:sz w:val="30"/>
          <w:szCs w:val="30"/>
        </w:rPr>
      </w:pPr>
    </w:p>
    <w:p w:rsidR="00545A3B" w:rsidRPr="000D3C64" w:rsidRDefault="00545A3B" w:rsidP="000D3C64">
      <w:pPr>
        <w:spacing w:before="9" w:after="0" w:line="360" w:lineRule="auto"/>
        <w:rPr>
          <w:rFonts w:ascii="Times New Roman" w:eastAsia="Times New Roman" w:hAnsi="Times New Roman" w:cs="Times New Roman"/>
          <w:sz w:val="30"/>
          <w:szCs w:val="30"/>
        </w:rPr>
      </w:pPr>
    </w:p>
    <w:p w:rsidR="00545A3B" w:rsidRPr="000D3C64" w:rsidRDefault="00545A3B" w:rsidP="000D3C64">
      <w:pPr>
        <w:spacing w:after="0" w:line="360" w:lineRule="auto"/>
        <w:ind w:left="77" w:right="70"/>
        <w:jc w:val="both"/>
        <w:rPr>
          <w:rFonts w:ascii="Times New Roman" w:hAnsi="Times New Roman" w:cs="Times New Roman"/>
          <w:sz w:val="30"/>
          <w:szCs w:val="30"/>
        </w:rPr>
      </w:pPr>
      <w:r w:rsidRPr="000D3C64">
        <w:rPr>
          <w:rFonts w:ascii="Times New Roman" w:hAnsi="Times New Roman" w:cs="Times New Roman"/>
          <w:sz w:val="30"/>
          <w:szCs w:val="30"/>
        </w:rPr>
        <w:t xml:space="preserve">5. What  is  the  profit  earned  by  selling  a  watch  for Rs.15675? </w:t>
      </w:r>
    </w:p>
    <w:p w:rsidR="00545A3B" w:rsidRPr="000D3C64" w:rsidRDefault="00545A3B" w:rsidP="000D3C64">
      <w:pPr>
        <w:spacing w:after="0" w:line="360" w:lineRule="auto"/>
        <w:ind w:left="77" w:right="70"/>
        <w:jc w:val="both"/>
        <w:rPr>
          <w:rFonts w:ascii="Times New Roman" w:hAnsi="Times New Roman" w:cs="Times New Roman"/>
          <w:sz w:val="30"/>
          <w:szCs w:val="30"/>
        </w:rPr>
      </w:pPr>
      <w:r w:rsidRPr="000D3C64">
        <w:rPr>
          <w:rFonts w:ascii="Times New Roman" w:hAnsi="Times New Roman" w:cs="Times New Roman"/>
          <w:sz w:val="30"/>
          <w:szCs w:val="30"/>
        </w:rPr>
        <w:t xml:space="preserve">    Statements:</w:t>
      </w:r>
    </w:p>
    <w:p w:rsidR="00545A3B" w:rsidRPr="000D3C64" w:rsidRDefault="00545A3B" w:rsidP="000D3C64">
      <w:pPr>
        <w:tabs>
          <w:tab w:val="left" w:pos="780"/>
        </w:tabs>
        <w:spacing w:after="0" w:line="360" w:lineRule="auto"/>
        <w:ind w:left="785" w:right="70" w:hanging="425"/>
        <w:rPr>
          <w:rFonts w:ascii="Times New Roman" w:hAnsi="Times New Roman" w:cs="Times New Roman"/>
          <w:sz w:val="30"/>
          <w:szCs w:val="30"/>
        </w:rPr>
      </w:pPr>
      <w:r w:rsidRPr="000D3C64">
        <w:rPr>
          <w:rFonts w:ascii="Times New Roman" w:hAnsi="Times New Roman" w:cs="Times New Roman"/>
          <w:sz w:val="30"/>
          <w:szCs w:val="30"/>
        </w:rPr>
        <w:t>I.</w:t>
      </w:r>
      <w:r w:rsidRPr="000D3C64">
        <w:rPr>
          <w:rFonts w:ascii="Times New Roman" w:hAnsi="Times New Roman" w:cs="Times New Roman"/>
          <w:sz w:val="30"/>
          <w:szCs w:val="30"/>
        </w:rPr>
        <w:tab/>
        <w:t>The  cost  price  of  5  such  watches  is  equal  to selling price of 4 such watches.</w:t>
      </w:r>
    </w:p>
    <w:p w:rsidR="00545A3B" w:rsidRPr="000D3C64" w:rsidRDefault="00545A3B" w:rsidP="000D3C64">
      <w:pPr>
        <w:spacing w:before="2"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II.     25% profit is earned by selling each watch.</w:t>
      </w:r>
    </w:p>
    <w:p w:rsidR="00545A3B" w:rsidRPr="000D3C64" w:rsidRDefault="00545A3B" w:rsidP="000D3C64">
      <w:pPr>
        <w:spacing w:before="2" w:after="0" w:line="360" w:lineRule="auto"/>
        <w:ind w:left="360"/>
        <w:rPr>
          <w:rFonts w:ascii="Times New Roman" w:hAnsi="Times New Roman" w:cs="Times New Roman"/>
          <w:sz w:val="30"/>
          <w:szCs w:val="30"/>
        </w:rPr>
      </w:pPr>
    </w:p>
    <w:p w:rsidR="00545A3B" w:rsidRPr="000D3C64" w:rsidRDefault="00545A3B" w:rsidP="000D3C64">
      <w:pPr>
        <w:spacing w:before="1"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 the question, while the data inStatement I alone is not sufficient to answer the questions.</w:t>
      </w:r>
    </w:p>
    <w:p w:rsidR="00545A3B" w:rsidRPr="000D3C64" w:rsidRDefault="00545A3B" w:rsidP="000D3C64">
      <w:pPr>
        <w:spacing w:after="0" w:line="360" w:lineRule="auto"/>
        <w:ind w:left="112" w:right="-37"/>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 is sufficient to answer the question.</w:t>
      </w:r>
    </w:p>
    <w:p w:rsidR="00545A3B" w:rsidRPr="000D3C64" w:rsidRDefault="00545A3B" w:rsidP="000D3C64">
      <w:pPr>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spacing w:after="0" w:line="360" w:lineRule="auto"/>
        <w:ind w:left="112" w:right="-32"/>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 necessary to answer the question.</w:t>
      </w:r>
    </w:p>
    <w:p w:rsidR="00545A3B" w:rsidRPr="000D3C64" w:rsidRDefault="00545A3B" w:rsidP="000D3C64">
      <w:pPr>
        <w:spacing w:before="2" w:after="0" w:line="360" w:lineRule="auto"/>
        <w:ind w:left="360"/>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2045"/>
        <w:jc w:val="both"/>
        <w:rPr>
          <w:rFonts w:ascii="Times New Roman" w:hAnsi="Times New Roman" w:cs="Times New Roman"/>
          <w:sz w:val="30"/>
          <w:szCs w:val="30"/>
        </w:rPr>
      </w:pPr>
      <w:r w:rsidRPr="000D3C64">
        <w:rPr>
          <w:rFonts w:ascii="Times New Roman" w:hAnsi="Times New Roman" w:cs="Times New Roman"/>
          <w:sz w:val="30"/>
          <w:szCs w:val="30"/>
        </w:rPr>
        <w:t>6.  How is Bill related to Betty?</w:t>
      </w:r>
    </w:p>
    <w:p w:rsidR="00545A3B" w:rsidRPr="000D3C64" w:rsidRDefault="00545A3B"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a.  Cindy,  the  wife  of  Bill's  only  brother  Chris  does not have any siblings.</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b.  Betty is Cindy's brother in law's wife.</w:t>
      </w:r>
    </w:p>
    <w:p w:rsidR="00545A3B" w:rsidRPr="000D3C64" w:rsidRDefault="00545A3B" w:rsidP="000D3C64">
      <w:pPr>
        <w:autoSpaceDE w:val="0"/>
        <w:autoSpaceDN w:val="0"/>
        <w:adjustRightInd w:val="0"/>
        <w:spacing w:before="10" w:after="0" w:line="360" w:lineRule="auto"/>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2738" w:hanging="283"/>
        <w:rPr>
          <w:rFonts w:ascii="Times New Roman" w:hAnsi="Times New Roman" w:cs="Times New Roman"/>
          <w:sz w:val="30"/>
          <w:szCs w:val="30"/>
        </w:rPr>
      </w:pPr>
      <w:r w:rsidRPr="000D3C64">
        <w:rPr>
          <w:rFonts w:ascii="Times New Roman" w:hAnsi="Times New Roman" w:cs="Times New Roman"/>
          <w:sz w:val="30"/>
          <w:szCs w:val="30"/>
        </w:rPr>
        <w:t xml:space="preserve">7.  Is m divisible by 6? </w:t>
      </w:r>
    </w:p>
    <w:p w:rsidR="00545A3B" w:rsidRPr="000D3C64" w:rsidRDefault="00545A3B" w:rsidP="000D3C64">
      <w:pPr>
        <w:autoSpaceDE w:val="0"/>
        <w:autoSpaceDN w:val="0"/>
        <w:adjustRightInd w:val="0"/>
        <w:spacing w:after="0" w:line="360" w:lineRule="auto"/>
        <w:ind w:left="395" w:right="2738" w:hanging="283"/>
        <w:rPr>
          <w:rFonts w:ascii="Times New Roman" w:hAnsi="Times New Roman" w:cs="Times New Roman"/>
          <w:sz w:val="30"/>
          <w:szCs w:val="30"/>
        </w:rPr>
      </w:pPr>
      <w:r w:rsidRPr="000D3C64">
        <w:rPr>
          <w:rFonts w:ascii="Times New Roman" w:hAnsi="Times New Roman" w:cs="Times New Roman"/>
          <w:sz w:val="30"/>
          <w:szCs w:val="30"/>
        </w:rPr>
        <w:t xml:space="preserve">a.   m is divisible by 3 </w:t>
      </w:r>
    </w:p>
    <w:p w:rsidR="00545A3B" w:rsidRPr="000D3C64" w:rsidRDefault="00545A3B" w:rsidP="000D3C64">
      <w:pPr>
        <w:autoSpaceDE w:val="0"/>
        <w:autoSpaceDN w:val="0"/>
        <w:adjustRightInd w:val="0"/>
        <w:spacing w:after="0" w:line="360" w:lineRule="auto"/>
        <w:ind w:left="395" w:right="2738" w:hanging="283"/>
        <w:rPr>
          <w:rFonts w:ascii="Times New Roman" w:hAnsi="Times New Roman" w:cs="Times New Roman"/>
          <w:sz w:val="30"/>
          <w:szCs w:val="30"/>
        </w:rPr>
      </w:pPr>
      <w:r w:rsidRPr="000D3C64">
        <w:rPr>
          <w:rFonts w:ascii="Times New Roman" w:hAnsi="Times New Roman" w:cs="Times New Roman"/>
          <w:sz w:val="30"/>
          <w:szCs w:val="30"/>
        </w:rPr>
        <w:t>b.   m is divisible by 4</w:t>
      </w:r>
    </w:p>
    <w:p w:rsidR="00545A3B" w:rsidRPr="000D3C64" w:rsidRDefault="00545A3B" w:rsidP="000D3C64">
      <w:pPr>
        <w:autoSpaceDE w:val="0"/>
        <w:autoSpaceDN w:val="0"/>
        <w:adjustRightInd w:val="0"/>
        <w:spacing w:before="9" w:after="0" w:line="360" w:lineRule="auto"/>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112" w:right="3304"/>
        <w:jc w:val="both"/>
        <w:rPr>
          <w:rFonts w:ascii="Times New Roman" w:hAnsi="Times New Roman" w:cs="Times New Roman"/>
          <w:sz w:val="30"/>
          <w:szCs w:val="30"/>
        </w:rPr>
      </w:pPr>
      <w:r w:rsidRPr="000D3C64">
        <w:rPr>
          <w:rFonts w:ascii="Times New Roman" w:hAnsi="Times New Roman" w:cs="Times New Roman"/>
          <w:sz w:val="30"/>
          <w:szCs w:val="30"/>
        </w:rPr>
        <w:t>8.  Is ab positive?</w:t>
      </w:r>
    </w:p>
    <w:p w:rsidR="00545A3B" w:rsidRPr="000D3C64" w:rsidRDefault="00545A3B" w:rsidP="000D3C64">
      <w:pPr>
        <w:autoSpaceDE w:val="0"/>
        <w:autoSpaceDN w:val="0"/>
        <w:adjustRightInd w:val="0"/>
        <w:spacing w:after="0" w:line="360" w:lineRule="auto"/>
        <w:ind w:left="395"/>
        <w:rPr>
          <w:rFonts w:ascii="Times New Roman" w:hAnsi="Times New Roman" w:cs="Times New Roman"/>
          <w:position w:val="10"/>
          <w:sz w:val="30"/>
          <w:szCs w:val="30"/>
        </w:rPr>
      </w:pPr>
      <w:r w:rsidRPr="000D3C64">
        <w:rPr>
          <w:rFonts w:ascii="Times New Roman" w:hAnsi="Times New Roman" w:cs="Times New Roman"/>
          <w:sz w:val="30"/>
          <w:szCs w:val="30"/>
        </w:rPr>
        <w:t>a.  (a+b)</w:t>
      </w:r>
      <w:r w:rsidRPr="000D3C64">
        <w:rPr>
          <w:rFonts w:ascii="Times New Roman" w:hAnsi="Times New Roman" w:cs="Times New Roman"/>
          <w:position w:val="10"/>
          <w:sz w:val="30"/>
          <w:szCs w:val="30"/>
        </w:rPr>
        <w:t xml:space="preserve">2  </w:t>
      </w:r>
      <w:r w:rsidRPr="000D3C64">
        <w:rPr>
          <w:rFonts w:ascii="Times New Roman" w:hAnsi="Times New Roman" w:cs="Times New Roman"/>
          <w:sz w:val="30"/>
          <w:szCs w:val="30"/>
        </w:rPr>
        <w:t>&lt; (a-b)</w:t>
      </w:r>
      <w:r w:rsidRPr="000D3C64">
        <w:rPr>
          <w:rFonts w:ascii="Times New Roman" w:hAnsi="Times New Roman" w:cs="Times New Roman"/>
          <w:position w:val="10"/>
          <w:sz w:val="30"/>
          <w:szCs w:val="30"/>
        </w:rPr>
        <w:t>2</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b.   a = b</w:t>
      </w:r>
    </w:p>
    <w:p w:rsidR="00545A3B" w:rsidRPr="000D3C64" w:rsidRDefault="00545A3B" w:rsidP="000D3C64">
      <w:pPr>
        <w:autoSpaceDE w:val="0"/>
        <w:autoSpaceDN w:val="0"/>
        <w:adjustRightInd w:val="0"/>
        <w:spacing w:before="7" w:after="0" w:line="360" w:lineRule="auto"/>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9.  If a salesman received a commission of 3%  of the sales that he has booked in a month, what was the sales  booked  by  the  salesman  in  the  month  of November 2003?</w:t>
      </w:r>
    </w:p>
    <w:p w:rsidR="00545A3B" w:rsidRPr="000D3C64" w:rsidRDefault="00545A3B" w:rsidP="000D3C64">
      <w:pPr>
        <w:autoSpaceDE w:val="0"/>
        <w:autoSpaceDN w:val="0"/>
        <w:adjustRightInd w:val="0"/>
        <w:spacing w:after="0" w:line="360" w:lineRule="auto"/>
        <w:ind w:left="679" w:right="-35" w:hanging="284"/>
        <w:jc w:val="both"/>
        <w:rPr>
          <w:rFonts w:ascii="Times New Roman" w:hAnsi="Times New Roman" w:cs="Times New Roman"/>
          <w:sz w:val="30"/>
          <w:szCs w:val="30"/>
        </w:rPr>
      </w:pPr>
      <w:r w:rsidRPr="000D3C64">
        <w:rPr>
          <w:rFonts w:ascii="Times New Roman" w:hAnsi="Times New Roman" w:cs="Times New Roman"/>
          <w:sz w:val="30"/>
          <w:szCs w:val="30"/>
        </w:rPr>
        <w:t>a.  The sales booked by the salesman in the month of       November       2003       minus       salesman's commission was $245,000</w:t>
      </w:r>
    </w:p>
    <w:p w:rsidR="00545A3B" w:rsidRPr="000D3C64" w:rsidRDefault="00545A3B" w:rsidP="000D3C64">
      <w:pPr>
        <w:autoSpaceDE w:val="0"/>
        <w:autoSpaceDN w:val="0"/>
        <w:adjustRightInd w:val="0"/>
        <w:spacing w:before="12" w:after="0" w:line="360" w:lineRule="auto"/>
        <w:ind w:left="566" w:right="70" w:hanging="283"/>
        <w:rPr>
          <w:rFonts w:ascii="Times New Roman" w:hAnsi="Times New Roman" w:cs="Times New Roman"/>
          <w:sz w:val="30"/>
          <w:szCs w:val="30"/>
        </w:rPr>
      </w:pPr>
      <w:r w:rsidRPr="000D3C64">
        <w:rPr>
          <w:rFonts w:ascii="Times New Roman" w:hAnsi="Times New Roman" w:cs="Times New Roman"/>
          <w:sz w:val="30"/>
          <w:szCs w:val="30"/>
        </w:rPr>
        <w:t>b.   The  selling  price  of  the  sales  booked  by  the salesman in the month of November 2003 were 125  percent  of  the  original  purchase  price  of $225,000.</w:t>
      </w:r>
    </w:p>
    <w:p w:rsidR="00545A3B" w:rsidRPr="000D3C64" w:rsidRDefault="00545A3B" w:rsidP="000D3C64">
      <w:pPr>
        <w:autoSpaceDE w:val="0"/>
        <w:autoSpaceDN w:val="0"/>
        <w:adjustRightInd w:val="0"/>
        <w:spacing w:before="9" w:after="0" w:line="360" w:lineRule="auto"/>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2789"/>
        <w:jc w:val="both"/>
        <w:rPr>
          <w:rFonts w:ascii="Times New Roman" w:hAnsi="Times New Roman" w:cs="Times New Roman"/>
          <w:sz w:val="30"/>
          <w:szCs w:val="30"/>
        </w:rPr>
      </w:pPr>
      <w:r w:rsidRPr="000D3C64">
        <w:rPr>
          <w:rFonts w:ascii="Times New Roman" w:hAnsi="Times New Roman" w:cs="Times New Roman"/>
          <w:sz w:val="30"/>
          <w:szCs w:val="30"/>
        </w:rPr>
        <w:t>10.  What is the number?</w:t>
      </w:r>
    </w:p>
    <w:p w:rsidR="00545A3B" w:rsidRPr="000D3C64" w:rsidRDefault="00545A3B" w:rsidP="000D3C64">
      <w:pPr>
        <w:autoSpaceDE w:val="0"/>
        <w:autoSpaceDN w:val="0"/>
        <w:adjustRightInd w:val="0"/>
        <w:spacing w:after="0" w:line="360" w:lineRule="auto"/>
        <w:ind w:left="566" w:right="70" w:hanging="283"/>
        <w:rPr>
          <w:rFonts w:ascii="Times New Roman" w:hAnsi="Times New Roman" w:cs="Times New Roman"/>
          <w:sz w:val="30"/>
          <w:szCs w:val="30"/>
        </w:rPr>
      </w:pPr>
      <w:r w:rsidRPr="000D3C64">
        <w:rPr>
          <w:rFonts w:ascii="Times New Roman" w:hAnsi="Times New Roman" w:cs="Times New Roman"/>
          <w:sz w:val="30"/>
          <w:szCs w:val="30"/>
        </w:rPr>
        <w:t>a.  The  sum  of  two  digit  is  9.  The  ratio  of  the  two digits is 1:2</w:t>
      </w:r>
    </w:p>
    <w:p w:rsidR="00545A3B" w:rsidRPr="000D3C64" w:rsidRDefault="00545A3B" w:rsidP="000D3C64">
      <w:pPr>
        <w:autoSpaceDE w:val="0"/>
        <w:autoSpaceDN w:val="0"/>
        <w:adjustRightInd w:val="0"/>
        <w:spacing w:after="0" w:line="360" w:lineRule="auto"/>
        <w:ind w:left="283" w:right="78"/>
        <w:jc w:val="both"/>
        <w:rPr>
          <w:rFonts w:ascii="Times New Roman" w:hAnsi="Times New Roman" w:cs="Times New Roman"/>
          <w:sz w:val="30"/>
          <w:szCs w:val="30"/>
        </w:rPr>
      </w:pPr>
      <w:r w:rsidRPr="000D3C64">
        <w:rPr>
          <w:rFonts w:ascii="Times New Roman" w:hAnsi="Times New Roman" w:cs="Times New Roman"/>
          <w:sz w:val="30"/>
          <w:szCs w:val="30"/>
        </w:rPr>
        <w:t>b.  The product of the two digit of a number is 18.</w:t>
      </w:r>
    </w:p>
    <w:p w:rsidR="00545A3B" w:rsidRPr="000D3C64" w:rsidRDefault="00545A3B" w:rsidP="000D3C64">
      <w:pPr>
        <w:autoSpaceDE w:val="0"/>
        <w:autoSpaceDN w:val="0"/>
        <w:adjustRightInd w:val="0"/>
        <w:spacing w:after="0" w:line="360" w:lineRule="auto"/>
        <w:ind w:left="566"/>
        <w:rPr>
          <w:rFonts w:ascii="Times New Roman" w:hAnsi="Times New Roman" w:cs="Times New Roman"/>
          <w:sz w:val="30"/>
          <w:szCs w:val="30"/>
        </w:rPr>
      </w:pPr>
      <w:r w:rsidRPr="000D3C64">
        <w:rPr>
          <w:rFonts w:ascii="Times New Roman" w:hAnsi="Times New Roman" w:cs="Times New Roman"/>
          <w:sz w:val="30"/>
          <w:szCs w:val="30"/>
        </w:rPr>
        <w:t>The quotient of two digit is 3.</w:t>
      </w: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autoSpaceDE w:val="0"/>
        <w:autoSpaceDN w:val="0"/>
        <w:adjustRightInd w:val="0"/>
        <w:spacing w:after="0" w:line="360" w:lineRule="auto"/>
        <w:ind w:right="2074"/>
        <w:jc w:val="both"/>
        <w:rPr>
          <w:rFonts w:ascii="Times New Roman" w:hAnsi="Times New Roman" w:cs="Times New Roman"/>
          <w:sz w:val="30"/>
          <w:szCs w:val="30"/>
        </w:rPr>
      </w:pPr>
      <w:r w:rsidRPr="000D3C64">
        <w:rPr>
          <w:rFonts w:ascii="Times New Roman" w:hAnsi="Times New Roman" w:cs="Times New Roman"/>
          <w:sz w:val="30"/>
          <w:szCs w:val="30"/>
        </w:rPr>
        <w:t>11. What is the area of the circle?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Statements:</w:t>
      </w:r>
    </w:p>
    <w:p w:rsidR="00545A3B" w:rsidRPr="000D3C64" w:rsidRDefault="00545A3B" w:rsidP="000D3C64">
      <w:pPr>
        <w:tabs>
          <w:tab w:val="left" w:pos="820"/>
        </w:tabs>
        <w:autoSpaceDE w:val="0"/>
        <w:autoSpaceDN w:val="0"/>
        <w:adjustRightInd w:val="0"/>
        <w:spacing w:after="0" w:line="360" w:lineRule="auto"/>
        <w:ind w:left="820" w:right="-36" w:hanging="425"/>
        <w:jc w:val="both"/>
        <w:rPr>
          <w:rFonts w:ascii="Times New Roman" w:hAnsi="Times New Roman" w:cs="Times New Roman"/>
          <w:sz w:val="30"/>
          <w:szCs w:val="30"/>
        </w:rPr>
      </w:pPr>
      <w:r w:rsidRPr="000D3C64">
        <w:rPr>
          <w:rFonts w:ascii="Times New Roman" w:hAnsi="Times New Roman" w:cs="Times New Roman"/>
          <w:sz w:val="30"/>
          <w:szCs w:val="30"/>
        </w:rPr>
        <w:t>I.</w:t>
      </w:r>
      <w:r w:rsidRPr="000D3C64">
        <w:rPr>
          <w:rFonts w:ascii="Times New Roman" w:hAnsi="Times New Roman" w:cs="Times New Roman"/>
          <w:sz w:val="30"/>
          <w:szCs w:val="30"/>
        </w:rPr>
        <w:tab/>
        <w:t>The breadth  of  a  rectangle  is  three-fourth  the radius of the circle.</w:t>
      </w:r>
    </w:p>
    <w:p w:rsidR="00545A3B" w:rsidRPr="000D3C64" w:rsidRDefault="00545A3B" w:rsidP="000D3C64">
      <w:pPr>
        <w:autoSpaceDE w:val="0"/>
        <w:autoSpaceDN w:val="0"/>
        <w:adjustRightInd w:val="0"/>
        <w:spacing w:after="0" w:line="360" w:lineRule="auto"/>
        <w:ind w:left="395" w:right="-42"/>
        <w:rPr>
          <w:rFonts w:ascii="Times New Roman" w:hAnsi="Times New Roman" w:cs="Times New Roman"/>
          <w:sz w:val="30"/>
          <w:szCs w:val="30"/>
        </w:rPr>
      </w:pPr>
      <w:r w:rsidRPr="000D3C64">
        <w:rPr>
          <w:rFonts w:ascii="Times New Roman" w:hAnsi="Times New Roman" w:cs="Times New Roman"/>
          <w:sz w:val="30"/>
          <w:szCs w:val="30"/>
        </w:rPr>
        <w:t>II.    The radius of the circle is equal to the side of  a square of area144 sq.cm.</w:t>
      </w:r>
    </w:p>
    <w:p w:rsidR="00545A3B" w:rsidRPr="000D3C64" w:rsidRDefault="00545A3B" w:rsidP="000D3C64">
      <w:pPr>
        <w:autoSpaceDE w:val="0"/>
        <w:autoSpaceDN w:val="0"/>
        <w:adjustRightInd w:val="0"/>
        <w:spacing w:after="0" w:line="360" w:lineRule="auto"/>
        <w:ind w:left="395" w:right="-42"/>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31"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autoSpaceDE w:val="0"/>
        <w:autoSpaceDN w:val="0"/>
        <w:adjustRightInd w:val="0"/>
        <w:spacing w:after="0" w:line="360" w:lineRule="auto"/>
        <w:ind w:left="112" w:right="-26"/>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w:t>
      </w:r>
    </w:p>
    <w:p w:rsidR="00545A3B" w:rsidRPr="000D3C64" w:rsidRDefault="00545A3B" w:rsidP="000D3C64">
      <w:pPr>
        <w:autoSpaceDE w:val="0"/>
        <w:autoSpaceDN w:val="0"/>
        <w:adjustRightInd w:val="0"/>
        <w:spacing w:after="0" w:line="360" w:lineRule="auto"/>
        <w:ind w:left="395" w:right="-29"/>
        <w:rPr>
          <w:rFonts w:ascii="Times New Roman" w:hAnsi="Times New Roman" w:cs="Times New Roman"/>
          <w:sz w:val="30"/>
          <w:szCs w:val="30"/>
        </w:rPr>
      </w:pPr>
      <w:r w:rsidRPr="000D3C64">
        <w:rPr>
          <w:rFonts w:ascii="Times New Roman" w:hAnsi="Times New Roman" w:cs="Times New Roman"/>
          <w:sz w:val="30"/>
          <w:szCs w:val="30"/>
        </w:rPr>
        <w:t>the question, while the data in Statement I alone is not sufficient to answer the questions.</w:t>
      </w:r>
    </w:p>
    <w:p w:rsidR="00545A3B" w:rsidRPr="000D3C64" w:rsidRDefault="00545A3B" w:rsidP="000D3C64">
      <w:pPr>
        <w:autoSpaceDE w:val="0"/>
        <w:autoSpaceDN w:val="0"/>
        <w:adjustRightInd w:val="0"/>
        <w:spacing w:after="0" w:line="360" w:lineRule="auto"/>
        <w:ind w:left="112" w:right="-24"/>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is sufficient to answer the question.</w:t>
      </w:r>
    </w:p>
    <w:p w:rsidR="00545A3B" w:rsidRPr="000D3C64" w:rsidRDefault="00545A3B" w:rsidP="000D3C64">
      <w:pPr>
        <w:autoSpaceDE w:val="0"/>
        <w:autoSpaceDN w:val="0"/>
        <w:adjustRightInd w:val="0"/>
        <w:spacing w:after="0" w:line="360" w:lineRule="auto"/>
        <w:ind w:left="395" w:right="-28"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autoSpaceDE w:val="0"/>
        <w:autoSpaceDN w:val="0"/>
        <w:adjustRightInd w:val="0"/>
        <w:spacing w:after="0" w:line="360" w:lineRule="auto"/>
        <w:ind w:left="112" w:right="-20"/>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necessary to answer the question.</w:t>
      </w:r>
    </w:p>
    <w:p w:rsidR="00545A3B" w:rsidRPr="000D3C64" w:rsidRDefault="00545A3B" w:rsidP="000D3C64">
      <w:pPr>
        <w:autoSpaceDE w:val="0"/>
        <w:autoSpaceDN w:val="0"/>
        <w:adjustRightInd w:val="0"/>
        <w:spacing w:after="0" w:line="360" w:lineRule="auto"/>
        <w:ind w:left="395" w:right="-42"/>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415"/>
        <w:jc w:val="both"/>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415"/>
        <w:jc w:val="both"/>
        <w:rPr>
          <w:rFonts w:ascii="Times New Roman" w:hAnsi="Times New Roman" w:cs="Times New Roman"/>
          <w:sz w:val="30"/>
          <w:szCs w:val="30"/>
        </w:rPr>
      </w:pPr>
      <w:r w:rsidRPr="000D3C64">
        <w:rPr>
          <w:rFonts w:ascii="Times New Roman" w:hAnsi="Times New Roman" w:cs="Times New Roman"/>
          <w:sz w:val="30"/>
          <w:szCs w:val="30"/>
        </w:rPr>
        <w:t>12. What is the cost of three doors and two windows?</w:t>
      </w:r>
    </w:p>
    <w:p w:rsidR="00545A3B" w:rsidRPr="000D3C64" w:rsidRDefault="00545A3B" w:rsidP="000D3C64">
      <w:pPr>
        <w:autoSpaceDE w:val="0"/>
        <w:autoSpaceDN w:val="0"/>
        <w:adjustRightInd w:val="0"/>
        <w:spacing w:after="0" w:line="360" w:lineRule="auto"/>
        <w:ind w:left="395" w:right="-45"/>
        <w:rPr>
          <w:rFonts w:ascii="Times New Roman" w:hAnsi="Times New Roman" w:cs="Times New Roman"/>
          <w:sz w:val="30"/>
          <w:szCs w:val="30"/>
        </w:rPr>
      </w:pPr>
      <w:r w:rsidRPr="000D3C64">
        <w:rPr>
          <w:rFonts w:ascii="Times New Roman" w:hAnsi="Times New Roman" w:cs="Times New Roman"/>
          <w:sz w:val="30"/>
          <w:szCs w:val="30"/>
        </w:rPr>
        <w:t>I.       Cost  of  four  windows  is  twice  the  cost  of  three doors.</w:t>
      </w:r>
    </w:p>
    <w:p w:rsidR="00545A3B" w:rsidRPr="000D3C64" w:rsidRDefault="00545A3B" w:rsidP="000D3C64">
      <w:pPr>
        <w:autoSpaceDE w:val="0"/>
        <w:autoSpaceDN w:val="0"/>
        <w:adjustRightInd w:val="0"/>
        <w:spacing w:before="1" w:after="0" w:line="360" w:lineRule="auto"/>
        <w:ind w:left="395" w:right="-51"/>
        <w:rPr>
          <w:rFonts w:ascii="Times New Roman" w:hAnsi="Times New Roman" w:cs="Times New Roman"/>
          <w:sz w:val="30"/>
          <w:szCs w:val="30"/>
        </w:rPr>
      </w:pPr>
      <w:r w:rsidRPr="000D3C64">
        <w:rPr>
          <w:rFonts w:ascii="Times New Roman" w:hAnsi="Times New Roman" w:cs="Times New Roman"/>
          <w:sz w:val="30"/>
          <w:szCs w:val="30"/>
        </w:rPr>
        <w:t>II.      Cost of two doors is equal to cost of one wood, i.e Rs.500.</w:t>
      </w:r>
    </w:p>
    <w:p w:rsidR="00545A3B" w:rsidRPr="000D3C64" w:rsidRDefault="00545A3B" w:rsidP="000D3C64">
      <w:pPr>
        <w:autoSpaceDE w:val="0"/>
        <w:autoSpaceDN w:val="0"/>
        <w:adjustRightInd w:val="0"/>
        <w:spacing w:before="1" w:after="0" w:line="360" w:lineRule="auto"/>
        <w:ind w:left="395" w:right="-51"/>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31"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autoSpaceDE w:val="0"/>
        <w:autoSpaceDN w:val="0"/>
        <w:adjustRightInd w:val="0"/>
        <w:spacing w:after="0" w:line="360" w:lineRule="auto"/>
        <w:ind w:left="112" w:right="-26"/>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w:t>
      </w:r>
    </w:p>
    <w:p w:rsidR="00545A3B" w:rsidRPr="000D3C64" w:rsidRDefault="00545A3B" w:rsidP="000D3C64">
      <w:pPr>
        <w:autoSpaceDE w:val="0"/>
        <w:autoSpaceDN w:val="0"/>
        <w:adjustRightInd w:val="0"/>
        <w:spacing w:after="0" w:line="360" w:lineRule="auto"/>
        <w:ind w:left="395" w:right="-29"/>
        <w:rPr>
          <w:rFonts w:ascii="Times New Roman" w:hAnsi="Times New Roman" w:cs="Times New Roman"/>
          <w:sz w:val="30"/>
          <w:szCs w:val="30"/>
        </w:rPr>
      </w:pPr>
      <w:r w:rsidRPr="000D3C64">
        <w:rPr>
          <w:rFonts w:ascii="Times New Roman" w:hAnsi="Times New Roman" w:cs="Times New Roman"/>
          <w:sz w:val="30"/>
          <w:szCs w:val="30"/>
        </w:rPr>
        <w:t>the question, while the data in Statement I alone is not sufficient to answer the questions.</w:t>
      </w:r>
    </w:p>
    <w:p w:rsidR="00545A3B" w:rsidRPr="000D3C64" w:rsidRDefault="00545A3B" w:rsidP="000D3C64">
      <w:pPr>
        <w:autoSpaceDE w:val="0"/>
        <w:autoSpaceDN w:val="0"/>
        <w:adjustRightInd w:val="0"/>
        <w:spacing w:after="0" w:line="360" w:lineRule="auto"/>
        <w:ind w:left="112" w:right="-24"/>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is sufficient to answer the question.</w:t>
      </w:r>
    </w:p>
    <w:p w:rsidR="00545A3B" w:rsidRPr="000D3C64" w:rsidRDefault="00545A3B" w:rsidP="000D3C64">
      <w:pPr>
        <w:autoSpaceDE w:val="0"/>
        <w:autoSpaceDN w:val="0"/>
        <w:adjustRightInd w:val="0"/>
        <w:spacing w:after="0" w:line="360" w:lineRule="auto"/>
        <w:ind w:left="395" w:right="-28"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autoSpaceDE w:val="0"/>
        <w:autoSpaceDN w:val="0"/>
        <w:adjustRightInd w:val="0"/>
        <w:spacing w:after="0" w:line="360" w:lineRule="auto"/>
        <w:ind w:left="112" w:right="-20"/>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necessary to answer the question.</w:t>
      </w:r>
    </w:p>
    <w:p w:rsidR="00545A3B" w:rsidRPr="000D3C64" w:rsidRDefault="00545A3B" w:rsidP="000D3C64">
      <w:pPr>
        <w:autoSpaceDE w:val="0"/>
        <w:autoSpaceDN w:val="0"/>
        <w:adjustRightInd w:val="0"/>
        <w:spacing w:after="0" w:line="360" w:lineRule="auto"/>
        <w:ind w:right="1965"/>
        <w:jc w:val="both"/>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1965"/>
        <w:jc w:val="both"/>
        <w:rPr>
          <w:rFonts w:ascii="Times New Roman" w:hAnsi="Times New Roman" w:cs="Times New Roman"/>
          <w:sz w:val="30"/>
          <w:szCs w:val="30"/>
        </w:rPr>
      </w:pPr>
      <w:r w:rsidRPr="000D3C64">
        <w:rPr>
          <w:rFonts w:ascii="Times New Roman" w:hAnsi="Times New Roman" w:cs="Times New Roman"/>
          <w:sz w:val="30"/>
          <w:szCs w:val="30"/>
        </w:rPr>
        <w:t>13. What is Jame’s annual income?</w:t>
      </w:r>
    </w:p>
    <w:p w:rsidR="00545A3B" w:rsidRPr="000D3C64" w:rsidRDefault="00545A3B" w:rsidP="000D3C64">
      <w:pPr>
        <w:autoSpaceDE w:val="0"/>
        <w:autoSpaceDN w:val="0"/>
        <w:adjustRightInd w:val="0"/>
        <w:spacing w:after="0" w:line="360" w:lineRule="auto"/>
        <w:ind w:left="395" w:right="-50"/>
        <w:rPr>
          <w:rFonts w:ascii="Times New Roman" w:hAnsi="Times New Roman" w:cs="Times New Roman"/>
          <w:sz w:val="30"/>
          <w:szCs w:val="30"/>
        </w:rPr>
      </w:pPr>
      <w:r w:rsidRPr="000D3C64">
        <w:rPr>
          <w:rFonts w:ascii="Times New Roman" w:hAnsi="Times New Roman" w:cs="Times New Roman"/>
          <w:sz w:val="30"/>
          <w:szCs w:val="30"/>
        </w:rPr>
        <w:t>I.       James’s  monthly  income  is  Rs.8500  more  than Amy’s monthly income.</w:t>
      </w:r>
    </w:p>
    <w:p w:rsidR="00545A3B" w:rsidRPr="000D3C64" w:rsidRDefault="00545A3B" w:rsidP="000D3C64">
      <w:pPr>
        <w:autoSpaceDE w:val="0"/>
        <w:autoSpaceDN w:val="0"/>
        <w:adjustRightInd w:val="0"/>
        <w:spacing w:after="0" w:line="360" w:lineRule="auto"/>
        <w:ind w:left="395" w:right="-44"/>
        <w:rPr>
          <w:rFonts w:ascii="Times New Roman" w:hAnsi="Times New Roman" w:cs="Times New Roman"/>
          <w:sz w:val="30"/>
          <w:szCs w:val="30"/>
        </w:rPr>
      </w:pPr>
      <w:r w:rsidRPr="000D3C64">
        <w:rPr>
          <w:rFonts w:ascii="Times New Roman" w:hAnsi="Times New Roman" w:cs="Times New Roman"/>
          <w:sz w:val="30"/>
          <w:szCs w:val="30"/>
        </w:rPr>
        <w:t>II.      Rohan’s monthly income is Rs.3.5 thousand which is half of Amy’s monthly income.</w:t>
      </w:r>
    </w:p>
    <w:p w:rsidR="00545A3B" w:rsidRPr="000D3C64" w:rsidRDefault="00545A3B" w:rsidP="000D3C64">
      <w:pPr>
        <w:autoSpaceDE w:val="0"/>
        <w:autoSpaceDN w:val="0"/>
        <w:adjustRightInd w:val="0"/>
        <w:spacing w:after="0" w:line="360" w:lineRule="auto"/>
        <w:ind w:left="395" w:right="-44"/>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31"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autoSpaceDE w:val="0"/>
        <w:autoSpaceDN w:val="0"/>
        <w:adjustRightInd w:val="0"/>
        <w:spacing w:after="0" w:line="360" w:lineRule="auto"/>
        <w:ind w:left="112" w:right="-26"/>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w:t>
      </w:r>
    </w:p>
    <w:p w:rsidR="00545A3B" w:rsidRPr="000D3C64" w:rsidRDefault="00545A3B" w:rsidP="000D3C64">
      <w:pPr>
        <w:autoSpaceDE w:val="0"/>
        <w:autoSpaceDN w:val="0"/>
        <w:adjustRightInd w:val="0"/>
        <w:spacing w:after="0" w:line="360" w:lineRule="auto"/>
        <w:ind w:left="395" w:right="-29"/>
        <w:rPr>
          <w:rFonts w:ascii="Times New Roman" w:hAnsi="Times New Roman" w:cs="Times New Roman"/>
          <w:sz w:val="30"/>
          <w:szCs w:val="30"/>
        </w:rPr>
      </w:pPr>
      <w:r w:rsidRPr="000D3C64">
        <w:rPr>
          <w:rFonts w:ascii="Times New Roman" w:hAnsi="Times New Roman" w:cs="Times New Roman"/>
          <w:sz w:val="30"/>
          <w:szCs w:val="30"/>
        </w:rPr>
        <w:t>the question, while the data in Statement I alone is not sufficient to answer the questions.</w:t>
      </w:r>
    </w:p>
    <w:p w:rsidR="00545A3B" w:rsidRPr="000D3C64" w:rsidRDefault="00545A3B" w:rsidP="000D3C64">
      <w:pPr>
        <w:autoSpaceDE w:val="0"/>
        <w:autoSpaceDN w:val="0"/>
        <w:adjustRightInd w:val="0"/>
        <w:spacing w:after="0" w:line="360" w:lineRule="auto"/>
        <w:ind w:left="112" w:right="-24"/>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is sufficient to answer the question.</w:t>
      </w:r>
    </w:p>
    <w:p w:rsidR="00545A3B" w:rsidRPr="000D3C64" w:rsidRDefault="00545A3B" w:rsidP="000D3C64">
      <w:pPr>
        <w:autoSpaceDE w:val="0"/>
        <w:autoSpaceDN w:val="0"/>
        <w:adjustRightInd w:val="0"/>
        <w:spacing w:after="0" w:line="360" w:lineRule="auto"/>
        <w:ind w:left="395" w:right="-28"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autoSpaceDE w:val="0"/>
        <w:autoSpaceDN w:val="0"/>
        <w:adjustRightInd w:val="0"/>
        <w:spacing w:after="0" w:line="360" w:lineRule="auto"/>
        <w:ind w:left="112" w:right="-20"/>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necessary to answer the question.</w:t>
      </w:r>
    </w:p>
    <w:p w:rsidR="00545A3B" w:rsidRPr="000D3C64" w:rsidRDefault="00545A3B" w:rsidP="000D3C64">
      <w:pPr>
        <w:autoSpaceDE w:val="0"/>
        <w:autoSpaceDN w:val="0"/>
        <w:adjustRightInd w:val="0"/>
        <w:spacing w:after="0" w:line="360" w:lineRule="auto"/>
        <w:ind w:left="395" w:right="-44"/>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937"/>
        <w:jc w:val="both"/>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937"/>
        <w:jc w:val="both"/>
        <w:rPr>
          <w:rFonts w:ascii="Times New Roman" w:hAnsi="Times New Roman" w:cs="Times New Roman"/>
          <w:sz w:val="30"/>
          <w:szCs w:val="30"/>
        </w:rPr>
      </w:pPr>
      <w:r w:rsidRPr="000D3C64">
        <w:rPr>
          <w:rFonts w:ascii="Times New Roman" w:hAnsi="Times New Roman" w:cs="Times New Roman"/>
          <w:sz w:val="30"/>
          <w:szCs w:val="30"/>
        </w:rPr>
        <w:t>14. What does-‘Pa’ mean in the code language?</w:t>
      </w:r>
    </w:p>
    <w:p w:rsidR="00545A3B" w:rsidRPr="000D3C64" w:rsidRDefault="00545A3B" w:rsidP="000D3C64">
      <w:pPr>
        <w:autoSpaceDE w:val="0"/>
        <w:autoSpaceDN w:val="0"/>
        <w:adjustRightInd w:val="0"/>
        <w:spacing w:after="0" w:line="360" w:lineRule="auto"/>
        <w:ind w:left="395" w:right="-47"/>
        <w:rPr>
          <w:rFonts w:ascii="Times New Roman" w:hAnsi="Times New Roman" w:cs="Times New Roman"/>
          <w:sz w:val="30"/>
          <w:szCs w:val="30"/>
        </w:rPr>
      </w:pPr>
      <w:r w:rsidRPr="000D3C64">
        <w:rPr>
          <w:rFonts w:ascii="Times New Roman" w:hAnsi="Times New Roman" w:cs="Times New Roman"/>
          <w:sz w:val="30"/>
          <w:szCs w:val="30"/>
        </w:rPr>
        <w:t>I.       ‘Pe  Bo  Pa’  means  ‘look  at  me’  and  ‘Bo  Se  Pe  Ki’ means ‘don’t look at      him’ in the code language.</w:t>
      </w:r>
    </w:p>
    <w:p w:rsidR="00545A3B" w:rsidRPr="000D3C64" w:rsidRDefault="00545A3B" w:rsidP="000D3C64">
      <w:pPr>
        <w:tabs>
          <w:tab w:val="left" w:pos="820"/>
        </w:tabs>
        <w:autoSpaceDE w:val="0"/>
        <w:autoSpaceDN w:val="0"/>
        <w:adjustRightInd w:val="0"/>
        <w:spacing w:before="1" w:after="0" w:line="360" w:lineRule="auto"/>
        <w:ind w:left="820" w:right="-31" w:hanging="425"/>
        <w:jc w:val="both"/>
        <w:rPr>
          <w:rFonts w:ascii="Times New Roman" w:hAnsi="Times New Roman" w:cs="Times New Roman"/>
          <w:sz w:val="30"/>
          <w:szCs w:val="30"/>
        </w:rPr>
      </w:pPr>
      <w:r w:rsidRPr="000D3C64">
        <w:rPr>
          <w:rFonts w:ascii="Times New Roman" w:hAnsi="Times New Roman" w:cs="Times New Roman"/>
          <w:sz w:val="30"/>
          <w:szCs w:val="30"/>
        </w:rPr>
        <w:t>II.</w:t>
      </w:r>
      <w:r w:rsidRPr="000D3C64">
        <w:rPr>
          <w:rFonts w:ascii="Times New Roman" w:hAnsi="Times New Roman" w:cs="Times New Roman"/>
          <w:sz w:val="30"/>
          <w:szCs w:val="30"/>
        </w:rPr>
        <w:tab/>
        <w:t>‘Ka Ta Ne Pa’ means ‘take me and go’ and ‘Li wa Si Pa’ means ‘either me or   you’   in   that   code language.</w:t>
      </w:r>
    </w:p>
    <w:p w:rsidR="00545A3B" w:rsidRPr="000D3C64" w:rsidRDefault="00545A3B" w:rsidP="000D3C64">
      <w:pPr>
        <w:tabs>
          <w:tab w:val="left" w:pos="820"/>
        </w:tabs>
        <w:autoSpaceDE w:val="0"/>
        <w:autoSpaceDN w:val="0"/>
        <w:adjustRightInd w:val="0"/>
        <w:spacing w:before="1" w:after="0" w:line="360" w:lineRule="auto"/>
        <w:ind w:left="820" w:right="-31" w:hanging="425"/>
        <w:jc w:val="both"/>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31" w:hanging="283"/>
        <w:jc w:val="both"/>
        <w:rPr>
          <w:rFonts w:ascii="Times New Roman" w:hAnsi="Times New Roman" w:cs="Times New Roman"/>
          <w:sz w:val="30"/>
          <w:szCs w:val="30"/>
        </w:rPr>
      </w:pPr>
      <w:r w:rsidRPr="000D3C64">
        <w:rPr>
          <w:rFonts w:ascii="Times New Roman" w:hAnsi="Times New Roman" w:cs="Times New Roman"/>
          <w:sz w:val="30"/>
          <w:szCs w:val="30"/>
        </w:rPr>
        <w:t>(a) If the data in Statement I alone is sufficient to answer the question, while the data in Statement II alone is not sufficient to answer the questions.</w:t>
      </w:r>
    </w:p>
    <w:p w:rsidR="00545A3B" w:rsidRPr="000D3C64" w:rsidRDefault="00545A3B" w:rsidP="000D3C64">
      <w:pPr>
        <w:autoSpaceDE w:val="0"/>
        <w:autoSpaceDN w:val="0"/>
        <w:adjustRightInd w:val="0"/>
        <w:spacing w:after="0" w:line="360" w:lineRule="auto"/>
        <w:ind w:left="112" w:right="-26"/>
        <w:jc w:val="both"/>
        <w:rPr>
          <w:rFonts w:ascii="Times New Roman" w:hAnsi="Times New Roman" w:cs="Times New Roman"/>
          <w:sz w:val="30"/>
          <w:szCs w:val="30"/>
        </w:rPr>
      </w:pPr>
      <w:r w:rsidRPr="000D3C64">
        <w:rPr>
          <w:rFonts w:ascii="Times New Roman" w:hAnsi="Times New Roman" w:cs="Times New Roman"/>
          <w:sz w:val="30"/>
          <w:szCs w:val="30"/>
        </w:rPr>
        <w:t>(b) If the data in Statement II alone is sufficient to answer</w:t>
      </w:r>
    </w:p>
    <w:p w:rsidR="00545A3B" w:rsidRPr="000D3C64" w:rsidRDefault="00545A3B" w:rsidP="000D3C64">
      <w:pPr>
        <w:autoSpaceDE w:val="0"/>
        <w:autoSpaceDN w:val="0"/>
        <w:adjustRightInd w:val="0"/>
        <w:spacing w:after="0" w:line="360" w:lineRule="auto"/>
        <w:ind w:left="395" w:right="-29"/>
        <w:rPr>
          <w:rFonts w:ascii="Times New Roman" w:hAnsi="Times New Roman" w:cs="Times New Roman"/>
          <w:sz w:val="30"/>
          <w:szCs w:val="30"/>
        </w:rPr>
      </w:pPr>
      <w:r w:rsidRPr="000D3C64">
        <w:rPr>
          <w:rFonts w:ascii="Times New Roman" w:hAnsi="Times New Roman" w:cs="Times New Roman"/>
          <w:sz w:val="30"/>
          <w:szCs w:val="30"/>
        </w:rPr>
        <w:t>the question, while the data in Statement I alone is not sufficient to answer the questions.</w:t>
      </w:r>
    </w:p>
    <w:p w:rsidR="00545A3B" w:rsidRPr="000D3C64" w:rsidRDefault="00545A3B" w:rsidP="000D3C64">
      <w:pPr>
        <w:autoSpaceDE w:val="0"/>
        <w:autoSpaceDN w:val="0"/>
        <w:adjustRightInd w:val="0"/>
        <w:spacing w:after="0" w:line="360" w:lineRule="auto"/>
        <w:ind w:left="112" w:right="-24"/>
        <w:jc w:val="both"/>
        <w:rPr>
          <w:rFonts w:ascii="Times New Roman" w:hAnsi="Times New Roman" w:cs="Times New Roman"/>
          <w:sz w:val="30"/>
          <w:szCs w:val="30"/>
        </w:rPr>
      </w:pPr>
      <w:r w:rsidRPr="000D3C64">
        <w:rPr>
          <w:rFonts w:ascii="Times New Roman" w:hAnsi="Times New Roman" w:cs="Times New Roman"/>
          <w:sz w:val="30"/>
          <w:szCs w:val="30"/>
        </w:rPr>
        <w:t>(c)  If the data in statement I alone or in statement II alone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is sufficient to answer the question.</w:t>
      </w:r>
    </w:p>
    <w:p w:rsidR="00545A3B" w:rsidRPr="000D3C64" w:rsidRDefault="00545A3B" w:rsidP="000D3C64">
      <w:pPr>
        <w:autoSpaceDE w:val="0"/>
        <w:autoSpaceDN w:val="0"/>
        <w:adjustRightInd w:val="0"/>
        <w:spacing w:after="0" w:line="360" w:lineRule="auto"/>
        <w:ind w:left="395" w:right="-28" w:hanging="283"/>
        <w:jc w:val="both"/>
        <w:rPr>
          <w:rFonts w:ascii="Times New Roman" w:hAnsi="Times New Roman" w:cs="Times New Roman"/>
          <w:sz w:val="30"/>
          <w:szCs w:val="30"/>
        </w:rPr>
      </w:pPr>
      <w:r w:rsidRPr="000D3C64">
        <w:rPr>
          <w:rFonts w:ascii="Times New Roman" w:hAnsi="Times New Roman" w:cs="Times New Roman"/>
          <w:sz w:val="30"/>
          <w:szCs w:val="30"/>
        </w:rPr>
        <w:t>(d) If  the  data  in  both  the  statements  I  and  II  are  not sufficient to answer the question.</w:t>
      </w:r>
    </w:p>
    <w:p w:rsidR="00545A3B" w:rsidRPr="000D3C64" w:rsidRDefault="00545A3B" w:rsidP="000D3C64">
      <w:pPr>
        <w:autoSpaceDE w:val="0"/>
        <w:autoSpaceDN w:val="0"/>
        <w:adjustRightInd w:val="0"/>
        <w:spacing w:after="0" w:line="360" w:lineRule="auto"/>
        <w:ind w:left="112" w:right="-20"/>
        <w:jc w:val="both"/>
        <w:rPr>
          <w:rFonts w:ascii="Times New Roman" w:hAnsi="Times New Roman" w:cs="Times New Roman"/>
          <w:sz w:val="30"/>
          <w:szCs w:val="30"/>
        </w:rPr>
      </w:pPr>
      <w:r w:rsidRPr="000D3C64">
        <w:rPr>
          <w:rFonts w:ascii="Times New Roman" w:hAnsi="Times New Roman" w:cs="Times New Roman"/>
          <w:sz w:val="30"/>
          <w:szCs w:val="30"/>
        </w:rPr>
        <w:t>(e) If the data in both the statements I and II together are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necessary to answer the question.</w:t>
      </w:r>
    </w:p>
    <w:p w:rsidR="00545A3B" w:rsidRPr="000D3C64" w:rsidRDefault="00545A3B" w:rsidP="000D3C64">
      <w:pPr>
        <w:autoSpaceDE w:val="0"/>
        <w:autoSpaceDN w:val="0"/>
        <w:adjustRightInd w:val="0"/>
        <w:spacing w:after="0" w:line="360" w:lineRule="auto"/>
        <w:ind w:right="354"/>
        <w:jc w:val="both"/>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right="354"/>
        <w:jc w:val="both"/>
        <w:rPr>
          <w:rFonts w:ascii="Times New Roman" w:hAnsi="Times New Roman" w:cs="Times New Roman"/>
          <w:sz w:val="30"/>
          <w:szCs w:val="30"/>
        </w:rPr>
      </w:pPr>
      <w:r w:rsidRPr="000D3C64">
        <w:rPr>
          <w:rFonts w:ascii="Times New Roman" w:hAnsi="Times New Roman" w:cs="Times New Roman"/>
          <w:sz w:val="30"/>
          <w:szCs w:val="30"/>
        </w:rPr>
        <w:t>15. What is the minimum passing percentage in a test?</w:t>
      </w:r>
    </w:p>
    <w:p w:rsidR="00545A3B" w:rsidRPr="000D3C64" w:rsidRDefault="00545A3B" w:rsidP="000D3C64">
      <w:pPr>
        <w:autoSpaceDE w:val="0"/>
        <w:autoSpaceDN w:val="0"/>
        <w:adjustRightInd w:val="0"/>
        <w:spacing w:after="0" w:line="360" w:lineRule="auto"/>
        <w:ind w:left="395" w:right="-42"/>
        <w:rPr>
          <w:rFonts w:ascii="Times New Roman" w:hAnsi="Times New Roman" w:cs="Times New Roman"/>
          <w:sz w:val="30"/>
          <w:szCs w:val="30"/>
        </w:rPr>
      </w:pPr>
      <w:r w:rsidRPr="000D3C64">
        <w:rPr>
          <w:rFonts w:ascii="Times New Roman" w:hAnsi="Times New Roman" w:cs="Times New Roman"/>
          <w:sz w:val="30"/>
          <w:szCs w:val="30"/>
        </w:rPr>
        <w:t>I.       Ramu scored 152 marks in a test and failed by 103 marks.</w:t>
      </w:r>
    </w:p>
    <w:p w:rsidR="00545A3B" w:rsidRPr="000D3C64" w:rsidRDefault="00545A3B" w:rsidP="000D3C64">
      <w:pPr>
        <w:autoSpaceDE w:val="0"/>
        <w:autoSpaceDN w:val="0"/>
        <w:adjustRightInd w:val="0"/>
        <w:spacing w:after="0" w:line="360" w:lineRule="auto"/>
        <w:ind w:left="820"/>
        <w:rPr>
          <w:rFonts w:ascii="Times New Roman" w:hAnsi="Times New Roman" w:cs="Times New Roman"/>
          <w:sz w:val="30"/>
          <w:szCs w:val="30"/>
        </w:rPr>
      </w:pPr>
      <w:r w:rsidRPr="000D3C64">
        <w:rPr>
          <w:rFonts w:ascii="Times New Roman" w:hAnsi="Times New Roman" w:cs="Times New Roman"/>
          <w:sz w:val="30"/>
          <w:szCs w:val="30"/>
        </w:rPr>
        <w:t xml:space="preserve"> </w:t>
      </w:r>
    </w:p>
    <w:p w:rsidR="00545A3B" w:rsidRPr="000D3C64" w:rsidRDefault="00545A3B" w:rsidP="000D3C64">
      <w:pPr>
        <w:tabs>
          <w:tab w:val="left" w:pos="700"/>
        </w:tabs>
        <w:autoSpaceDE w:val="0"/>
        <w:autoSpaceDN w:val="0"/>
        <w:adjustRightInd w:val="0"/>
        <w:spacing w:before="16" w:after="0" w:line="360" w:lineRule="auto"/>
        <w:ind w:left="708" w:right="75" w:hanging="425"/>
        <w:rPr>
          <w:rFonts w:ascii="Times New Roman" w:hAnsi="Times New Roman" w:cs="Times New Roman"/>
          <w:sz w:val="30"/>
          <w:szCs w:val="30"/>
        </w:rPr>
      </w:pPr>
      <w:r w:rsidRPr="000D3C64">
        <w:rPr>
          <w:rFonts w:ascii="Times New Roman" w:hAnsi="Times New Roman" w:cs="Times New Roman"/>
          <w:sz w:val="30"/>
          <w:szCs w:val="30"/>
        </w:rPr>
        <w:t>II.</w:t>
      </w:r>
      <w:r w:rsidRPr="000D3C64">
        <w:rPr>
          <w:rFonts w:ascii="Times New Roman" w:hAnsi="Times New Roman" w:cs="Times New Roman"/>
          <w:sz w:val="30"/>
          <w:szCs w:val="30"/>
        </w:rPr>
        <w:tab/>
        <w:t>The  maximum  marks  of  the  test  are  540  more than the marks obtained by Ramu.</w:t>
      </w:r>
    </w:p>
    <w:p w:rsidR="00545A3B" w:rsidRPr="000D3C64" w:rsidRDefault="00545A3B" w:rsidP="000D3C64">
      <w:pPr>
        <w:tabs>
          <w:tab w:val="left" w:pos="700"/>
        </w:tabs>
        <w:autoSpaceDE w:val="0"/>
        <w:autoSpaceDN w:val="0"/>
        <w:adjustRightInd w:val="0"/>
        <w:spacing w:before="16" w:after="0" w:line="360" w:lineRule="auto"/>
        <w:ind w:left="708" w:right="75" w:hanging="425"/>
        <w:rPr>
          <w:rFonts w:ascii="Times New Roman" w:hAnsi="Times New Roman" w:cs="Times New Roman"/>
          <w:sz w:val="30"/>
          <w:szCs w:val="30"/>
        </w:rPr>
      </w:pPr>
    </w:p>
    <w:p w:rsidR="00545A3B" w:rsidRPr="000D3C64" w:rsidRDefault="00545A3B" w:rsidP="000D3C64">
      <w:pPr>
        <w:autoSpaceDE w:val="0"/>
        <w:autoSpaceDN w:val="0"/>
        <w:adjustRightInd w:val="0"/>
        <w:spacing w:after="0" w:line="360" w:lineRule="auto"/>
        <w:ind w:left="395" w:right="-31"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(a) If the data in Statement I alone is sufficient to answer the question, while the data in Statement II alone is not sufficient to answer the questions.</w:t>
      </w:r>
    </w:p>
    <w:p w:rsidR="00545A3B" w:rsidRPr="000D3C64" w:rsidRDefault="00545A3B" w:rsidP="000D3C64">
      <w:pPr>
        <w:autoSpaceDE w:val="0"/>
        <w:autoSpaceDN w:val="0"/>
        <w:adjustRightInd w:val="0"/>
        <w:spacing w:after="0" w:line="360" w:lineRule="auto"/>
        <w:ind w:left="112" w:right="-26"/>
        <w:jc w:val="both"/>
        <w:rPr>
          <w:rFonts w:ascii="Times New Roman" w:hAnsi="Times New Roman" w:cs="Times New Roman"/>
          <w:sz w:val="30"/>
          <w:szCs w:val="30"/>
        </w:rPr>
      </w:pPr>
      <w:r w:rsidRPr="000D3C64">
        <w:rPr>
          <w:rFonts w:ascii="Times New Roman" w:hAnsi="Times New Roman" w:cs="Times New Roman"/>
          <w:sz w:val="30"/>
          <w:szCs w:val="30"/>
        </w:rPr>
        <w:t xml:space="preserve">   (b) If the data in Statement II alone is sufficient to answer</w:t>
      </w:r>
    </w:p>
    <w:p w:rsidR="00545A3B" w:rsidRPr="000D3C64" w:rsidRDefault="00545A3B" w:rsidP="000D3C64">
      <w:pPr>
        <w:autoSpaceDE w:val="0"/>
        <w:autoSpaceDN w:val="0"/>
        <w:adjustRightInd w:val="0"/>
        <w:spacing w:after="0" w:line="360" w:lineRule="auto"/>
        <w:ind w:left="395" w:right="-29"/>
        <w:rPr>
          <w:rFonts w:ascii="Times New Roman" w:hAnsi="Times New Roman" w:cs="Times New Roman"/>
          <w:sz w:val="30"/>
          <w:szCs w:val="30"/>
        </w:rPr>
      </w:pPr>
      <w:r w:rsidRPr="000D3C64">
        <w:rPr>
          <w:rFonts w:ascii="Times New Roman" w:hAnsi="Times New Roman" w:cs="Times New Roman"/>
          <w:sz w:val="30"/>
          <w:szCs w:val="30"/>
        </w:rPr>
        <w:t>the question, while the data in Statement I alone is not sufficient to answer the questions.</w:t>
      </w:r>
    </w:p>
    <w:p w:rsidR="00545A3B" w:rsidRPr="000D3C64" w:rsidRDefault="00545A3B" w:rsidP="000D3C64">
      <w:pPr>
        <w:autoSpaceDE w:val="0"/>
        <w:autoSpaceDN w:val="0"/>
        <w:adjustRightInd w:val="0"/>
        <w:spacing w:after="0" w:line="360" w:lineRule="auto"/>
        <w:ind w:left="112" w:right="-24"/>
        <w:jc w:val="both"/>
        <w:rPr>
          <w:rFonts w:ascii="Times New Roman" w:hAnsi="Times New Roman" w:cs="Times New Roman"/>
          <w:sz w:val="30"/>
          <w:szCs w:val="30"/>
        </w:rPr>
      </w:pPr>
      <w:r w:rsidRPr="000D3C64">
        <w:rPr>
          <w:rFonts w:ascii="Times New Roman" w:hAnsi="Times New Roman" w:cs="Times New Roman"/>
          <w:sz w:val="30"/>
          <w:szCs w:val="30"/>
        </w:rPr>
        <w:t xml:space="preserve">   (c)  If the data in statement I alone or in statement II alone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is sufficient to answer the question.</w:t>
      </w:r>
    </w:p>
    <w:p w:rsidR="00545A3B" w:rsidRPr="000D3C64" w:rsidRDefault="00545A3B" w:rsidP="000D3C64">
      <w:pPr>
        <w:autoSpaceDE w:val="0"/>
        <w:autoSpaceDN w:val="0"/>
        <w:adjustRightInd w:val="0"/>
        <w:spacing w:after="0" w:line="360" w:lineRule="auto"/>
        <w:ind w:left="395" w:right="-2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   (d) If  the  data  in  both  the  statements  I  and  II  are  not sufficient to answer the question.</w:t>
      </w:r>
    </w:p>
    <w:p w:rsidR="00545A3B" w:rsidRPr="000D3C64" w:rsidRDefault="00545A3B" w:rsidP="000D3C64">
      <w:pPr>
        <w:autoSpaceDE w:val="0"/>
        <w:autoSpaceDN w:val="0"/>
        <w:adjustRightInd w:val="0"/>
        <w:spacing w:after="0" w:line="360" w:lineRule="auto"/>
        <w:ind w:left="112" w:right="-20"/>
        <w:jc w:val="both"/>
        <w:rPr>
          <w:rFonts w:ascii="Times New Roman" w:hAnsi="Times New Roman" w:cs="Times New Roman"/>
          <w:sz w:val="30"/>
          <w:szCs w:val="30"/>
        </w:rPr>
      </w:pPr>
      <w:r w:rsidRPr="000D3C64">
        <w:rPr>
          <w:rFonts w:ascii="Times New Roman" w:hAnsi="Times New Roman" w:cs="Times New Roman"/>
          <w:sz w:val="30"/>
          <w:szCs w:val="30"/>
        </w:rPr>
        <w:t xml:space="preserve">   (e) If the data in both the statements I and II together are</w:t>
      </w:r>
    </w:p>
    <w:p w:rsidR="00545A3B" w:rsidRPr="000D3C64" w:rsidRDefault="00545A3B"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necessary to answer the question.</w:t>
      </w:r>
    </w:p>
    <w:p w:rsidR="00545A3B" w:rsidRPr="000D3C64" w:rsidRDefault="00545A3B" w:rsidP="000D3C64">
      <w:pPr>
        <w:spacing w:line="360" w:lineRule="auto"/>
        <w:jc w:val="both"/>
        <w:rPr>
          <w:rFonts w:ascii="Times New Roman" w:hAnsi="Times New Roman" w:cs="Times New Roman"/>
          <w:sz w:val="30"/>
          <w:szCs w:val="30"/>
        </w:rPr>
      </w:pP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16. The  ages  of  Anu  and  Suraj  are  in  the  ratio  of  6:5 respectively. What is the age of Anu?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w:t>
      </w:r>
    </w:p>
    <w:p w:rsidR="00545A3B" w:rsidRPr="000D3C64" w:rsidRDefault="00545A3B" w:rsidP="000D3C64">
      <w:pPr>
        <w:pStyle w:val="ListParagraph"/>
        <w:numPr>
          <w:ilvl w:val="0"/>
          <w:numId w:val="42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The ages of Anu and Sanjoy are in the ratio of 10:7.</w:t>
      </w:r>
    </w:p>
    <w:p w:rsidR="00545A3B" w:rsidRPr="000D3C64" w:rsidRDefault="00545A3B" w:rsidP="000D3C64">
      <w:pPr>
        <w:pStyle w:val="ListParagraph"/>
        <w:numPr>
          <w:ilvl w:val="0"/>
          <w:numId w:val="423"/>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After 5 years the ratio Anu’s and Sanjoy’s ages will be 7:6.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17.  What is the three digit number?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Statements:</w:t>
      </w:r>
    </w:p>
    <w:p w:rsidR="00545A3B" w:rsidRPr="000D3C64" w:rsidRDefault="00545A3B" w:rsidP="000D3C64">
      <w:pPr>
        <w:pStyle w:val="ListParagraph"/>
        <w:numPr>
          <w:ilvl w:val="0"/>
          <w:numId w:val="42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Three-fifth of that number is less by 90 than of that number.</w:t>
      </w:r>
    </w:p>
    <w:p w:rsidR="00545A3B" w:rsidRPr="000D3C64" w:rsidRDefault="00545A3B" w:rsidP="000D3C64">
      <w:pPr>
        <w:pStyle w:val="ListParagraph"/>
        <w:numPr>
          <w:ilvl w:val="0"/>
          <w:numId w:val="424"/>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One-fourth   of   that   number   is   25%   of   that number.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18. In how many days can 14 men complete a piece of work?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Statements:</w:t>
      </w:r>
    </w:p>
    <w:p w:rsidR="00545A3B" w:rsidRPr="000D3C64" w:rsidRDefault="00545A3B" w:rsidP="000D3C64">
      <w:pPr>
        <w:pStyle w:val="ListParagraph"/>
        <w:numPr>
          <w:ilvl w:val="0"/>
          <w:numId w:val="42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18  women  can  complete  the  same  piece  of work in 24 days. </w:t>
      </w:r>
    </w:p>
    <w:p w:rsidR="00545A3B" w:rsidRPr="000D3C64" w:rsidRDefault="00545A3B" w:rsidP="000D3C64">
      <w:pPr>
        <w:pStyle w:val="ListParagraph"/>
        <w:numPr>
          <w:ilvl w:val="0"/>
          <w:numId w:val="425"/>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28  children  can  complete  the  same  piece  of work in 56 days.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19. What is the salary of A, in a group of A, B, C, D and E, whose average salary is Rs.65780?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Statements: </w:t>
      </w:r>
    </w:p>
    <w:p w:rsidR="00545A3B" w:rsidRPr="000D3C64" w:rsidRDefault="00545A3B" w:rsidP="000D3C64">
      <w:pPr>
        <w:pStyle w:val="ListParagraph"/>
        <w:numPr>
          <w:ilvl w:val="0"/>
          <w:numId w:val="42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Total of the salary of B and C is Rs.88545.  </w:t>
      </w:r>
    </w:p>
    <w:p w:rsidR="00545A3B" w:rsidRPr="000D3C64" w:rsidRDefault="00545A3B" w:rsidP="000D3C64">
      <w:pPr>
        <w:pStyle w:val="ListParagraph"/>
        <w:numPr>
          <w:ilvl w:val="0"/>
          <w:numId w:val="426"/>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Total of the salary of D and E is Rs.59020.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20. What  is  the  profit  earned  by  selling  a  watch  for Rs.15675? </w:t>
      </w:r>
    </w:p>
    <w:p w:rsidR="00545A3B" w:rsidRPr="000D3C64" w:rsidRDefault="00545A3B"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Statements: </w:t>
      </w:r>
    </w:p>
    <w:p w:rsidR="00545A3B" w:rsidRPr="000D3C64" w:rsidRDefault="00545A3B" w:rsidP="000D3C64">
      <w:pPr>
        <w:pStyle w:val="ListParagraph"/>
        <w:numPr>
          <w:ilvl w:val="0"/>
          <w:numId w:val="427"/>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cost  price  of  5  such  watches  is  equal  to selling price of 4 such watches. </w:t>
      </w:r>
    </w:p>
    <w:p w:rsidR="00545A3B" w:rsidRPr="000D3C64" w:rsidRDefault="00545A3B" w:rsidP="000D3C64">
      <w:pPr>
        <w:pStyle w:val="ListParagraph"/>
        <w:numPr>
          <w:ilvl w:val="0"/>
          <w:numId w:val="427"/>
        </w:num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25% profit is earned by selling each watch</w:t>
      </w:r>
    </w:p>
    <w:p w:rsidR="00545A3B" w:rsidRPr="000D3C64" w:rsidRDefault="00545A3B" w:rsidP="000D3C64">
      <w:pPr>
        <w:spacing w:line="360" w:lineRule="auto"/>
        <w:rPr>
          <w:rFonts w:ascii="Times New Roman" w:hAnsi="Times New Roman" w:cs="Times New Roman"/>
          <w:b/>
          <w:color w:val="FF0000"/>
          <w:sz w:val="30"/>
          <w:szCs w:val="30"/>
        </w:rPr>
      </w:pPr>
    </w:p>
    <w:p w:rsidR="00545A3B" w:rsidRPr="000D3C64" w:rsidRDefault="00545A3B" w:rsidP="000D3C64">
      <w:pPr>
        <w:pStyle w:val="Default"/>
        <w:spacing w:line="360" w:lineRule="auto"/>
        <w:rPr>
          <w:sz w:val="30"/>
          <w:szCs w:val="30"/>
        </w:rPr>
      </w:pPr>
      <w:r w:rsidRPr="000D3C64">
        <w:rPr>
          <w:sz w:val="30"/>
          <w:szCs w:val="30"/>
        </w:rPr>
        <w:t xml:space="preserve">21. How is Bill related to Betty? </w:t>
      </w:r>
    </w:p>
    <w:p w:rsidR="00545A3B" w:rsidRPr="000D3C64" w:rsidRDefault="00545A3B" w:rsidP="000D3C64">
      <w:pPr>
        <w:pStyle w:val="Default"/>
        <w:spacing w:line="360" w:lineRule="auto"/>
        <w:rPr>
          <w:sz w:val="30"/>
          <w:szCs w:val="30"/>
        </w:rPr>
      </w:pPr>
      <w:r w:rsidRPr="000D3C64">
        <w:rPr>
          <w:sz w:val="30"/>
          <w:szCs w:val="30"/>
        </w:rPr>
        <w:t xml:space="preserve">a. Cindy, the wife of Bill's only brother Chris does not have any siblings. </w:t>
      </w:r>
    </w:p>
    <w:p w:rsidR="00545A3B" w:rsidRPr="000D3C64" w:rsidRDefault="00545A3B" w:rsidP="000D3C64">
      <w:pPr>
        <w:pStyle w:val="Default"/>
        <w:spacing w:line="360" w:lineRule="auto"/>
        <w:rPr>
          <w:sz w:val="30"/>
          <w:szCs w:val="30"/>
        </w:rPr>
      </w:pPr>
      <w:r w:rsidRPr="000D3C64">
        <w:rPr>
          <w:sz w:val="30"/>
          <w:szCs w:val="30"/>
        </w:rPr>
        <w:t xml:space="preserve">b. Betty is Cindy's brother in law's wife. </w:t>
      </w:r>
    </w:p>
    <w:p w:rsidR="00545A3B" w:rsidRPr="000D3C64" w:rsidRDefault="00545A3B" w:rsidP="000D3C64">
      <w:pPr>
        <w:pStyle w:val="Default"/>
        <w:spacing w:line="360" w:lineRule="auto"/>
        <w:rPr>
          <w:sz w:val="30"/>
          <w:szCs w:val="30"/>
        </w:rPr>
      </w:pPr>
      <w:r w:rsidRPr="000D3C64">
        <w:rPr>
          <w:sz w:val="30"/>
          <w:szCs w:val="30"/>
        </w:rPr>
        <w:t xml:space="preserve">22. Is m divisible by 6? </w:t>
      </w:r>
    </w:p>
    <w:p w:rsidR="00545A3B" w:rsidRPr="000D3C64" w:rsidRDefault="00545A3B" w:rsidP="000D3C64">
      <w:pPr>
        <w:pStyle w:val="Default"/>
        <w:spacing w:line="360" w:lineRule="auto"/>
        <w:rPr>
          <w:sz w:val="30"/>
          <w:szCs w:val="30"/>
        </w:rPr>
      </w:pPr>
      <w:r w:rsidRPr="000D3C64">
        <w:rPr>
          <w:sz w:val="30"/>
          <w:szCs w:val="30"/>
        </w:rPr>
        <w:t xml:space="preserve">a. m is divisible by 3 </w:t>
      </w:r>
    </w:p>
    <w:p w:rsidR="00545A3B" w:rsidRPr="000D3C64" w:rsidRDefault="00545A3B" w:rsidP="000D3C64">
      <w:pPr>
        <w:pStyle w:val="Default"/>
        <w:spacing w:line="360" w:lineRule="auto"/>
        <w:rPr>
          <w:sz w:val="30"/>
          <w:szCs w:val="30"/>
        </w:rPr>
      </w:pPr>
      <w:r w:rsidRPr="000D3C64">
        <w:rPr>
          <w:sz w:val="30"/>
          <w:szCs w:val="30"/>
        </w:rPr>
        <w:t xml:space="preserve">b. m is divisible by 4 </w:t>
      </w:r>
    </w:p>
    <w:p w:rsidR="00545A3B" w:rsidRPr="000D3C64" w:rsidRDefault="00545A3B" w:rsidP="000D3C64">
      <w:pPr>
        <w:pStyle w:val="Default"/>
        <w:spacing w:line="360" w:lineRule="auto"/>
        <w:rPr>
          <w:sz w:val="30"/>
          <w:szCs w:val="30"/>
        </w:rPr>
      </w:pPr>
      <w:r w:rsidRPr="000D3C64">
        <w:rPr>
          <w:sz w:val="30"/>
          <w:szCs w:val="30"/>
        </w:rPr>
        <w:t xml:space="preserve">23. Is ab positive? </w:t>
      </w:r>
    </w:p>
    <w:p w:rsidR="00545A3B" w:rsidRPr="000D3C64" w:rsidRDefault="00545A3B" w:rsidP="000D3C64">
      <w:pPr>
        <w:pStyle w:val="Default"/>
        <w:spacing w:line="360" w:lineRule="auto"/>
        <w:rPr>
          <w:sz w:val="30"/>
          <w:szCs w:val="30"/>
        </w:rPr>
      </w:pPr>
      <w:r w:rsidRPr="000D3C64">
        <w:rPr>
          <w:sz w:val="30"/>
          <w:szCs w:val="30"/>
        </w:rPr>
        <w:t xml:space="preserve">a. (a+b)2 &lt; (a-b)2 </w:t>
      </w:r>
    </w:p>
    <w:p w:rsidR="00545A3B" w:rsidRPr="000D3C64" w:rsidRDefault="00545A3B" w:rsidP="000D3C64">
      <w:pPr>
        <w:pStyle w:val="Default"/>
        <w:spacing w:line="360" w:lineRule="auto"/>
        <w:rPr>
          <w:sz w:val="30"/>
          <w:szCs w:val="30"/>
        </w:rPr>
      </w:pPr>
      <w:r w:rsidRPr="000D3C64">
        <w:rPr>
          <w:sz w:val="30"/>
          <w:szCs w:val="30"/>
        </w:rPr>
        <w:t xml:space="preserve">b. a = b </w:t>
      </w:r>
    </w:p>
    <w:p w:rsidR="00545A3B" w:rsidRPr="000D3C64" w:rsidRDefault="00545A3B" w:rsidP="000D3C64">
      <w:pPr>
        <w:pStyle w:val="Default"/>
        <w:spacing w:line="360" w:lineRule="auto"/>
        <w:rPr>
          <w:sz w:val="30"/>
          <w:szCs w:val="30"/>
        </w:rPr>
      </w:pPr>
      <w:r w:rsidRPr="000D3C64">
        <w:rPr>
          <w:sz w:val="30"/>
          <w:szCs w:val="30"/>
        </w:rPr>
        <w:t xml:space="preserve">24. If a salesman received a commission of 3% of the sales that he has booked in a month, what was the sales booked by the salesman in the month of November 2003? </w:t>
      </w:r>
    </w:p>
    <w:p w:rsidR="00545A3B" w:rsidRPr="000D3C64" w:rsidRDefault="00545A3B" w:rsidP="000D3C64">
      <w:pPr>
        <w:pStyle w:val="Default"/>
        <w:spacing w:line="360" w:lineRule="auto"/>
        <w:rPr>
          <w:sz w:val="30"/>
          <w:szCs w:val="30"/>
        </w:rPr>
      </w:pPr>
      <w:r w:rsidRPr="000D3C64">
        <w:rPr>
          <w:sz w:val="30"/>
          <w:szCs w:val="30"/>
        </w:rPr>
        <w:t xml:space="preserve">a. The sales booked by the salesman in the month of November 2003 minus salesman's commission was $245,000 </w:t>
      </w:r>
    </w:p>
    <w:p w:rsidR="00545A3B" w:rsidRPr="000D3C64" w:rsidRDefault="00545A3B" w:rsidP="000D3C64">
      <w:pPr>
        <w:pStyle w:val="Default"/>
        <w:spacing w:line="360" w:lineRule="auto"/>
        <w:rPr>
          <w:sz w:val="30"/>
          <w:szCs w:val="30"/>
        </w:rPr>
      </w:pPr>
      <w:r w:rsidRPr="000D3C64">
        <w:rPr>
          <w:sz w:val="30"/>
          <w:szCs w:val="30"/>
        </w:rPr>
        <w:t>b. The selling price of the sales booked by the salesman in the month of November 2003 were 125 percent of the original purchase price of $225,000.</w:t>
      </w:r>
    </w:p>
    <w:p w:rsidR="00545A3B" w:rsidRPr="000D3C64" w:rsidRDefault="00545A3B" w:rsidP="000D3C64">
      <w:pPr>
        <w:pStyle w:val="Default"/>
        <w:spacing w:line="360" w:lineRule="auto"/>
        <w:rPr>
          <w:sz w:val="30"/>
          <w:szCs w:val="30"/>
        </w:rPr>
      </w:pPr>
      <w:r w:rsidRPr="000D3C64">
        <w:rPr>
          <w:sz w:val="30"/>
          <w:szCs w:val="30"/>
        </w:rPr>
        <w:t xml:space="preserve">25. What is the number? </w:t>
      </w:r>
    </w:p>
    <w:p w:rsidR="00545A3B" w:rsidRPr="000D3C64" w:rsidRDefault="00545A3B" w:rsidP="000D3C64">
      <w:pPr>
        <w:pStyle w:val="Default"/>
        <w:spacing w:line="360" w:lineRule="auto"/>
        <w:rPr>
          <w:sz w:val="30"/>
          <w:szCs w:val="30"/>
        </w:rPr>
      </w:pPr>
      <w:r w:rsidRPr="000D3C64">
        <w:rPr>
          <w:sz w:val="30"/>
          <w:szCs w:val="30"/>
        </w:rPr>
        <w:t xml:space="preserve">a. The sum of two digit is 9. The ratio of the two digits is 1:2 </w:t>
      </w:r>
    </w:p>
    <w:p w:rsidR="00545A3B" w:rsidRPr="000D3C64" w:rsidRDefault="00545A3B" w:rsidP="000D3C64">
      <w:pPr>
        <w:pStyle w:val="Default"/>
        <w:spacing w:line="360" w:lineRule="auto"/>
        <w:rPr>
          <w:sz w:val="30"/>
          <w:szCs w:val="30"/>
        </w:rPr>
      </w:pPr>
      <w:r w:rsidRPr="000D3C64">
        <w:rPr>
          <w:sz w:val="30"/>
          <w:szCs w:val="30"/>
        </w:rPr>
        <w:t xml:space="preserve">b. The product of the two digit of a number is 18. </w:t>
      </w:r>
    </w:p>
    <w:p w:rsidR="00545A3B" w:rsidRPr="000D3C64" w:rsidRDefault="00545A3B"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quotient of two digit is 3.</w:t>
      </w:r>
    </w:p>
    <w:p w:rsidR="00545A3B" w:rsidRPr="000D3C64" w:rsidRDefault="00545A3B"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Each of the questions below consists of a question and two </w:t>
      </w:r>
    </w:p>
    <w:p w:rsidR="00545A3B" w:rsidRPr="000D3C64" w:rsidRDefault="00545A3B" w:rsidP="000D3C64">
      <w:pPr>
        <w:pStyle w:val="Default"/>
        <w:spacing w:line="360" w:lineRule="auto"/>
        <w:rPr>
          <w:sz w:val="30"/>
          <w:szCs w:val="30"/>
        </w:rPr>
      </w:pPr>
      <w:r w:rsidRPr="000D3C64">
        <w:rPr>
          <w:sz w:val="30"/>
          <w:szCs w:val="30"/>
        </w:rPr>
        <w:t xml:space="preserve">statements numbered I and II given below it. You have to decide whether the data provided in the statements are sufficient to answer the question. Read both the statements and give answer </w:t>
      </w:r>
    </w:p>
    <w:p w:rsidR="00545A3B" w:rsidRPr="000D3C64" w:rsidRDefault="00545A3B" w:rsidP="000D3C64">
      <w:pPr>
        <w:pStyle w:val="Default"/>
        <w:spacing w:line="360" w:lineRule="auto"/>
        <w:rPr>
          <w:sz w:val="30"/>
          <w:szCs w:val="30"/>
        </w:rPr>
      </w:pPr>
      <w:r w:rsidRPr="000D3C64">
        <w:rPr>
          <w:sz w:val="30"/>
          <w:szCs w:val="30"/>
        </w:rPr>
        <w:t xml:space="preserve">(a) If the data in Statement I alone is sufficient to answer the question, while the data in Statement II alone is not sufficient to answer the questions. </w:t>
      </w:r>
    </w:p>
    <w:p w:rsidR="00545A3B" w:rsidRPr="000D3C64" w:rsidRDefault="00545A3B" w:rsidP="000D3C64">
      <w:pPr>
        <w:pStyle w:val="Default"/>
        <w:spacing w:line="360" w:lineRule="auto"/>
        <w:rPr>
          <w:sz w:val="30"/>
          <w:szCs w:val="30"/>
        </w:rPr>
      </w:pPr>
      <w:r w:rsidRPr="000D3C64">
        <w:rPr>
          <w:sz w:val="30"/>
          <w:szCs w:val="30"/>
        </w:rPr>
        <w:t xml:space="preserve">(b) If the data in Statement II alone is sufficient to answer </w:t>
      </w:r>
    </w:p>
    <w:p w:rsidR="00545A3B" w:rsidRPr="000D3C64" w:rsidRDefault="00545A3B" w:rsidP="000D3C64">
      <w:pPr>
        <w:pStyle w:val="Default"/>
        <w:spacing w:line="360" w:lineRule="auto"/>
        <w:rPr>
          <w:sz w:val="30"/>
          <w:szCs w:val="30"/>
        </w:rPr>
      </w:pPr>
      <w:r w:rsidRPr="000D3C64">
        <w:rPr>
          <w:sz w:val="30"/>
          <w:szCs w:val="30"/>
        </w:rPr>
        <w:t xml:space="preserve">the question, while the data in Statement I alone is not sufficient to answer the questions. </w:t>
      </w:r>
    </w:p>
    <w:p w:rsidR="00545A3B" w:rsidRPr="000D3C64" w:rsidRDefault="00545A3B" w:rsidP="000D3C64">
      <w:pPr>
        <w:pStyle w:val="Default"/>
        <w:spacing w:line="360" w:lineRule="auto"/>
        <w:rPr>
          <w:sz w:val="30"/>
          <w:szCs w:val="30"/>
        </w:rPr>
      </w:pPr>
      <w:r w:rsidRPr="000D3C64">
        <w:rPr>
          <w:sz w:val="30"/>
          <w:szCs w:val="30"/>
        </w:rPr>
        <w:t xml:space="preserve">(c) If the data in statement I alone or in statement II alone </w:t>
      </w:r>
    </w:p>
    <w:p w:rsidR="00545A3B" w:rsidRPr="000D3C64" w:rsidRDefault="00545A3B" w:rsidP="000D3C64">
      <w:pPr>
        <w:pStyle w:val="Default"/>
        <w:spacing w:line="360" w:lineRule="auto"/>
        <w:rPr>
          <w:sz w:val="30"/>
          <w:szCs w:val="30"/>
        </w:rPr>
      </w:pPr>
      <w:r w:rsidRPr="000D3C64">
        <w:rPr>
          <w:sz w:val="30"/>
          <w:szCs w:val="30"/>
        </w:rPr>
        <w:t xml:space="preserve">is sufficient to answer the question. </w:t>
      </w:r>
    </w:p>
    <w:p w:rsidR="00545A3B" w:rsidRPr="000D3C64" w:rsidRDefault="00545A3B" w:rsidP="000D3C64">
      <w:pPr>
        <w:pStyle w:val="Default"/>
        <w:spacing w:line="360" w:lineRule="auto"/>
        <w:rPr>
          <w:sz w:val="30"/>
          <w:szCs w:val="30"/>
        </w:rPr>
      </w:pPr>
      <w:r w:rsidRPr="000D3C64">
        <w:rPr>
          <w:sz w:val="30"/>
          <w:szCs w:val="30"/>
        </w:rPr>
        <w:t xml:space="preserve">(d) If the data in both the statements I and II are not sufficient to answer the question. </w:t>
      </w:r>
    </w:p>
    <w:p w:rsidR="00545A3B" w:rsidRPr="000D3C64" w:rsidRDefault="00545A3B" w:rsidP="000D3C64">
      <w:pPr>
        <w:pStyle w:val="Default"/>
        <w:spacing w:line="360" w:lineRule="auto"/>
        <w:rPr>
          <w:sz w:val="30"/>
          <w:szCs w:val="30"/>
        </w:rPr>
      </w:pPr>
      <w:r w:rsidRPr="000D3C64">
        <w:rPr>
          <w:sz w:val="30"/>
          <w:szCs w:val="30"/>
        </w:rPr>
        <w:t xml:space="preserve">(e) If the data in both the statements I and II together are </w:t>
      </w:r>
    </w:p>
    <w:p w:rsidR="00545A3B" w:rsidRPr="000D3C64" w:rsidRDefault="00545A3B" w:rsidP="000D3C64">
      <w:pPr>
        <w:pStyle w:val="Default"/>
        <w:spacing w:line="360" w:lineRule="auto"/>
        <w:rPr>
          <w:sz w:val="30"/>
          <w:szCs w:val="30"/>
        </w:rPr>
      </w:pPr>
      <w:r w:rsidRPr="000D3C64">
        <w:rPr>
          <w:sz w:val="30"/>
          <w:szCs w:val="30"/>
        </w:rPr>
        <w:t xml:space="preserve">necessary to answer the question. </w:t>
      </w:r>
    </w:p>
    <w:p w:rsidR="00545A3B" w:rsidRPr="000D3C64" w:rsidRDefault="00545A3B" w:rsidP="000D3C64">
      <w:pPr>
        <w:pStyle w:val="Default"/>
        <w:spacing w:line="360" w:lineRule="auto"/>
        <w:rPr>
          <w:sz w:val="30"/>
          <w:szCs w:val="30"/>
        </w:rPr>
      </w:pPr>
    </w:p>
    <w:p w:rsidR="00545A3B" w:rsidRPr="000D3C64" w:rsidRDefault="00545A3B" w:rsidP="000D3C64">
      <w:pPr>
        <w:pStyle w:val="Default"/>
        <w:spacing w:line="360" w:lineRule="auto"/>
        <w:rPr>
          <w:sz w:val="30"/>
          <w:szCs w:val="30"/>
        </w:rPr>
      </w:pPr>
      <w:r w:rsidRPr="000D3C64">
        <w:rPr>
          <w:sz w:val="30"/>
          <w:szCs w:val="30"/>
        </w:rPr>
        <w:t xml:space="preserve">26. What is the area of the circle? </w:t>
      </w:r>
    </w:p>
    <w:p w:rsidR="00545A3B" w:rsidRPr="000D3C64" w:rsidRDefault="00545A3B" w:rsidP="000D3C64">
      <w:pPr>
        <w:pStyle w:val="Default"/>
        <w:spacing w:line="360" w:lineRule="auto"/>
        <w:rPr>
          <w:sz w:val="30"/>
          <w:szCs w:val="30"/>
        </w:rPr>
      </w:pPr>
      <w:r w:rsidRPr="000D3C64">
        <w:rPr>
          <w:sz w:val="30"/>
          <w:szCs w:val="30"/>
        </w:rPr>
        <w:t xml:space="preserve">Statements: </w:t>
      </w:r>
    </w:p>
    <w:p w:rsidR="00545A3B" w:rsidRPr="000D3C64" w:rsidRDefault="00545A3B" w:rsidP="000D3C64">
      <w:pPr>
        <w:pStyle w:val="Default"/>
        <w:spacing w:line="360" w:lineRule="auto"/>
        <w:rPr>
          <w:sz w:val="30"/>
          <w:szCs w:val="30"/>
        </w:rPr>
      </w:pPr>
      <w:r w:rsidRPr="000D3C64">
        <w:rPr>
          <w:sz w:val="30"/>
          <w:szCs w:val="30"/>
        </w:rPr>
        <w:t xml:space="preserve">I. The breadth of a rectangle is three-fourth the radius of the circle. </w:t>
      </w:r>
    </w:p>
    <w:p w:rsidR="00545A3B" w:rsidRPr="000D3C64" w:rsidRDefault="00545A3B" w:rsidP="000D3C64">
      <w:pPr>
        <w:pStyle w:val="Default"/>
        <w:spacing w:line="360" w:lineRule="auto"/>
        <w:rPr>
          <w:sz w:val="30"/>
          <w:szCs w:val="30"/>
        </w:rPr>
      </w:pPr>
      <w:r w:rsidRPr="000D3C64">
        <w:rPr>
          <w:sz w:val="30"/>
          <w:szCs w:val="30"/>
        </w:rPr>
        <w:t xml:space="preserve">II. The radius of the circle is equal to the side of a </w:t>
      </w:r>
    </w:p>
    <w:p w:rsidR="00545A3B" w:rsidRPr="000D3C64" w:rsidRDefault="00545A3B" w:rsidP="000D3C64">
      <w:pPr>
        <w:pStyle w:val="Default"/>
        <w:spacing w:line="360" w:lineRule="auto"/>
        <w:rPr>
          <w:sz w:val="30"/>
          <w:szCs w:val="30"/>
        </w:rPr>
      </w:pPr>
      <w:r w:rsidRPr="000D3C64">
        <w:rPr>
          <w:sz w:val="30"/>
          <w:szCs w:val="30"/>
        </w:rPr>
        <w:t xml:space="preserve">square of area 144 sq.cm. </w:t>
      </w:r>
    </w:p>
    <w:p w:rsidR="00545A3B" w:rsidRPr="000D3C64" w:rsidRDefault="00545A3B" w:rsidP="000D3C64">
      <w:pPr>
        <w:pStyle w:val="Default"/>
        <w:spacing w:line="360" w:lineRule="auto"/>
        <w:rPr>
          <w:sz w:val="30"/>
          <w:szCs w:val="30"/>
        </w:rPr>
      </w:pPr>
    </w:p>
    <w:p w:rsidR="00545A3B" w:rsidRPr="000D3C64" w:rsidRDefault="00545A3B" w:rsidP="000D3C64">
      <w:pPr>
        <w:pStyle w:val="Default"/>
        <w:spacing w:line="360" w:lineRule="auto"/>
        <w:rPr>
          <w:sz w:val="30"/>
          <w:szCs w:val="30"/>
        </w:rPr>
      </w:pPr>
      <w:r w:rsidRPr="000D3C64">
        <w:rPr>
          <w:sz w:val="30"/>
          <w:szCs w:val="30"/>
        </w:rPr>
        <w:t xml:space="preserve">27. What is the cost of three doors and two windows? </w:t>
      </w:r>
    </w:p>
    <w:p w:rsidR="00545A3B" w:rsidRPr="000D3C64" w:rsidRDefault="00545A3B" w:rsidP="000D3C64">
      <w:pPr>
        <w:pStyle w:val="Default"/>
        <w:spacing w:line="360" w:lineRule="auto"/>
        <w:rPr>
          <w:sz w:val="30"/>
          <w:szCs w:val="30"/>
        </w:rPr>
      </w:pPr>
      <w:r w:rsidRPr="000D3C64">
        <w:rPr>
          <w:sz w:val="30"/>
          <w:szCs w:val="30"/>
        </w:rPr>
        <w:t xml:space="preserve">I. Cost of four windows is twice the cost of three </w:t>
      </w:r>
    </w:p>
    <w:p w:rsidR="00545A3B" w:rsidRPr="000D3C64" w:rsidRDefault="00545A3B" w:rsidP="000D3C64">
      <w:pPr>
        <w:pStyle w:val="Default"/>
        <w:spacing w:line="360" w:lineRule="auto"/>
        <w:rPr>
          <w:sz w:val="30"/>
          <w:szCs w:val="30"/>
        </w:rPr>
      </w:pPr>
      <w:r w:rsidRPr="000D3C64">
        <w:rPr>
          <w:sz w:val="30"/>
          <w:szCs w:val="30"/>
        </w:rPr>
        <w:t xml:space="preserve">doors. </w:t>
      </w:r>
    </w:p>
    <w:p w:rsidR="00545A3B" w:rsidRPr="000D3C64" w:rsidRDefault="00545A3B" w:rsidP="000D3C64">
      <w:pPr>
        <w:pStyle w:val="Default"/>
        <w:spacing w:line="360" w:lineRule="auto"/>
        <w:rPr>
          <w:sz w:val="30"/>
          <w:szCs w:val="30"/>
        </w:rPr>
      </w:pPr>
      <w:r w:rsidRPr="000D3C64">
        <w:rPr>
          <w:sz w:val="30"/>
          <w:szCs w:val="30"/>
        </w:rPr>
        <w:t xml:space="preserve">II. Cost of two doors is equal to cost of one wood, i.e </w:t>
      </w:r>
    </w:p>
    <w:p w:rsidR="00545A3B" w:rsidRPr="000D3C64" w:rsidRDefault="00545A3B" w:rsidP="000D3C64">
      <w:pPr>
        <w:pStyle w:val="Default"/>
        <w:spacing w:line="360" w:lineRule="auto"/>
        <w:rPr>
          <w:sz w:val="30"/>
          <w:szCs w:val="30"/>
        </w:rPr>
      </w:pPr>
      <w:r w:rsidRPr="000D3C64">
        <w:rPr>
          <w:sz w:val="30"/>
          <w:szCs w:val="30"/>
        </w:rPr>
        <w:t xml:space="preserve">Rs.500. </w:t>
      </w:r>
    </w:p>
    <w:p w:rsidR="00545A3B" w:rsidRPr="000D3C64" w:rsidRDefault="00545A3B" w:rsidP="000D3C64">
      <w:pPr>
        <w:pStyle w:val="Default"/>
        <w:spacing w:line="360" w:lineRule="auto"/>
        <w:rPr>
          <w:sz w:val="30"/>
          <w:szCs w:val="30"/>
        </w:rPr>
      </w:pPr>
    </w:p>
    <w:p w:rsidR="00545A3B" w:rsidRPr="000D3C64" w:rsidRDefault="00545A3B" w:rsidP="000D3C64">
      <w:pPr>
        <w:pStyle w:val="Default"/>
        <w:spacing w:line="360" w:lineRule="auto"/>
        <w:rPr>
          <w:sz w:val="30"/>
          <w:szCs w:val="30"/>
        </w:rPr>
      </w:pPr>
      <w:r w:rsidRPr="000D3C64">
        <w:rPr>
          <w:sz w:val="30"/>
          <w:szCs w:val="30"/>
        </w:rPr>
        <w:t xml:space="preserve">28. What is Jame‟s annual income? </w:t>
      </w:r>
    </w:p>
    <w:p w:rsidR="00545A3B" w:rsidRPr="000D3C64" w:rsidRDefault="00545A3B" w:rsidP="000D3C64">
      <w:pPr>
        <w:pStyle w:val="Default"/>
        <w:spacing w:line="360" w:lineRule="auto"/>
        <w:rPr>
          <w:sz w:val="30"/>
          <w:szCs w:val="30"/>
        </w:rPr>
      </w:pPr>
      <w:r w:rsidRPr="000D3C64">
        <w:rPr>
          <w:sz w:val="30"/>
          <w:szCs w:val="30"/>
        </w:rPr>
        <w:t xml:space="preserve">I. James‟s monthly income is Rs.8500 more than </w:t>
      </w:r>
    </w:p>
    <w:p w:rsidR="00545A3B" w:rsidRPr="000D3C64" w:rsidRDefault="00545A3B" w:rsidP="000D3C64">
      <w:pPr>
        <w:pStyle w:val="Default"/>
        <w:spacing w:line="360" w:lineRule="auto"/>
        <w:rPr>
          <w:sz w:val="30"/>
          <w:szCs w:val="30"/>
        </w:rPr>
      </w:pPr>
      <w:r w:rsidRPr="000D3C64">
        <w:rPr>
          <w:sz w:val="30"/>
          <w:szCs w:val="30"/>
        </w:rPr>
        <w:t xml:space="preserve">Amy‟s monthly income. </w:t>
      </w:r>
    </w:p>
    <w:p w:rsidR="00545A3B" w:rsidRPr="000D3C64" w:rsidRDefault="00545A3B" w:rsidP="000D3C64">
      <w:pPr>
        <w:pStyle w:val="Default"/>
        <w:spacing w:line="360" w:lineRule="auto"/>
        <w:rPr>
          <w:sz w:val="30"/>
          <w:szCs w:val="30"/>
        </w:rPr>
      </w:pPr>
      <w:r w:rsidRPr="000D3C64">
        <w:rPr>
          <w:sz w:val="30"/>
          <w:szCs w:val="30"/>
        </w:rPr>
        <w:t xml:space="preserve">II. Rohan‟s monthly income is Rs.3.5 thousand which </w:t>
      </w:r>
    </w:p>
    <w:p w:rsidR="00545A3B" w:rsidRPr="000D3C64" w:rsidRDefault="00545A3B" w:rsidP="000D3C64">
      <w:pPr>
        <w:pStyle w:val="Default"/>
        <w:spacing w:line="360" w:lineRule="auto"/>
        <w:rPr>
          <w:sz w:val="30"/>
          <w:szCs w:val="30"/>
        </w:rPr>
      </w:pPr>
      <w:r w:rsidRPr="000D3C64">
        <w:rPr>
          <w:sz w:val="30"/>
          <w:szCs w:val="30"/>
        </w:rPr>
        <w:t xml:space="preserve">is half of Amy‟s monthly income. </w:t>
      </w:r>
    </w:p>
    <w:p w:rsidR="00545A3B" w:rsidRPr="000D3C64" w:rsidRDefault="00545A3B" w:rsidP="000D3C64">
      <w:pPr>
        <w:pStyle w:val="Default"/>
        <w:spacing w:line="360" w:lineRule="auto"/>
        <w:rPr>
          <w:sz w:val="30"/>
          <w:szCs w:val="30"/>
        </w:rPr>
      </w:pPr>
    </w:p>
    <w:p w:rsidR="00545A3B" w:rsidRPr="000D3C64" w:rsidRDefault="00545A3B" w:rsidP="000D3C64">
      <w:pPr>
        <w:pStyle w:val="Default"/>
        <w:spacing w:line="360" w:lineRule="auto"/>
        <w:rPr>
          <w:sz w:val="30"/>
          <w:szCs w:val="30"/>
        </w:rPr>
      </w:pPr>
      <w:r w:rsidRPr="000D3C64">
        <w:rPr>
          <w:sz w:val="30"/>
          <w:szCs w:val="30"/>
        </w:rPr>
        <w:t xml:space="preserve">29. What does-„Pa‟ mean in the code language? </w:t>
      </w:r>
    </w:p>
    <w:p w:rsidR="00545A3B" w:rsidRPr="000D3C64" w:rsidRDefault="00545A3B" w:rsidP="000D3C64">
      <w:pPr>
        <w:pStyle w:val="Default"/>
        <w:spacing w:line="360" w:lineRule="auto"/>
        <w:rPr>
          <w:sz w:val="30"/>
          <w:szCs w:val="30"/>
        </w:rPr>
      </w:pPr>
      <w:r w:rsidRPr="000D3C64">
        <w:rPr>
          <w:sz w:val="30"/>
          <w:szCs w:val="30"/>
        </w:rPr>
        <w:t xml:space="preserve">I. „Pe Bo Pa‟ means „look at me‟ and „Bo Se Pe Ki‟ </w:t>
      </w:r>
    </w:p>
    <w:p w:rsidR="00545A3B" w:rsidRPr="000D3C64" w:rsidRDefault="00545A3B" w:rsidP="000D3C64">
      <w:pPr>
        <w:pStyle w:val="Default"/>
        <w:spacing w:line="360" w:lineRule="auto"/>
        <w:rPr>
          <w:sz w:val="30"/>
          <w:szCs w:val="30"/>
        </w:rPr>
      </w:pPr>
      <w:r w:rsidRPr="000D3C64">
        <w:rPr>
          <w:sz w:val="30"/>
          <w:szCs w:val="30"/>
        </w:rPr>
        <w:t xml:space="preserve">means „don‟t look at him‟ in the code language. </w:t>
      </w:r>
    </w:p>
    <w:p w:rsidR="00545A3B" w:rsidRPr="000D3C64" w:rsidRDefault="00545A3B" w:rsidP="000D3C64">
      <w:pPr>
        <w:pStyle w:val="Default"/>
        <w:spacing w:line="360" w:lineRule="auto"/>
        <w:rPr>
          <w:sz w:val="30"/>
          <w:szCs w:val="30"/>
        </w:rPr>
      </w:pPr>
      <w:r w:rsidRPr="000D3C64">
        <w:rPr>
          <w:sz w:val="30"/>
          <w:szCs w:val="30"/>
        </w:rPr>
        <w:t xml:space="preserve">II. „Ka Ta Ne Pa‟ means „take me and go‟ and „Li wa Si Pa‟ means „either me or you‟ in that code language. </w:t>
      </w:r>
    </w:p>
    <w:p w:rsidR="00545A3B" w:rsidRPr="000D3C64" w:rsidRDefault="00545A3B" w:rsidP="000D3C64">
      <w:pPr>
        <w:pStyle w:val="Default"/>
        <w:spacing w:line="360" w:lineRule="auto"/>
        <w:rPr>
          <w:sz w:val="30"/>
          <w:szCs w:val="30"/>
        </w:rPr>
      </w:pPr>
    </w:p>
    <w:p w:rsidR="00545A3B" w:rsidRPr="000D3C64" w:rsidRDefault="00545A3B" w:rsidP="000D3C64">
      <w:pPr>
        <w:pStyle w:val="Default"/>
        <w:spacing w:line="360" w:lineRule="auto"/>
        <w:rPr>
          <w:sz w:val="30"/>
          <w:szCs w:val="30"/>
        </w:rPr>
      </w:pPr>
      <w:r w:rsidRPr="000D3C64">
        <w:rPr>
          <w:sz w:val="30"/>
          <w:szCs w:val="30"/>
        </w:rPr>
        <w:t xml:space="preserve">30. What is the minimum passing percentage in a test? </w:t>
      </w:r>
    </w:p>
    <w:p w:rsidR="00545A3B" w:rsidRPr="000D3C64" w:rsidRDefault="00545A3B" w:rsidP="000D3C64">
      <w:pPr>
        <w:pStyle w:val="Default"/>
        <w:spacing w:line="360" w:lineRule="auto"/>
        <w:rPr>
          <w:sz w:val="30"/>
          <w:szCs w:val="30"/>
        </w:rPr>
      </w:pPr>
      <w:r w:rsidRPr="000D3C64">
        <w:rPr>
          <w:sz w:val="30"/>
          <w:szCs w:val="30"/>
        </w:rPr>
        <w:t xml:space="preserve">I. Ramu scored 152 marks in a test and failed by 103 marks. </w:t>
      </w:r>
    </w:p>
    <w:p w:rsidR="00545A3B" w:rsidRPr="000D3C64" w:rsidRDefault="00545A3B"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II. The maximum marks of the test are 540 more than the marks obtained by Ramu.</w:t>
      </w:r>
    </w:p>
    <w:p w:rsidR="00545A3B" w:rsidRPr="000D3C64" w:rsidRDefault="00545A3B" w:rsidP="000D3C64">
      <w:pPr>
        <w:pStyle w:val="Default"/>
        <w:spacing w:line="360" w:lineRule="auto"/>
        <w:jc w:val="both"/>
        <w:rPr>
          <w:sz w:val="30"/>
          <w:szCs w:val="30"/>
        </w:rPr>
      </w:pPr>
    </w:p>
    <w:p w:rsidR="003B1E1F" w:rsidRPr="000D3C64" w:rsidRDefault="00545A3B" w:rsidP="000D3C64">
      <w:pPr>
        <w:pStyle w:val="Default"/>
        <w:spacing w:line="360" w:lineRule="auto"/>
        <w:jc w:val="both"/>
        <w:rPr>
          <w:sz w:val="30"/>
          <w:szCs w:val="30"/>
        </w:rPr>
      </w:pPr>
      <w:r w:rsidRPr="000D3C64">
        <w:rPr>
          <w:sz w:val="30"/>
          <w:szCs w:val="30"/>
        </w:rPr>
        <w:t xml:space="preserve">31. </w:t>
      </w:r>
      <w:r w:rsidR="003B1E1F" w:rsidRPr="000D3C64">
        <w:rPr>
          <w:sz w:val="30"/>
          <w:szCs w:val="30"/>
        </w:rPr>
        <w:t xml:space="preserve">Is w a Whole number? </w:t>
      </w:r>
    </w:p>
    <w:p w:rsidR="003B1E1F" w:rsidRPr="000D3C64" w:rsidRDefault="003B1E1F" w:rsidP="000D3C64">
      <w:pPr>
        <w:pStyle w:val="Default"/>
        <w:spacing w:line="360" w:lineRule="auto"/>
        <w:jc w:val="both"/>
        <w:rPr>
          <w:sz w:val="30"/>
          <w:szCs w:val="30"/>
        </w:rPr>
      </w:pPr>
      <w:r w:rsidRPr="000D3C64">
        <w:rPr>
          <w:sz w:val="30"/>
          <w:szCs w:val="30"/>
        </w:rPr>
        <w:t xml:space="preserve">Statement 1: 3w is an Odd number. </w:t>
      </w:r>
    </w:p>
    <w:p w:rsidR="003B1E1F" w:rsidRPr="000D3C64" w:rsidRDefault="003B1E1F" w:rsidP="000D3C64">
      <w:pPr>
        <w:pStyle w:val="Default"/>
        <w:spacing w:line="360" w:lineRule="auto"/>
        <w:jc w:val="both"/>
        <w:rPr>
          <w:sz w:val="30"/>
          <w:szCs w:val="30"/>
        </w:rPr>
      </w:pPr>
      <w:r w:rsidRPr="000D3C64">
        <w:rPr>
          <w:sz w:val="30"/>
          <w:szCs w:val="30"/>
        </w:rPr>
        <w:t xml:space="preserve">Statement 2: 2w is an Even number </w:t>
      </w:r>
    </w:p>
    <w:p w:rsidR="003B1E1F" w:rsidRPr="000D3C64" w:rsidRDefault="003B1E1F" w:rsidP="000D3C64">
      <w:pPr>
        <w:pStyle w:val="Default"/>
        <w:spacing w:line="360" w:lineRule="auto"/>
        <w:jc w:val="both"/>
        <w:rPr>
          <w:sz w:val="30"/>
          <w:szCs w:val="30"/>
        </w:rPr>
      </w:pPr>
      <w:r w:rsidRPr="000D3C64">
        <w:rPr>
          <w:sz w:val="30"/>
          <w:szCs w:val="30"/>
        </w:rPr>
        <w:t xml:space="preserve">Sol: </w:t>
      </w:r>
    </w:p>
    <w:p w:rsidR="003B1E1F" w:rsidRPr="000D3C64" w:rsidRDefault="003B1E1F" w:rsidP="000D3C64">
      <w:pPr>
        <w:pStyle w:val="Default"/>
        <w:spacing w:line="360" w:lineRule="auto"/>
        <w:jc w:val="both"/>
        <w:rPr>
          <w:sz w:val="30"/>
          <w:szCs w:val="30"/>
        </w:rPr>
      </w:pPr>
      <w:r w:rsidRPr="000D3C64">
        <w:rPr>
          <w:sz w:val="30"/>
          <w:szCs w:val="30"/>
        </w:rPr>
        <w:t xml:space="preserve">Statement 2 is enough to solve this </w:t>
      </w:r>
    </w:p>
    <w:p w:rsidR="003B1E1F" w:rsidRPr="000D3C64" w:rsidRDefault="003B1E1F" w:rsidP="000D3C64">
      <w:pPr>
        <w:pStyle w:val="Default"/>
        <w:spacing w:line="360" w:lineRule="auto"/>
        <w:jc w:val="both"/>
        <w:rPr>
          <w:sz w:val="30"/>
          <w:szCs w:val="30"/>
        </w:rPr>
      </w:pPr>
      <w:r w:rsidRPr="000D3C64">
        <w:rPr>
          <w:sz w:val="30"/>
          <w:szCs w:val="30"/>
        </w:rPr>
        <w:t xml:space="preserve">3w is Odd means we may be Odd or Fraction like 5/3 we cannot guess what w is from the first statement. </w:t>
      </w:r>
    </w:p>
    <w:p w:rsidR="003B1E1F" w:rsidRPr="000D3C64" w:rsidRDefault="003B1E1F" w:rsidP="000D3C64">
      <w:pPr>
        <w:pStyle w:val="Default"/>
        <w:spacing w:line="360" w:lineRule="auto"/>
        <w:jc w:val="both"/>
        <w:rPr>
          <w:sz w:val="30"/>
          <w:szCs w:val="30"/>
        </w:rPr>
      </w:pPr>
      <w:r w:rsidRPr="000D3C64">
        <w:rPr>
          <w:sz w:val="30"/>
          <w:szCs w:val="30"/>
        </w:rPr>
        <w:t xml:space="preserve">2w is Even. </w:t>
      </w:r>
    </w:p>
    <w:p w:rsidR="003B1E1F" w:rsidRPr="000D3C64" w:rsidRDefault="003B1E1F" w:rsidP="000D3C64">
      <w:pPr>
        <w:pStyle w:val="Default"/>
        <w:spacing w:line="360" w:lineRule="auto"/>
        <w:jc w:val="both"/>
        <w:rPr>
          <w:sz w:val="30"/>
          <w:szCs w:val="30"/>
        </w:rPr>
      </w:pPr>
      <w:r w:rsidRPr="000D3C64">
        <w:rPr>
          <w:sz w:val="30"/>
          <w:szCs w:val="30"/>
        </w:rPr>
        <w:t xml:space="preserve">So, must and should w either Odd r Even </w:t>
      </w:r>
    </w:p>
    <w:p w:rsidR="003B1E1F" w:rsidRPr="000D3C64" w:rsidRDefault="003B1E1F" w:rsidP="000D3C64">
      <w:pPr>
        <w:pStyle w:val="Default"/>
        <w:spacing w:line="360" w:lineRule="auto"/>
        <w:jc w:val="both"/>
        <w:rPr>
          <w:sz w:val="30"/>
          <w:szCs w:val="30"/>
        </w:rPr>
      </w:pPr>
      <w:r w:rsidRPr="000D3C64">
        <w:rPr>
          <w:sz w:val="30"/>
          <w:szCs w:val="30"/>
        </w:rPr>
        <w:t>i.e. which is whole number. No Fraction will give Even output.</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A, B, C, D have to stand in a queue in descending order of their heights. Who stands first? I. D was not the last, A was not the first. II. The first is not C and B was not the tallest. Sol: D because A is not first neither C and B is not the tallest person.  The only person will be first is D. So, option (C).  We can answer this question using both the statements together.</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 xml:space="preserve">a and b are two positive numbers. How many of them are odd? I. Multiplication of b with an odd number gives an even number. II.a2 – b is even. Sol: From the 1st statement b is even, as when multiplied by odd it gives even a2 – b = even </w:t>
      </w:r>
      <w:r w:rsidRPr="000D3C64">
        <w:rPr>
          <w:rFonts w:ascii="Cambria Math" w:hAnsi="Cambria Math" w:cs="Cambria Math"/>
          <w:sz w:val="30"/>
          <w:szCs w:val="30"/>
        </w:rPr>
        <w:t>⇒</w:t>
      </w:r>
      <w:r w:rsidRPr="000D3C64">
        <w:rPr>
          <w:sz w:val="30"/>
          <w:szCs w:val="30"/>
        </w:rPr>
        <w:t xml:space="preserve"> a is even Here none of a and b are odd</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 xml:space="preserve">) If the average size of 3 accounts is $1 million, is the smallest account less than $500,000? </w:t>
      </w:r>
    </w:p>
    <w:p w:rsidR="003B1E1F" w:rsidRPr="000D3C64" w:rsidRDefault="003B1E1F" w:rsidP="000D3C64">
      <w:pPr>
        <w:pStyle w:val="Default"/>
        <w:spacing w:line="360" w:lineRule="auto"/>
        <w:ind w:left="720"/>
        <w:jc w:val="both"/>
        <w:rPr>
          <w:sz w:val="30"/>
          <w:szCs w:val="30"/>
        </w:rPr>
      </w:pPr>
      <w:r w:rsidRPr="000D3C64">
        <w:rPr>
          <w:sz w:val="30"/>
          <w:szCs w:val="30"/>
        </w:rPr>
        <w:t xml:space="preserve">1.      The largest account is $1.3 million. </w:t>
      </w:r>
    </w:p>
    <w:p w:rsidR="003B1E1F" w:rsidRPr="000D3C64" w:rsidRDefault="003B1E1F" w:rsidP="000D3C64">
      <w:pPr>
        <w:pStyle w:val="Default"/>
        <w:spacing w:line="360" w:lineRule="auto"/>
        <w:ind w:left="720"/>
        <w:jc w:val="both"/>
        <w:rPr>
          <w:sz w:val="30"/>
          <w:szCs w:val="30"/>
        </w:rPr>
      </w:pPr>
      <w:r w:rsidRPr="000D3C64">
        <w:rPr>
          <w:sz w:val="30"/>
          <w:szCs w:val="30"/>
        </w:rPr>
        <w:t xml:space="preserve">2.      One of the accounts is $0.7 million. </w:t>
      </w:r>
    </w:p>
    <w:p w:rsidR="003B1E1F" w:rsidRPr="000D3C64" w:rsidRDefault="003B1E1F" w:rsidP="000D3C64">
      <w:pPr>
        <w:pStyle w:val="Default"/>
        <w:spacing w:line="360" w:lineRule="auto"/>
        <w:ind w:left="720"/>
        <w:jc w:val="both"/>
        <w:rPr>
          <w:sz w:val="30"/>
          <w:szCs w:val="30"/>
        </w:rPr>
      </w:pPr>
      <w:r w:rsidRPr="000D3C64">
        <w:rPr>
          <w:sz w:val="30"/>
          <w:szCs w:val="30"/>
        </w:rPr>
        <w:t xml:space="preserve">    Ans: C </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 xml:space="preserve">Is the product of x and y greater than 60? </w:t>
      </w:r>
    </w:p>
    <w:p w:rsidR="003B1E1F" w:rsidRPr="000D3C64" w:rsidRDefault="003B1E1F" w:rsidP="000D3C64">
      <w:pPr>
        <w:pStyle w:val="Default"/>
        <w:spacing w:line="360" w:lineRule="auto"/>
        <w:ind w:left="720"/>
        <w:jc w:val="both"/>
        <w:rPr>
          <w:sz w:val="30"/>
          <w:szCs w:val="30"/>
        </w:rPr>
      </w:pPr>
      <w:r w:rsidRPr="000D3C64">
        <w:rPr>
          <w:sz w:val="30"/>
          <w:szCs w:val="30"/>
        </w:rPr>
        <w:t xml:space="preserve">1.      The sum of x and y is greater than 60. </w:t>
      </w:r>
    </w:p>
    <w:p w:rsidR="003B1E1F" w:rsidRPr="000D3C64" w:rsidRDefault="003B1E1F" w:rsidP="000D3C64">
      <w:pPr>
        <w:pStyle w:val="Default"/>
        <w:spacing w:line="360" w:lineRule="auto"/>
        <w:ind w:left="720"/>
        <w:jc w:val="both"/>
        <w:rPr>
          <w:sz w:val="30"/>
          <w:szCs w:val="30"/>
        </w:rPr>
      </w:pPr>
      <w:r w:rsidRPr="000D3C64">
        <w:rPr>
          <w:sz w:val="30"/>
          <w:szCs w:val="30"/>
        </w:rPr>
        <w:t xml:space="preserve">2.      Each of the variables is greater than 2. </w:t>
      </w:r>
    </w:p>
    <w:p w:rsidR="003B1E1F" w:rsidRPr="000D3C64" w:rsidRDefault="003B1E1F" w:rsidP="000D3C64">
      <w:pPr>
        <w:pStyle w:val="Default"/>
        <w:spacing w:line="360" w:lineRule="auto"/>
        <w:ind w:left="720"/>
        <w:jc w:val="both"/>
        <w:rPr>
          <w:sz w:val="30"/>
          <w:szCs w:val="30"/>
        </w:rPr>
      </w:pPr>
      <w:r w:rsidRPr="000D3C64">
        <w:rPr>
          <w:sz w:val="30"/>
          <w:szCs w:val="30"/>
        </w:rPr>
        <w:t xml:space="preserve">     Ans: C  </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 xml:space="preserve">What is the value of y? </w:t>
      </w:r>
    </w:p>
    <w:p w:rsidR="003B1E1F" w:rsidRPr="000D3C64" w:rsidRDefault="003B1E1F" w:rsidP="000D3C64">
      <w:pPr>
        <w:pStyle w:val="Default"/>
        <w:spacing w:line="360" w:lineRule="auto"/>
        <w:ind w:left="720"/>
        <w:jc w:val="both"/>
        <w:rPr>
          <w:sz w:val="30"/>
          <w:szCs w:val="30"/>
        </w:rPr>
      </w:pPr>
      <w:r w:rsidRPr="000D3C64">
        <w:rPr>
          <w:sz w:val="30"/>
          <w:szCs w:val="30"/>
        </w:rPr>
        <w:t xml:space="preserve">1.      y - 3 = 2 </w:t>
      </w:r>
    </w:p>
    <w:p w:rsidR="003B1E1F" w:rsidRPr="000D3C64" w:rsidRDefault="003B1E1F" w:rsidP="000D3C64">
      <w:pPr>
        <w:pStyle w:val="Default"/>
        <w:spacing w:line="360" w:lineRule="auto"/>
        <w:ind w:left="720"/>
        <w:jc w:val="both"/>
        <w:rPr>
          <w:sz w:val="30"/>
          <w:szCs w:val="30"/>
        </w:rPr>
      </w:pPr>
      <w:r w:rsidRPr="000D3C64">
        <w:rPr>
          <w:sz w:val="30"/>
          <w:szCs w:val="30"/>
        </w:rPr>
        <w:t xml:space="preserve">2.      y2 = 25 </w:t>
      </w:r>
    </w:p>
    <w:p w:rsidR="003B1E1F" w:rsidRPr="000D3C64" w:rsidRDefault="003B1E1F" w:rsidP="000D3C64">
      <w:pPr>
        <w:pStyle w:val="Default"/>
        <w:spacing w:line="360" w:lineRule="auto"/>
        <w:ind w:left="720"/>
        <w:jc w:val="both"/>
        <w:rPr>
          <w:sz w:val="30"/>
          <w:szCs w:val="30"/>
        </w:rPr>
      </w:pPr>
      <w:r w:rsidRPr="000D3C64">
        <w:rPr>
          <w:sz w:val="30"/>
          <w:szCs w:val="30"/>
        </w:rPr>
        <w:t xml:space="preserve">    Ans: A  </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 xml:space="preserve">What was the percent increase of Company A's stock between June 1 and June 30, 2000? </w:t>
      </w:r>
    </w:p>
    <w:p w:rsidR="003B1E1F" w:rsidRPr="000D3C64" w:rsidRDefault="003B1E1F" w:rsidP="000D3C64">
      <w:pPr>
        <w:pStyle w:val="Default"/>
        <w:spacing w:line="360" w:lineRule="auto"/>
        <w:ind w:left="720"/>
        <w:jc w:val="both"/>
        <w:rPr>
          <w:sz w:val="30"/>
          <w:szCs w:val="30"/>
        </w:rPr>
      </w:pPr>
      <w:r w:rsidRPr="000D3C64">
        <w:rPr>
          <w:sz w:val="30"/>
          <w:szCs w:val="30"/>
        </w:rPr>
        <w:t xml:space="preserve">1.      The stock gained $5 in value during June 2000. </w:t>
      </w:r>
    </w:p>
    <w:p w:rsidR="003B1E1F" w:rsidRPr="000D3C64" w:rsidRDefault="003B1E1F" w:rsidP="000D3C64">
      <w:pPr>
        <w:pStyle w:val="Default"/>
        <w:spacing w:line="360" w:lineRule="auto"/>
        <w:ind w:left="720"/>
        <w:jc w:val="both"/>
        <w:rPr>
          <w:sz w:val="30"/>
          <w:szCs w:val="30"/>
        </w:rPr>
      </w:pPr>
      <w:r w:rsidRPr="000D3C64">
        <w:rPr>
          <w:sz w:val="30"/>
          <w:szCs w:val="30"/>
        </w:rPr>
        <w:t xml:space="preserve">2.      The stock rose 12% during the first half of the month. </w:t>
      </w:r>
    </w:p>
    <w:p w:rsidR="003B1E1F" w:rsidRPr="000D3C64" w:rsidRDefault="003B1E1F" w:rsidP="000D3C64">
      <w:pPr>
        <w:pStyle w:val="Default"/>
        <w:spacing w:line="360" w:lineRule="auto"/>
        <w:ind w:left="720"/>
        <w:jc w:val="both"/>
        <w:rPr>
          <w:sz w:val="30"/>
          <w:szCs w:val="30"/>
        </w:rPr>
      </w:pPr>
      <w:r w:rsidRPr="000D3C64">
        <w:rPr>
          <w:sz w:val="30"/>
          <w:szCs w:val="30"/>
        </w:rPr>
        <w:t xml:space="preserve">    Ans: E </w:t>
      </w:r>
    </w:p>
    <w:p w:rsidR="003B1E1F" w:rsidRPr="000D3C64" w:rsidRDefault="003B1E1F" w:rsidP="000D3C64">
      <w:pPr>
        <w:pStyle w:val="Default"/>
        <w:numPr>
          <w:ilvl w:val="0"/>
          <w:numId w:val="402"/>
        </w:numPr>
        <w:spacing w:line="360" w:lineRule="auto"/>
        <w:jc w:val="both"/>
        <w:rPr>
          <w:sz w:val="30"/>
          <w:szCs w:val="30"/>
        </w:rPr>
      </w:pPr>
      <w:r w:rsidRPr="000D3C64">
        <w:rPr>
          <w:sz w:val="30"/>
          <w:szCs w:val="30"/>
        </w:rPr>
        <w:t xml:space="preserve">Which company reported the larger dollar increase in earnings? </w:t>
      </w:r>
    </w:p>
    <w:p w:rsidR="003B1E1F" w:rsidRPr="000D3C64" w:rsidRDefault="003B1E1F" w:rsidP="000D3C64">
      <w:pPr>
        <w:pStyle w:val="Default"/>
        <w:spacing w:line="360" w:lineRule="auto"/>
        <w:ind w:left="720"/>
        <w:jc w:val="both"/>
        <w:rPr>
          <w:sz w:val="30"/>
          <w:szCs w:val="30"/>
        </w:rPr>
      </w:pPr>
      <w:r w:rsidRPr="000D3C64">
        <w:rPr>
          <w:sz w:val="30"/>
          <w:szCs w:val="30"/>
        </w:rPr>
        <w:t xml:space="preserve">1.      Company A reported that its earnings increased by 5%. </w:t>
      </w:r>
    </w:p>
    <w:p w:rsidR="003B1E1F" w:rsidRPr="000D3C64" w:rsidRDefault="003B1E1F" w:rsidP="000D3C64">
      <w:pPr>
        <w:pStyle w:val="Default"/>
        <w:spacing w:line="360" w:lineRule="auto"/>
        <w:ind w:left="720"/>
        <w:jc w:val="both"/>
        <w:rPr>
          <w:sz w:val="30"/>
          <w:szCs w:val="30"/>
        </w:rPr>
      </w:pPr>
      <w:r w:rsidRPr="000D3C64">
        <w:rPr>
          <w:sz w:val="30"/>
          <w:szCs w:val="30"/>
        </w:rPr>
        <w:t xml:space="preserve">2.      Company B reported that its earnings increased by 7%. </w:t>
      </w:r>
    </w:p>
    <w:p w:rsidR="003B1E1F" w:rsidRPr="000D3C64" w:rsidRDefault="003B1E1F" w:rsidP="000D3C64">
      <w:pPr>
        <w:pStyle w:val="Default"/>
        <w:spacing w:line="360" w:lineRule="auto"/>
        <w:ind w:left="720"/>
        <w:jc w:val="both"/>
        <w:rPr>
          <w:sz w:val="30"/>
          <w:szCs w:val="30"/>
        </w:rPr>
      </w:pPr>
      <w:r w:rsidRPr="000D3C64">
        <w:rPr>
          <w:sz w:val="30"/>
          <w:szCs w:val="30"/>
        </w:rPr>
        <w:t xml:space="preserve">    Ans: E</w:t>
      </w:r>
    </w:p>
    <w:p w:rsidR="003B1E1F" w:rsidRPr="000D3C64" w:rsidRDefault="003B1E1F" w:rsidP="000D3C64">
      <w:pPr>
        <w:pStyle w:val="Heading1"/>
        <w:spacing w:line="360" w:lineRule="auto"/>
        <w:jc w:val="both"/>
        <w:rPr>
          <w:rFonts w:ascii="Times New Roman" w:hAnsi="Times New Roman" w:cs="Times New Roman"/>
          <w:sz w:val="30"/>
          <w:szCs w:val="30"/>
        </w:rPr>
      </w:pPr>
      <w:bookmarkStart w:id="50" w:name="_Toc10562452"/>
      <w:r w:rsidRPr="000D3C64">
        <w:rPr>
          <w:rFonts w:ascii="Times New Roman" w:hAnsi="Times New Roman" w:cs="Times New Roman"/>
          <w:sz w:val="30"/>
          <w:szCs w:val="30"/>
        </w:rPr>
        <w:t>Clocks</w:t>
      </w:r>
      <w:r w:rsidR="000C221A" w:rsidRPr="000D3C64">
        <w:rPr>
          <w:rFonts w:ascii="Times New Roman" w:hAnsi="Times New Roman" w:cs="Times New Roman"/>
          <w:sz w:val="30"/>
          <w:szCs w:val="30"/>
        </w:rPr>
        <w:t xml:space="preserve"> and calendar</w:t>
      </w:r>
      <w:bookmarkEnd w:id="50"/>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hour hand lies between 3 and 4.  Tithe difference between hour and minute hand is 50 degree. What are the two possible timings? Sol: The angle between the hour hand and minute hand at a given time H:MM is given by θ = 30×H – 211×MM The time after H hours, hour hand and minute hand are at MM = | 211×((30×H) ±θ) | given H = 3, MM = 50 Substituting the above values in the formula θ = 8011, 28011</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At 6'o clock clock ticks 6 times. The time between first and last ticks was 30sec. How much time it takes at 12'o clock?</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Supposing a clock takes 7 seconds to strike 7. How long will it take to strike 10? Required time = (76×9) seconds =10 1/2 seconds</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rope ladder was left down from a ship. 12 steps of the ladder were exposed at 10:00 am. The queen who was going to visit the ship, said she would visit at 1:00 pm as she would have to climb lesser number of steps then. The tide in the sea increases from morning to afternoon at the rate of 1.2 meters per hour. The distance between any 2 steps of the ladder is 0.4 mts. How many steps will the queen have to climb?</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If 1/4 of the time from midnight plus 1/2 of the time from now to midnight is the present time, then What is the present time?</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When the actual time pass 1 hr, wall clock is 10 min behind it. When 1 hr is shown by wall clock, table clock shows 10 min ahead of 1 hr. When table clock shows 1 hr, the alarm clock goes 5 min behind it. When alarm clock goes 1 hr, wrist watch is 5 min ahead of it. Assuming that all clocks are correct with actual time at 12 noon, what will be time shown by wrist watch after 6 hr?       Ans: 5:47:32.5 (n X 60 )50/60 X 70/60 X 55/60 X 65/60</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Fifty minutes ago, if it was four times as many minutes past three o’clock, how many minutes is it to six o'clock? Ans: Twenty-six minutes.</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minute and the hour hand of a watch meet every 65 minutes. How much does the watch loss or gain time and by how much? Ans: Gains; 5/11 minutes</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when the actual time pass 1hr wall clock is 10 min behind it when 1 hr is shown by wall clock, table clock shows 10 min ahead of it when table clock shows 1 hr the alarm clock goes 5min behind it, when alarm clock goes 1 hr wrist watch is 5 min ahead of it assuming that all clocks are correct with actual time at 12 noon what will be time shown by wrist watch after 6 hr Ans---5:47:32.5</w:t>
      </w:r>
    </w:p>
    <w:p w:rsidR="003B1E1F"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quarter of the time from midnight to present time added to the half of the time from the present to midnight gives the present time. What is the present time?       Ans: 9hrs past 36 minutes AM</w:t>
      </w:r>
    </w:p>
    <w:p w:rsidR="000C221A" w:rsidRPr="000D3C64" w:rsidRDefault="003B1E1F"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wall clock was slow by 10minutes. According to the wall clock, a table clock was 10 minutes ahead of it. According to the table clock an alarm clock was 5 minutes behind and according to the alarm clock wrist watch was 5 minutes castration all the clocks were adjusted. What will be the time at 6 P.M wrist watch?</w:t>
      </w:r>
    </w:p>
    <w:p w:rsidR="000C221A" w:rsidRPr="000D3C64" w:rsidRDefault="000C221A" w:rsidP="000D3C64">
      <w:pPr>
        <w:pStyle w:val="ListParagraph"/>
        <w:numPr>
          <w:ilvl w:val="0"/>
          <w:numId w:val="12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In a particular year, the month of january had exactly 4 thursdays, and 4 sundays. On which day of the week did january 1st occur in the year?</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A.Monday</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B.Tuesday</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C.Wednesday</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D.Thursday</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If a month has 31 days, and it starts with sunday, Then Sundays, Mondays, tuesdays are 5 for that month. If this month starts with monday, then mondays, tuesdays, and wednesdays are 5 and remaining days are 4 each. so this month start with Monday.</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What is the angle between two hands when time is 5:30?</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A.20 Degrees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B.18.75 Degrees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C.160 Degrees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D.15 Degrees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15° At 5:30 minute hand will be at position 6 and hour hand will be exactly between 5 and 6 and will cover 15°, so angle between two hands=30 -15 = 15°</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famous church in the city of Kumbakonam has a big clock tower and is said to be over 300 years old. Every Monday 10.00 A M the clock is set by Antony, doing service in the church. The Clock loses 6 minutes every hour. What will be the actual time when the faulty clock shows 3 P.M on Friday?</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A.1.10 am.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B.1.40 am.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C.12.10 am.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D.12.10 pm.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Let us start from Monday 10 am to friday 3.00 pm…..total hours=4 days 5 hrs.=4*24+5=101 hrs. so total time loses=101*6 minutes=606 minutes=606/60=10 hrs 10 minutes so actual time=friday 3.00 pm +10 hrs 10 minutes=staurday 1.10 am.</w:t>
      </w:r>
    </w:p>
    <w:p w:rsidR="000C221A" w:rsidRPr="000D3C64" w:rsidRDefault="000C221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 clock is such that it looses 4 min every day.the clock is set </w:t>
      </w:r>
    </w:p>
    <w:p w:rsidR="000C221A" w:rsidRPr="000D3C64" w:rsidRDefault="000C221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right on feb 25,2008 2 p.m.how many min should be added to get </w:t>
      </w:r>
    </w:p>
    <w:p w:rsidR="000C221A" w:rsidRPr="000D3C64" w:rsidRDefault="000C221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right time when the clock shows 9 am on 3rd march 2008?</w:t>
      </w:r>
    </w:p>
    <w:tbl>
      <w:tblPr>
        <w:tblW w:w="0" w:type="auto"/>
        <w:tblCellSpacing w:w="15" w:type="dxa"/>
        <w:tblCellMar>
          <w:top w:w="15" w:type="dxa"/>
          <w:left w:w="15" w:type="dxa"/>
          <w:bottom w:w="15" w:type="dxa"/>
          <w:right w:w="15" w:type="dxa"/>
        </w:tblCellMar>
        <w:tblLook w:val="04A0"/>
      </w:tblPr>
      <w:tblGrid>
        <w:gridCol w:w="292"/>
        <w:gridCol w:w="1142"/>
      </w:tblGrid>
      <w:tr w:rsidR="000C221A" w:rsidRPr="000D3C64" w:rsidTr="00545A3B">
        <w:trPr>
          <w:tblCellSpacing w:w="15" w:type="dxa"/>
        </w:trPr>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9:27am</w:t>
            </w:r>
          </w:p>
        </w:tc>
      </w:tr>
      <w:tr w:rsidR="000C221A" w:rsidRPr="000D3C64" w:rsidTr="00545A3B">
        <w:trPr>
          <w:tblCellSpacing w:w="15" w:type="dxa"/>
        </w:trPr>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10:10pm</w:t>
            </w:r>
          </w:p>
        </w:tc>
      </w:tr>
      <w:tr w:rsidR="000C221A" w:rsidRPr="000D3C64" w:rsidTr="00545A3B">
        <w:trPr>
          <w:tblCellSpacing w:w="15" w:type="dxa"/>
        </w:trPr>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9:26am</w:t>
            </w:r>
          </w:p>
        </w:tc>
      </w:tr>
      <w:tr w:rsidR="000C221A" w:rsidRPr="000D3C64" w:rsidTr="00545A3B">
        <w:trPr>
          <w:tblCellSpacing w:w="15" w:type="dxa"/>
        </w:trPr>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none</w:t>
            </w:r>
          </w:p>
        </w:tc>
      </w:tr>
    </w:tbl>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How many times do the hands of a clock coincide in 5 hours?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A.5</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B.4</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C.6</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hour hand and minute hand coincide every 65:5 minute, so in 5 hour they will coincide 4 times The hour hand covers 2*360 degrees in 24 hours, i.e 1440 minutes. So, in one minute, it covers 1440/720 = 1/2 degree. Difference in angular distance travelled by the minute hand and the hour hand in one minute is thus 6-1/2 = 11/2 degrees. So, on a full rotation (360ᵒ), any similar event between them will be repeated every 360/(11/2) = 65 5/11 minutes.</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What is the chance that a leap year selected at random contains 53 Fridays?</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A.1/7</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B.3/7</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C.2/7</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D.2/13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ans- 2/7 in aleap year there are 366 days means 52 weeks and 2days. so already we have 52 fridays. now the rest two days can be (sun, mon), (mon,tues),(tues, wed), (wed, thrus), (thrus, fri),(fri, sat), (sat, sun) so, the probability of 53 fridays= 2/7</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Between 9 a.m and 9 p.m of a particular day for how many times are the minute and hour hands together?</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A.11</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B.12</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D.9</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11..the hands will be together for once per hour..e.g 9.45,10.50..but between 11 and 12 the coming together will be counted as 1 for both hence in 12 hrs time they will be together for 12-1=11 times</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How many palindromes are there in a clock from noon to midnight ( For Example 5.45 is a palindrome)?</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A.43</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B.51</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C.57</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D.58</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57 after 12 o’clock 12:21…….=1 from 1 to 9 it is 1.01, 1.11, 1.21, 1.31, 1.41, 1.51.= 6 similarly 2.02,2.12,…………….. 6*9=54+1=55 after 10 o’clock 10:01, 11:11 Ans: 55+2=57</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One quarter of the time till now from midnight and half of the time remaining from now up to midnight adds to the present time. What is the present time?</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A.9:38</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B.9:56</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C.9:36</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D.9:16</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x is present time 1/4(x)+1/2(24-x)=x solve it then x = 9:36</w:t>
      </w:r>
    </w:p>
    <w:p w:rsidR="000C221A" w:rsidRPr="000D3C64" w:rsidRDefault="000C221A" w:rsidP="000D3C64">
      <w:pPr>
        <w:spacing w:after="0" w:line="360" w:lineRule="auto"/>
        <w:rPr>
          <w:rFonts w:ascii="Times New Roman" w:hAnsi="Times New Roman" w:cs="Times New Roman"/>
          <w:sz w:val="30"/>
          <w:szCs w:val="30"/>
        </w:rPr>
      </w:pPr>
    </w:p>
    <w:p w:rsidR="000C221A" w:rsidRPr="000D3C64" w:rsidRDefault="000C221A" w:rsidP="000D3C64">
      <w:pPr>
        <w:pStyle w:val="ListParagraph"/>
        <w:numPr>
          <w:ilvl w:val="0"/>
          <w:numId w:val="120"/>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clock loses 1% time during first week and then gains 2% time during the next one week. if the clock was set right at 12noon on Sunday what will be the the time exactly that the clock will show 14days from the time it was set right?</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A.1 : 30 : 48 P.M.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B.1 : 40 : 48 P.M.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C.1 : 40 : 38 P.M.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D.1 : 30 : 48 A.M.</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Explanation:</w:t>
      </w:r>
    </w:p>
    <w:p w:rsidR="000C221A" w:rsidRPr="000D3C64" w:rsidRDefault="000C221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The clock loses 1% time during the first week. In a day there are 24 hours and in a week there are 7 days. Therefore, there are 7 * 24 = 168 hours in a week. If the clock loses 1% time during the first week, then it will show a time which is 1% of 168 hours less than 12 Noon at the end of the first week = 1.68 hours less. Subsequently, the clock gains 2% during the next week. The second week has 168 hours and the clock gains 2% time = 2% of 168 hours = 3.36 hours more than the actual time. As it lost 1.68 hours during the first week and then gained 3.36 hours during the next week, the net result will be a -1.68 + 3.36 = 1.68 hour net gain in time. So the clock will show a time, which is 1.68 hours more than 12 Noon two weeks from the time it was set right. 1.68 hours = 1 hour and 40.8 minutes = 1 hour + 40 minutes + 48 seconds. i.e. 1 : 40 : 48 P.M.</w:t>
      </w:r>
    </w:p>
    <w:p w:rsidR="000C221A" w:rsidRPr="000D3C64" w:rsidRDefault="000C221A" w:rsidP="000D3C64">
      <w:pPr>
        <w:spacing w:after="0" w:line="360" w:lineRule="auto"/>
        <w:rPr>
          <w:rFonts w:ascii="Times New Roman" w:hAnsi="Times New Roman" w:cs="Times New Roman"/>
          <w:b/>
          <w:color w:val="FF0000"/>
          <w:sz w:val="30"/>
          <w:szCs w:val="30"/>
        </w:rPr>
      </w:pPr>
    </w:p>
    <w:p w:rsidR="000C221A" w:rsidRPr="000D3C64" w:rsidRDefault="000C221A" w:rsidP="000D3C64">
      <w:pPr>
        <w:pStyle w:val="ListParagraph"/>
        <w:numPr>
          <w:ilvl w:val="0"/>
          <w:numId w:val="120"/>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 xml:space="preserve"> A wall clock loses 10 minutes every 1 hour. In 1 hour by</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the wall clock, a table clock gets 10 minutes ahead of it.</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In 1 hour by the table clock an alarm clock falls 5 minutes</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behind it. In 1 hour of the alarm clock, a wristwatch gets</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5 minutes ahead it. At noon, all 4 timepieces were set correctly.</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To the nearest minutes, what time will the wrist show when the</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correct time is 6 p.m. on the same day?</w:t>
      </w:r>
    </w:p>
    <w:p w:rsidR="000C221A" w:rsidRPr="000D3C64" w:rsidRDefault="000C221A" w:rsidP="000D3C64">
      <w:pPr>
        <w:numPr>
          <w:ilvl w:val="0"/>
          <w:numId w:val="40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6.00 pm</w:t>
      </w:r>
    </w:p>
    <w:p w:rsidR="000C221A" w:rsidRPr="000D3C64" w:rsidRDefault="000C221A" w:rsidP="000D3C64">
      <w:pPr>
        <w:numPr>
          <w:ilvl w:val="0"/>
          <w:numId w:val="40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7.30 pm</w:t>
      </w:r>
    </w:p>
    <w:p w:rsidR="000C221A" w:rsidRPr="000D3C64" w:rsidRDefault="000C221A" w:rsidP="000D3C64">
      <w:pPr>
        <w:numPr>
          <w:ilvl w:val="0"/>
          <w:numId w:val="40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6.24 pm</w:t>
      </w:r>
    </w:p>
    <w:p w:rsidR="000C221A" w:rsidRPr="000D3C64" w:rsidRDefault="000C221A" w:rsidP="000D3C64">
      <w:pPr>
        <w:numPr>
          <w:ilvl w:val="0"/>
          <w:numId w:val="405"/>
        </w:numPr>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5.20 pm</w:t>
      </w:r>
    </w:p>
    <w:p w:rsidR="000C221A" w:rsidRPr="000D3C64" w:rsidRDefault="000C221A" w:rsidP="000D3C64">
      <w:pPr>
        <w:spacing w:after="0" w:line="360" w:lineRule="auto"/>
        <w:textAlignment w:val="baseline"/>
        <w:rPr>
          <w:rFonts w:ascii="Times New Roman" w:eastAsia="Times New Roman" w:hAnsi="Times New Roman" w:cs="Times New Roman"/>
          <w:color w:val="3D3D3D"/>
          <w:sz w:val="30"/>
          <w:szCs w:val="30"/>
        </w:rPr>
      </w:pPr>
    </w:p>
    <w:p w:rsidR="000C221A" w:rsidRPr="000D3C64" w:rsidRDefault="000C221A" w:rsidP="000D3C64">
      <w:pPr>
        <w:pStyle w:val="ListParagraph"/>
        <w:numPr>
          <w:ilvl w:val="0"/>
          <w:numId w:val="120"/>
        </w:numPr>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 xml:space="preserve"> A bell in a clock rings once at 1 O'clock, twice at 2 O'clock,</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thrice at 3 O'clock and so on. Then how many times it rings in</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a day.</w:t>
      </w:r>
    </w:p>
    <w:p w:rsidR="000C221A" w:rsidRPr="000D3C64" w:rsidRDefault="000C221A" w:rsidP="000D3C64">
      <w:pPr>
        <w:numPr>
          <w:ilvl w:val="0"/>
          <w:numId w:val="406"/>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150</w:t>
      </w:r>
    </w:p>
    <w:p w:rsidR="000C221A" w:rsidRPr="000D3C64" w:rsidRDefault="000C221A" w:rsidP="000D3C64">
      <w:pPr>
        <w:numPr>
          <w:ilvl w:val="0"/>
          <w:numId w:val="406"/>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146</w:t>
      </w:r>
    </w:p>
    <w:p w:rsidR="000C221A" w:rsidRPr="000D3C64" w:rsidRDefault="000C221A" w:rsidP="000D3C64">
      <w:pPr>
        <w:numPr>
          <w:ilvl w:val="0"/>
          <w:numId w:val="406"/>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136</w:t>
      </w:r>
    </w:p>
    <w:p w:rsidR="000C221A" w:rsidRPr="000D3C64" w:rsidRDefault="000C221A" w:rsidP="000D3C64">
      <w:pPr>
        <w:numPr>
          <w:ilvl w:val="0"/>
          <w:numId w:val="406"/>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156</w:t>
      </w:r>
    </w:p>
    <w:p w:rsidR="000C221A" w:rsidRPr="000D3C64" w:rsidRDefault="000C221A" w:rsidP="000D3C64">
      <w:pPr>
        <w:spacing w:after="0" w:line="360" w:lineRule="auto"/>
        <w:textAlignment w:val="baseline"/>
        <w:rPr>
          <w:rFonts w:ascii="Times New Roman" w:eastAsia="Times New Roman" w:hAnsi="Times New Roman" w:cs="Times New Roman"/>
          <w:color w:val="3D3D3D"/>
          <w:sz w:val="30"/>
          <w:szCs w:val="30"/>
        </w:rPr>
      </w:pPr>
    </w:p>
    <w:p w:rsidR="000C221A" w:rsidRPr="000D3C64" w:rsidRDefault="000C221A" w:rsidP="000D3C64">
      <w:pPr>
        <w:pStyle w:val="ListParagraph"/>
        <w:numPr>
          <w:ilvl w:val="0"/>
          <w:numId w:val="120"/>
        </w:num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 xml:space="preserve"> Two people run around circular track and take 42 sec and 30 sec to make one complete round. If they start together after how</w:t>
      </w:r>
    </w:p>
    <w:p w:rsidR="000C221A" w:rsidRPr="000D3C64" w:rsidRDefault="000C221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color w:val="0A0A0A"/>
          <w:sz w:val="30"/>
          <w:szCs w:val="30"/>
          <w:shd w:val="clear" w:color="auto" w:fill="EEEEEE"/>
        </w:rPr>
        <w:t>much amount of time will they meet again in the same place?</w:t>
      </w:r>
    </w:p>
    <w:p w:rsidR="000C221A" w:rsidRPr="000D3C64" w:rsidRDefault="000C221A" w:rsidP="000D3C64">
      <w:pPr>
        <w:numPr>
          <w:ilvl w:val="0"/>
          <w:numId w:val="407"/>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 min 30 sec</w:t>
      </w:r>
    </w:p>
    <w:p w:rsidR="000C221A" w:rsidRPr="000D3C64" w:rsidRDefault="000C221A" w:rsidP="000D3C64">
      <w:pPr>
        <w:numPr>
          <w:ilvl w:val="0"/>
          <w:numId w:val="407"/>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3 min 20 sec</w:t>
      </w:r>
    </w:p>
    <w:p w:rsidR="000C221A" w:rsidRPr="000D3C64" w:rsidRDefault="000C221A" w:rsidP="000D3C64">
      <w:pPr>
        <w:numPr>
          <w:ilvl w:val="0"/>
          <w:numId w:val="407"/>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4 min 40 sec</w:t>
      </w:r>
    </w:p>
    <w:p w:rsidR="000C221A" w:rsidRPr="000D3C64" w:rsidRDefault="000C221A" w:rsidP="000D3C64">
      <w:pPr>
        <w:numPr>
          <w:ilvl w:val="0"/>
          <w:numId w:val="407"/>
        </w:numPr>
        <w:shd w:val="clear" w:color="auto" w:fill="EEEEEE"/>
        <w:spacing w:after="0" w:line="360" w:lineRule="auto"/>
        <w:textAlignment w:val="baseline"/>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shd w:val="clear" w:color="auto" w:fill="EEEEEE"/>
        </w:rPr>
        <w:t>2 min 50 sec</w:t>
      </w:r>
    </w:p>
    <w:p w:rsidR="000C221A" w:rsidRPr="000D3C64" w:rsidRDefault="000C221A" w:rsidP="000D3C64">
      <w:pPr>
        <w:shd w:val="clear" w:color="auto" w:fill="FFFFFF"/>
        <w:spacing w:after="0" w:line="360" w:lineRule="auto"/>
        <w:jc w:val="both"/>
        <w:rPr>
          <w:rFonts w:ascii="Times New Roman" w:hAnsi="Times New Roman" w:cs="Times New Roman"/>
          <w:sz w:val="30"/>
          <w:szCs w:val="30"/>
        </w:rPr>
      </w:pPr>
    </w:p>
    <w:p w:rsidR="000C221A" w:rsidRPr="000D3C64" w:rsidRDefault="000C221A" w:rsidP="000D3C64">
      <w:pPr>
        <w:pStyle w:val="ListParagraph"/>
        <w:numPr>
          <w:ilvl w:val="0"/>
          <w:numId w:val="120"/>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Supposing a clock takes 7 seconds to strike 7. How long will it take to strike 10?</w:t>
      </w:r>
    </w:p>
    <w:p w:rsidR="000C221A" w:rsidRPr="000D3C64" w:rsidRDefault="000C221A" w:rsidP="000D3C64">
      <w:pPr>
        <w:numPr>
          <w:ilvl w:val="0"/>
          <w:numId w:val="408"/>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 hour</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c. 3 hours</w:t>
      </w:r>
    </w:p>
    <w:p w:rsidR="000C221A" w:rsidRPr="000D3C64" w:rsidRDefault="000C221A" w:rsidP="000D3C64">
      <w:pPr>
        <w:numPr>
          <w:ilvl w:val="0"/>
          <w:numId w:val="408"/>
        </w:numPr>
        <w:shd w:val="clear" w:color="auto" w:fill="FFFFFF"/>
        <w:spacing w:after="0" w:line="360" w:lineRule="auto"/>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 hours</w:t>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r>
      <w:r w:rsidRPr="000D3C64">
        <w:rPr>
          <w:rFonts w:ascii="Times New Roman" w:eastAsia="Times New Roman" w:hAnsi="Times New Roman" w:cs="Times New Roman"/>
          <w:sz w:val="30"/>
          <w:szCs w:val="30"/>
        </w:rPr>
        <w:tab/>
        <w:t>d. 4 hours</w:t>
      </w:r>
    </w:p>
    <w:p w:rsidR="000C221A" w:rsidRPr="000D3C64" w:rsidRDefault="000C221A" w:rsidP="000D3C64">
      <w:pPr>
        <w:spacing w:line="360" w:lineRule="auto"/>
        <w:rPr>
          <w:rFonts w:ascii="Times New Roman" w:hAnsi="Times New Roman" w:cs="Times New Roman"/>
          <w:sz w:val="30"/>
          <w:szCs w:val="30"/>
        </w:rPr>
      </w:pP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1.Radha,Geeta &amp; Revathi went for a picnic. After a few days they forgot the date, day and month on which they went to picnic. Radha said that it was on Thursday, May 8 and Geeta said that it was Thursday May 10. Revathi said Friday Jun 8. Now one of them told all things wrongly, others one thing wrong and the last two things wrongly. If April 1st is tuesday, what is the right day, date and month?</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2. There are five persons A,B,C,D,E whose birthdays occur at the consecutive days. Birthday of A is some days or day before C &amp; birthday of B is exactly the same days or day after E. D is two days older than E. If birth day of C is on Wednesday then find out the birthdays of other.</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3. Two identical twins have a very unusual characteristic. One tells nothing but lies on Mondays, Wednesdays and Fridays, and tells nothing but the truth all other days. The other tells nothing but lies on Tuesdays, Thursdays and Saturdays, and tells nothing but the truth all other days. On Sundays both children speak the truth.</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4. In the month of october in a year has exactly four mondays and four fridays, find what day of week wiil be on the 20th of November of that year.</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Ans: 20th November was a wednesday.</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5. There is one lily in the pond on 1st june. There are two in the pond on 2nd june .</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There are four on 3rd june and so on. The pond is full with lilies by the end of the june.</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(i) On which date the pond is half full?</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Ans: 29th. --the june has 30 days).</w:t>
      </w:r>
    </w:p>
    <w:p w:rsidR="006F1537" w:rsidRPr="000D3C64" w:rsidRDefault="006F1537" w:rsidP="000D3C64">
      <w:pPr>
        <w:autoSpaceDE w:val="0"/>
        <w:autoSpaceDN w:val="0"/>
        <w:adjustRightInd w:val="0"/>
        <w:spacing w:after="0" w:line="360" w:lineRule="auto"/>
        <w:rPr>
          <w:rFonts w:ascii="Times New Roman" w:eastAsia="ArialMT" w:hAnsi="Times New Roman" w:cs="Times New Roman"/>
          <w:sz w:val="30"/>
          <w:szCs w:val="30"/>
        </w:rPr>
      </w:pPr>
      <w:r w:rsidRPr="000D3C64">
        <w:rPr>
          <w:rFonts w:ascii="Times New Roman" w:eastAsia="ArialMT" w:hAnsi="Times New Roman" w:cs="Times New Roman"/>
          <w:sz w:val="30"/>
          <w:szCs w:val="30"/>
        </w:rPr>
        <w:t>(ii) If we start with 2 lilies on 1st june when will be the pond be full with lilies. Ans: 29</w:t>
      </w:r>
      <w:r w:rsidRPr="000D3C64">
        <w:rPr>
          <w:rFonts w:ascii="Times New Roman" w:eastAsia="ArialMT" w:hAnsi="Times New Roman" w:cs="Times New Roman"/>
          <w:sz w:val="30"/>
          <w:szCs w:val="30"/>
          <w:vertAlign w:val="superscript"/>
        </w:rPr>
        <w:t>th</w:t>
      </w:r>
      <w:r w:rsidRPr="000D3C64">
        <w:rPr>
          <w:rFonts w:ascii="Times New Roman" w:eastAsia="ArialMT" w:hAnsi="Times New Roman" w:cs="Times New Roman"/>
          <w:sz w:val="30"/>
          <w:szCs w:val="30"/>
        </w:rPr>
        <w:t xml:space="preserve"> June.</w:t>
      </w:r>
    </w:p>
    <w:p w:rsidR="006F1537" w:rsidRPr="000D3C64" w:rsidRDefault="006F1537" w:rsidP="000D3C64">
      <w:pPr>
        <w:spacing w:line="360" w:lineRule="auto"/>
        <w:rPr>
          <w:rFonts w:ascii="Times New Roman" w:hAnsi="Times New Roman" w:cs="Times New Roman"/>
          <w:sz w:val="30"/>
          <w:szCs w:val="30"/>
        </w:rPr>
      </w:pPr>
    </w:p>
    <w:p w:rsidR="00DB0F7E" w:rsidRPr="000D3C64" w:rsidRDefault="00DB0F7E" w:rsidP="000D3C64">
      <w:pPr>
        <w:pStyle w:val="ListParagraph"/>
        <w:numPr>
          <w:ilvl w:val="0"/>
          <w:numId w:val="595"/>
        </w:numPr>
        <w:spacing w:after="18"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In the month of october in a year has exactly four mondays and four fridays, find what day of week wiil be on the 20th of November of that year. </w:t>
      </w:r>
    </w:p>
    <w:p w:rsidR="00DB0F7E" w:rsidRPr="000D3C64" w:rsidRDefault="00DB0F7E" w:rsidP="000D3C64">
      <w:pPr>
        <w:spacing w:after="18" w:line="360" w:lineRule="auto"/>
        <w:ind w:left="10" w:right="12"/>
        <w:rPr>
          <w:rFonts w:ascii="Times New Roman" w:hAnsi="Times New Roman" w:cs="Times New Roman"/>
          <w:sz w:val="30"/>
          <w:szCs w:val="30"/>
        </w:rPr>
      </w:pP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Ans: 20th November was a wednesday. </w:t>
      </w:r>
    </w:p>
    <w:p w:rsidR="00DB0F7E" w:rsidRPr="000D3C64" w:rsidRDefault="00DB0F7E" w:rsidP="000D3C64">
      <w:pPr>
        <w:spacing w:line="360" w:lineRule="auto"/>
        <w:rPr>
          <w:rFonts w:ascii="Times New Roman" w:hAnsi="Times New Roman" w:cs="Times New Roman"/>
          <w:sz w:val="30"/>
          <w:szCs w:val="30"/>
        </w:rPr>
      </w:pPr>
    </w:p>
    <w:p w:rsidR="000C221A" w:rsidRPr="000D3C64" w:rsidRDefault="000C221A" w:rsidP="000D3C64">
      <w:pPr>
        <w:spacing w:after="160" w:line="360" w:lineRule="auto"/>
        <w:jc w:val="both"/>
        <w:rPr>
          <w:rFonts w:ascii="Times New Roman" w:hAnsi="Times New Roman" w:cs="Times New Roman"/>
          <w:sz w:val="30"/>
          <w:szCs w:val="30"/>
        </w:rPr>
      </w:pPr>
    </w:p>
    <w:p w:rsidR="003B1E1F" w:rsidRPr="000D3C64" w:rsidRDefault="003B1E1F" w:rsidP="000D3C64">
      <w:pPr>
        <w:spacing w:line="360" w:lineRule="auto"/>
        <w:ind w:left="360"/>
        <w:jc w:val="both"/>
        <w:rPr>
          <w:rFonts w:ascii="Times New Roman" w:hAnsi="Times New Roman" w:cs="Times New Roman"/>
          <w:b/>
          <w:sz w:val="30"/>
          <w:szCs w:val="30"/>
        </w:rPr>
      </w:pPr>
      <w:r w:rsidRPr="000D3C64">
        <w:rPr>
          <w:rFonts w:ascii="Times New Roman" w:hAnsi="Times New Roman" w:cs="Times New Roman"/>
          <w:b/>
          <w:sz w:val="30"/>
          <w:szCs w:val="30"/>
        </w:rPr>
        <w:t>VERBAL</w:t>
      </w:r>
    </w:p>
    <w:p w:rsidR="003B1E1F" w:rsidRPr="000D3C64" w:rsidRDefault="003B1E1F" w:rsidP="000D3C64">
      <w:pPr>
        <w:pStyle w:val="Heading1"/>
        <w:spacing w:line="360" w:lineRule="auto"/>
        <w:jc w:val="both"/>
        <w:rPr>
          <w:rFonts w:ascii="Times New Roman" w:hAnsi="Times New Roman" w:cs="Times New Roman"/>
          <w:sz w:val="30"/>
          <w:szCs w:val="30"/>
        </w:rPr>
      </w:pPr>
      <w:bookmarkStart w:id="51" w:name="_Toc10562453"/>
      <w:r w:rsidRPr="000D3C64">
        <w:rPr>
          <w:rFonts w:ascii="Times New Roman" w:hAnsi="Times New Roman" w:cs="Times New Roman"/>
          <w:sz w:val="30"/>
          <w:szCs w:val="30"/>
        </w:rPr>
        <w:t>Reading Comprehension</w:t>
      </w:r>
      <w:bookmarkEnd w:id="51"/>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Directions for Questions 1-8: Read the passage and answer the questions that follow on the basis of the information provided in the passage</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snow leopard roars in the high mountains of Asia. A black rhinoceros gallops across the plains of Africa. A grizzly bear hunts for fish in a North American river. A mother blue whale and her calf glide through the deep waters of the ocean. All of these animals share the Earth with us. They fascinate us with their beauty, their grace, and their speed. We love observing their behaviour, and learning more about their habits. But just loving them is not enough. All of these animals are endangered. Many of them have died, and without special care, they may someday disappear from the Earth.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Why is it important to care for animals like these? One reason is to protect the balance of life on Earth. Another reason is the beauty of the animals themselves. Each species of animal is special. Once it is gone, it is gone forever.</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 Africa was once filled with an abundance of wild animals. But that is changing fast. One of these animals, the black rhinoceros, lives on the plains of Africa. It has very poor eyesight and a very bad temper! Even though the black rhino is powerful, and can be dangerous, its strength can’t always help it to escape hunters. Some people think that the rhino’s horn has magical powers, and many hunters kill rhinos for their valuable horns. This has caused the black rhino to be placed on the endangered species list. The elephant seems to represent all that is strong and wild in Africa. It once had no natural enemies, but is now endangered—killed for its ivory tusks.</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The fastest land animal, the cheetah, also lives in Africa. It, too, is becoming extinct as people take over more and more of the land that is the cheetah's natural habitat.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Imagine Africa without the powerful rhino, the gentle, intelligent elephant, or the lightning quick cheetah. Once they are gone, they are gone forever. Wherever people are careless about the land, there are endangered species. Grizzly bears like to wander great distances. Each bears needs up to 1,500 square miles of territory to call its homeland. Today, because forests have been cleared to make room for people, the grizzly’s habitat is shrinking and the grizzly is disappearing. It joins other endangered North American animals, such as the red wolf and the American crocodile. In South America, destruction of the rain forest threatens many animals. Unusual mammals, such as the howler monkey and the three-toed sloth, are endangered. Beautiful birds like the great green macaw and the golden parakeet are also becoming extinct. They’re losing their homes in the rain forest, and thousands die when they are caught and shipped off to be sold as exotic pets. The giant panda of Asia is a fascinating and unique animal. Yet there are only about 1,000 still living in the wild. The giant panda’s diet consists mainly of the bamboo plant, so when the bamboo forests die, so does the panda. China is now making an effort to protect these special creatures from becoming extinct.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Asia’s big cats are also in trouble. The exotic snow leopard lives high in the mountains. Even there, it faces the loss of its natural habitat, and hunters who kill it for its fur. The tiger, the largest of all the big cats, is hunted merely for sport.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Ocean-dwelling animals are in danger of extinction as well. The blue whale is the largest animal in the world. It weighs up to 390,000 pounds. Whale hunting and pollution are this species’ greatest enemies.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Unfortunately, it is people who cause many of the problems that animals face. We alter and pollute their habitats. We hunt them for skins, tusks, furs, and horns. We destroy animals that get in the way of farming or building. And we remove them from their natural habitats and take them home as pets.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What can you do to help endangered animals? Learn as much as you can about them. The more you know, the more you can help. Make an effort to support zoos and wildlife groups. Many zoos breed endangered animals, helping to ensure that they will continue to live on. Contribute to groups, such as the National Wildlife Federation and the Sierra Club, that work hard to protect animals. You can also be a smart shopper and never buy a pet that has been raised in the wilderness.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The world is made up of many living things, and each thing is dependent on the others to survive. If we allow even one species on Earth to become extinct, it has an impact on other living things and changes our world. When we mention any endangered wild animals, let’s hope that we never again have to say, "Gone forever."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is NOT an opinion?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It is important for us to take care of endangered animals.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black rhinoceros is the most frightening animal in Africa.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fastest land animal, the cheetah, also lives in Africa.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we don’t protect endangered animals now, we will regret it in the future.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Read this sentence from the article. Today, because forests have been cleared to make room for people, the grizzly’s habitat is shrinking and the grizzly is disappearing. What does habitat mean?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 animal’s natural environment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bear’s thick wool coat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bear’s den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 animal’s vision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Which of the following does NOT support the main idea  of the article?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Ocean-dwelling animals are in danger of extinction as well.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Beautiful birds like the great green macaw are also becoming extinct.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Wherever people are careless about the land, there are endangered species.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elephant seems to represent all that is strong and wild in Africa.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Read this sentence from the article. They fascinate us with their beauty, their grace, and their speed.  What is an antonym for the word fascinate?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thrill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bore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scare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humour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What will happen to some animal species if current trends continue?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Their numbers will increase.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will be no significant change.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They will become extinct.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They will move to other habitats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Correct Answer: a. ii b. i c: iv d: ii e: iii</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last half of my life has been lived in one of those painful epochs of human history during which the world is getting worse, and past victories which had seemed to be definitive have turned out to be only temporary.  When I was young, Victorian optimism was taken for granted.  It was thought that freedom and prosperity would speed gradually throughout the world by an orderly process, and it was hoped that cruelty, tyranny, and injustice would continually diminish. Hardly anyone was haunted by the fear of great wars. Hardly anyone thought of the nineteenth century as a brief interlude between past and future barbarism.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author feels and about the later part of his life because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world had not become prosperous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was nostalgic about his childhood.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world was painfully disturbed during that period of time.</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author had not won any further victories.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victories of the past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Filled men with a sense of pessimism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Proved to be temporary events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ended, cruelty, tyranny, and injustice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Brought permanent peace and security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world 'definitive' as used in the passage means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Incomplete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defined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temporary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final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During the Victorian age people believed that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would be unlimited freedom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Strife would increase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Peace would prevail and happiness would engulf the whole world.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Wars would be fought on a bigger scale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brief interlude between past and future barbarism' can be interpreted as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dramatic performance during wars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 interval between cruel wars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short space of time between two great events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short period of time between past and future acts of savagery.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Correct Answer: a: iii b: ii c: iv d: iii e: iv</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It all started at the beginning of fifth grade. At first, Carmen wasn’t really sure what was happening. In class, she had to squint to see the blackboard clearly. She had to do the same thing when she read street signs, or when she watched a movie. As the fuzziness got worse, she became more and more worried. It was important for her to see the notes and homework assignments the teacher put on the board.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It wasn’t long before Carmen found herself squinting all the time, but she didn’t want anyone to know that she was having a problem seeing. In class, she asked for a desk that was closer to the blackboard. One day, her teacher said, "Carmen, are you all right? I’ve noticed you squinting a lot. Are you having trouble seeing the board?"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Carmen shook her head. "I’m fine, Mrs. Cruz," she said, but she knew she couldn’t pretend much longer. At home, she had to sit closer and closer to the television in order to see the picture. Her mother noticed her squinting as she watched her favorite shows, and she began to get suspicious.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"Tomorrow I’m calling the eye doctor  to set up an appointment for you," she said firmly. Carmen protested, but her mother’s mind was made up. Three days later, Carmen had new glasses and instructions from her doctor to wear them all the time. Carmen frowned in the car the whole way home. "All of the kids at school will think I’m a nerd," she said. Her mother smiled and shook her head. "You look just as beautiful with those glasses on as you do without them," she said. But Carmen didn’t believe her.  The next day, Carmen kept the glasses in her pocket as she walked into the schoolyard. She avoided her friends and stood alone, feeling miserable. Suddenly, she heard her friend Theresa shout. Carmen ran over to the other girls. "What’s wrong?" she asked. "My silver ring is gone!" Theresa cried. "My sister sent it to me from California. It’s very special and I can’t lose it!"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Carmen could tell that Theresa was very upset. They all looked for the ring in the grassy area of the playground.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Carmen realized that she could search better if she could see better. She took the glasses out of her pocket and put them on. The objects and people around her came into sharp focus. She caught her breath. Everything looked so different! So clear! She looked down at the ground and a glimmer of silver caught her eye. It was the ring. "Here it is," she shouted. "I’ve found it!" She handed it to Theresa, and Theresa slipped the ring back on her finger.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"Thanks Carmen," she said. "I never thought we'd find it." She paused. "Hey, I didn’t know you wore glasses. They look great!" Carmen had forgotten that she was wearing the new glasses. "Thanks," she replied shyly. As they walked back toward the school building, two more girls from her class complimented her glasses. Carmen smiled. "Maybe wearing glasses won’t be so bad after all," she thought.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BEFORE Carmen got glasses she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Thought having glasses wouldn’t be so bad.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Wasn’t able to see the blackboard clearly.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Found Theresa’s missing ring.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sat far away from the television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Based on the end of the story, what do you think Carmen will do next?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won’t tell her friends that she needs to wear glasses.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will keep her glasses in her pocket where no one can see them.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will wear her glasses all the time.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will wear her glasses only when she is with her family.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Read this sentence from the story 'Her mother noticed her squinting as she watched her favorite shows, and she began to get suspicious'.   What is an antonym for the word suspicious?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doubtful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guilty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innocent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trusting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statement BEST describes Carmen?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is willing to overcome her fears in order to help her friends.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doesn’t care how well she does in school.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cares more about herself than her friends.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doesn’t worry about what other people think of her.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Read this sentence from the story. 'In class, she had to squint to see the blackboard clearly'.    What does squint mean?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look with eyes partly closed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move closer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try hard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concentrate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Correct Answer: a: ii b: iii c: iv  d: i  e: iv</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Primitive man was probably more concerned with fire as a source of warmth and as a means of cooking food than as a source of light.  Before he discovered less laborious ways of making fire, he had to preserve it, and whenever he went on a journey, he carried a firebrand with him. His discovery that the firebrand, from which the torch may very well have developed, could be used for illumination was probably incidental to the primary purpose of preserving a flame.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Lamps, too, probably developed by accident.  Early man may have had his first conception of a lamp while watching a twig or fibre burning in the molten fat dropped from a roasting carcass.  All he had to do was to fashion a vessel to contain fat and float a lighted reed in it.  Such lamps, which are made of hollowed stones or sea shells, have persisted in identical from up to quite recent times.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Primitive man's most important use for five was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To provide warmth</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to cook food</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to provide light</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Both A and B.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firebrand was used to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Prevent accidents</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provide light</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scare animals</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save labour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By 'primary' the author means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Primitive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fundamental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elemental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essential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Lamps probably developed through mere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Hazard</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fate</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chance</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planning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Early lamps were made by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Using a reed as a wick in the fat</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letting a reed soak the fat</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putting the fat in a shell and lighting it</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floating a reed in the sea-shell </w:t>
      </w:r>
    </w:p>
    <w:p w:rsidR="003B1E1F" w:rsidRPr="000D3C64" w:rsidRDefault="003B1E1F" w:rsidP="000D3C64">
      <w:pPr>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 Correct Answer: a: i b: ii c: iv d: iii e: i</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fossil remains of the first flying vertebrates, the pterosaurs, have intrigued palaeontologists for more than two centuries. How such large creatures, which weighed in some cases as much as a piloted hang-glider and had wingspans from 8 to 12 meters, solved the problems of powered flight, and exactly what these creatures were--reptiles or birds-are among the question’s scientists have puzzled over. Perhaps the least controversial assertion about the pterosaurs is that they were reptiles. Their skulls, pelvises, and hind feet are reptilian. The anatomy of their wings suggests that they did not evolve into the class of birds. In pterosaurs a greatly elongated fourth finger of each forelimb supported a wing like membrane. The other fingers were short and reptilian, with sharp claws. In birds the second finger is the principal strut of the wing, which consists primarily of feathers. If the pterosaurs walked on all fours, the three short fingers may have been employed for grasping. When a pterosaur walked or remained stationary, the fourth finger, and with it the wing, could only turn upward in an extended inverted V-shape along each side of the animal’s body. The pterosaurs resembled both birds and bats in their overall structure and proportions. This is not surprising because the design of any flying vertebrate is Subject to aerodynamic constraints. Both the pterosaurs and the birds have hollow bones, a feature that represents a savings in weight. In the birds, however, these bones are reinforced more massively by internal struts. Although scales typically cover reptiles, the pterosaurs probably had hairy coats. T.H. Huxley reasoned that flying vertebrates must have been warm blooded because flying implies a high rate of metabolism, which in turn implies a high internal temperature. Huxley speculated that a coat of hair would insulate against loss of body heat and might streamline the body to reduce drag in flight. The recent discovery of a pterosaur specimen covered in long, dense, and relatively thick hair like fossil material was the first clear evidence that his reasoning was correct. Efforts to explain how the pterosaurs became airborne have led to suggestions that they launched themselves by jumping from cliffs, by dropping from trees or even by rising into light winds from the crests of waves. Each hypothesis has its difficulties. The first wrongly assumes that the pterosaurs’ hind feet resembled a bat’s and could serve as hooks by which the animal could hang in preparation for flight. The second hypothesis seems unlikely because large pterosaurs could not have landed in trees without damaging their wings. The third calls for high waves to channel updrafts. The wind that made such waves however, might have been too strong for the pterosaurs to control their flight once airborne.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It can be inferred from the passage that scientists now generally agree that the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Options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1. Enormous wingspan of the pterosaurs enabled them to fly great distances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2. Structure of the skeleton of the pterosaurs suggests a close evolutionary relationship to bats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3. Fossil remains of the pterosaurs reveal how they solved the problem of powered flight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4. Pterosaurs were reptiles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author views the idea that the pterosaurs became airborne by rising into light winds created by waves as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1. Revolutionary</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2. Unlikely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3. Unassailable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4. Probable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According to the passage, the skeleton of a pterosaur can be distinguished from that of a bird by the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1. size of its wingspan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2. presence of hollow spaces in its bones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3. anatomic origin of its wing strut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4. presence of hook like projections on its hind feet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ideas attributed to T.H. Huxley in the passage suggest that he would most likely agree with which of the following –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1. An animal’s brain size has little bearing on its ability to master complex behaviours.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2. An animal’s appearance is often influenced by environmental requirements and physical capabilities.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3. Animals within a given family group are unlikely to change their appearance dramatically over a period of time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4. The origin of flight in vertebrates was an accidental development rather than the outcome of specialization or adaptation following statements?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It can be inferred from the passage that which of the following is characteristic of the pterosaurs?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1. They were unable to fold their wings when not in use.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2. They hung upside down from branches as bats do before flight.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3. They flew in order to capture prey. </w:t>
      </w:r>
    </w:p>
    <w:p w:rsidR="003B1E1F" w:rsidRPr="000D3C64" w:rsidRDefault="003B1E1F" w:rsidP="000D3C64">
      <w:pPr>
        <w:pStyle w:val="ListParagraph"/>
        <w:spacing w:line="360" w:lineRule="auto"/>
        <w:ind w:left="1080"/>
        <w:jc w:val="both"/>
        <w:rPr>
          <w:rFonts w:ascii="Times New Roman" w:hAnsi="Times New Roman" w:cs="Times New Roman"/>
          <w:sz w:val="30"/>
          <w:szCs w:val="30"/>
        </w:rPr>
      </w:pPr>
      <w:r w:rsidRPr="000D3C64">
        <w:rPr>
          <w:rFonts w:ascii="Times New Roman" w:hAnsi="Times New Roman" w:cs="Times New Roman"/>
          <w:sz w:val="30"/>
          <w:szCs w:val="30"/>
        </w:rPr>
        <w:t xml:space="preserve">4. They were an early stage in the evolution of the birds. </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How many really suffer as a result of labour market problems? This is one of the most critical yet contentious social policy questions. In many ways, our social statistics exaggerate the degree of hardship. Unemployment does not have the same dire consequences today as it did in the 1930’s when most of the unemployed were primary bread winners, when income and earnings were usually much closer to the margin of subsistence, and when there were no countervailing social programs for those failing in the labour market. Increasing affluence, the rise of families with more than one wage earner, the growing predominance of secondary earners among the unemployed, and improved social welfare protection have unquestionably mitigated the consequences of joblessness. Earnings and income data also overstate the dimensions of hardship. Among the millions with hourly earnings at or below the minimum wage level, the overwhelming majority are from multiple-earner, relatively affluent families. Most of those counted by the poverty statistics are elderly or handicapped or have family responsibilities which keep them out of the labour force, so the poverty statistics are by no means an accurate indicator of labour market pathologies. Yet there are also many ways our social statistics underestimate the degree of labour-market-related hardship. The unemployment counts exclude the millions of fully employed workers whose wages are so low that their families remain in poverty. Low wages and repeated or prolonged unemployment frequently interact to undermine the capacity for self-support. Since the number experiencing joblessness at some time during the year is several times the number unemployed in any month, those who suffer as a result of forced idleness can equal or exceed average annual unemployment, even though only a minority of the jobless in any month really suffers. For every person counted in the monthly unemployment tallies, there is another working part-time because of the inability to find full-time work, or else outside the labour force but wanting a job. Finally, income transfers in our country have always focused on the elderly, disabled, and dependent, neglecting the needs of the working poor, so that the dramatic expansion of cash and in-kind transfers does not necessarily mean that those failing in the labour market are adequately protected. As a result of such contradictory evidence, it is uncertain whether those suffering seriously as a result of thousands or the tens of millions, and, hence, whether high levels of joblessness can be tolerated or must be countered by job creation and economic stimulus. There is only one area of agreement in this debate---that the existing poverty, employment, and earnings statistics are inadequate for one their primary applications, measuring the consequences of labour market problems.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is the principal topic of the passage?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What causes labor market pathologies that result in suffering?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Why income measures are imprecise in measuring degrees of poverty?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3. Which of the currently used statistical procedures are the best for estimating the incidence of hardship that is due to unemployment?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4. How social statistics give an unclear picture of the degree of hardship caused by low wages and insufficient employment opportunities?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author uses “labor market problems” to refer to which of the following?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The overall causes of poverty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Deficiencies in the training of the work force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3. Trade relationships among producers of goods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4. Shortages of jobs providing adequate income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author contrasts the 1930’s with the present in order to show that</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More people were unemployed in the 1930’s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Unemployment now has less severe effects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3. Social programs are more needed now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4. There is now a greater proportion of elderly and handicapped people among those in poverty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proposals best responds to the issues raised by the author?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Innovative programs using multiple approaches should be set up to reduce the level of unemployment.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A compromise should be found between the positions of those who view joblessness as an evil greater than economic control and those who hold the opposite view.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3. New statistical indices should be developed to measure the degree to which unemployment and inadequately paid employment cause suffering.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4. Consideration should be given to the ways in which statistics can act as partial causes of the phenomena that they purport to measure.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author’s purpose in citing those who are repeatedly unemployed during a twelve-month period is most probably to show that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There are several factors that cause the payment of low wages to some members of the labor force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Unemployment statistics can underestimate the hardship resulting from joblessness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3. Recurrent inadequacies in the labor market can exist and can cause hardships for individual workers </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4. A majority of those who are jobless at any one time to not suffer severe hardship</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Most people can remember a phone number for up to thirty seconds. When this short amount of time ​elapses​, however, the numbers are erased from the memory. How did the information get there in the first place? Information that makes its way to the short-term memory (STM) does so via the sensory storage area. The brain has a filter which only allows stimuli that is of immediate interest to pass on to the STM, also known as the working memory.  There is much debate about the capacity and duration of the short-term memory. The most accepted theory comes from George A. Miller, a cognitive psychologist who suggested that humans can remember approximately seven chunks of information. A chunk is defined as a meaningful unit of information, such as a word or name rather than just a letter or number. Modern theorists suggest that one can increase the capacity of the short-term memory by chunking, or classifying similar information together. By organizing information, one can optimize the STM, and improve the chances of a memory being passed on to long term storage.  When making a conscious effort to memorize something, such as information for an exam, many people engage in "rote rehearsal". By repeating something over and over again, one is able to keep a memory alive. Unfortunately, this type of memory maintenance only succeeds if there are no interruptions. As soon as a person stops rehearsing the information, it has the tendency to disappear. When a pen and paper are not handy, people often attempt to remember a phone number by repeating it aloud. If  the doorbell rings or the dog barks to come in before a person has the opportunity to  make a phone call, he will likely forget the number instantly.​*​ Therefore, rote rehearsal  is not an efficient way to pass information from the short term to long term memory.​*  A better way is to practice "​elaborate​ rehearsal".​* ​This involves assigning semantic  meaning to a piece of information so that it can be filed along with other pre-existing  long term memories.​*  Encoding information semantically also makes ​it​ more retrievable. Retrieving information can be done by recognition or recall. ​Humans can easily recall memories that are stored in the long-term memory and used often; however, if a memory seems to be forgotten, it may eventually be retrieved by prompting. ​ The more ​cues​ a person is given (such as pictures), the more likely a memory can be retrieved. This is why multiple-choice tests are often used for subjects that require a lot of memorization.  Glossary:  semantic: relating to the meaning of something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According to the passage, how do memories get transferred to the STM?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They revert from the long-term memory.</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They are filtered from the sensory storage area</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They get chunked when they enter the brain.</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They enter via the nervous system.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word ​elapses​ in paragraph 1 is closest in meaning to:</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passes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adds up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appears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continues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of the following are mentioned as places in which memories are stored EXCEPT the: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STM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long term memory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sensory storage area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maintenance area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Why does the author mention a dog's bark?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give an example of a type of memory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provide a type of interruption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prove that dogs have better memories than humans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 compare another sound that is loud like a doorbell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​Look at the four stars that indicate where this sentence can be added to the passage.  Where would the sentence fit best?  For example, a reader engages in elaborate rehearsal when he brings prior knowledge of a subject to a text.  </w:t>
      </w:r>
    </w:p>
    <w:p w:rsidR="003B1E1F" w:rsidRPr="000D3C64" w:rsidRDefault="003B1E1F" w:rsidP="000D3C64">
      <w:pPr>
        <w:pStyle w:val="ListParagraph"/>
        <w:numPr>
          <w:ilvl w:val="1"/>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How do theorists believe a person can remember more information in a short time?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By organizing it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By repeating it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By giving it a name  </w:t>
      </w:r>
    </w:p>
    <w:p w:rsidR="003B1E1F" w:rsidRPr="000D3C64" w:rsidRDefault="003B1E1F" w:rsidP="000D3C64">
      <w:pPr>
        <w:pStyle w:val="ListParagraph"/>
        <w:numPr>
          <w:ilvl w:val="2"/>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D) By drawing it</w:t>
      </w:r>
    </w:p>
    <w:p w:rsidR="003B1E1F" w:rsidRPr="000D3C64" w:rsidRDefault="003B1E1F" w:rsidP="000D3C64">
      <w:pPr>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Correct Answer: a: I e: fourth *</w:t>
      </w:r>
    </w:p>
    <w:p w:rsidR="003B1E1F" w:rsidRPr="000D3C64" w:rsidRDefault="003B1E1F" w:rsidP="000D3C64">
      <w:pPr>
        <w:pStyle w:val="ListParagraph"/>
        <w:numPr>
          <w:ilvl w:val="0"/>
          <w:numId w:val="12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Passage 1 - A Streetcar Named Desire is a classic of the American theater. Tennessee Williams’ landmark work was a tour de force in its original stage production in 1947 and continues to resonate with audiences and readers today despite—or perhaps because of—its simplistic though layered story. A faded Southern belle, Blanche DuBois, arrives at her sister’s seedy New Orleans apartment where she is tortured by her brutish brother-in-law, Stanley Kowalski. Blanche puts on airs of class and happiness throughout the play, though internally she is miserable and haunted by her tragic and scandalous past. Stanley forces Blanche to face her dolorous reality with his vitriol and, finally, his act of sexual aggression, and in doing so, he causes her to lose her tenuous grip on sanity. Most have argued (correctly) that the play is about the ways the past haunts our present or (again correctly) that it is about the ways class and sexuality impact our lives. However, few have seen the play for what it is: an allegory for the theatre itself. Before Williams wrote Streetcar, the theatre had been dominated by melodrama. A brief interlude in the 1930s brought political theatre to centre stage (pardon the pun), but by the 1940s, its principal playwright, Clifford Odets, had left New York for Hollywood, and the sensationalized and maudlin form of melodrama once again flourished. The theatre was in limbo, and Williams had a desire to bring something new to the world. It would bring the realism of the political theatre of the 1930s but without the political (read: socialist) underpinnings. To that end, he created lifelike characters who spoke in realistic dialect. But to make his point that melodrama was flawed, he added an equally unrealistic character. Blanche, unlike the other characters, speaks theatrically, acts larger than life on stage, and uses floral language and heightened mannerisms. Blanche is a character not to be trusted. She lies about everything, and the only thing that finally exposes her lies is reality itself: Stanley. He finally forces her off the stage and into the insane asylum by forcing himself on her sexually. And with that, realism forcibly removed melodrama from the stage.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Passage 2 - It is not possible to imagine A Streetcar Named Desire without the influence of Marlon Brando, the actor who rose to fame playing Stanley Kowalski. On the page, the part is fairly simplistic. Stanley is a monster and a beast without any redeeming qualities. But Brando and the play’s original director, Elia Kazan, imagined the character as having a soft underbelly, rooted in his own sorrow, insecurities, and soulful complexity. Brando’s Stanley is a brute, yes, but he is a brute who hates the fact that he is so awful. He is also unable to control himself and his passions, and this lack of control is equally embarrassing to him, even as it is also threatening to Blanche and alluring to her sister Stella. For instance, after he hits Stella, he comes back to her, famously begging for forgiveness by shouting ―Stella‖ outside their apartment. But in Brando’s depiction on the stage and later on the screen, he is soaked from the rain and looks completely desperate, as though he needs Stella to live. He looks and seems totally helpless and weak, the exact opposite of the brute he appears later when he forces himself onto Blanche.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The play is excellent and memorable, even when read. But it is Brando’s interpretation of the male lead role that makes the play indelible. Without Brando, the play would still have a deep meaning, but with Brando’s interpretation, the play becomes even more profound.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Questions</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1) Paragraph 1 of Passage 1 provides each of the following EXCEPT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a critical interpretation of A Streetcar Named Desire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an explanation of why modern audiences connects with A Streetcar Named Desire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a brief plot synopsis of A Streetcar Named Desire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background information on the times that produced A Streetcar Named Desire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the author’s main argument concerning A Streetcar Named Desire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 It can be inferred from Passage 1 that A Streetcar Named Desire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was Tennessee Williams’ first play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is better on stage than in print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did not have socialist leanings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was not melodramatic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would not have been successful without Marlon Brando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 According to Passage 1, the character of Blanche DuBois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is intentionally overdramatic and theatrical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has never been to the city of New Orleans before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is recently married to Stanley Kowalski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is brutally honest and frank during the play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is firmly rooted in realism and sanity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 Passage 2 argues that Marlon Brando’s portrayal of Stanley Kowalski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I. earned the actor great fame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II. is more nuanced than the part that is written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III. is what really made A Streetcar Named Desire a classic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I only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II only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I and II only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II and III only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I, II, and III </w:t>
      </w:r>
    </w:p>
    <w:p w:rsidR="003B1E1F" w:rsidRPr="000D3C64" w:rsidRDefault="003B1E1F" w:rsidP="000D3C64">
      <w:pPr>
        <w:pStyle w:val="ListParagraph"/>
        <w:numPr>
          <w:ilvl w:val="0"/>
          <w:numId w:val="129"/>
        </w:numPr>
        <w:spacing w:after="160" w:line="360" w:lineRule="auto"/>
        <w:jc w:val="both"/>
        <w:rPr>
          <w:ins w:id="52" w:author="Saranya Baskaran" w:date="2019-04-06T16:13:00Z"/>
          <w:rFonts w:ascii="Times New Roman" w:hAnsi="Times New Roman" w:cs="Times New Roman"/>
          <w:sz w:val="30"/>
          <w:szCs w:val="30"/>
        </w:rPr>
      </w:pPr>
      <w:ins w:id="53" w:author="Saranya Baskaran" w:date="2019-04-06T16:13:00Z">
        <w:r w:rsidRPr="000D3C64">
          <w:rPr>
            <w:rFonts w:ascii="Times New Roman" w:hAnsi="Times New Roman" w:cs="Times New Roman"/>
            <w:sz w:val="30"/>
            <w:szCs w:val="30"/>
          </w:rPr>
          <w:t xml:space="preserve">Professor Kittredge’s literature seminar includes students with varied tastes in poetry.All those in the seminar who enjoy the poetry of browing also enjoy </w:t>
        </w:r>
      </w:ins>
    </w:p>
    <w:p w:rsidR="003B1E1F" w:rsidRPr="000D3C64" w:rsidRDefault="003B1E1F" w:rsidP="000D3C64">
      <w:pPr>
        <w:spacing w:line="360" w:lineRule="auto"/>
        <w:jc w:val="both"/>
        <w:rPr>
          <w:ins w:id="54" w:author="Saranya Baskaran" w:date="2019-04-06T16:13:00Z"/>
          <w:rFonts w:ascii="Times New Roman" w:hAnsi="Times New Roman" w:cs="Times New Roman"/>
          <w:sz w:val="30"/>
          <w:szCs w:val="30"/>
        </w:rPr>
      </w:pPr>
      <w:ins w:id="55" w:author="Saranya Baskaran" w:date="2019-04-06T16:13:00Z">
        <w:r w:rsidRPr="000D3C64">
          <w:rPr>
            <w:rFonts w:ascii="Times New Roman" w:hAnsi="Times New Roman" w:cs="Times New Roman"/>
            <w:sz w:val="30"/>
            <w:szCs w:val="30"/>
          </w:rPr>
          <w:t xml:space="preserve">the poetry of eliot.Those who enjoy the poetry of eliot despise the poetry of coleridge. Some of those who enjoy the poetry of eliot also enjoy the poetry of Auden. All of those who enjoy the poetry of Coleridge also enjoy the poetry of Donne. Some of those who enjoy the poetry of Auden also despise the poetry of Coleridge. All of those who enjoy the poetry of Donne also enjoy the poetry of Frost.       </w:t>
        </w:r>
      </w:ins>
    </w:p>
    <w:p w:rsidR="003B1E1F" w:rsidRPr="000D3C64" w:rsidRDefault="003B1E1F" w:rsidP="000D3C64">
      <w:pPr>
        <w:spacing w:line="360" w:lineRule="auto"/>
        <w:jc w:val="both"/>
        <w:rPr>
          <w:ins w:id="56" w:author="Saranya Baskaran" w:date="2019-04-06T16:13:00Z"/>
          <w:rFonts w:ascii="Times New Roman" w:hAnsi="Times New Roman" w:cs="Times New Roman"/>
          <w:sz w:val="30"/>
          <w:szCs w:val="30"/>
        </w:rPr>
      </w:pPr>
      <w:ins w:id="57" w:author="Saranya Baskaran" w:date="2019-04-06T16:13:00Z">
        <w:r w:rsidRPr="000D3C64">
          <w:rPr>
            <w:rFonts w:ascii="Times New Roman" w:hAnsi="Times New Roman" w:cs="Times New Roman"/>
            <w:sz w:val="30"/>
            <w:szCs w:val="30"/>
          </w:rPr>
          <w:t xml:space="preserve">i. Miss Garfield enjoys the poetry of Donne.Which of the following must be true?                        </w:t>
        </w:r>
      </w:ins>
    </w:p>
    <w:p w:rsidR="003B1E1F" w:rsidRPr="000D3C64" w:rsidRDefault="003B1E1F" w:rsidP="000D3C64">
      <w:pPr>
        <w:spacing w:line="360" w:lineRule="auto"/>
        <w:jc w:val="both"/>
        <w:rPr>
          <w:ins w:id="58" w:author="Saranya Baskaran" w:date="2019-04-06T16:13:00Z"/>
          <w:rFonts w:ascii="Times New Roman" w:hAnsi="Times New Roman" w:cs="Times New Roman"/>
          <w:sz w:val="30"/>
          <w:szCs w:val="30"/>
        </w:rPr>
      </w:pPr>
      <w:ins w:id="59" w:author="Saranya Baskaran" w:date="2019-04-06T16:13:00Z">
        <w:r w:rsidRPr="000D3C64">
          <w:rPr>
            <w:rFonts w:ascii="Times New Roman" w:hAnsi="Times New Roman" w:cs="Times New Roman"/>
            <w:sz w:val="30"/>
            <w:szCs w:val="30"/>
          </w:rPr>
          <w:t xml:space="preserve">(A)  she may or may not enjoy the poetry of coleridge.                          </w:t>
        </w:r>
      </w:ins>
    </w:p>
    <w:p w:rsidR="003B1E1F" w:rsidRPr="000D3C64" w:rsidRDefault="003B1E1F" w:rsidP="000D3C64">
      <w:pPr>
        <w:spacing w:line="360" w:lineRule="auto"/>
        <w:jc w:val="both"/>
        <w:rPr>
          <w:ins w:id="60" w:author="Saranya Baskaran" w:date="2019-04-06T16:13:00Z"/>
          <w:rFonts w:ascii="Times New Roman" w:hAnsi="Times New Roman" w:cs="Times New Roman"/>
          <w:sz w:val="30"/>
          <w:szCs w:val="30"/>
        </w:rPr>
      </w:pPr>
      <w:ins w:id="61" w:author="Saranya Baskaran" w:date="2019-04-06T16:13:00Z">
        <w:r w:rsidRPr="000D3C64">
          <w:rPr>
            <w:rFonts w:ascii="Times New Roman" w:hAnsi="Times New Roman" w:cs="Times New Roman"/>
            <w:sz w:val="30"/>
            <w:szCs w:val="30"/>
          </w:rPr>
          <w:t xml:space="preserve">(B)  She does not enjoy the poetry of Browing.                          </w:t>
        </w:r>
      </w:ins>
    </w:p>
    <w:p w:rsidR="003B1E1F" w:rsidRPr="000D3C64" w:rsidRDefault="003B1E1F" w:rsidP="000D3C64">
      <w:pPr>
        <w:spacing w:line="360" w:lineRule="auto"/>
        <w:jc w:val="both"/>
        <w:rPr>
          <w:ins w:id="62" w:author="Saranya Baskaran" w:date="2019-04-06T16:13:00Z"/>
          <w:rFonts w:ascii="Times New Roman" w:hAnsi="Times New Roman" w:cs="Times New Roman"/>
          <w:sz w:val="30"/>
          <w:szCs w:val="30"/>
        </w:rPr>
      </w:pPr>
      <w:ins w:id="63" w:author="Saranya Baskaran" w:date="2019-04-06T16:13:00Z">
        <w:r w:rsidRPr="000D3C64">
          <w:rPr>
            <w:rFonts w:ascii="Times New Roman" w:hAnsi="Times New Roman" w:cs="Times New Roman"/>
            <w:sz w:val="30"/>
            <w:szCs w:val="30"/>
          </w:rPr>
          <w:t xml:space="preserve">(C)  She does not enjoy the poetry of eliot.                          </w:t>
        </w:r>
      </w:ins>
    </w:p>
    <w:p w:rsidR="003B1E1F" w:rsidRPr="000D3C64" w:rsidRDefault="003B1E1F" w:rsidP="000D3C64">
      <w:pPr>
        <w:spacing w:line="360" w:lineRule="auto"/>
        <w:jc w:val="both"/>
        <w:rPr>
          <w:ins w:id="64" w:author="Saranya Baskaran" w:date="2019-04-06T16:13:00Z"/>
          <w:rFonts w:ascii="Times New Roman" w:hAnsi="Times New Roman" w:cs="Times New Roman"/>
          <w:sz w:val="30"/>
          <w:szCs w:val="30"/>
        </w:rPr>
      </w:pPr>
      <w:ins w:id="65" w:author="Saranya Baskaran" w:date="2019-04-06T16:13:00Z">
        <w:r w:rsidRPr="000D3C64">
          <w:rPr>
            <w:rFonts w:ascii="Times New Roman" w:hAnsi="Times New Roman" w:cs="Times New Roman"/>
            <w:sz w:val="30"/>
            <w:szCs w:val="30"/>
          </w:rPr>
          <w:t xml:space="preserve">(D)  She enjoys the poetry of Coleridge.                     </w:t>
        </w:r>
      </w:ins>
    </w:p>
    <w:p w:rsidR="003B1E1F" w:rsidRPr="000D3C64" w:rsidRDefault="003B1E1F" w:rsidP="000D3C64">
      <w:pPr>
        <w:spacing w:line="360" w:lineRule="auto"/>
        <w:jc w:val="both"/>
        <w:rPr>
          <w:ins w:id="66" w:author="Saranya Baskaran" w:date="2019-04-06T16:13:00Z"/>
          <w:rFonts w:ascii="Times New Roman" w:hAnsi="Times New Roman" w:cs="Times New Roman"/>
          <w:sz w:val="30"/>
          <w:szCs w:val="30"/>
        </w:rPr>
      </w:pPr>
      <w:ins w:id="67" w:author="Saranya Baskaran" w:date="2019-04-06T16:13:00Z">
        <w:r w:rsidRPr="000D3C64">
          <w:rPr>
            <w:rFonts w:ascii="Times New Roman" w:hAnsi="Times New Roman" w:cs="Times New Roman"/>
            <w:sz w:val="30"/>
            <w:szCs w:val="30"/>
          </w:rPr>
          <w:t xml:space="preserve">ii. Mr.Huxtable enjoys the poetry of Browing.He may also enjoy any of the following poets except </w:t>
        </w:r>
      </w:ins>
    </w:p>
    <w:p w:rsidR="003B1E1F" w:rsidRPr="000D3C64" w:rsidRDefault="003B1E1F" w:rsidP="000D3C64">
      <w:pPr>
        <w:spacing w:line="360" w:lineRule="auto"/>
        <w:jc w:val="both"/>
        <w:rPr>
          <w:ins w:id="68" w:author="Saranya Baskaran" w:date="2019-04-06T16:13:00Z"/>
          <w:rFonts w:ascii="Times New Roman" w:hAnsi="Times New Roman" w:cs="Times New Roman"/>
          <w:sz w:val="30"/>
          <w:szCs w:val="30"/>
        </w:rPr>
      </w:pPr>
      <w:ins w:id="69" w:author="Saranya Baskaran" w:date="2019-04-06T16:13:00Z">
        <w:r w:rsidRPr="000D3C64">
          <w:rPr>
            <w:rFonts w:ascii="Times New Roman" w:hAnsi="Times New Roman" w:cs="Times New Roman"/>
            <w:sz w:val="30"/>
            <w:szCs w:val="30"/>
          </w:rPr>
          <w:t xml:space="preserve">(A) Auden. (B) Coleridge (C) Donne (D) Eliot (E) Frost      </w:t>
        </w:r>
      </w:ins>
    </w:p>
    <w:p w:rsidR="003B1E1F" w:rsidRPr="000D3C64" w:rsidRDefault="003B1E1F" w:rsidP="000D3C64">
      <w:pPr>
        <w:spacing w:line="360" w:lineRule="auto"/>
        <w:jc w:val="both"/>
        <w:rPr>
          <w:ins w:id="70" w:author="Saranya Baskaran" w:date="2019-04-06T16:13:00Z"/>
          <w:rFonts w:ascii="Times New Roman" w:hAnsi="Times New Roman" w:cs="Times New Roman"/>
          <w:sz w:val="30"/>
          <w:szCs w:val="30"/>
        </w:rPr>
      </w:pPr>
      <w:ins w:id="71" w:author="Saranya Baskaran" w:date="2019-04-06T16:13:00Z">
        <w:r w:rsidRPr="000D3C64">
          <w:rPr>
            <w:rFonts w:ascii="Times New Roman" w:hAnsi="Times New Roman" w:cs="Times New Roman"/>
            <w:sz w:val="30"/>
            <w:szCs w:val="30"/>
          </w:rPr>
          <w:t xml:space="preserve">iii. Miss Inaguchi enjoys the poetry of Coleridge.Which of the following must be false?                        </w:t>
        </w:r>
      </w:ins>
    </w:p>
    <w:p w:rsidR="003B1E1F" w:rsidRPr="000D3C64" w:rsidRDefault="003B1E1F" w:rsidP="000D3C64">
      <w:pPr>
        <w:pStyle w:val="ListParagraph"/>
        <w:numPr>
          <w:ilvl w:val="0"/>
          <w:numId w:val="153"/>
        </w:numPr>
        <w:spacing w:after="160" w:line="360" w:lineRule="auto"/>
        <w:jc w:val="both"/>
        <w:rPr>
          <w:ins w:id="72" w:author="Saranya Baskaran" w:date="2019-04-06T16:13:00Z"/>
          <w:rFonts w:ascii="Times New Roman" w:hAnsi="Times New Roman" w:cs="Times New Roman"/>
          <w:sz w:val="30"/>
          <w:szCs w:val="30"/>
        </w:rPr>
      </w:pPr>
      <w:ins w:id="73" w:author="Saranya Baskaran" w:date="2019-04-06T16:13:00Z">
        <w:r w:rsidRPr="000D3C64">
          <w:rPr>
            <w:rFonts w:ascii="Times New Roman" w:hAnsi="Times New Roman" w:cs="Times New Roman"/>
            <w:sz w:val="30"/>
            <w:szCs w:val="30"/>
          </w:rPr>
          <w:t>she does not enjoy the poetry of Auden.</w:t>
        </w:r>
      </w:ins>
    </w:p>
    <w:p w:rsidR="003B1E1F" w:rsidRPr="000D3C64" w:rsidRDefault="003B1E1F" w:rsidP="000D3C64">
      <w:pPr>
        <w:pStyle w:val="ListParagraph"/>
        <w:numPr>
          <w:ilvl w:val="0"/>
          <w:numId w:val="153"/>
        </w:numPr>
        <w:spacing w:after="160" w:line="360" w:lineRule="auto"/>
        <w:jc w:val="both"/>
        <w:rPr>
          <w:ins w:id="74" w:author="Saranya Baskaran" w:date="2019-04-06T16:13:00Z"/>
          <w:rFonts w:ascii="Times New Roman" w:hAnsi="Times New Roman" w:cs="Times New Roman"/>
          <w:sz w:val="30"/>
          <w:szCs w:val="30"/>
        </w:rPr>
      </w:pPr>
      <w:ins w:id="75" w:author="Saranya Baskaran" w:date="2019-04-06T16:13:00Z">
        <w:r w:rsidRPr="000D3C64">
          <w:rPr>
            <w:rFonts w:ascii="Times New Roman" w:hAnsi="Times New Roman" w:cs="Times New Roman"/>
            <w:sz w:val="30"/>
            <w:szCs w:val="30"/>
          </w:rPr>
          <w:t xml:space="preserve">She enjoys the poetry of Donne.                          </w:t>
        </w:r>
      </w:ins>
    </w:p>
    <w:p w:rsidR="003B1E1F" w:rsidRPr="000D3C64" w:rsidRDefault="003B1E1F" w:rsidP="000D3C64">
      <w:pPr>
        <w:pStyle w:val="ListParagraph"/>
        <w:numPr>
          <w:ilvl w:val="0"/>
          <w:numId w:val="153"/>
        </w:numPr>
        <w:spacing w:after="160" w:line="360" w:lineRule="auto"/>
        <w:jc w:val="both"/>
        <w:rPr>
          <w:ins w:id="76" w:author="Saranya Baskaran" w:date="2019-04-06T16:13:00Z"/>
          <w:rFonts w:ascii="Times New Roman" w:hAnsi="Times New Roman" w:cs="Times New Roman"/>
          <w:sz w:val="30"/>
          <w:szCs w:val="30"/>
        </w:rPr>
      </w:pPr>
      <w:ins w:id="77" w:author="Saranya Baskaran" w:date="2019-04-06T16:13:00Z">
        <w:r w:rsidRPr="000D3C64">
          <w:rPr>
            <w:rFonts w:ascii="Times New Roman" w:hAnsi="Times New Roman" w:cs="Times New Roman"/>
            <w:sz w:val="30"/>
            <w:szCs w:val="30"/>
          </w:rPr>
          <w:t xml:space="preserve">She enjoys the poetry of Frost.                          </w:t>
        </w:r>
      </w:ins>
    </w:p>
    <w:p w:rsidR="003B1E1F" w:rsidRPr="000D3C64" w:rsidRDefault="003B1E1F" w:rsidP="000D3C64">
      <w:pPr>
        <w:pStyle w:val="ListParagraph"/>
        <w:numPr>
          <w:ilvl w:val="0"/>
          <w:numId w:val="153"/>
        </w:numPr>
        <w:spacing w:after="160" w:line="360" w:lineRule="auto"/>
        <w:jc w:val="both"/>
        <w:rPr>
          <w:ins w:id="78" w:author="Saranya Baskaran" w:date="2019-04-06T16:13:00Z"/>
          <w:rFonts w:ascii="Times New Roman" w:hAnsi="Times New Roman" w:cs="Times New Roman"/>
          <w:sz w:val="30"/>
          <w:szCs w:val="30"/>
        </w:rPr>
      </w:pPr>
      <w:ins w:id="79" w:author="Saranya Baskaran" w:date="2019-04-06T16:13:00Z">
        <w:r w:rsidRPr="000D3C64">
          <w:rPr>
            <w:rFonts w:ascii="Times New Roman" w:hAnsi="Times New Roman" w:cs="Times New Roman"/>
            <w:sz w:val="30"/>
            <w:szCs w:val="30"/>
          </w:rPr>
          <w:t xml:space="preserve">She does not enjoy the poetry of Browning.                          </w:t>
        </w:r>
      </w:ins>
    </w:p>
    <w:p w:rsidR="003B1E1F" w:rsidRPr="000D3C64" w:rsidRDefault="003B1E1F" w:rsidP="000D3C64">
      <w:pPr>
        <w:pStyle w:val="ListParagraph"/>
        <w:numPr>
          <w:ilvl w:val="0"/>
          <w:numId w:val="153"/>
        </w:numPr>
        <w:spacing w:after="160" w:line="360" w:lineRule="auto"/>
        <w:jc w:val="both"/>
        <w:rPr>
          <w:ins w:id="80" w:author="Saranya Baskaran" w:date="2019-04-06T16:13:00Z"/>
          <w:rFonts w:ascii="Times New Roman" w:hAnsi="Times New Roman" w:cs="Times New Roman"/>
          <w:sz w:val="30"/>
          <w:szCs w:val="30"/>
        </w:rPr>
      </w:pPr>
      <w:ins w:id="81" w:author="Saranya Baskaran" w:date="2019-04-06T16:13:00Z">
        <w:r w:rsidRPr="000D3C64">
          <w:rPr>
            <w:rFonts w:ascii="Times New Roman" w:hAnsi="Times New Roman" w:cs="Times New Roman"/>
            <w:sz w:val="30"/>
            <w:szCs w:val="30"/>
          </w:rPr>
          <w:t xml:space="preserve">She may enjoy the poetry of Eliot.                     </w:t>
        </w:r>
      </w:ins>
    </w:p>
    <w:p w:rsidR="003B1E1F" w:rsidRPr="000D3C64" w:rsidRDefault="003B1E1F" w:rsidP="000D3C64">
      <w:pPr>
        <w:spacing w:line="360" w:lineRule="auto"/>
        <w:jc w:val="both"/>
        <w:rPr>
          <w:ins w:id="82" w:author="Saranya Baskaran" w:date="2019-04-06T16:13:00Z"/>
          <w:rFonts w:ascii="Times New Roman" w:hAnsi="Times New Roman" w:cs="Times New Roman"/>
          <w:sz w:val="30"/>
          <w:szCs w:val="30"/>
        </w:rPr>
      </w:pPr>
      <w:ins w:id="83" w:author="Saranya Baskaran" w:date="2019-04-06T16:13:00Z">
        <w:r w:rsidRPr="000D3C64">
          <w:rPr>
            <w:rFonts w:ascii="Times New Roman" w:hAnsi="Times New Roman" w:cs="Times New Roman"/>
            <w:sz w:val="30"/>
            <w:szCs w:val="30"/>
          </w:rPr>
          <w:t xml:space="preserve">iv. Based on the information provided,which of the following statements concerning the members of the seminar must be true?                        (A)  All the those who enjoy the poetry of eliot also enjoy the poetry of Browning.                          (B)  None of those who despise the poetry of Frost enjoy the poetry of Auden.                          (C)  Some of those who enjoy the poetry of Auden despise the poetry of Coleridge. </w:t>
        </w:r>
      </w:ins>
    </w:p>
    <w:p w:rsidR="003B1E1F" w:rsidRPr="000D3C64" w:rsidRDefault="003B1E1F" w:rsidP="000D3C64">
      <w:pPr>
        <w:spacing w:line="360" w:lineRule="auto"/>
        <w:jc w:val="both"/>
        <w:rPr>
          <w:ins w:id="84" w:author="Saranya Baskaran" w:date="2019-04-06T16:13:00Z"/>
          <w:rFonts w:ascii="Times New Roman" w:hAnsi="Times New Roman" w:cs="Times New Roman"/>
          <w:sz w:val="30"/>
          <w:szCs w:val="30"/>
        </w:rPr>
      </w:pPr>
      <w:ins w:id="85" w:author="Saranya Baskaran" w:date="2019-04-06T16:13:00Z">
        <w:r w:rsidRPr="000D3C64">
          <w:rPr>
            <w:rFonts w:ascii="Times New Roman" w:hAnsi="Times New Roman" w:cs="Times New Roman"/>
            <w:sz w:val="30"/>
            <w:szCs w:val="30"/>
          </w:rPr>
          <w:t xml:space="preserve">                         (D)  None of those who enjoy the poetry of Browning despise the poetry of Donne.                          (E)  Some of those who enjoys the poetry of Frost despise the poetry of Donne.</w:t>
        </w:r>
      </w:ins>
    </w:p>
    <w:p w:rsidR="003B1E1F" w:rsidRPr="000D3C64" w:rsidRDefault="003B1E1F" w:rsidP="000D3C64">
      <w:pPr>
        <w:spacing w:line="360" w:lineRule="auto"/>
        <w:jc w:val="both"/>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NormalWeb"/>
        <w:numPr>
          <w:ilvl w:val="0"/>
          <w:numId w:val="639"/>
        </w:numPr>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Sixty years ago, on the evening of August 14, 1947, a few hours before Britain’s Indian Empire was formally divided into the nation-states of India and Pakistan, Lord Louis Mountbatten and his wife, Edwina, sat down in the viceregal mansion in New Delhi to watch the latest Bob Hope movie, “My Favorite Brunette.” Large parts of the subcontinent were descending into chaos, as the implications of partitioning the Indian Empire along religious lines became clear to the millions of Hindus, Muslims, and Sikhs caught on the wrong side of the border. In the next few months, some twelve million people would be uprooted and as many as a million murdered. But on that night in mid-August the bloodbath—and the fuller consequences of hasty imperial retreat—still lay in the future, and the Mountbattens probably felt they had earned their evening’s entertainment. Mountbatten, the last viceroy of India, had arrived in New Delhi in March , 1947, charged with an almost impossible task. Irrevocably enfeebled by the Second World War, the British belatedly realized that they had to leave the subcontinent, which had spiraled out of their control through the nineteen-forties. But plans for brisk disengagement ignored messy realities on the ground. Mountbatten had a clear remit to transfer power to the Indians within fifteen months. Leaving India to God, or anarchy, as Mohandas Gandhi, the foremost Indian leader, exhorted, wasn’t a political option, however tempting. Mountbatten had to work hard to figure out how and to whom power was to be transferred. The dominant political party, the Congress Party, took inspiration from Gandhi in claiming to be a secular organization, representing all four hundred million Indians. But many Muslim politicians saw it as a party of upper-caste Hindus and demanded a separate homeland for their hundred million co-religionists, who were intermingled with non-Muslim populations across the subcontinent’s villages, towns, and cities. Eventually, as in Palestine, the British saw partition along religious lines as the quickest way to the exit. But sectarian riots in Punjab and Bengal dimmed hopes for a quick and dignified British withdrawl, and boded ill for India’s assumption of power. Not surprisingly, there were some notable absences at the Independence Day celebrations in New Delhi on August 15th. Gandhi, denouncing freedom from imperial rule as a “wooden loaf,” had remained in Calcutta, trying, with the force of his moral authority, to stop Hindus and Muslims from killing each other. His great rival Mohammed Ali Jinnah, who had fought bitterly for a separate homeland for Indian Muslims, was in Karachi, trying to hold together the precarious nation-state of Pakistan. Nevertheless, the significance of the occasion was not lost on many. While the Mountbattens were sitting down to their Bob Hope movie, India’s constituent assembly was convening in New Delhi. The moment demanded grandiloquence, and Jawaharlal Nehru, Gandhi’s closest disciple and soon to be India’s first Prime Minister, provided it. “Long years ago, we made a tryst with destiny,” he said. “At the stroke of the midnight hour, while the world sleeps, India will awaken to life and freedom. A moment comes, which comes but rarely in history, when we step out from the old to the new , when an age ends, and when the soul of a nation, long suppressed, finds utterance.” Posterity has enshrined this speech, as Nehru clearly intended. But today his quaint phrase “tryst with destiny” resonates ominously, so enduring has been the political and psychological scars of partition. The souls of the two new nation-states immediately found utterance in brutal enmity. In Punjab, armed vigilante groups, organized along religious lines and incited by local politicians, murdered countless people, abducting and raping thousands of women. Soon, India and Pakistan were fighting a war—the first of three—over the disputed territory of Kashmir. Gandhi, reduced to despair by the seemingly endless cycle of retaliatory mass murders and displacement, was shot dead in Januar, 1948, by a Hindu extremist who believed that the father of the Indian nation was too soft on Muslims. Jinnah, racked with tuberculosis and overwork, died a few months later, his dream of a secular Pakistan apparently buried with him. Many of the seeds of postcolonial disorder in South Asia were sown much earlier, in two centuries of direct and indirect British rule, but, as book after book has demonstrated, nothing in the complex tragedy of partition was inevitable. In “Indian Summer” (Henry Holt; $30), Alex von Tunzelmann pays particular attention to how negotiations were shaped by an interplay of personalities. Von Tunzelmann goes on a bit too much about the Mountbattens’ open marriage and their connections to various British royals, toffs, and fops, but her account, unlike those of some of her fellow British historians, isn’t filtered by nostalgia. She summarizes bluntly the economic record of the British overlords, who, though never as rapacious and destructive as the Belgians in the Congo, damaged agriculture and retarded industrial growth in India through a blind faith in the “invisible hand” that supposedly regulated markets. Von Tunzelmann echoes Edmund Burke’s denunciation of the East India Company when she terms the empire’s corporate forerunner a “beast” whose  “the only object was money”; and she reminds readers that, in 1877, the year that Queen Victoria officially became Empress of India, a famine in the south killed five million people even as the Queen’s viceroy remained adamant that famine relief was a misguided policy. Politically, too, British rule in India was deeply conservative, limiting Indian access to higher education, industry, and the civil service. Writing in the New York Tribune in the mid-nineteenth century, Karl Marx predicted that British colonials would prove to be the “unconscious tool” of a “social revolution” in a subcontinent stagnating under “Oriental despotism.” As it turned out, the British, while restricting an educated middle class, empowered a multitude of petty Oriental despots. (In 1947, there were five hundred and sixty-five of these feudatories, often called maharajas, running states as large as Belgium and as small as Central Park.)</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1.From the passage, what can we conclude about the view of the author about Lord Mountbatten?</w:t>
      </w:r>
      <w:r w:rsidRPr="000D3C64">
        <w:rPr>
          <w:color w:val="333333"/>
          <w:sz w:val="30"/>
          <w:szCs w:val="30"/>
        </w:rPr>
        <w:br/>
        <w:t>A.Appreciative</w:t>
      </w:r>
      <w:r w:rsidRPr="000D3C64">
        <w:rPr>
          <w:color w:val="333333"/>
          <w:sz w:val="30"/>
          <w:szCs w:val="30"/>
        </w:rPr>
        <w:br/>
        <w:t>B.Sarcastic</w:t>
      </w:r>
      <w:r w:rsidRPr="000D3C64">
        <w:rPr>
          <w:color w:val="333333"/>
          <w:sz w:val="30"/>
          <w:szCs w:val="30"/>
        </w:rPr>
        <w:br/>
        <w:t>C.Neutral</w:t>
      </w:r>
      <w:r w:rsidRPr="000D3C64">
        <w:rPr>
          <w:color w:val="333333"/>
          <w:sz w:val="30"/>
          <w:szCs w:val="30"/>
        </w:rPr>
        <w:br/>
        <w:t>D.Speculative</w:t>
      </w:r>
      <w:r w:rsidRPr="000D3C64">
        <w:rPr>
          <w:color w:val="333333"/>
          <w:sz w:val="30"/>
          <w:szCs w:val="30"/>
        </w:rPr>
        <w:br/>
        <w:t>Ans:b</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2.What is the author likely to agree to as the reason for the chaos in the sub-continent in 1947?</w:t>
      </w:r>
      <w:r w:rsidRPr="000D3C64">
        <w:rPr>
          <w:color w:val="333333"/>
          <w:sz w:val="30"/>
          <w:szCs w:val="30"/>
        </w:rPr>
        <w:br/>
        <w:t>A.Because Gandhi was assassinated</w:t>
      </w:r>
      <w:r w:rsidRPr="000D3C64">
        <w:rPr>
          <w:color w:val="333333"/>
          <w:sz w:val="30"/>
          <w:szCs w:val="30"/>
        </w:rPr>
        <w:br/>
        <w:t>B.Because the British left the sub-continent in haste.</w:t>
      </w:r>
      <w:r w:rsidRPr="000D3C64">
        <w:rPr>
          <w:color w:val="333333"/>
          <w:sz w:val="30"/>
          <w:szCs w:val="30"/>
        </w:rPr>
        <w:br/>
        <w:t>C.Because the Hindus and Muslims could not live in peace.</w:t>
      </w:r>
      <w:r w:rsidRPr="000D3C64">
        <w:rPr>
          <w:color w:val="333333"/>
          <w:sz w:val="30"/>
          <w:szCs w:val="30"/>
        </w:rPr>
        <w:br/>
        <w:t>D.Because Lord Mountbatten was watching a movie on 14th August 1947.</w:t>
      </w:r>
      <w:r w:rsidRPr="000D3C64">
        <w:rPr>
          <w:color w:val="333333"/>
          <w:sz w:val="30"/>
          <w:szCs w:val="30"/>
        </w:rPr>
        <w:br/>
        <w:t>Ans:b</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3.What could possibly “grandiloquence” mean as inferred from the context in which it has been used in the passage?</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color w:val="333333"/>
          <w:sz w:val="30"/>
          <w:szCs w:val="30"/>
        </w:rPr>
        <w:t>Option 1 : Option 2 : Option 3 : Option 4 :</w:t>
      </w:r>
      <w:r w:rsidRPr="000D3C64">
        <w:rPr>
          <w:color w:val="333333"/>
          <w:sz w:val="30"/>
          <w:szCs w:val="30"/>
        </w:rPr>
        <w:br/>
        <w:t>A.Grand Party</w:t>
      </w:r>
      <w:r w:rsidRPr="000D3C64">
        <w:rPr>
          <w:color w:val="333333"/>
          <w:sz w:val="30"/>
          <w:szCs w:val="30"/>
        </w:rPr>
        <w:br/>
        <w:t>B.Celebrations</w:t>
      </w:r>
      <w:r w:rsidRPr="000D3C64">
        <w:rPr>
          <w:color w:val="333333"/>
          <w:sz w:val="30"/>
          <w:szCs w:val="30"/>
        </w:rPr>
        <w:br/>
        <w:t>C.Lofty speech</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color w:val="333333"/>
          <w:sz w:val="30"/>
          <w:szCs w:val="30"/>
        </w:rPr>
        <w:t>D.Destiny</w:t>
      </w:r>
      <w:r w:rsidRPr="000D3C64">
        <w:rPr>
          <w:color w:val="333333"/>
          <w:sz w:val="30"/>
          <w:szCs w:val="30"/>
        </w:rPr>
        <w:br/>
        <w:t>Ans:c</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4.What is the author primarily talking about in the article?</w:t>
      </w:r>
      <w:r w:rsidRPr="000D3C64">
        <w:rPr>
          <w:color w:val="333333"/>
          <w:sz w:val="30"/>
          <w:szCs w:val="30"/>
        </w:rPr>
        <w:br/>
        <w:t>A.Mountbatten’s association with India.</w:t>
      </w:r>
      <w:r w:rsidRPr="000D3C64">
        <w:rPr>
          <w:color w:val="333333"/>
          <w:sz w:val="30"/>
          <w:szCs w:val="30"/>
        </w:rPr>
        <w:br/>
        <w:t>B.Nehru’s speech</w:t>
      </w:r>
      <w:r w:rsidRPr="000D3C64">
        <w:rPr>
          <w:color w:val="333333"/>
          <w:sz w:val="30"/>
          <w:szCs w:val="30"/>
        </w:rPr>
        <w:br/>
        <w:t>C.Gandhi’s assassination</w:t>
      </w:r>
      <w:r w:rsidRPr="000D3C64">
        <w:rPr>
          <w:color w:val="333333"/>
          <w:sz w:val="30"/>
          <w:szCs w:val="30"/>
        </w:rPr>
        <w:br/>
        <w:t>D.The aftermath of the partition.</w:t>
      </w:r>
      <w:r w:rsidRPr="000D3C64">
        <w:rPr>
          <w:color w:val="333333"/>
          <w:sz w:val="30"/>
          <w:szCs w:val="30"/>
        </w:rPr>
        <w:br/>
        <w:t>Ans:d</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5.In the view of the author, What does the Nehru’s phrase “tryst with destiny” symbolize today?</w:t>
      </w:r>
      <w:r w:rsidRPr="000D3C64">
        <w:rPr>
          <w:color w:val="333333"/>
          <w:sz w:val="30"/>
          <w:szCs w:val="30"/>
        </w:rPr>
        <w:br/>
        <w:t>A.A celebration of Indian Independence</w:t>
      </w:r>
      <w:r w:rsidRPr="000D3C64">
        <w:rPr>
          <w:color w:val="333333"/>
          <w:sz w:val="30"/>
          <w:szCs w:val="30"/>
        </w:rPr>
        <w:br/>
        <w:t>B.An inspirational quote</w:t>
      </w:r>
      <w:r w:rsidRPr="000D3C64">
        <w:rPr>
          <w:color w:val="333333"/>
          <w:sz w:val="30"/>
          <w:szCs w:val="30"/>
        </w:rPr>
        <w:br/>
        <w:t>C.A reminder of Gandhi’s assassination</w:t>
      </w:r>
      <w:r w:rsidRPr="000D3C64">
        <w:rPr>
          <w:color w:val="333333"/>
          <w:sz w:val="30"/>
          <w:szCs w:val="30"/>
        </w:rPr>
        <w:br/>
        <w:t>D.A symbol of the ills of the partition</w:t>
      </w:r>
      <w:r w:rsidRPr="000D3C64">
        <w:rPr>
          <w:color w:val="333333"/>
          <w:sz w:val="30"/>
          <w:szCs w:val="30"/>
        </w:rPr>
        <w:br/>
        <w:t>Ans:d</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6.The author persists on talking about the ” Bob Hope movie” in the article. Why?</w:t>
      </w:r>
      <w:r w:rsidRPr="000D3C64">
        <w:rPr>
          <w:color w:val="333333"/>
          <w:sz w:val="30"/>
          <w:szCs w:val="30"/>
        </w:rPr>
        <w:br/>
        <w:t>A.Because the movie was a classic of 1947</w:t>
      </w:r>
      <w:r w:rsidRPr="000D3C64">
        <w:rPr>
          <w:color w:val="333333"/>
          <w:sz w:val="30"/>
          <w:szCs w:val="30"/>
        </w:rPr>
        <w:br/>
        <w:t>B.He thinks it caused the partition of the sub-continent.</w:t>
      </w:r>
      <w:r w:rsidRPr="000D3C64">
        <w:rPr>
          <w:color w:val="333333"/>
          <w:sz w:val="30"/>
          <w:szCs w:val="30"/>
        </w:rPr>
        <w:br/>
        <w:t>C.He uses it to show the apathy of the Britishers towards the sub-continent</w:t>
      </w:r>
      <w:r w:rsidRPr="000D3C64">
        <w:rPr>
          <w:color w:val="333333"/>
          <w:sz w:val="30"/>
          <w:szCs w:val="30"/>
        </w:rPr>
        <w:br/>
        <w:t>D.It was Mountbatten’s favorite movie.</w:t>
      </w:r>
      <w:r w:rsidRPr="000D3C64">
        <w:rPr>
          <w:color w:val="333333"/>
          <w:sz w:val="30"/>
          <w:szCs w:val="30"/>
        </w:rPr>
        <w:br/>
        <w:t>Ans:c</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7.What does the author imply about the future of Pakistan?</w:t>
      </w:r>
      <w:r w:rsidRPr="000D3C64">
        <w:rPr>
          <w:color w:val="333333"/>
          <w:sz w:val="30"/>
          <w:szCs w:val="30"/>
        </w:rPr>
        <w:br/>
        <w:t>A.It becomes a secular country.</w:t>
      </w:r>
      <w:r w:rsidRPr="000D3C64">
        <w:rPr>
          <w:color w:val="333333"/>
          <w:sz w:val="30"/>
          <w:szCs w:val="30"/>
        </w:rPr>
        <w:br/>
        <w:t>B.It becomes unsecular.</w:t>
      </w:r>
      <w:r w:rsidRPr="000D3C64">
        <w:rPr>
          <w:color w:val="333333"/>
          <w:sz w:val="30"/>
          <w:szCs w:val="30"/>
        </w:rPr>
        <w:br/>
        <w:t>C.It is unprosperous.</w:t>
      </w:r>
      <w:r w:rsidRPr="000D3C64">
        <w:rPr>
          <w:color w:val="333333"/>
          <w:sz w:val="30"/>
          <w:szCs w:val="30"/>
        </w:rPr>
        <w:br/>
        <w:t>D.It becomes a rogue state.</w:t>
      </w:r>
      <w:r w:rsidRPr="000D3C64">
        <w:rPr>
          <w:color w:val="333333"/>
          <w:sz w:val="30"/>
          <w:szCs w:val="30"/>
        </w:rPr>
        <w:br/>
        <w:t>Ans:b</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r w:rsidRPr="000D3C64">
        <w:rPr>
          <w:rStyle w:val="Strong"/>
          <w:rFonts w:eastAsiaTheme="majorEastAsia"/>
          <w:color w:val="CC494F"/>
          <w:sz w:val="30"/>
          <w:szCs w:val="30"/>
          <w:bdr w:val="none" w:sz="0" w:space="0" w:color="auto" w:frame="1"/>
        </w:rPr>
        <w:t>Question 8.Why was Gandhi assassinated?</w:t>
      </w:r>
      <w:r w:rsidRPr="000D3C64">
        <w:rPr>
          <w:color w:val="333333"/>
          <w:sz w:val="30"/>
          <w:szCs w:val="30"/>
        </w:rPr>
        <w:br/>
        <w:t>A.Because he was favoring the Muslims.</w:t>
      </w:r>
      <w:r w:rsidRPr="000D3C64">
        <w:rPr>
          <w:color w:val="333333"/>
          <w:sz w:val="30"/>
          <w:szCs w:val="30"/>
        </w:rPr>
        <w:br/>
        <w:t>B.His assassin thought he was partial to the Muslims.</w:t>
      </w:r>
      <w:r w:rsidRPr="000D3C64">
        <w:rPr>
          <w:color w:val="333333"/>
          <w:sz w:val="30"/>
          <w:szCs w:val="30"/>
        </w:rPr>
        <w:br/>
        <w:t>C.He got killed in the violence after partition.</w:t>
      </w:r>
      <w:r w:rsidRPr="000D3C64">
        <w:rPr>
          <w:color w:val="333333"/>
          <w:sz w:val="30"/>
          <w:szCs w:val="30"/>
        </w:rPr>
        <w:br/>
        <w:t>D.None of these</w:t>
      </w:r>
      <w:r w:rsidRPr="000D3C64">
        <w:rPr>
          <w:color w:val="333333"/>
          <w:sz w:val="30"/>
          <w:szCs w:val="30"/>
        </w:rPr>
        <w:br/>
        <w:t>Ans:b</w:t>
      </w:r>
    </w:p>
    <w:p w:rsidR="001E5040" w:rsidRPr="000D3C64" w:rsidRDefault="001E5040" w:rsidP="000D3C64">
      <w:pPr>
        <w:pStyle w:val="NormalWeb"/>
        <w:shd w:val="clear" w:color="auto" w:fill="FFFFFF"/>
        <w:spacing w:before="0" w:beforeAutospacing="0" w:after="0" w:afterAutospacing="0" w:line="360" w:lineRule="auto"/>
        <w:ind w:left="360"/>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2. Directions for Questions 1-5: Read the passage and answer the questions that follow on the basis of the information provided in the passage.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It all started at the beginning of fifth grade. At first, Sarah wasn’t really sure what was happening. In class, she had to squint to see the blackboard clearly. She had to do the same thing when she read street signs, or when she watched a movie. As the fuzziness got worse, she became more and more worried. It was important for her to see the notes and homework assignments the teacher put on the board.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It wasn’t long before Sarah found herself squinting all the time, but she didn’t want anyone to know that she was having a problem seeing. In class, she asked for a desk that was closer to the blackboard. One day, her teacher said, “Sarah, are you all right? I’ve noticed you squinting a lot. Are you having trouble seeing the board?”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Sarah shook her head. “I’m fine, Mrs.Cruz,” she said, but she knew she couldn’t pretend much longer.</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At home, she had to sit closer and closer to the television in order to see the picture. Her mother noticed her squinting as she watched her favourite shows, and she began to get suspicious.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“Tomorrow I’m calling the eye doctor to set up an appointment for you,” she said firmly. Sarah protested, but her mother’s mind was made up.</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Three days later, Sarah had new glasses and instructions from her doctor to wear them all the time. Sarah frowned in the car the whole way home. “All of the kids at school will think I’m a nerd,” she said. Her mother smiled and shook her head. “You look just as beautiful with those glasses on as you do without them,” she said. But Sarah didn’t believe her.  The next day, Sarah kept the glasses in her pocket as she walked into the schoolyard. She avoided her friends and stood alone, feeling miserable. Suddenly, she heard her friend Theresa shout. Sarah ran over to the other girls. “What’s wrong?” she asked. “My silver ring is gone!” Theresa cried. “My sister sent it to me from California. It’s very special and I can’t lose it!”</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Sarah could tell that Theresa was very upset. They all looked for the ring in the grassy area of the playground.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Sarah realized that she could search better if she could see better. She took the glasses out of her pocket and put them on. The objects and people around her came into sharp focus. She caught her breath. Everything looked so different! So clear! She looked down at the ground and a glimmer of silver caught her eye. It was the ring. “Here it is,” she shouted. “I’ve found it!” She handed it to Theresa, and Theresa slipped the ring back on her finger.</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“Thanks Sarah,” she said. “I never thought we’d find it.” She paused. “Hey, I didn’t know you wore glasses. They look great!” Sarah had forgotten that she was wearing the new glasses. “Thanks,” she replied shyly. As they walked back toward the school building, two more girls from her class complimented her glasses. Sarah smiled. “Maybe wearing glasses won’t be so bad after all,” she thought.</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1. Before Sarah got glasses she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Thought having glasses wouldn’t be so bad.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Wasn’t able to see the blackboard clearly.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Found Theresa’s missing ring.</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Sat far away from the television</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B</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2. Based on the end of the story, what do you think Sarah will do next?</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She won’t tell her friends that she needs to wear glasses.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She will keep her glasses in her pocket where no one can see them.</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She will wear her glasses all the time.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She will wear her glasses only when she is with her family.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C</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3. Read this sentence from the story ‘Her mother noticed her squinting as she watched her favourite shows, and she began to get suspicious’. What is an antonym for the word suspicious?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Doubtful</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Guilty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Innocent</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Trusting</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4. Which statement does best describe Sarah?</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She is willing to overcome her fears in order to help her friends.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She doesn’t care how well she does in school.</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She cares more about herself than her friends.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She doesn’t worry about what other people think of her.</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Ans: A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5. Read this sentence from the story. ‘In class, she had to squint to see the blackboard clearly’. What does squint mean?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to look with eyes partly closed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to move closer</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to try hard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to concentrate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3.Directions 1 – 5: Read the following passage below and answer the questions that follow on the basis of what is stated/ implied in that passage.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microwave oven is a kitchen appliance employing microwave radiation primarily to cook or heat food. Microwave ovens have revolutionized cooking since their use became widespread in the 1970s.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Cooking food with microwaves was discovered by Percy Spencer while building magnetrons for radar sets at Raytheon. He was working on an active radar set when he noticed a strange sensation and saw that a peanut candy bar he had in his pocket started to melt. Although he was not the first to notice this phenomenon, as the holder of 120 patents, Spencer was no stranger to discovery and experiment and realized what was happening. The radar had melted his candy bar with microwaves. The first food to be deliberately cooked with microwaves was popcorn, and the second was an egg (which exploded in the face of one of the experimenters). In North America, microwave popcorn is now one of the most commonly cooked items in microwave ovens, virtually to the exclusion of other home cooking methods such as hot air and oil popping. Most microwaves sold in North America today have a specific “popcorn button” which is solely used to cook premeasured packages of popcorn, ostensibly to make it easier for consumers to microwave popcorn without worrying about burning it or leaving a lot of kernels unpopped. The standard time for the “popcorn” setting on most microwaves is about three minutes.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On 8 October 1945 Raytheon filed a patent for Spencer’s microwave cooking process and in 1947; the company built the first microwave oven, the Radarange. It was almost 6 feet (1.8 m) tall and weighed 750 pounds (340 kg). It was water-cooled and produced 3000 watts, about three times the amount of radiation produced by microwave ovens today. An early commercial model introduced in 1954 generated 1600 watts and sold for $2,000 to $3,000. Raytheon licensed its technology to the Tappan Stove company in 1952. They tried to market a large, 220 volt, wall unit as a home microwave oven in 1955 for a price of $1,295, but it did not sell well. In 1965 Raytheon acquired Amana, which introduced the first popular home model, the countertop Radarange in 1967 at a price point of $495.</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In the 1960s, Litton bought Studebaker’s Franklin Manufacturing assets, which had been manufacturing magnetrons and building and selling microwave ovens similar to the Radarange. Litton then developed a new configuration of the microwave, the short, wide shape that is now common. The magnetron feed was also unique. This resulted in an oven that could survive a no-load condition indefinitely. The new oven was shown at a trade show in Chicago and helped begin a rapid growth of the market for home microwave ovens. Sales figures of 40,000 units for the US industry in 1970 grew to one million by 1975. Market penetration in Japan, which had learned to build less expensive units by re-engineering a cheaper magnetron, was more rapid.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number of other companies joined in the market, and for a time most systems were built by defence contractors, who were the most familiar with the magnetron. Litton was particularly well known in the restaurant business. By the late 1970s, the technology had improved to the point where prices were falling rapidly. Formerly found only in large industrial applications, “microwaves” were increasingly becoming a standard fixture of most kitchens. The rapidly falling price of microprocessors also helped by adding electronic controls to make the ovens easier to use. By the late 1980s, they were almost universal, and current estimates hold that nearly 95% of American households have a microwave.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microwave oven works by passing microwave radiation, usually at a frequency of 2450 MHz (a wavelength of 12.24 cm), through the food. Water, fat, and sugar molecules in the food absorb energy from the microwave beam in a process called dielectric heating. Most molecules are electric dipoles, meaning that they have a positive charge at one end and a negative charge at the other, and therefore vibrate as they try to align themselves with the alternating electric field induced by the microwave beam. This molecular movement creates heat. Microwave heating is most efficient on liquid water, and much less so on fats, sugars, and frozen water. Microwave heating is sometimes incorrectly explained as the resonance of water molecules, which only occurs at much higher frequencies, in the tens of gigahertz.</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Most microwave ovens allow the user to choose between several power levels, including one or more defrosting levels. In most ovens, however, there is no change in the intensity of the microwave radiation; instead, the magnetron is turned on and off in cycles of several seconds at a time. This can actually be observed when microwaving airy foods like Krembos (An Israeli confection): it blows up during heating phases, while it deflates when the magnetron is turned off.</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The cooking chamber itself is a Faraday cage enclosure which prevents the microwaves from escaping into the environment. The oven door is usually a glass panel for easy viewing but has a layer of conductive mesh to maintain the shielding. Because the size of the perforations in the mesh is much less than the wavelength of 12 cm, the microwave radiation can not pass through the door, while visible light (with a much shorter wavelength) can.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Professional chefs generally find microwave ovens to be of limited usefulness. On the other hand, people who are lacking in free time, or not comfortable with their cooking skills, can use microwave ovens to reheat stored food (including commercially available pre-cooked frozen dishes) in only a few minutes.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1. The central theme of the passage is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A) The Technique of Microwave Cooking.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B) Microwave Technology in Ovens.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C) Commercial Microwave Ovens and its Uses.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D) The Discovery, Development, and Uses of Microwave Ovens.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2. According to the passage, it can be inferred that</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the microwave revolution became widespread in the 1970s.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B) the microwave technique of cooking was more of an ‘accidental discovery’.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C) Spencer holds the highest number of technology patents.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D) popcorn is the most popular snack in America.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B</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3. According to the passage: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A) In most ovens, the intensity of the microwave radiation cannot be altered.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B) Fats and sugars are best cooked by microwave ovens.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C) Microwave heating is the vibration of water molecules.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D) None of these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A</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4. According to the passage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A) Amana’s countertop Radarange priced at $495 was the most popular model.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B) hot air and oil popping methods of cooking popcorn is still used.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C) microwave ovens were fitted with easy-to-use electronic controls due to the availability of cheaper microprocessors.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D) Japan manufactures the highest number of microwave ovens.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C</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5. Litton’s new microwave oven</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A) resembled the one that is used commonly now.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B) had a unique magnetron feed.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C) could work on the no-load condition indefinitely.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All of the above.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4. Directions 1 – 5: Read the following passage below and answer the questions that follow on the basis of what is stated/ implied in that passage.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In almost all the modern opinions of women, it is curious to observe how many lies have to be assumed before a case can be made. A young lady flies from England to Australia; another wins an air race; a Duchess creates a speed record in reaching India; others win motoring trophies, and now the King’s prize for marksmanship has gone to a woman. All of which is very interesting and possibly praiseworthy as means of spending one’s leisure time; and if it was left to that, even if no more were added than the perfectly plain fact that such feats could not have been achieved by their mothers and grandmothers, we would be content to doff our hats to the ladies with all courtesy and respect which courage, endurance and ability have always rightly demanded.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But it is not left to that, and considerably more is added. It is suggested, for example, that the tasks were beyond the mothers and grandmothers, nor for the very obvious reason that they had no motorcars and aeroplanes in which to amuse their leisure hours, but because women were then enslaved by the convention of natural inferiority to man. Those days, we are told, “in which women were held incapable of positive social achievements” are gone forever. It does not seem to have occurred to this critic that the very fact of being a mother or grandmother indicates a certain positive social achievement; the achievement of which, indeed, probably left little leisure for travelling airily about the hemispheres. The same critic goes on to state, with all the solemn emphasis of profound thought, that “the important thing is not that women are the same as men — that is a fallacy — but that they are just as valuable to society as men. Equality of citizenship means that there are twice as many heads to solve present-day problems as there were to solve the problems of the past. And two heads are better than one.” And the dreadful proof of the modern collapse of all that was meant by man and wife and the family council is that this sort of imbecility can be taken seriously.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The London Times, in a studied leading article, points out that the first emancipators of women (whoever they were) had no idea what lay in store for future generations. “Could they have foreseen it, they might have disarmed much opposition by pointing to the possibilities, not only of freedom but of equality and fraternity also.”</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And we ask, what does it all mean? What in the name of all that is graceful and dignified does fraternity with women mean? What nonsense, or worse, is indicated by the freedom and equality of the sexes?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We mean something quite definite when we speak of a man being a little free with the ladies. What definite freedom is meant when the freedom of women is proposed? If it merely means the right to free opinions, the right to vote independently of fathers and husbands, what possible connection does it have with the freedom to fly to Australia or score bulls-eyes at Bisley? If it means, as we fear it does, freedom from responsibility of managing a home and a family, an equal right with men in business and social careers, at the expense of home and family, then such progress we can only call progressive deterioration.</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And for men too, there is, according to a famous authoress, a hope of freedom. Men are beginning to revolt, we are told, against the old tribal custom of desiring fatherhood. The male is casting off the shackles of being a creator and a man. When all are sexless there will be equality. There will be no women and no men. There will be but a fraternity, free and equal. The only consoling thought is that it will endure but for one generation.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1. In Chesterton’s opinion,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The modern women are better because they can perform feats that were beyond the purview of their predecessors.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Women are not capable of significant achievement in their social lives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All deliberations on women’s achievements are, at best, the means of occupying one’s free time.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The equality that ignores family values cannot be accepted as progress in the real sense of the word.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2. From the tone of the passage, it can be inferred that the author,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 does not approve of women engaging in daring and adventurous feats.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ii.  is quite sceptical about the need for freedom and fraternity of both sexes.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iii. feels that, as more and more women claim equality, there are fortunately more people to help solve everyday problems.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i &amp; ii          B) ii &amp; iii            C) iii only            D) i only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A</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3. “The only consoling thought is that it will endure but for one generation.” ‘It’ in this sentence refers to</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Man’s revolt against fatherhood.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Women desiring equality and fraternity.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The desire for freedom among women to express their opinions freely.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A sexless society that gives equal opportunities to both men and women.</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D</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4. ‘Progressive deterioration’ means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A steady fall in the standards and moral values of society.</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A compromise of sexes achieved through equality and freedom.</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A progress that ignores the essential norms of family and home.</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A man being a little too free with women.</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C</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 xml:space="preserve">5. Which of the following statements is true, according to the passage? </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 Our mothers and grandmothers had no time to think of travelling because of family commitments.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B) Women started revolting against the inferior treatment meted out to them, in their pursuit for social recognition.</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C) Men yearn for freedom from parenting even more than women do.</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D) Emancipation of women can bring about good and lasting solutions to all problems.</w:t>
      </w:r>
    </w:p>
    <w:p w:rsidR="001E5040" w:rsidRPr="000D3C64" w:rsidRDefault="001E5040" w:rsidP="000D3C64">
      <w:pPr>
        <w:pStyle w:val="NormalWeb"/>
        <w:shd w:val="clear" w:color="auto" w:fill="FFFFFF"/>
        <w:spacing w:before="0" w:beforeAutospacing="0" w:after="0" w:afterAutospacing="0" w:line="360" w:lineRule="auto"/>
        <w:textAlignment w:val="baseline"/>
        <w:rPr>
          <w:color w:val="333333"/>
          <w:sz w:val="30"/>
          <w:szCs w:val="30"/>
        </w:rPr>
      </w:pPr>
      <w:r w:rsidRPr="000D3C64">
        <w:rPr>
          <w:color w:val="333333"/>
          <w:sz w:val="30"/>
          <w:szCs w:val="30"/>
        </w:rPr>
        <w:t>Ans: A</w:t>
      </w:r>
    </w:p>
    <w:p w:rsidR="001E5040" w:rsidRPr="000D3C64" w:rsidRDefault="001E5040" w:rsidP="000D3C64">
      <w:pPr>
        <w:pStyle w:val="NormalWeb"/>
        <w:numPr>
          <w:ilvl w:val="0"/>
          <w:numId w:val="473"/>
        </w:numPr>
        <w:shd w:val="clear" w:color="auto" w:fill="FFFFFF"/>
        <w:spacing w:before="0" w:beforeAutospacing="0" w:after="0" w:afterAutospacing="0" w:line="360" w:lineRule="auto"/>
        <w:textAlignment w:val="baseline"/>
        <w:rPr>
          <w:sz w:val="30"/>
          <w:szCs w:val="30"/>
        </w:rPr>
      </w:pPr>
      <w:r w:rsidRPr="000D3C64">
        <w:rPr>
          <w:color w:val="41302D"/>
          <w:sz w:val="30"/>
          <w:szCs w:val="30"/>
        </w:rPr>
        <w:t>A few minutes ago, walking back from lunch, I started to cross the street when I heard the sound of a coin dropping. It wasn't much but, as I turned, my eyes caught the heads of several other people turning too. A woman had dropped what appeared to be a dime. The tinkling sound of a coin dropping on pavement is an attention-getter. It can be nothing more than a penny. Whatever the coin is, no one ignores the sound of it. It got me thinking about sounds again. We are besieged by so many sounds that attract the most attention. People in New York City seldom turn to look when a fire engine, a police car or an ambulance comes screaming along the street. When I'm in New York, I'm a New Yorker. I don't turn either. Like the natives. I hardly hear a siren there. At home in my little town in Connecticut, it's different. The distant wail of a police car, an emergency vehicle or a fire siren brings me to my feet if I'm seated and brings me to the window if I'm in bed. It's the quietest sounds that have most effect on us, not the loudest. In the middle of the night, I can hear a dripping tap a hundred yards away through three closed doors. I've been hearing little creaking noises and sounds which my imagination turns into footsteps in the middle of the night for twenty-five years in our house. How come I never hear those sounds in the daytime? I'm quite clear in my mind what the good sounds are and what the bad sounds are. I've turned against whistling, for instance. I used to think of it as the mark of a happy worker but lately I've been associating the whistler with a nervous person making  compulsive noises. The tapping, tapping, tapping of my typewriter as the keys hit the paper is a lovely sound to me. I often like the sound of what I write better than the looks of it.</w:t>
      </w:r>
    </w:p>
    <w:p w:rsidR="001E5040" w:rsidRPr="000D3C64" w:rsidRDefault="001E5040" w:rsidP="000D3C64">
      <w:pPr>
        <w:pStyle w:val="NormalWeb"/>
        <w:numPr>
          <w:ilvl w:val="0"/>
          <w:numId w:val="474"/>
        </w:numPr>
        <w:shd w:val="clear" w:color="auto" w:fill="FFFFFF"/>
        <w:spacing w:before="0" w:beforeAutospacing="0" w:after="0" w:afterAutospacing="0" w:line="360" w:lineRule="auto"/>
        <w:textAlignment w:val="baseline"/>
        <w:rPr>
          <w:sz w:val="30"/>
          <w:szCs w:val="30"/>
        </w:rPr>
      </w:pPr>
      <w:r w:rsidRPr="000D3C64">
        <w:rPr>
          <w:color w:val="41302D"/>
          <w:sz w:val="30"/>
          <w:szCs w:val="30"/>
        </w:rPr>
        <w:t>The writer ...</w:t>
      </w:r>
    </w:p>
    <w:p w:rsidR="001E5040" w:rsidRPr="000D3C64" w:rsidRDefault="001E5040" w:rsidP="000D3C64">
      <w:pPr>
        <w:pStyle w:val="NormalWeb"/>
        <w:numPr>
          <w:ilvl w:val="0"/>
          <w:numId w:val="463"/>
        </w:numPr>
        <w:shd w:val="clear" w:color="auto" w:fill="FFFFFF"/>
        <w:spacing w:before="0" w:beforeAutospacing="0" w:after="0" w:afterAutospacing="0" w:line="360" w:lineRule="auto"/>
        <w:textAlignment w:val="baseline"/>
        <w:rPr>
          <w:sz w:val="30"/>
          <w:szCs w:val="30"/>
        </w:rPr>
      </w:pPr>
      <w:r w:rsidRPr="000D3C64">
        <w:rPr>
          <w:sz w:val="30"/>
          <w:szCs w:val="30"/>
        </w:rPr>
        <w:t>Sleeps next to the window.</w:t>
      </w:r>
    </w:p>
    <w:p w:rsidR="001E5040" w:rsidRPr="000D3C64" w:rsidRDefault="001E5040" w:rsidP="000D3C64">
      <w:pPr>
        <w:pStyle w:val="NormalWeb"/>
        <w:numPr>
          <w:ilvl w:val="0"/>
          <w:numId w:val="463"/>
        </w:numPr>
        <w:shd w:val="clear" w:color="auto" w:fill="FFFFFF"/>
        <w:spacing w:before="0" w:beforeAutospacing="0" w:after="0" w:afterAutospacing="0" w:line="360" w:lineRule="auto"/>
        <w:textAlignment w:val="baseline"/>
        <w:rPr>
          <w:sz w:val="30"/>
          <w:szCs w:val="30"/>
        </w:rPr>
      </w:pPr>
      <w:r w:rsidRPr="000D3C64">
        <w:rPr>
          <w:sz w:val="30"/>
          <w:szCs w:val="30"/>
        </w:rPr>
        <w:t>Has lived in Connecticut for a long time.</w:t>
      </w:r>
    </w:p>
    <w:p w:rsidR="001E5040" w:rsidRPr="000D3C64" w:rsidRDefault="001E5040" w:rsidP="000D3C64">
      <w:pPr>
        <w:pStyle w:val="NormalWeb"/>
        <w:numPr>
          <w:ilvl w:val="0"/>
          <w:numId w:val="463"/>
        </w:numPr>
        <w:shd w:val="clear" w:color="auto" w:fill="FFFFFF"/>
        <w:spacing w:before="0" w:beforeAutospacing="0" w:after="0" w:afterAutospacing="0" w:line="360" w:lineRule="auto"/>
        <w:textAlignment w:val="baseline"/>
        <w:rPr>
          <w:sz w:val="30"/>
          <w:szCs w:val="30"/>
        </w:rPr>
      </w:pPr>
      <w:r w:rsidRPr="000D3C64">
        <w:rPr>
          <w:sz w:val="30"/>
          <w:szCs w:val="30"/>
        </w:rPr>
        <w:t>Believes in ghosts.</w:t>
      </w:r>
    </w:p>
    <w:p w:rsidR="001E5040" w:rsidRPr="000D3C64" w:rsidRDefault="001E5040" w:rsidP="000D3C64">
      <w:pPr>
        <w:pStyle w:val="NormalWeb"/>
        <w:numPr>
          <w:ilvl w:val="0"/>
          <w:numId w:val="463"/>
        </w:numPr>
        <w:shd w:val="clear" w:color="auto" w:fill="FFFFFF"/>
        <w:spacing w:before="0" w:beforeAutospacing="0" w:after="0" w:afterAutospacing="0" w:line="360" w:lineRule="auto"/>
        <w:textAlignment w:val="baseline"/>
        <w:rPr>
          <w:sz w:val="30"/>
          <w:szCs w:val="30"/>
        </w:rPr>
      </w:pPr>
      <w:r w:rsidRPr="000D3C64">
        <w:rPr>
          <w:sz w:val="30"/>
          <w:szCs w:val="30"/>
        </w:rPr>
        <w:t>Is interested in fire engines.</w:t>
      </w:r>
    </w:p>
    <w:p w:rsidR="001E5040" w:rsidRPr="000D3C64" w:rsidRDefault="001E5040" w:rsidP="000D3C64">
      <w:pPr>
        <w:pStyle w:val="NormalWeb"/>
        <w:numPr>
          <w:ilvl w:val="0"/>
          <w:numId w:val="474"/>
        </w:numPr>
        <w:shd w:val="clear" w:color="auto" w:fill="FFFFFF"/>
        <w:spacing w:before="0" w:beforeAutospacing="0" w:after="0" w:afterAutospacing="0" w:line="360" w:lineRule="auto"/>
        <w:textAlignment w:val="baseline"/>
        <w:rPr>
          <w:sz w:val="30"/>
          <w:szCs w:val="30"/>
        </w:rPr>
      </w:pPr>
      <w:r w:rsidRPr="000D3C64">
        <w:rPr>
          <w:color w:val="41302D"/>
          <w:sz w:val="30"/>
          <w:szCs w:val="30"/>
        </w:rPr>
        <w:t>How does the author relate to sounds at night?</w:t>
      </w:r>
    </w:p>
    <w:p w:rsidR="001E5040" w:rsidRPr="000D3C64" w:rsidRDefault="001E5040" w:rsidP="000D3C64">
      <w:pPr>
        <w:pStyle w:val="NormalWeb"/>
        <w:numPr>
          <w:ilvl w:val="0"/>
          <w:numId w:val="472"/>
        </w:numPr>
        <w:shd w:val="clear" w:color="auto" w:fill="FFFFFF"/>
        <w:spacing w:before="0" w:beforeAutospacing="0" w:after="0" w:afterAutospacing="0" w:line="360" w:lineRule="auto"/>
        <w:textAlignment w:val="baseline"/>
        <w:rPr>
          <w:sz w:val="30"/>
          <w:szCs w:val="30"/>
        </w:rPr>
      </w:pPr>
      <w:r w:rsidRPr="000D3C64">
        <w:rPr>
          <w:color w:val="41302D"/>
          <w:sz w:val="30"/>
          <w:szCs w:val="30"/>
        </w:rPr>
        <w:t>He imagines sounds that do not exist.</w:t>
      </w:r>
    </w:p>
    <w:p w:rsidR="001E5040" w:rsidRPr="000D3C64" w:rsidRDefault="001E5040" w:rsidP="000D3C64">
      <w:pPr>
        <w:pStyle w:val="NormalWeb"/>
        <w:numPr>
          <w:ilvl w:val="0"/>
          <w:numId w:val="472"/>
        </w:numPr>
        <w:shd w:val="clear" w:color="auto" w:fill="FFFFFF"/>
        <w:spacing w:before="0" w:beforeAutospacing="0" w:after="0" w:afterAutospacing="0" w:line="360" w:lineRule="auto"/>
        <w:textAlignment w:val="baseline"/>
        <w:rPr>
          <w:sz w:val="30"/>
          <w:szCs w:val="30"/>
        </w:rPr>
      </w:pPr>
      <w:r w:rsidRPr="000D3C64">
        <w:rPr>
          <w:color w:val="41302D"/>
          <w:sz w:val="30"/>
          <w:szCs w:val="30"/>
        </w:rPr>
        <w:t>He exaggerates quiet sounds.</w:t>
      </w:r>
    </w:p>
    <w:p w:rsidR="001E5040" w:rsidRPr="000D3C64" w:rsidRDefault="001E5040" w:rsidP="000D3C64">
      <w:pPr>
        <w:pStyle w:val="NormalWeb"/>
        <w:numPr>
          <w:ilvl w:val="0"/>
          <w:numId w:val="472"/>
        </w:numPr>
        <w:shd w:val="clear" w:color="auto" w:fill="FFFFFF"/>
        <w:spacing w:before="0" w:beforeAutospacing="0" w:after="0" w:afterAutospacing="0" w:line="360" w:lineRule="auto"/>
        <w:textAlignment w:val="baseline"/>
        <w:rPr>
          <w:sz w:val="30"/>
          <w:szCs w:val="30"/>
        </w:rPr>
      </w:pPr>
      <w:r w:rsidRPr="000D3C64">
        <w:rPr>
          <w:color w:val="41302D"/>
          <w:sz w:val="30"/>
          <w:szCs w:val="30"/>
        </w:rPr>
        <w:t>He thinks taps should be turned off.</w:t>
      </w:r>
    </w:p>
    <w:p w:rsidR="001E5040" w:rsidRPr="000D3C64" w:rsidRDefault="001E5040" w:rsidP="000D3C64">
      <w:pPr>
        <w:pStyle w:val="NormalWeb"/>
        <w:numPr>
          <w:ilvl w:val="0"/>
          <w:numId w:val="472"/>
        </w:numPr>
        <w:shd w:val="clear" w:color="auto" w:fill="FFFFFF"/>
        <w:spacing w:before="0" w:beforeAutospacing="0" w:after="0" w:afterAutospacing="0" w:line="360" w:lineRule="auto"/>
        <w:textAlignment w:val="baseline"/>
        <w:rPr>
          <w:sz w:val="30"/>
          <w:szCs w:val="30"/>
        </w:rPr>
      </w:pPr>
      <w:r w:rsidRPr="000D3C64">
        <w:rPr>
          <w:color w:val="41302D"/>
          <w:sz w:val="30"/>
          <w:szCs w:val="30"/>
        </w:rPr>
        <w:t>He believes it’s rather quiet at night.</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w:t>
      </w:r>
    </w:p>
    <w:p w:rsidR="001E5040" w:rsidRPr="000D3C64" w:rsidRDefault="001E5040" w:rsidP="000D3C64">
      <w:pPr>
        <w:pStyle w:val="NormalWeb"/>
        <w:numPr>
          <w:ilvl w:val="0"/>
          <w:numId w:val="474"/>
        </w:numPr>
        <w:shd w:val="clear" w:color="auto" w:fill="FFFFFF"/>
        <w:spacing w:before="0" w:beforeAutospacing="0" w:after="0" w:afterAutospacing="0" w:line="360" w:lineRule="auto"/>
        <w:textAlignment w:val="baseline"/>
        <w:rPr>
          <w:sz w:val="30"/>
          <w:szCs w:val="30"/>
        </w:rPr>
      </w:pPr>
      <w:r w:rsidRPr="000D3C64">
        <w:rPr>
          <w:sz w:val="30"/>
          <w:szCs w:val="30"/>
        </w:rPr>
        <w:t>How does the writer feel about sounds in general?</w:t>
      </w:r>
    </w:p>
    <w:p w:rsidR="001E5040" w:rsidRPr="000D3C64" w:rsidRDefault="001E5040" w:rsidP="000D3C64">
      <w:pPr>
        <w:pStyle w:val="NormalWeb"/>
        <w:numPr>
          <w:ilvl w:val="0"/>
          <w:numId w:val="467"/>
        </w:numPr>
        <w:shd w:val="clear" w:color="auto" w:fill="FFFFFF"/>
        <w:spacing w:before="0" w:beforeAutospacing="0" w:after="0" w:afterAutospacing="0" w:line="360" w:lineRule="auto"/>
        <w:textAlignment w:val="baseline"/>
        <w:rPr>
          <w:sz w:val="30"/>
          <w:szCs w:val="30"/>
        </w:rPr>
      </w:pPr>
      <w:r w:rsidRPr="000D3C64">
        <w:rPr>
          <w:sz w:val="30"/>
          <w:szCs w:val="30"/>
        </w:rPr>
        <w:t>They make him feel at home</w:t>
      </w:r>
    </w:p>
    <w:p w:rsidR="001E5040" w:rsidRPr="000D3C64" w:rsidRDefault="001E5040" w:rsidP="000D3C64">
      <w:pPr>
        <w:pStyle w:val="NormalWeb"/>
        <w:numPr>
          <w:ilvl w:val="0"/>
          <w:numId w:val="467"/>
        </w:numPr>
        <w:shd w:val="clear" w:color="auto" w:fill="FFFFFF"/>
        <w:spacing w:before="0" w:beforeAutospacing="0" w:after="0" w:afterAutospacing="0" w:line="360" w:lineRule="auto"/>
        <w:textAlignment w:val="baseline"/>
        <w:rPr>
          <w:sz w:val="30"/>
          <w:szCs w:val="30"/>
        </w:rPr>
      </w:pPr>
      <w:r w:rsidRPr="000D3C64">
        <w:rPr>
          <w:sz w:val="30"/>
          <w:szCs w:val="30"/>
        </w:rPr>
        <w:t>He thinks they should be ignored</w:t>
      </w:r>
    </w:p>
    <w:p w:rsidR="001E5040" w:rsidRPr="000D3C64" w:rsidRDefault="001E5040" w:rsidP="000D3C64">
      <w:pPr>
        <w:pStyle w:val="NormalWeb"/>
        <w:numPr>
          <w:ilvl w:val="0"/>
          <w:numId w:val="467"/>
        </w:numPr>
        <w:shd w:val="clear" w:color="auto" w:fill="FFFFFF"/>
        <w:spacing w:before="0" w:beforeAutospacing="0" w:after="0" w:afterAutospacing="0" w:line="360" w:lineRule="auto"/>
        <w:textAlignment w:val="baseline"/>
        <w:rPr>
          <w:sz w:val="30"/>
          <w:szCs w:val="30"/>
        </w:rPr>
      </w:pPr>
      <w:r w:rsidRPr="000D3C64">
        <w:rPr>
          <w:sz w:val="30"/>
          <w:szCs w:val="30"/>
        </w:rPr>
        <w:t>He believes they are part of our lives</w:t>
      </w:r>
    </w:p>
    <w:p w:rsidR="001E5040" w:rsidRPr="000D3C64" w:rsidRDefault="001E5040" w:rsidP="000D3C64">
      <w:pPr>
        <w:pStyle w:val="NormalWeb"/>
        <w:numPr>
          <w:ilvl w:val="0"/>
          <w:numId w:val="467"/>
        </w:numPr>
        <w:shd w:val="clear" w:color="auto" w:fill="FFFFFF"/>
        <w:spacing w:before="0" w:beforeAutospacing="0" w:after="0" w:afterAutospacing="0" w:line="360" w:lineRule="auto"/>
        <w:textAlignment w:val="baseline"/>
        <w:rPr>
          <w:sz w:val="30"/>
          <w:szCs w:val="30"/>
        </w:rPr>
      </w:pPr>
      <w:r w:rsidRPr="000D3C64">
        <w:rPr>
          <w:sz w:val="30"/>
          <w:szCs w:val="30"/>
        </w:rPr>
        <w:t>He prefers silence to loud noises</w:t>
      </w:r>
    </w:p>
    <w:p w:rsidR="001E5040" w:rsidRPr="000D3C64" w:rsidRDefault="001E5040" w:rsidP="000D3C64">
      <w:pPr>
        <w:pStyle w:val="NormalWeb"/>
        <w:numPr>
          <w:ilvl w:val="0"/>
          <w:numId w:val="474"/>
        </w:numPr>
        <w:shd w:val="clear" w:color="auto" w:fill="FFFFFF"/>
        <w:spacing w:before="0" w:beforeAutospacing="0" w:after="0" w:afterAutospacing="0" w:line="360" w:lineRule="auto"/>
        <w:textAlignment w:val="baseline"/>
        <w:rPr>
          <w:sz w:val="30"/>
          <w:szCs w:val="30"/>
        </w:rPr>
      </w:pPr>
      <w:r w:rsidRPr="000D3C64">
        <w:rPr>
          <w:sz w:val="30"/>
          <w:szCs w:val="30"/>
        </w:rPr>
        <w:t>People in New York  …….. It suggests ?</w:t>
      </w:r>
    </w:p>
    <w:p w:rsidR="001E5040" w:rsidRPr="000D3C64" w:rsidRDefault="001E5040" w:rsidP="000D3C64">
      <w:pPr>
        <w:pStyle w:val="NormalWeb"/>
        <w:numPr>
          <w:ilvl w:val="0"/>
          <w:numId w:val="468"/>
        </w:numPr>
        <w:shd w:val="clear" w:color="auto" w:fill="FFFFFF"/>
        <w:spacing w:before="0" w:beforeAutospacing="0" w:after="0" w:afterAutospacing="0" w:line="360" w:lineRule="auto"/>
        <w:textAlignment w:val="baseline"/>
        <w:rPr>
          <w:sz w:val="30"/>
          <w:szCs w:val="30"/>
        </w:rPr>
      </w:pPr>
      <w:r w:rsidRPr="000D3C64">
        <w:rPr>
          <w:sz w:val="30"/>
          <w:szCs w:val="30"/>
        </w:rPr>
        <w:t>Don’t care about emergencies</w:t>
      </w:r>
      <w:r w:rsidRPr="000D3C64">
        <w:rPr>
          <w:sz w:val="30"/>
          <w:szCs w:val="30"/>
        </w:rPr>
        <w:tab/>
        <w:t>c. Are attracted by sounds</w:t>
      </w:r>
    </w:p>
    <w:p w:rsidR="001E5040" w:rsidRPr="000D3C64" w:rsidRDefault="001E5040" w:rsidP="000D3C64">
      <w:pPr>
        <w:pStyle w:val="NormalWeb"/>
        <w:numPr>
          <w:ilvl w:val="0"/>
          <w:numId w:val="468"/>
        </w:numPr>
        <w:shd w:val="clear" w:color="auto" w:fill="FFFFFF"/>
        <w:spacing w:before="0" w:beforeAutospacing="0" w:after="0" w:afterAutospacing="0" w:line="360" w:lineRule="auto"/>
        <w:textAlignment w:val="baseline"/>
        <w:rPr>
          <w:sz w:val="30"/>
          <w:szCs w:val="30"/>
        </w:rPr>
      </w:pPr>
      <w:r w:rsidRPr="000D3C64">
        <w:rPr>
          <w:sz w:val="30"/>
          <w:szCs w:val="30"/>
        </w:rPr>
        <w:t>Are used to sirens</w:t>
      </w:r>
      <w:r w:rsidRPr="000D3C64">
        <w:rPr>
          <w:sz w:val="30"/>
          <w:szCs w:val="30"/>
        </w:rPr>
        <w:tab/>
      </w:r>
      <w:r w:rsidRPr="000D3C64">
        <w:rPr>
          <w:sz w:val="30"/>
          <w:szCs w:val="30"/>
        </w:rPr>
        <w:tab/>
      </w:r>
      <w:r w:rsidRPr="000D3C64">
        <w:rPr>
          <w:sz w:val="30"/>
          <w:szCs w:val="30"/>
        </w:rPr>
        <w:tab/>
        <w:t>d. Don’t hear loud noises</w:t>
      </w:r>
    </w:p>
    <w:p w:rsidR="001E5040" w:rsidRPr="000D3C64" w:rsidRDefault="001E5040" w:rsidP="000D3C64">
      <w:pPr>
        <w:pStyle w:val="NormalWeb"/>
        <w:numPr>
          <w:ilvl w:val="0"/>
          <w:numId w:val="474"/>
        </w:numPr>
        <w:shd w:val="clear" w:color="auto" w:fill="FFFFFF"/>
        <w:spacing w:before="0" w:beforeAutospacing="0" w:after="0" w:afterAutospacing="0" w:line="360" w:lineRule="auto"/>
        <w:textAlignment w:val="baseline"/>
        <w:rPr>
          <w:sz w:val="30"/>
          <w:szCs w:val="30"/>
        </w:rPr>
      </w:pPr>
      <w:r w:rsidRPr="000D3C64">
        <w:rPr>
          <w:sz w:val="30"/>
          <w:szCs w:val="30"/>
        </w:rPr>
        <w:t>The sound of a coin dropping makes people….</w:t>
      </w:r>
    </w:p>
    <w:p w:rsidR="001E5040" w:rsidRPr="000D3C64" w:rsidRDefault="001E5040" w:rsidP="000D3C64">
      <w:pPr>
        <w:pStyle w:val="NormalWeb"/>
        <w:numPr>
          <w:ilvl w:val="0"/>
          <w:numId w:val="470"/>
        </w:numPr>
        <w:shd w:val="clear" w:color="auto" w:fill="FFFFFF"/>
        <w:spacing w:before="0" w:beforeAutospacing="0" w:after="0" w:afterAutospacing="0" w:line="360" w:lineRule="auto"/>
        <w:textAlignment w:val="baseline"/>
        <w:rPr>
          <w:sz w:val="30"/>
          <w:szCs w:val="30"/>
        </w:rPr>
      </w:pPr>
      <w:r w:rsidRPr="000D3C64">
        <w:rPr>
          <w:sz w:val="30"/>
          <w:szCs w:val="30"/>
        </w:rPr>
        <w:t>Think of money</w:t>
      </w:r>
      <w:r w:rsidRPr="000D3C64">
        <w:rPr>
          <w:sz w:val="30"/>
          <w:szCs w:val="30"/>
        </w:rPr>
        <w:tab/>
      </w:r>
      <w:r w:rsidRPr="000D3C64">
        <w:rPr>
          <w:sz w:val="30"/>
          <w:szCs w:val="30"/>
        </w:rPr>
        <w:tab/>
      </w:r>
      <w:r w:rsidRPr="000D3C64">
        <w:rPr>
          <w:sz w:val="30"/>
          <w:szCs w:val="30"/>
        </w:rPr>
        <w:tab/>
        <w:t>c. Pay attention to it</w:t>
      </w:r>
    </w:p>
    <w:p w:rsidR="001E5040" w:rsidRPr="000D3C64" w:rsidRDefault="001E5040" w:rsidP="000D3C64">
      <w:pPr>
        <w:pStyle w:val="NormalWeb"/>
        <w:numPr>
          <w:ilvl w:val="0"/>
          <w:numId w:val="470"/>
        </w:numPr>
        <w:shd w:val="clear" w:color="auto" w:fill="FFFFFF"/>
        <w:spacing w:before="0" w:beforeAutospacing="0" w:after="0" w:afterAutospacing="0" w:line="360" w:lineRule="auto"/>
        <w:textAlignment w:val="baseline"/>
        <w:rPr>
          <w:sz w:val="30"/>
          <w:szCs w:val="30"/>
        </w:rPr>
      </w:pPr>
      <w:r w:rsidRPr="000D3C64">
        <w:rPr>
          <w:sz w:val="30"/>
          <w:szCs w:val="30"/>
        </w:rPr>
        <w:t>Look at each other</w:t>
      </w:r>
      <w:r w:rsidRPr="000D3C64">
        <w:rPr>
          <w:sz w:val="30"/>
          <w:szCs w:val="30"/>
        </w:rPr>
        <w:tab/>
      </w:r>
      <w:r w:rsidRPr="000D3C64">
        <w:rPr>
          <w:sz w:val="30"/>
          <w:szCs w:val="30"/>
        </w:rPr>
        <w:tab/>
        <w:t>d. Stop crossing the street</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1E5040" w:rsidRPr="000D3C64" w:rsidRDefault="001E5040" w:rsidP="000D3C64">
      <w:pPr>
        <w:pStyle w:val="NormalWeb"/>
        <w:numPr>
          <w:ilvl w:val="0"/>
          <w:numId w:val="474"/>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Management is a set of processes that can keep a complicated system of people and technology running smoothly. The most important aspects of management include planning, budgeting, organising, staffing, controlling, and problem-solving. Leadership is a set of processes that creates organisations in the first place or adapts them to significantly</w:t>
      </w:r>
      <w:r w:rsidRPr="000D3C64">
        <w:rPr>
          <w:color w:val="41302D"/>
          <w:sz w:val="30"/>
          <w:szCs w:val="30"/>
        </w:rPr>
        <w:br/>
        <w:t>changing circumstances. Leadership defines what the future should look like, aligns people with that vision, and inspires them to make it happen despite the obstacles. This distinction is absolutely crucial for our purposes here: Successful transformation is 70 to 90 per cent leadership and only 10 to 30 percent management. Yet for historical reasons, many organizations today don’t have much leadership. And almost everyone thinks about the problem here as one of managing change. For most of this country, as we created thousands and thousands of large organisations for the first time in human history, we didn’t have enough good managers to keep all those bureaucracies functioning. So many companies and universities developed management programs and hundreds and thousands of people were encouraged to learn management on the job. And they did. But, people were taught little about leadership. To some degree, management was emphasised because it’s easier to teach than leadership. But even more so, management was the main item on the twentieth-century agenda because that’s what was needed. For every entrepreneur or business builder who was a leader, we needed hundreds of managers to run their ever-growing enterprises. Unfortunately for us today, this emphasis on management has often been institutionalised in corporate cultures that discourage employees from learning how to lead. Ironically, past success is usually the key ingredient in producing this outcome. The syndrome, as I have observed it </w:t>
      </w:r>
      <w:r w:rsidRPr="000D3C64">
        <w:rPr>
          <w:color w:val="41302D"/>
          <w:sz w:val="30"/>
          <w:szCs w:val="30"/>
        </w:rPr>
        <w:br/>
        <w:t>on many occasions, goes like this: success creates some degree of marked dominance which in turn produces much growth. After a while keeping the ever-larger organisation under</w:t>
      </w:r>
      <w:r w:rsidRPr="000D3C64">
        <w:rPr>
          <w:color w:val="41302D"/>
          <w:sz w:val="30"/>
          <w:szCs w:val="30"/>
        </w:rPr>
        <w:br/>
        <w:t>control becomes the primary challenge. So attention turns inward and managerial competencies are nurtured. With a strong emphasis on management but not leadership, bureaucracy and an inward focus takeover. But with continued success, the result mostly of market dominance, the problem often goes unaddressed and an unhealthy arrogance begins to evolve. All of these characteristics then make any transformation effort much more difficult. Arrogant managers can over-evaluate their current performance and competitive position, listen poorly and learn slowly. Inwardly focused employees can have difficulty seeing the very forces that present threats and opportunities. Bureaucratic cultures can smother those who want to respond to shifting conditions. And the lack of leadership leaves no force inside these organisations to break out of the morass.</w:t>
      </w:r>
    </w:p>
    <w:p w:rsidR="001E5040" w:rsidRPr="000D3C64" w:rsidRDefault="001E5040" w:rsidP="000D3C64">
      <w:pPr>
        <w:pStyle w:val="NormalWeb"/>
        <w:numPr>
          <w:ilvl w:val="0"/>
          <w:numId w:val="465"/>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Which of the following is similar in meaning of the word “smother” as used in the passage?</w:t>
      </w:r>
    </w:p>
    <w:p w:rsidR="001E5040" w:rsidRPr="000D3C64" w:rsidRDefault="001E5040" w:rsidP="000D3C64">
      <w:pPr>
        <w:pStyle w:val="NormalWeb"/>
        <w:numPr>
          <w:ilvl w:val="0"/>
          <w:numId w:val="464"/>
        </w:numPr>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Suppress</w:t>
      </w:r>
      <w:r w:rsidRPr="000D3C64">
        <w:rPr>
          <w:color w:val="41302D"/>
          <w:sz w:val="30"/>
          <w:szCs w:val="30"/>
        </w:rPr>
        <w:tab/>
      </w:r>
      <w:r w:rsidRPr="000D3C64">
        <w:rPr>
          <w:color w:val="41302D"/>
          <w:sz w:val="30"/>
          <w:szCs w:val="30"/>
        </w:rPr>
        <w:tab/>
      </w:r>
      <w:r w:rsidRPr="000D3C64">
        <w:rPr>
          <w:color w:val="41302D"/>
          <w:sz w:val="30"/>
          <w:szCs w:val="30"/>
        </w:rPr>
        <w:tab/>
      </w:r>
      <w:r w:rsidRPr="000D3C64">
        <w:rPr>
          <w:color w:val="41302D"/>
          <w:sz w:val="30"/>
          <w:szCs w:val="30"/>
        </w:rPr>
        <w:tab/>
        <w:t>c. Encourage</w:t>
      </w:r>
    </w:p>
    <w:p w:rsidR="001E5040" w:rsidRPr="000D3C64" w:rsidRDefault="001E5040" w:rsidP="000D3C64">
      <w:pPr>
        <w:pStyle w:val="NormalWeb"/>
        <w:numPr>
          <w:ilvl w:val="0"/>
          <w:numId w:val="464"/>
        </w:numPr>
        <w:shd w:val="clear" w:color="auto" w:fill="FFFFFF"/>
        <w:spacing w:before="0" w:beforeAutospacing="0" w:after="0" w:afterAutospacing="0" w:line="360" w:lineRule="auto"/>
        <w:textAlignment w:val="baseline"/>
        <w:rPr>
          <w:sz w:val="30"/>
          <w:szCs w:val="30"/>
        </w:rPr>
      </w:pPr>
      <w:r w:rsidRPr="000D3C64">
        <w:rPr>
          <w:color w:val="41302D"/>
          <w:sz w:val="30"/>
          <w:szCs w:val="30"/>
        </w:rPr>
        <w:t>Instigate</w:t>
      </w:r>
      <w:r w:rsidRPr="000D3C64">
        <w:rPr>
          <w:color w:val="41302D"/>
          <w:sz w:val="30"/>
          <w:szCs w:val="30"/>
        </w:rPr>
        <w:tab/>
      </w:r>
      <w:r w:rsidRPr="000D3C64">
        <w:rPr>
          <w:color w:val="41302D"/>
          <w:sz w:val="30"/>
          <w:szCs w:val="30"/>
        </w:rPr>
        <w:tab/>
      </w:r>
      <w:r w:rsidRPr="000D3C64">
        <w:rPr>
          <w:color w:val="41302D"/>
          <w:sz w:val="30"/>
          <w:szCs w:val="30"/>
        </w:rPr>
        <w:tab/>
      </w:r>
      <w:r w:rsidRPr="000D3C64">
        <w:rPr>
          <w:color w:val="41302D"/>
          <w:sz w:val="30"/>
          <w:szCs w:val="30"/>
        </w:rPr>
        <w:tab/>
        <w:t>d. Criticise</w:t>
      </w:r>
    </w:p>
    <w:p w:rsidR="001E5040" w:rsidRPr="000D3C64" w:rsidRDefault="001E5040" w:rsidP="000D3C64">
      <w:pPr>
        <w:pStyle w:val="NormalWeb"/>
        <w:numPr>
          <w:ilvl w:val="0"/>
          <w:numId w:val="465"/>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Which of the following characteristics help organisations in their transformation efforts?</w:t>
      </w:r>
    </w:p>
    <w:p w:rsidR="001E5040" w:rsidRPr="000D3C64" w:rsidRDefault="001E5040" w:rsidP="000D3C64">
      <w:pPr>
        <w:pStyle w:val="NormalWeb"/>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a. Emphasis on leadership but not management</w:t>
      </w:r>
      <w:r w:rsidRPr="000D3C64">
        <w:rPr>
          <w:color w:val="41302D"/>
          <w:sz w:val="30"/>
          <w:szCs w:val="30"/>
        </w:rPr>
        <w:br/>
        <w:t>b. A strong and dogmatic culture</w:t>
      </w:r>
      <w:r w:rsidRPr="000D3C64">
        <w:rPr>
          <w:color w:val="41302D"/>
          <w:sz w:val="30"/>
          <w:szCs w:val="30"/>
        </w:rPr>
        <w:br/>
        <w:t>c. Bureaucratic and inward looking approach</w:t>
      </w:r>
      <w:r w:rsidRPr="000D3C64">
        <w:rPr>
          <w:color w:val="41302D"/>
          <w:sz w:val="30"/>
          <w:szCs w:val="30"/>
        </w:rPr>
        <w:br/>
        <w:t>d. Failing to acknowledge the value of customers and shareholders </w:t>
      </w:r>
    </w:p>
    <w:p w:rsidR="001E5040" w:rsidRPr="000D3C64" w:rsidRDefault="001E5040" w:rsidP="000D3C64">
      <w:pPr>
        <w:pStyle w:val="NormalWeb"/>
        <w:numPr>
          <w:ilvl w:val="0"/>
          <w:numId w:val="465"/>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Why did companies and universities develop programmes to prepare managers in such a large number?</w:t>
      </w:r>
    </w:p>
    <w:p w:rsidR="001E5040" w:rsidRPr="000D3C64" w:rsidRDefault="001E5040" w:rsidP="000D3C64">
      <w:pPr>
        <w:pStyle w:val="NormalWeb"/>
        <w:numPr>
          <w:ilvl w:val="0"/>
          <w:numId w:val="466"/>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Companies and universities wanted to generate funds through these programmes</w:t>
      </w:r>
    </w:p>
    <w:p w:rsidR="001E5040" w:rsidRPr="000D3C64" w:rsidRDefault="001E5040" w:rsidP="000D3C64">
      <w:pPr>
        <w:pStyle w:val="NormalWeb"/>
        <w:numPr>
          <w:ilvl w:val="0"/>
          <w:numId w:val="466"/>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The large number of organisations were created as they needed managers in good number</w:t>
      </w:r>
    </w:p>
    <w:p w:rsidR="001E5040" w:rsidRPr="000D3C64" w:rsidRDefault="001E5040" w:rsidP="000D3C64">
      <w:pPr>
        <w:pStyle w:val="NormalWeb"/>
        <w:numPr>
          <w:ilvl w:val="0"/>
          <w:numId w:val="466"/>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Organisations did not want to spend their scarce resources in training managers</w:t>
      </w:r>
    </w:p>
    <w:p w:rsidR="001E5040" w:rsidRPr="000D3C64" w:rsidRDefault="001E5040" w:rsidP="000D3C64">
      <w:pPr>
        <w:pStyle w:val="NormalWeb"/>
        <w:numPr>
          <w:ilvl w:val="0"/>
          <w:numId w:val="466"/>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Organisations wanted to create communication network through trained managers</w:t>
      </w:r>
    </w:p>
    <w:p w:rsidR="001E5040" w:rsidRPr="000D3C64" w:rsidRDefault="001E5040" w:rsidP="000D3C64">
      <w:pPr>
        <w:pStyle w:val="NormalWeb"/>
        <w:numPr>
          <w:ilvl w:val="0"/>
          <w:numId w:val="465"/>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What is the historical reason for many organisations not having leadership?</w:t>
      </w:r>
    </w:p>
    <w:p w:rsidR="001E5040" w:rsidRPr="000D3C64" w:rsidRDefault="001E5040" w:rsidP="000D3C64">
      <w:pPr>
        <w:pStyle w:val="NormalWeb"/>
        <w:numPr>
          <w:ilvl w:val="0"/>
          <w:numId w:val="469"/>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A view that leaders are born, they are not made</w:t>
      </w:r>
    </w:p>
    <w:p w:rsidR="001E5040" w:rsidRPr="000D3C64" w:rsidRDefault="001E5040" w:rsidP="000D3C64">
      <w:pPr>
        <w:pStyle w:val="NormalWeb"/>
        <w:numPr>
          <w:ilvl w:val="0"/>
          <w:numId w:val="469"/>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Leaders lack managerial skills and organisations need managers</w:t>
      </w:r>
    </w:p>
    <w:p w:rsidR="001E5040" w:rsidRPr="000D3C64" w:rsidRDefault="001E5040" w:rsidP="000D3C64">
      <w:pPr>
        <w:pStyle w:val="NormalWeb"/>
        <w:numPr>
          <w:ilvl w:val="0"/>
          <w:numId w:val="469"/>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Leaders are weak in carrying out traditional functions of management</w:t>
      </w:r>
    </w:p>
    <w:p w:rsidR="001E5040" w:rsidRPr="000D3C64" w:rsidRDefault="001E5040" w:rsidP="000D3C64">
      <w:pPr>
        <w:pStyle w:val="NormalWeb"/>
        <w:numPr>
          <w:ilvl w:val="0"/>
          <w:numId w:val="469"/>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Leaders allow too much complacency in organizations</w:t>
      </w:r>
    </w:p>
    <w:p w:rsidR="001E5040" w:rsidRPr="000D3C64" w:rsidRDefault="001E5040" w:rsidP="000D3C64">
      <w:pPr>
        <w:pStyle w:val="NormalWeb"/>
        <w:numPr>
          <w:ilvl w:val="0"/>
          <w:numId w:val="465"/>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How has the author defined management?</w:t>
      </w:r>
    </w:p>
    <w:p w:rsidR="001E5040" w:rsidRPr="000D3C64" w:rsidRDefault="001E5040" w:rsidP="000D3C64">
      <w:pPr>
        <w:pStyle w:val="NormalWeb"/>
        <w:numPr>
          <w:ilvl w:val="0"/>
          <w:numId w:val="471"/>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It is the process of adapting organisations to changing circumstances.</w:t>
      </w:r>
    </w:p>
    <w:p w:rsidR="001E5040" w:rsidRPr="000D3C64" w:rsidRDefault="001E5040" w:rsidP="000D3C64">
      <w:pPr>
        <w:pStyle w:val="NormalWeb"/>
        <w:numPr>
          <w:ilvl w:val="0"/>
          <w:numId w:val="471"/>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It is the system of aligning people with the direction it has taken.</w:t>
      </w:r>
    </w:p>
    <w:p w:rsidR="001E5040" w:rsidRPr="000D3C64" w:rsidRDefault="001E5040" w:rsidP="000D3C64">
      <w:pPr>
        <w:pStyle w:val="NormalWeb"/>
        <w:numPr>
          <w:ilvl w:val="0"/>
          <w:numId w:val="471"/>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It refers to creating a vision to help direct the change effectively.</w:t>
      </w:r>
    </w:p>
    <w:p w:rsidR="001E5040" w:rsidRPr="000D3C64" w:rsidRDefault="001E5040" w:rsidP="000D3C64">
      <w:pPr>
        <w:pStyle w:val="NormalWeb"/>
        <w:numPr>
          <w:ilvl w:val="0"/>
          <w:numId w:val="471"/>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Creating better performance through customer orientation. </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PlainText"/>
        <w:numPr>
          <w:ilvl w:val="0"/>
          <w:numId w:val="474"/>
        </w:numPr>
        <w:spacing w:line="360" w:lineRule="auto"/>
        <w:rPr>
          <w:rFonts w:ascii="Times New Roman" w:hAnsi="Times New Roman"/>
          <w:sz w:val="30"/>
          <w:szCs w:val="30"/>
        </w:rPr>
      </w:pPr>
      <w:r w:rsidRPr="000D3C64">
        <w:rPr>
          <w:rFonts w:ascii="Times New Roman" w:hAnsi="Times New Roman"/>
          <w:sz w:val="30"/>
          <w:szCs w:val="30"/>
        </w:rPr>
        <w:t>Read the following passage. Then answer the questions and check your answers.</w:t>
      </w:r>
    </w:p>
    <w:p w:rsidR="001E5040" w:rsidRPr="000D3C64" w:rsidRDefault="001E5040" w:rsidP="000D3C64">
      <w:pPr>
        <w:pStyle w:val="PlainText"/>
        <w:numPr>
          <w:ilvl w:val="0"/>
          <w:numId w:val="461"/>
        </w:numPr>
        <w:spacing w:line="360" w:lineRule="auto"/>
        <w:rPr>
          <w:rFonts w:ascii="Times New Roman" w:hAnsi="Times New Roman"/>
          <w:sz w:val="30"/>
          <w:szCs w:val="30"/>
        </w:rPr>
      </w:pPr>
      <w:r w:rsidRPr="000D3C64">
        <w:rPr>
          <w:rFonts w:ascii="Times New Roman" w:hAnsi="Times New Roman"/>
          <w:sz w:val="30"/>
          <w:szCs w:val="30"/>
        </w:rPr>
        <w:t>Most people can remember a phone number for up to thirty seconds. When this short amount of time elapses, however, the numbers are erased from the memory. How did the information get there in the first place? Information that makes its way to the short term memory (STM) does so via the sensory storage area. The brain has a filter which only allows stimuli that is of immediate interest to pass on to the STM, also known as the working memory.</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There is much debate about the capacity and duration of the short term memory. The most accepted theory comes from George A. Miller, a cognitive psychologist who suggested that humans can remember approximately seven chunks of information. A chunk is defined as a meaningful unit of information, such as a word or name rather than just a letter or number. Modern theorists suggest that one can increase the capacity of the short term memory by chunking, or classifying similar information together. By organizing information, one can optimize the STM, and improve the chances of a memory being passed on to long term storage.</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When making a conscious effort to memorize something, such as information for an exam, many people engage in "rote rehearsal". By repeating something over and over again, one is able to keep a memory alive. Unfortunately, this type of memory maintenance only succeeds if there are no interruptions. As soon as a person stops rehearsing the information, it has the tendency to disappear. When a pen and paper are not handy, people often attempt to remember a phone number by repeating it aloud. If the doorbell rings or the dog barks to come in before a person has the opportunity to make a phone call, he will likely forget the number instantly.* Therefore, rote rehearsal is not an efficient way to pass information from the short term to long term memory.* A better way is to practice "elaborate rehearsal". *This involves assigning semantic meaning to a piece of information so that it can be filed along with other pre-existing long term memories.*</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Encoding information semantically also makes it more retrievable. Retrieving information can be done by recognition or recall. Humans can easily recall memories that are stored in the long term memory and used often; however, if a memory seems to be forgotten, it may eventually be retrieved by prompting. The more cues a person is given (such as pictures), the more likely a memory can be retrieved. This is why multiple choice tests are often used for subjects that require a lot of memorization.</w:t>
      </w:r>
    </w:p>
    <w:p w:rsidR="001E5040" w:rsidRPr="000D3C64" w:rsidRDefault="001E5040" w:rsidP="000D3C64">
      <w:pPr>
        <w:pStyle w:val="PlainText"/>
        <w:spacing w:line="360" w:lineRule="auto"/>
        <w:rPr>
          <w:rFonts w:ascii="Times New Roman" w:hAnsi="Times New Roman"/>
          <w:b/>
          <w:sz w:val="30"/>
          <w:szCs w:val="30"/>
        </w:rPr>
      </w:pPr>
      <w:r w:rsidRPr="000D3C64">
        <w:rPr>
          <w:rFonts w:ascii="Times New Roman" w:hAnsi="Times New Roman"/>
          <w:b/>
          <w:sz w:val="30"/>
          <w:szCs w:val="30"/>
        </w:rPr>
        <w:t>Glossary:</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semantic: relating to the meaning of something</w:t>
      </w:r>
    </w:p>
    <w:p w:rsidR="001E5040" w:rsidRPr="000D3C64" w:rsidRDefault="001E5040" w:rsidP="000D3C64">
      <w:pPr>
        <w:pStyle w:val="PlainText"/>
        <w:spacing w:line="360" w:lineRule="auto"/>
        <w:rPr>
          <w:rFonts w:ascii="Times New Roman" w:hAnsi="Times New Roman"/>
          <w:b/>
          <w:sz w:val="30"/>
          <w:szCs w:val="30"/>
        </w:rPr>
      </w:pPr>
      <w:r w:rsidRPr="000D3C64">
        <w:rPr>
          <w:rFonts w:ascii="Times New Roman" w:hAnsi="Times New Roman"/>
          <w:b/>
          <w:sz w:val="30"/>
          <w:szCs w:val="30"/>
        </w:rPr>
        <w:t>Questions:</w:t>
      </w:r>
    </w:p>
    <w:p w:rsidR="001E5040" w:rsidRPr="000D3C64" w:rsidRDefault="001E5040" w:rsidP="000D3C64">
      <w:pPr>
        <w:pStyle w:val="PlainText"/>
        <w:numPr>
          <w:ilvl w:val="0"/>
          <w:numId w:val="462"/>
        </w:numPr>
        <w:spacing w:line="360" w:lineRule="auto"/>
        <w:rPr>
          <w:rFonts w:ascii="Times New Roman" w:hAnsi="Times New Roman"/>
          <w:sz w:val="30"/>
          <w:szCs w:val="30"/>
        </w:rPr>
      </w:pPr>
      <w:r w:rsidRPr="000D3C64">
        <w:rPr>
          <w:rFonts w:ascii="Times New Roman" w:hAnsi="Times New Roman"/>
          <w:sz w:val="30"/>
          <w:szCs w:val="30"/>
        </w:rPr>
        <w:t>According to the passage, how do memories get transferred to the STM?</w:t>
      </w:r>
    </w:p>
    <w:p w:rsidR="001E5040" w:rsidRPr="000D3C64" w:rsidRDefault="001E5040" w:rsidP="000D3C64">
      <w:pPr>
        <w:pStyle w:val="PlainText"/>
        <w:numPr>
          <w:ilvl w:val="0"/>
          <w:numId w:val="451"/>
        </w:numPr>
        <w:spacing w:line="360" w:lineRule="auto"/>
        <w:rPr>
          <w:rFonts w:ascii="Times New Roman" w:hAnsi="Times New Roman"/>
          <w:sz w:val="30"/>
          <w:szCs w:val="30"/>
        </w:rPr>
      </w:pPr>
      <w:r w:rsidRPr="000D3C64">
        <w:rPr>
          <w:rFonts w:ascii="Times New Roman" w:hAnsi="Times New Roman"/>
          <w:sz w:val="30"/>
          <w:szCs w:val="30"/>
        </w:rPr>
        <w:t>They revert from the long term memory.</w:t>
      </w:r>
    </w:p>
    <w:p w:rsidR="001E5040" w:rsidRPr="000D3C64" w:rsidRDefault="001E5040" w:rsidP="000D3C64">
      <w:pPr>
        <w:pStyle w:val="PlainText"/>
        <w:numPr>
          <w:ilvl w:val="0"/>
          <w:numId w:val="451"/>
        </w:numPr>
        <w:spacing w:line="360" w:lineRule="auto"/>
        <w:rPr>
          <w:rFonts w:ascii="Times New Roman" w:hAnsi="Times New Roman"/>
          <w:sz w:val="30"/>
          <w:szCs w:val="30"/>
        </w:rPr>
      </w:pPr>
      <w:r w:rsidRPr="000D3C64">
        <w:rPr>
          <w:rFonts w:ascii="Times New Roman" w:hAnsi="Times New Roman"/>
          <w:sz w:val="30"/>
          <w:szCs w:val="30"/>
        </w:rPr>
        <w:t>They are filtered from the sensory storage area.</w:t>
      </w:r>
    </w:p>
    <w:p w:rsidR="001E5040" w:rsidRPr="000D3C64" w:rsidRDefault="001E5040" w:rsidP="000D3C64">
      <w:pPr>
        <w:pStyle w:val="PlainText"/>
        <w:numPr>
          <w:ilvl w:val="0"/>
          <w:numId w:val="451"/>
        </w:numPr>
        <w:spacing w:line="360" w:lineRule="auto"/>
        <w:rPr>
          <w:rFonts w:ascii="Times New Roman" w:hAnsi="Times New Roman"/>
          <w:sz w:val="30"/>
          <w:szCs w:val="30"/>
        </w:rPr>
      </w:pPr>
      <w:r w:rsidRPr="000D3C64">
        <w:rPr>
          <w:rFonts w:ascii="Times New Roman" w:hAnsi="Times New Roman"/>
          <w:sz w:val="30"/>
          <w:szCs w:val="30"/>
        </w:rPr>
        <w:t>They get chunked when they enter the brain.</w:t>
      </w:r>
    </w:p>
    <w:p w:rsidR="001E5040" w:rsidRPr="000D3C64" w:rsidRDefault="001E5040" w:rsidP="000D3C64">
      <w:pPr>
        <w:pStyle w:val="PlainText"/>
        <w:numPr>
          <w:ilvl w:val="0"/>
          <w:numId w:val="451"/>
        </w:numPr>
        <w:spacing w:line="360" w:lineRule="auto"/>
        <w:rPr>
          <w:rFonts w:ascii="Times New Roman" w:hAnsi="Times New Roman"/>
          <w:sz w:val="30"/>
          <w:szCs w:val="30"/>
        </w:rPr>
      </w:pPr>
      <w:r w:rsidRPr="000D3C64">
        <w:rPr>
          <w:rFonts w:ascii="Times New Roman" w:hAnsi="Times New Roman"/>
          <w:sz w:val="30"/>
          <w:szCs w:val="30"/>
        </w:rPr>
        <w:t>They enter via the nervous system.</w:t>
      </w:r>
    </w:p>
    <w:p w:rsidR="001E5040" w:rsidRPr="000D3C64" w:rsidRDefault="001E5040" w:rsidP="000D3C64">
      <w:pPr>
        <w:pStyle w:val="PlainText"/>
        <w:numPr>
          <w:ilvl w:val="0"/>
          <w:numId w:val="462"/>
        </w:numPr>
        <w:spacing w:line="360" w:lineRule="auto"/>
        <w:rPr>
          <w:rFonts w:ascii="Times New Roman" w:hAnsi="Times New Roman"/>
          <w:sz w:val="30"/>
          <w:szCs w:val="30"/>
        </w:rPr>
      </w:pPr>
      <w:r w:rsidRPr="000D3C64">
        <w:rPr>
          <w:rFonts w:ascii="Times New Roman" w:hAnsi="Times New Roman"/>
          <w:sz w:val="30"/>
          <w:szCs w:val="30"/>
        </w:rPr>
        <w:t>The word elapses in paragraph 1 is closest in meaning to:</w:t>
      </w:r>
    </w:p>
    <w:p w:rsidR="001E5040" w:rsidRPr="000D3C64" w:rsidRDefault="001E5040" w:rsidP="000D3C64">
      <w:pPr>
        <w:pStyle w:val="PlainText"/>
        <w:numPr>
          <w:ilvl w:val="0"/>
          <w:numId w:val="452"/>
        </w:numPr>
        <w:spacing w:line="360" w:lineRule="auto"/>
        <w:rPr>
          <w:rFonts w:ascii="Times New Roman" w:hAnsi="Times New Roman"/>
          <w:sz w:val="30"/>
          <w:szCs w:val="30"/>
        </w:rPr>
      </w:pPr>
      <w:r w:rsidRPr="000D3C64">
        <w:rPr>
          <w:rFonts w:ascii="Times New Roman" w:hAnsi="Times New Roman"/>
          <w:sz w:val="30"/>
          <w:szCs w:val="30"/>
        </w:rPr>
        <w:t>Passes</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c. appears</w:t>
      </w:r>
    </w:p>
    <w:p w:rsidR="001E5040" w:rsidRPr="000D3C64" w:rsidRDefault="001E5040" w:rsidP="000D3C64">
      <w:pPr>
        <w:pStyle w:val="PlainText"/>
        <w:numPr>
          <w:ilvl w:val="0"/>
          <w:numId w:val="452"/>
        </w:numPr>
        <w:spacing w:line="360" w:lineRule="auto"/>
        <w:rPr>
          <w:rFonts w:ascii="Times New Roman" w:hAnsi="Times New Roman"/>
          <w:sz w:val="30"/>
          <w:szCs w:val="30"/>
        </w:rPr>
      </w:pPr>
      <w:r w:rsidRPr="000D3C64">
        <w:rPr>
          <w:rFonts w:ascii="Times New Roman" w:hAnsi="Times New Roman"/>
          <w:sz w:val="30"/>
          <w:szCs w:val="30"/>
        </w:rPr>
        <w:t>adds up</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continues</w:t>
      </w:r>
    </w:p>
    <w:p w:rsidR="001E5040" w:rsidRPr="000D3C64" w:rsidRDefault="001E5040" w:rsidP="000D3C64">
      <w:pPr>
        <w:pStyle w:val="PlainText"/>
        <w:numPr>
          <w:ilvl w:val="0"/>
          <w:numId w:val="462"/>
        </w:numPr>
        <w:spacing w:line="360" w:lineRule="auto"/>
        <w:rPr>
          <w:rFonts w:ascii="Times New Roman" w:hAnsi="Times New Roman"/>
          <w:sz w:val="30"/>
          <w:szCs w:val="30"/>
        </w:rPr>
      </w:pPr>
      <w:r w:rsidRPr="000D3C64">
        <w:rPr>
          <w:rFonts w:ascii="Times New Roman" w:hAnsi="Times New Roman"/>
          <w:sz w:val="30"/>
          <w:szCs w:val="30"/>
        </w:rPr>
        <w:t>All of the following are mentioned as places in which memories are stored EXCEPT the:</w:t>
      </w:r>
    </w:p>
    <w:p w:rsidR="001E5040" w:rsidRPr="000D3C64" w:rsidRDefault="001E5040" w:rsidP="000D3C64">
      <w:pPr>
        <w:pStyle w:val="PlainText"/>
        <w:numPr>
          <w:ilvl w:val="0"/>
          <w:numId w:val="453"/>
        </w:numPr>
        <w:spacing w:line="360" w:lineRule="auto"/>
        <w:rPr>
          <w:rFonts w:ascii="Times New Roman" w:hAnsi="Times New Roman"/>
          <w:sz w:val="30"/>
          <w:szCs w:val="30"/>
        </w:rPr>
      </w:pPr>
      <w:r w:rsidRPr="000D3C64">
        <w:rPr>
          <w:rFonts w:ascii="Times New Roman" w:hAnsi="Times New Roman"/>
          <w:sz w:val="30"/>
          <w:szCs w:val="30"/>
        </w:rPr>
        <w:t>STM</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c. sensory storage area</w:t>
      </w:r>
    </w:p>
    <w:p w:rsidR="001E5040" w:rsidRPr="000D3C64" w:rsidRDefault="001E5040" w:rsidP="000D3C64">
      <w:pPr>
        <w:pStyle w:val="PlainText"/>
        <w:numPr>
          <w:ilvl w:val="0"/>
          <w:numId w:val="453"/>
        </w:numPr>
        <w:spacing w:line="360" w:lineRule="auto"/>
        <w:rPr>
          <w:rFonts w:ascii="Times New Roman" w:hAnsi="Times New Roman"/>
          <w:sz w:val="30"/>
          <w:szCs w:val="30"/>
        </w:rPr>
      </w:pPr>
      <w:r w:rsidRPr="000D3C64">
        <w:rPr>
          <w:rFonts w:ascii="Times New Roman" w:hAnsi="Times New Roman"/>
          <w:sz w:val="30"/>
          <w:szCs w:val="30"/>
        </w:rPr>
        <w:t>long term memory</w:t>
      </w:r>
      <w:r w:rsidRPr="000D3C64">
        <w:rPr>
          <w:rFonts w:ascii="Times New Roman" w:hAnsi="Times New Roman"/>
          <w:sz w:val="30"/>
          <w:szCs w:val="30"/>
        </w:rPr>
        <w:tab/>
      </w:r>
      <w:r w:rsidRPr="000D3C64">
        <w:rPr>
          <w:rFonts w:ascii="Times New Roman" w:hAnsi="Times New Roman"/>
          <w:sz w:val="30"/>
          <w:szCs w:val="30"/>
        </w:rPr>
        <w:tab/>
        <w:t>d. maintenance area</w:t>
      </w:r>
    </w:p>
    <w:p w:rsidR="001E5040" w:rsidRPr="000D3C64" w:rsidRDefault="001E5040" w:rsidP="000D3C64">
      <w:pPr>
        <w:pStyle w:val="PlainText"/>
        <w:numPr>
          <w:ilvl w:val="0"/>
          <w:numId w:val="462"/>
        </w:numPr>
        <w:spacing w:line="360" w:lineRule="auto"/>
        <w:rPr>
          <w:rFonts w:ascii="Times New Roman" w:hAnsi="Times New Roman"/>
          <w:sz w:val="30"/>
          <w:szCs w:val="30"/>
        </w:rPr>
      </w:pPr>
      <w:r w:rsidRPr="000D3C64">
        <w:rPr>
          <w:rFonts w:ascii="Times New Roman" w:hAnsi="Times New Roman"/>
          <w:sz w:val="30"/>
          <w:szCs w:val="30"/>
        </w:rPr>
        <w:t>Why does the author mention a dog's bark?</w:t>
      </w:r>
    </w:p>
    <w:p w:rsidR="001E5040" w:rsidRPr="000D3C64" w:rsidRDefault="001E5040" w:rsidP="000D3C64">
      <w:pPr>
        <w:pStyle w:val="PlainText"/>
        <w:numPr>
          <w:ilvl w:val="0"/>
          <w:numId w:val="454"/>
        </w:numPr>
        <w:spacing w:line="360" w:lineRule="auto"/>
        <w:rPr>
          <w:rFonts w:ascii="Times New Roman" w:hAnsi="Times New Roman"/>
          <w:sz w:val="30"/>
          <w:szCs w:val="30"/>
        </w:rPr>
      </w:pPr>
      <w:r w:rsidRPr="000D3C64">
        <w:rPr>
          <w:rFonts w:ascii="Times New Roman" w:hAnsi="Times New Roman"/>
          <w:sz w:val="30"/>
          <w:szCs w:val="30"/>
        </w:rPr>
        <w:t>To give an example of a type of memory</w:t>
      </w:r>
    </w:p>
    <w:p w:rsidR="001E5040" w:rsidRPr="000D3C64" w:rsidRDefault="001E5040" w:rsidP="000D3C64">
      <w:pPr>
        <w:pStyle w:val="PlainText"/>
        <w:numPr>
          <w:ilvl w:val="0"/>
          <w:numId w:val="454"/>
        </w:numPr>
        <w:spacing w:line="360" w:lineRule="auto"/>
        <w:rPr>
          <w:rFonts w:ascii="Times New Roman" w:hAnsi="Times New Roman"/>
          <w:sz w:val="30"/>
          <w:szCs w:val="30"/>
        </w:rPr>
      </w:pPr>
      <w:r w:rsidRPr="000D3C64">
        <w:rPr>
          <w:rFonts w:ascii="Times New Roman" w:hAnsi="Times New Roman"/>
          <w:sz w:val="30"/>
          <w:szCs w:val="30"/>
        </w:rPr>
        <w:t>To provide a type of interruption</w:t>
      </w:r>
    </w:p>
    <w:p w:rsidR="001E5040" w:rsidRPr="000D3C64" w:rsidRDefault="001E5040" w:rsidP="000D3C64">
      <w:pPr>
        <w:pStyle w:val="PlainText"/>
        <w:numPr>
          <w:ilvl w:val="0"/>
          <w:numId w:val="454"/>
        </w:numPr>
        <w:spacing w:line="360" w:lineRule="auto"/>
        <w:rPr>
          <w:rFonts w:ascii="Times New Roman" w:hAnsi="Times New Roman"/>
          <w:sz w:val="30"/>
          <w:szCs w:val="30"/>
        </w:rPr>
      </w:pPr>
      <w:r w:rsidRPr="000D3C64">
        <w:rPr>
          <w:rFonts w:ascii="Times New Roman" w:hAnsi="Times New Roman"/>
          <w:sz w:val="30"/>
          <w:szCs w:val="30"/>
        </w:rPr>
        <w:t>To prove that dogs have better memories than humans</w:t>
      </w:r>
    </w:p>
    <w:p w:rsidR="001E5040" w:rsidRPr="000D3C64" w:rsidRDefault="001E5040" w:rsidP="000D3C64">
      <w:pPr>
        <w:pStyle w:val="PlainText"/>
        <w:numPr>
          <w:ilvl w:val="0"/>
          <w:numId w:val="454"/>
        </w:numPr>
        <w:spacing w:line="360" w:lineRule="auto"/>
        <w:rPr>
          <w:rFonts w:ascii="Times New Roman" w:hAnsi="Times New Roman"/>
          <w:sz w:val="30"/>
          <w:szCs w:val="30"/>
        </w:rPr>
      </w:pPr>
      <w:r w:rsidRPr="000D3C64">
        <w:rPr>
          <w:rFonts w:ascii="Times New Roman" w:hAnsi="Times New Roman"/>
          <w:sz w:val="30"/>
          <w:szCs w:val="30"/>
        </w:rPr>
        <w:t>To compare another sound that is loud like a doorbell</w:t>
      </w:r>
    </w:p>
    <w:p w:rsidR="001E5040" w:rsidRPr="000D3C64" w:rsidRDefault="001E5040" w:rsidP="000D3C64">
      <w:pPr>
        <w:pStyle w:val="PlainText"/>
        <w:numPr>
          <w:ilvl w:val="0"/>
          <w:numId w:val="462"/>
        </w:numPr>
        <w:spacing w:line="360" w:lineRule="auto"/>
        <w:rPr>
          <w:rFonts w:ascii="Times New Roman" w:hAnsi="Times New Roman"/>
          <w:sz w:val="30"/>
          <w:szCs w:val="30"/>
        </w:rPr>
      </w:pPr>
      <w:r w:rsidRPr="000D3C64">
        <w:rPr>
          <w:rFonts w:ascii="Times New Roman" w:hAnsi="Times New Roman"/>
          <w:sz w:val="30"/>
          <w:szCs w:val="30"/>
        </w:rPr>
        <w:t>How do theorists believe a person can remember more information in a short time?</w:t>
      </w:r>
    </w:p>
    <w:p w:rsidR="001E5040" w:rsidRPr="000D3C64" w:rsidRDefault="001E5040" w:rsidP="000D3C64">
      <w:pPr>
        <w:pStyle w:val="PlainText"/>
        <w:numPr>
          <w:ilvl w:val="0"/>
          <w:numId w:val="455"/>
        </w:numPr>
        <w:spacing w:line="360" w:lineRule="auto"/>
        <w:rPr>
          <w:rFonts w:ascii="Times New Roman" w:hAnsi="Times New Roman"/>
          <w:sz w:val="30"/>
          <w:szCs w:val="30"/>
        </w:rPr>
      </w:pPr>
      <w:r w:rsidRPr="000D3C64">
        <w:rPr>
          <w:rFonts w:ascii="Times New Roman" w:hAnsi="Times New Roman"/>
          <w:sz w:val="30"/>
          <w:szCs w:val="30"/>
        </w:rPr>
        <w:t>By organizing it</w:t>
      </w:r>
      <w:r w:rsidRPr="000D3C64">
        <w:rPr>
          <w:rFonts w:ascii="Times New Roman" w:hAnsi="Times New Roman"/>
          <w:sz w:val="30"/>
          <w:szCs w:val="30"/>
        </w:rPr>
        <w:tab/>
      </w:r>
      <w:r w:rsidRPr="000D3C64">
        <w:rPr>
          <w:rFonts w:ascii="Times New Roman" w:hAnsi="Times New Roman"/>
          <w:sz w:val="30"/>
          <w:szCs w:val="30"/>
        </w:rPr>
        <w:tab/>
        <w:t>c. By giving it a name</w:t>
      </w:r>
    </w:p>
    <w:p w:rsidR="001E5040" w:rsidRPr="000D3C64" w:rsidRDefault="001E5040" w:rsidP="000D3C64">
      <w:pPr>
        <w:pStyle w:val="PlainText"/>
        <w:numPr>
          <w:ilvl w:val="0"/>
          <w:numId w:val="455"/>
        </w:numPr>
        <w:spacing w:line="360" w:lineRule="auto"/>
        <w:rPr>
          <w:rFonts w:ascii="Times New Roman" w:hAnsi="Times New Roman"/>
          <w:sz w:val="30"/>
          <w:szCs w:val="30"/>
        </w:rPr>
      </w:pPr>
      <w:r w:rsidRPr="000D3C64">
        <w:rPr>
          <w:rFonts w:ascii="Times New Roman" w:hAnsi="Times New Roman"/>
          <w:sz w:val="30"/>
          <w:szCs w:val="30"/>
        </w:rPr>
        <w:t>By repeating it</w:t>
      </w:r>
      <w:r w:rsidRPr="000D3C64">
        <w:rPr>
          <w:rFonts w:ascii="Times New Roman" w:hAnsi="Times New Roman"/>
          <w:sz w:val="30"/>
          <w:szCs w:val="30"/>
        </w:rPr>
        <w:tab/>
      </w:r>
      <w:r w:rsidRPr="000D3C64">
        <w:rPr>
          <w:rFonts w:ascii="Times New Roman" w:hAnsi="Times New Roman"/>
          <w:sz w:val="30"/>
          <w:szCs w:val="30"/>
        </w:rPr>
        <w:tab/>
        <w:t>d. By drawing it</w:t>
      </w:r>
    </w:p>
    <w:p w:rsidR="001E5040" w:rsidRPr="000D3C64" w:rsidRDefault="001E5040" w:rsidP="000D3C64">
      <w:pPr>
        <w:pStyle w:val="PlainText"/>
        <w:spacing w:line="360" w:lineRule="auto"/>
        <w:ind w:left="1170"/>
        <w:rPr>
          <w:rFonts w:ascii="Times New Roman" w:hAnsi="Times New Roman"/>
          <w:sz w:val="30"/>
          <w:szCs w:val="30"/>
        </w:rPr>
      </w:pPr>
    </w:p>
    <w:p w:rsidR="001E5040" w:rsidRPr="000D3C64" w:rsidRDefault="001E5040" w:rsidP="000D3C64">
      <w:pPr>
        <w:pStyle w:val="PlainText"/>
        <w:numPr>
          <w:ilvl w:val="0"/>
          <w:numId w:val="474"/>
        </w:numPr>
        <w:spacing w:line="360" w:lineRule="auto"/>
        <w:rPr>
          <w:rFonts w:ascii="Times New Roman" w:hAnsi="Times New Roman"/>
          <w:sz w:val="30"/>
          <w:szCs w:val="30"/>
        </w:rPr>
      </w:pPr>
      <w:r w:rsidRPr="000D3C64">
        <w:rPr>
          <w:rFonts w:ascii="Times New Roman" w:hAnsi="Times New Roman"/>
          <w:sz w:val="30"/>
          <w:szCs w:val="30"/>
        </w:rPr>
        <w:t>A Streetcar Named Desire - Passage 1</w:t>
      </w: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A Streetcar Named Desire is a classic of the American theater. Tennessee Williams’ landmark work was a tour de force in its original stage production in 1947 and continues to resonate with audiences and readers today despite—or perhaps because of—its simplistic though layered story. A faded Southern belle, Blanche DuBois, arrives at her sister’s seedy New Orleans apartment where she is tortured by her brutish brother-in-law, Stanley Kowalski. Blanche puts on airs of class and happiness throughout the play, though internally she is miserable and haunted by her tragic and scandalous past. Stanley forces Blanche to face her dolorous reality with his vitriol and, finally, his act of sexual aggression, and in doing so, he causes her to lose her tenuous grip on sanity. Most have argued (correctly) that the play is about the ways the past haunts our present or (again correctly) that it is about the ways class and sexuality impact our lives. However, few have seen the play for what it is: an allegory for the theater itself. Before Williams wrote Streetcar, the theater had been dominated by melodrama. A brief interlude in the 1930s brought political theater to center stage (pardon the pun), but by the 1940s, its principal playwright, Clifford Odets, had left New York for Hollywood, and the sensationalized and maudlin form of melodrama once again flourished. The theater was in limbo, and Williams had a desire to bring something new to the world. It would bring the realism of the political theater of the 1930s but without the political (read: socialist) underpinnings. To that end, he created lifelike characters who spoke in realistic dialect.</w:t>
      </w: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But to make his point that melodrama was flawed, he added an equally unrealistic character.</w:t>
      </w: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Blanche, unlike the other characters, speaks theatrically, acts larger than life on stage, and uses floral language and heightened mannerisms. Blanche is a character not to be trusted. She lies about everything, and the only thing that finally exposes her lies is reality itself: Stanley. He finally forces her off the stage and into the insane asylum by forcing himself on her sexually. And with that, realism forcibly removed melodrama from the stage.</w:t>
      </w:r>
    </w:p>
    <w:p w:rsidR="001E5040" w:rsidRPr="000D3C64" w:rsidRDefault="001E5040" w:rsidP="000D3C64">
      <w:pPr>
        <w:pStyle w:val="PlainText"/>
        <w:spacing w:line="360" w:lineRule="auto"/>
        <w:jc w:val="both"/>
        <w:rPr>
          <w:rFonts w:ascii="Times New Roman" w:hAnsi="Times New Roman"/>
          <w:sz w:val="30"/>
          <w:szCs w:val="30"/>
        </w:rPr>
      </w:pP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A Streetcar Named Desire- Passage 2</w:t>
      </w: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It is not possible to imagine A Streetcar Named Desire without the influence of Marlon Brando, the actor who rose to fame playing Stanley Kowalski. On the page, the part is fairly simplistic. Stanley is a monster and a beast without any redeeming qualities. But Brando and the play’s original director, Elia Kazan, imagined the character as having a soft underbelly, rooted in his own sorrow, insecurities, and soulful complexity. Brando’s Stanley is a brute, yes, but he is a brute who hates the fact that he is so awful. He is also unable to control himself and his passions, and this lack of control is equally embarrassing to him, even as it is also threatening to Blanche and alluring to her sister Stella.</w:t>
      </w: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For instance, after he hits Stella, he comes back to her, famously begging for forgiveness by shouting “Stella” outside their apartment. But in Brando’s depiction on the stage and later on the screen, he is soaked from the rain and looks completely desperate, as though he needs Stella to live. He looks and seems totally helpless and weak, the exact opposite of the brute he appears later when he forces himself onto Blanche.</w:t>
      </w:r>
    </w:p>
    <w:p w:rsidR="001E5040" w:rsidRPr="000D3C64" w:rsidRDefault="001E5040" w:rsidP="000D3C64">
      <w:pPr>
        <w:pStyle w:val="PlainText"/>
        <w:spacing w:line="360" w:lineRule="auto"/>
        <w:jc w:val="both"/>
        <w:rPr>
          <w:rFonts w:ascii="Times New Roman" w:hAnsi="Times New Roman"/>
          <w:sz w:val="30"/>
          <w:szCs w:val="30"/>
        </w:rPr>
      </w:pPr>
      <w:r w:rsidRPr="000D3C64">
        <w:rPr>
          <w:rFonts w:ascii="Times New Roman" w:hAnsi="Times New Roman"/>
          <w:sz w:val="30"/>
          <w:szCs w:val="30"/>
        </w:rPr>
        <w:t>The play is excellent and memorable, even when read. But it is Brando’s interpretation of the male lead role that makes the play indelible. Without Brando, the play would still have a deep meaning,but with Brando’s interpretation, the play becomes even more profound.</w:t>
      </w:r>
    </w:p>
    <w:p w:rsidR="001E5040" w:rsidRPr="000D3C64" w:rsidRDefault="001E5040" w:rsidP="000D3C64">
      <w:pPr>
        <w:pStyle w:val="PlainText"/>
        <w:numPr>
          <w:ilvl w:val="2"/>
          <w:numId w:val="474"/>
        </w:numPr>
        <w:spacing w:line="360" w:lineRule="auto"/>
        <w:rPr>
          <w:rFonts w:ascii="Times New Roman" w:hAnsi="Times New Roman"/>
          <w:sz w:val="30"/>
          <w:szCs w:val="30"/>
        </w:rPr>
      </w:pPr>
      <w:r w:rsidRPr="000D3C64">
        <w:rPr>
          <w:rFonts w:ascii="Times New Roman" w:hAnsi="Times New Roman"/>
          <w:sz w:val="30"/>
          <w:szCs w:val="30"/>
        </w:rPr>
        <w:t xml:space="preserve"> Paragraph 1 of Passage 1 provides each of the following EXCEPT</w:t>
      </w:r>
    </w:p>
    <w:p w:rsidR="001E5040" w:rsidRPr="000D3C64" w:rsidRDefault="001E5040" w:rsidP="000D3C64">
      <w:pPr>
        <w:pStyle w:val="PlainText"/>
        <w:numPr>
          <w:ilvl w:val="0"/>
          <w:numId w:val="456"/>
        </w:numPr>
        <w:spacing w:line="360" w:lineRule="auto"/>
        <w:ind w:left="630"/>
        <w:rPr>
          <w:rFonts w:ascii="Times New Roman" w:hAnsi="Times New Roman"/>
          <w:sz w:val="30"/>
          <w:szCs w:val="30"/>
        </w:rPr>
      </w:pPr>
      <w:r w:rsidRPr="000D3C64">
        <w:rPr>
          <w:rFonts w:ascii="Times New Roman" w:hAnsi="Times New Roman"/>
          <w:sz w:val="30"/>
          <w:szCs w:val="30"/>
        </w:rPr>
        <w:t>a critical interpretation of A Streetcar Named Desire</w:t>
      </w:r>
    </w:p>
    <w:p w:rsidR="001E5040" w:rsidRPr="000D3C64" w:rsidRDefault="001E5040" w:rsidP="000D3C64">
      <w:pPr>
        <w:pStyle w:val="PlainText"/>
        <w:numPr>
          <w:ilvl w:val="0"/>
          <w:numId w:val="456"/>
        </w:numPr>
        <w:spacing w:line="360" w:lineRule="auto"/>
        <w:ind w:left="630"/>
        <w:rPr>
          <w:rFonts w:ascii="Times New Roman" w:hAnsi="Times New Roman"/>
          <w:sz w:val="30"/>
          <w:szCs w:val="30"/>
        </w:rPr>
      </w:pPr>
      <w:r w:rsidRPr="000D3C64">
        <w:rPr>
          <w:rFonts w:ascii="Times New Roman" w:hAnsi="Times New Roman"/>
          <w:sz w:val="30"/>
          <w:szCs w:val="30"/>
        </w:rPr>
        <w:t>an explanation of why modern audiences connect with A Streetcar Named Desire</w:t>
      </w:r>
    </w:p>
    <w:p w:rsidR="001E5040" w:rsidRPr="000D3C64" w:rsidRDefault="001E5040" w:rsidP="000D3C64">
      <w:pPr>
        <w:pStyle w:val="PlainText"/>
        <w:numPr>
          <w:ilvl w:val="0"/>
          <w:numId w:val="456"/>
        </w:numPr>
        <w:spacing w:line="360" w:lineRule="auto"/>
        <w:ind w:left="630"/>
        <w:rPr>
          <w:rFonts w:ascii="Times New Roman" w:hAnsi="Times New Roman"/>
          <w:sz w:val="30"/>
          <w:szCs w:val="30"/>
        </w:rPr>
      </w:pPr>
      <w:r w:rsidRPr="000D3C64">
        <w:rPr>
          <w:rFonts w:ascii="Times New Roman" w:hAnsi="Times New Roman"/>
          <w:sz w:val="30"/>
          <w:szCs w:val="30"/>
        </w:rPr>
        <w:t>a brief plot synopsis of A Streetcar Named Desire</w:t>
      </w:r>
    </w:p>
    <w:p w:rsidR="001E5040" w:rsidRPr="000D3C64" w:rsidRDefault="001E5040" w:rsidP="000D3C64">
      <w:pPr>
        <w:pStyle w:val="PlainText"/>
        <w:numPr>
          <w:ilvl w:val="0"/>
          <w:numId w:val="456"/>
        </w:numPr>
        <w:spacing w:line="360" w:lineRule="auto"/>
        <w:ind w:left="630"/>
        <w:rPr>
          <w:rFonts w:ascii="Times New Roman" w:hAnsi="Times New Roman"/>
          <w:sz w:val="30"/>
          <w:szCs w:val="30"/>
        </w:rPr>
      </w:pPr>
      <w:r w:rsidRPr="000D3C64">
        <w:rPr>
          <w:rFonts w:ascii="Times New Roman" w:hAnsi="Times New Roman"/>
          <w:sz w:val="30"/>
          <w:szCs w:val="30"/>
        </w:rPr>
        <w:t>background information on the times that produced A Streetcar Named Desire</w:t>
      </w:r>
    </w:p>
    <w:p w:rsidR="001E5040" w:rsidRPr="000D3C64" w:rsidRDefault="001E5040" w:rsidP="000D3C64">
      <w:pPr>
        <w:pStyle w:val="PlainText"/>
        <w:numPr>
          <w:ilvl w:val="0"/>
          <w:numId w:val="456"/>
        </w:numPr>
        <w:spacing w:line="360" w:lineRule="auto"/>
        <w:ind w:left="630"/>
        <w:rPr>
          <w:rFonts w:ascii="Times New Roman" w:hAnsi="Times New Roman"/>
          <w:sz w:val="30"/>
          <w:szCs w:val="30"/>
        </w:rPr>
      </w:pPr>
      <w:r w:rsidRPr="000D3C64">
        <w:rPr>
          <w:rFonts w:ascii="Times New Roman" w:hAnsi="Times New Roman"/>
          <w:sz w:val="30"/>
          <w:szCs w:val="30"/>
        </w:rPr>
        <w:t>the author’s main argument concerning A Streetcar Named Desire</w:t>
      </w:r>
    </w:p>
    <w:p w:rsidR="001E5040" w:rsidRPr="000D3C64" w:rsidRDefault="001E5040" w:rsidP="000D3C64">
      <w:pPr>
        <w:pStyle w:val="PlainText"/>
        <w:numPr>
          <w:ilvl w:val="2"/>
          <w:numId w:val="474"/>
        </w:numPr>
        <w:spacing w:line="360" w:lineRule="auto"/>
        <w:rPr>
          <w:rFonts w:ascii="Times New Roman" w:hAnsi="Times New Roman"/>
          <w:sz w:val="30"/>
          <w:szCs w:val="30"/>
        </w:rPr>
      </w:pPr>
      <w:r w:rsidRPr="000D3C64">
        <w:rPr>
          <w:rFonts w:ascii="Times New Roman" w:hAnsi="Times New Roman"/>
          <w:sz w:val="30"/>
          <w:szCs w:val="30"/>
        </w:rPr>
        <w:t>It can be inferred from Passage 1 that A Streetcar Named Desire</w:t>
      </w:r>
    </w:p>
    <w:p w:rsidR="001E5040" w:rsidRPr="000D3C64" w:rsidRDefault="001E5040" w:rsidP="000D3C64">
      <w:pPr>
        <w:pStyle w:val="PlainText"/>
        <w:numPr>
          <w:ilvl w:val="0"/>
          <w:numId w:val="457"/>
        </w:numPr>
        <w:spacing w:line="360" w:lineRule="auto"/>
        <w:ind w:left="630"/>
        <w:rPr>
          <w:rFonts w:ascii="Times New Roman" w:hAnsi="Times New Roman"/>
          <w:sz w:val="30"/>
          <w:szCs w:val="30"/>
        </w:rPr>
      </w:pPr>
      <w:r w:rsidRPr="000D3C64">
        <w:rPr>
          <w:rFonts w:ascii="Times New Roman" w:hAnsi="Times New Roman"/>
          <w:sz w:val="30"/>
          <w:szCs w:val="30"/>
        </w:rPr>
        <w:t>was Tennessee Williams’ first play</w:t>
      </w:r>
    </w:p>
    <w:p w:rsidR="001E5040" w:rsidRPr="000D3C64" w:rsidRDefault="001E5040" w:rsidP="000D3C64">
      <w:pPr>
        <w:pStyle w:val="PlainText"/>
        <w:numPr>
          <w:ilvl w:val="0"/>
          <w:numId w:val="457"/>
        </w:numPr>
        <w:spacing w:line="360" w:lineRule="auto"/>
        <w:ind w:left="630"/>
        <w:rPr>
          <w:rFonts w:ascii="Times New Roman" w:hAnsi="Times New Roman"/>
          <w:sz w:val="30"/>
          <w:szCs w:val="30"/>
        </w:rPr>
      </w:pPr>
      <w:r w:rsidRPr="000D3C64">
        <w:rPr>
          <w:rFonts w:ascii="Times New Roman" w:hAnsi="Times New Roman"/>
          <w:sz w:val="30"/>
          <w:szCs w:val="30"/>
        </w:rPr>
        <w:t>is better on stage than in print</w:t>
      </w:r>
    </w:p>
    <w:p w:rsidR="001E5040" w:rsidRPr="000D3C64" w:rsidRDefault="001E5040" w:rsidP="000D3C64">
      <w:pPr>
        <w:pStyle w:val="PlainText"/>
        <w:numPr>
          <w:ilvl w:val="0"/>
          <w:numId w:val="457"/>
        </w:numPr>
        <w:spacing w:line="360" w:lineRule="auto"/>
        <w:ind w:left="630"/>
        <w:rPr>
          <w:rFonts w:ascii="Times New Roman" w:hAnsi="Times New Roman"/>
          <w:sz w:val="30"/>
          <w:szCs w:val="30"/>
        </w:rPr>
      </w:pPr>
      <w:r w:rsidRPr="000D3C64">
        <w:rPr>
          <w:rFonts w:ascii="Times New Roman" w:hAnsi="Times New Roman"/>
          <w:sz w:val="30"/>
          <w:szCs w:val="30"/>
        </w:rPr>
        <w:t>did not have socialist leanings</w:t>
      </w:r>
    </w:p>
    <w:p w:rsidR="001E5040" w:rsidRPr="000D3C64" w:rsidRDefault="001E5040" w:rsidP="000D3C64">
      <w:pPr>
        <w:pStyle w:val="PlainText"/>
        <w:numPr>
          <w:ilvl w:val="0"/>
          <w:numId w:val="457"/>
        </w:numPr>
        <w:spacing w:line="360" w:lineRule="auto"/>
        <w:ind w:left="630"/>
        <w:rPr>
          <w:rFonts w:ascii="Times New Roman" w:hAnsi="Times New Roman"/>
          <w:sz w:val="30"/>
          <w:szCs w:val="30"/>
        </w:rPr>
      </w:pPr>
      <w:r w:rsidRPr="000D3C64">
        <w:rPr>
          <w:rFonts w:ascii="Times New Roman" w:hAnsi="Times New Roman"/>
          <w:sz w:val="30"/>
          <w:szCs w:val="30"/>
        </w:rPr>
        <w:t>was not melodramatic</w:t>
      </w:r>
    </w:p>
    <w:p w:rsidR="001E5040" w:rsidRPr="000D3C64" w:rsidRDefault="001E5040" w:rsidP="000D3C64">
      <w:pPr>
        <w:pStyle w:val="PlainText"/>
        <w:numPr>
          <w:ilvl w:val="0"/>
          <w:numId w:val="457"/>
        </w:numPr>
        <w:spacing w:line="360" w:lineRule="auto"/>
        <w:ind w:left="630"/>
        <w:rPr>
          <w:rFonts w:ascii="Times New Roman" w:hAnsi="Times New Roman"/>
          <w:sz w:val="30"/>
          <w:szCs w:val="30"/>
        </w:rPr>
      </w:pPr>
      <w:r w:rsidRPr="000D3C64">
        <w:rPr>
          <w:rFonts w:ascii="Times New Roman" w:hAnsi="Times New Roman"/>
          <w:sz w:val="30"/>
          <w:szCs w:val="30"/>
        </w:rPr>
        <w:t>would not have been successful without Marlon Brando</w:t>
      </w:r>
    </w:p>
    <w:p w:rsidR="001E5040" w:rsidRPr="000D3C64" w:rsidRDefault="001E5040" w:rsidP="000D3C64">
      <w:pPr>
        <w:pStyle w:val="PlainText"/>
        <w:numPr>
          <w:ilvl w:val="2"/>
          <w:numId w:val="474"/>
        </w:numPr>
        <w:spacing w:line="360" w:lineRule="auto"/>
        <w:rPr>
          <w:rFonts w:ascii="Times New Roman" w:hAnsi="Times New Roman"/>
          <w:sz w:val="30"/>
          <w:szCs w:val="30"/>
        </w:rPr>
      </w:pPr>
      <w:r w:rsidRPr="000D3C64">
        <w:rPr>
          <w:rFonts w:ascii="Times New Roman" w:hAnsi="Times New Roman"/>
          <w:sz w:val="30"/>
          <w:szCs w:val="30"/>
        </w:rPr>
        <w:t>According to Passage 1, the character of Blanche DuBois</w:t>
      </w:r>
    </w:p>
    <w:p w:rsidR="001E5040" w:rsidRPr="000D3C64" w:rsidRDefault="001E5040" w:rsidP="000D3C64">
      <w:pPr>
        <w:pStyle w:val="PlainText"/>
        <w:numPr>
          <w:ilvl w:val="0"/>
          <w:numId w:val="458"/>
        </w:numPr>
        <w:spacing w:line="360" w:lineRule="auto"/>
        <w:ind w:left="630"/>
        <w:rPr>
          <w:rFonts w:ascii="Times New Roman" w:hAnsi="Times New Roman"/>
          <w:sz w:val="30"/>
          <w:szCs w:val="30"/>
        </w:rPr>
      </w:pPr>
      <w:r w:rsidRPr="000D3C64">
        <w:rPr>
          <w:rFonts w:ascii="Times New Roman" w:hAnsi="Times New Roman"/>
          <w:sz w:val="30"/>
          <w:szCs w:val="30"/>
        </w:rPr>
        <w:t>is intentionally overdramatic and theatrical</w:t>
      </w:r>
    </w:p>
    <w:p w:rsidR="001E5040" w:rsidRPr="000D3C64" w:rsidRDefault="001E5040" w:rsidP="000D3C64">
      <w:pPr>
        <w:pStyle w:val="PlainText"/>
        <w:numPr>
          <w:ilvl w:val="0"/>
          <w:numId w:val="458"/>
        </w:numPr>
        <w:spacing w:line="360" w:lineRule="auto"/>
        <w:ind w:left="630"/>
        <w:rPr>
          <w:rFonts w:ascii="Times New Roman" w:hAnsi="Times New Roman"/>
          <w:sz w:val="30"/>
          <w:szCs w:val="30"/>
        </w:rPr>
      </w:pPr>
      <w:r w:rsidRPr="000D3C64">
        <w:rPr>
          <w:rFonts w:ascii="Times New Roman" w:hAnsi="Times New Roman"/>
          <w:sz w:val="30"/>
          <w:szCs w:val="30"/>
        </w:rPr>
        <w:t>has never been to the city of New Orleans before</w:t>
      </w:r>
    </w:p>
    <w:p w:rsidR="001E5040" w:rsidRPr="000D3C64" w:rsidRDefault="001E5040" w:rsidP="000D3C64">
      <w:pPr>
        <w:pStyle w:val="PlainText"/>
        <w:numPr>
          <w:ilvl w:val="0"/>
          <w:numId w:val="458"/>
        </w:numPr>
        <w:spacing w:line="360" w:lineRule="auto"/>
        <w:ind w:left="630"/>
        <w:rPr>
          <w:rFonts w:ascii="Times New Roman" w:hAnsi="Times New Roman"/>
          <w:sz w:val="30"/>
          <w:szCs w:val="30"/>
        </w:rPr>
      </w:pPr>
      <w:r w:rsidRPr="000D3C64">
        <w:rPr>
          <w:rFonts w:ascii="Times New Roman" w:hAnsi="Times New Roman"/>
          <w:sz w:val="30"/>
          <w:szCs w:val="30"/>
        </w:rPr>
        <w:t>is recently married to Stanley Kowalski</w:t>
      </w:r>
    </w:p>
    <w:p w:rsidR="001E5040" w:rsidRPr="000D3C64" w:rsidRDefault="001E5040" w:rsidP="000D3C64">
      <w:pPr>
        <w:pStyle w:val="PlainText"/>
        <w:numPr>
          <w:ilvl w:val="0"/>
          <w:numId w:val="458"/>
        </w:numPr>
        <w:spacing w:line="360" w:lineRule="auto"/>
        <w:ind w:left="630"/>
        <w:rPr>
          <w:rFonts w:ascii="Times New Roman" w:hAnsi="Times New Roman"/>
          <w:sz w:val="30"/>
          <w:szCs w:val="30"/>
        </w:rPr>
      </w:pPr>
      <w:r w:rsidRPr="000D3C64">
        <w:rPr>
          <w:rFonts w:ascii="Times New Roman" w:hAnsi="Times New Roman"/>
          <w:sz w:val="30"/>
          <w:szCs w:val="30"/>
        </w:rPr>
        <w:t>is brutally honest and frank during the play</w:t>
      </w:r>
    </w:p>
    <w:p w:rsidR="001E5040" w:rsidRPr="000D3C64" w:rsidRDefault="001E5040" w:rsidP="000D3C64">
      <w:pPr>
        <w:pStyle w:val="PlainText"/>
        <w:numPr>
          <w:ilvl w:val="0"/>
          <w:numId w:val="458"/>
        </w:numPr>
        <w:spacing w:line="360" w:lineRule="auto"/>
        <w:ind w:left="630"/>
        <w:rPr>
          <w:rFonts w:ascii="Times New Roman" w:hAnsi="Times New Roman"/>
          <w:sz w:val="30"/>
          <w:szCs w:val="30"/>
        </w:rPr>
      </w:pPr>
      <w:r w:rsidRPr="000D3C64">
        <w:rPr>
          <w:rFonts w:ascii="Times New Roman" w:hAnsi="Times New Roman"/>
          <w:sz w:val="30"/>
          <w:szCs w:val="30"/>
        </w:rPr>
        <w:t>is firmly rooted in realism and sanity</w:t>
      </w:r>
    </w:p>
    <w:p w:rsidR="001E5040" w:rsidRPr="000D3C64" w:rsidRDefault="001E5040" w:rsidP="000D3C64">
      <w:pPr>
        <w:pStyle w:val="PlainText"/>
        <w:numPr>
          <w:ilvl w:val="2"/>
          <w:numId w:val="474"/>
        </w:numPr>
        <w:spacing w:line="360" w:lineRule="auto"/>
        <w:rPr>
          <w:rFonts w:ascii="Times New Roman" w:hAnsi="Times New Roman"/>
          <w:sz w:val="30"/>
          <w:szCs w:val="30"/>
        </w:rPr>
      </w:pPr>
      <w:r w:rsidRPr="000D3C64">
        <w:rPr>
          <w:rFonts w:ascii="Times New Roman" w:hAnsi="Times New Roman"/>
          <w:sz w:val="30"/>
          <w:szCs w:val="30"/>
        </w:rPr>
        <w:t>Passage 2 argues that Marlon Brando’s portrayal of Stanley Kowalski</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I. earned the actor great fame</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II. is more nuanced than the part that is written</w:t>
      </w: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III. is what really made A Streetcar Named Desire a classic</w:t>
      </w:r>
    </w:p>
    <w:p w:rsidR="001E5040" w:rsidRPr="000D3C64" w:rsidRDefault="001E5040" w:rsidP="000D3C64">
      <w:pPr>
        <w:pStyle w:val="PlainText"/>
        <w:numPr>
          <w:ilvl w:val="0"/>
          <w:numId w:val="459"/>
        </w:numPr>
        <w:spacing w:line="360" w:lineRule="auto"/>
        <w:ind w:left="630"/>
        <w:rPr>
          <w:rFonts w:ascii="Times New Roman" w:hAnsi="Times New Roman"/>
          <w:sz w:val="30"/>
          <w:szCs w:val="30"/>
        </w:rPr>
      </w:pPr>
      <w:r w:rsidRPr="000D3C64">
        <w:rPr>
          <w:rFonts w:ascii="Times New Roman" w:hAnsi="Times New Roman"/>
          <w:sz w:val="30"/>
          <w:szCs w:val="30"/>
        </w:rPr>
        <w:t xml:space="preserve"> I only</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II and III only</w:t>
      </w:r>
    </w:p>
    <w:p w:rsidR="001E5040" w:rsidRPr="000D3C64" w:rsidRDefault="001E5040" w:rsidP="000D3C64">
      <w:pPr>
        <w:pStyle w:val="PlainText"/>
        <w:numPr>
          <w:ilvl w:val="0"/>
          <w:numId w:val="459"/>
        </w:numPr>
        <w:spacing w:line="360" w:lineRule="auto"/>
        <w:ind w:left="630"/>
        <w:rPr>
          <w:rFonts w:ascii="Times New Roman" w:hAnsi="Times New Roman"/>
          <w:sz w:val="30"/>
          <w:szCs w:val="30"/>
        </w:rPr>
      </w:pPr>
      <w:r w:rsidRPr="000D3C64">
        <w:rPr>
          <w:rFonts w:ascii="Times New Roman" w:hAnsi="Times New Roman"/>
          <w:sz w:val="30"/>
          <w:szCs w:val="30"/>
        </w:rPr>
        <w:t>II only</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e. I, II, and III</w:t>
      </w:r>
    </w:p>
    <w:p w:rsidR="001E5040" w:rsidRPr="000D3C64" w:rsidRDefault="001E5040" w:rsidP="000D3C64">
      <w:pPr>
        <w:pStyle w:val="PlainText"/>
        <w:numPr>
          <w:ilvl w:val="0"/>
          <w:numId w:val="459"/>
        </w:numPr>
        <w:spacing w:line="360" w:lineRule="auto"/>
        <w:ind w:left="630"/>
        <w:rPr>
          <w:rFonts w:ascii="Times New Roman" w:hAnsi="Times New Roman"/>
          <w:sz w:val="30"/>
          <w:szCs w:val="30"/>
        </w:rPr>
      </w:pPr>
      <w:r w:rsidRPr="000D3C64">
        <w:rPr>
          <w:rFonts w:ascii="Times New Roman" w:hAnsi="Times New Roman"/>
          <w:sz w:val="30"/>
          <w:szCs w:val="30"/>
        </w:rPr>
        <w:t>I and II only</w:t>
      </w:r>
    </w:p>
    <w:p w:rsidR="001E5040" w:rsidRPr="000D3C64" w:rsidRDefault="001E5040" w:rsidP="000D3C64">
      <w:pPr>
        <w:pStyle w:val="PlainText"/>
        <w:numPr>
          <w:ilvl w:val="2"/>
          <w:numId w:val="474"/>
        </w:numPr>
        <w:spacing w:line="360" w:lineRule="auto"/>
        <w:rPr>
          <w:rFonts w:ascii="Times New Roman" w:hAnsi="Times New Roman"/>
          <w:sz w:val="30"/>
          <w:szCs w:val="30"/>
        </w:rPr>
      </w:pPr>
      <w:r w:rsidRPr="000D3C64">
        <w:rPr>
          <w:rFonts w:ascii="Times New Roman" w:hAnsi="Times New Roman"/>
          <w:sz w:val="30"/>
          <w:szCs w:val="30"/>
        </w:rPr>
        <w:t>Both Passage 1 and Passage 2 argue that</w:t>
      </w:r>
    </w:p>
    <w:p w:rsidR="001E5040" w:rsidRPr="000D3C64" w:rsidRDefault="001E5040" w:rsidP="000D3C64">
      <w:pPr>
        <w:pStyle w:val="PlainText"/>
        <w:numPr>
          <w:ilvl w:val="0"/>
          <w:numId w:val="460"/>
        </w:numPr>
        <w:spacing w:line="360" w:lineRule="auto"/>
        <w:ind w:left="630"/>
        <w:rPr>
          <w:rFonts w:ascii="Times New Roman" w:hAnsi="Times New Roman"/>
          <w:sz w:val="30"/>
          <w:szCs w:val="30"/>
        </w:rPr>
      </w:pPr>
      <w:r w:rsidRPr="000D3C64">
        <w:rPr>
          <w:rFonts w:ascii="Times New Roman" w:hAnsi="Times New Roman"/>
          <w:sz w:val="30"/>
          <w:szCs w:val="30"/>
        </w:rPr>
        <w:t>the New York theater scene was blown away by A Streetcar Named Desire</w:t>
      </w:r>
    </w:p>
    <w:p w:rsidR="001E5040" w:rsidRPr="000D3C64" w:rsidRDefault="001E5040" w:rsidP="000D3C64">
      <w:pPr>
        <w:pStyle w:val="PlainText"/>
        <w:numPr>
          <w:ilvl w:val="0"/>
          <w:numId w:val="460"/>
        </w:numPr>
        <w:spacing w:line="360" w:lineRule="auto"/>
        <w:ind w:left="630"/>
        <w:rPr>
          <w:rFonts w:ascii="Times New Roman" w:hAnsi="Times New Roman"/>
          <w:sz w:val="30"/>
          <w:szCs w:val="30"/>
        </w:rPr>
      </w:pPr>
      <w:r w:rsidRPr="000D3C64">
        <w:rPr>
          <w:rFonts w:ascii="Times New Roman" w:hAnsi="Times New Roman"/>
          <w:sz w:val="30"/>
          <w:szCs w:val="30"/>
        </w:rPr>
        <w:t>Tennessee Williams wrote A Streetcar Named Desire to end melodrama</w:t>
      </w:r>
    </w:p>
    <w:p w:rsidR="001E5040" w:rsidRPr="000D3C64" w:rsidRDefault="001E5040" w:rsidP="000D3C64">
      <w:pPr>
        <w:pStyle w:val="PlainText"/>
        <w:numPr>
          <w:ilvl w:val="0"/>
          <w:numId w:val="460"/>
        </w:numPr>
        <w:spacing w:line="360" w:lineRule="auto"/>
        <w:ind w:left="630"/>
        <w:rPr>
          <w:rFonts w:ascii="Times New Roman" w:hAnsi="Times New Roman"/>
          <w:sz w:val="30"/>
          <w:szCs w:val="30"/>
        </w:rPr>
      </w:pPr>
      <w:r w:rsidRPr="000D3C64">
        <w:rPr>
          <w:rFonts w:ascii="Times New Roman" w:hAnsi="Times New Roman"/>
          <w:sz w:val="30"/>
          <w:szCs w:val="30"/>
        </w:rPr>
        <w:t>A Streetcar Named Desire has more than one true meaning</w:t>
      </w:r>
    </w:p>
    <w:p w:rsidR="001E5040" w:rsidRPr="000D3C64" w:rsidRDefault="001E5040" w:rsidP="000D3C64">
      <w:pPr>
        <w:pStyle w:val="PlainText"/>
        <w:numPr>
          <w:ilvl w:val="0"/>
          <w:numId w:val="460"/>
        </w:numPr>
        <w:spacing w:line="360" w:lineRule="auto"/>
        <w:ind w:left="630"/>
        <w:rPr>
          <w:rFonts w:ascii="Times New Roman" w:hAnsi="Times New Roman"/>
          <w:sz w:val="30"/>
          <w:szCs w:val="30"/>
        </w:rPr>
      </w:pPr>
      <w:r w:rsidRPr="000D3C64">
        <w:rPr>
          <w:rFonts w:ascii="Times New Roman" w:hAnsi="Times New Roman"/>
          <w:sz w:val="30"/>
          <w:szCs w:val="30"/>
        </w:rPr>
        <w:t>A Streetcar Named Desire only has power when performed on the stage</w:t>
      </w:r>
    </w:p>
    <w:p w:rsidR="001E5040" w:rsidRPr="000D3C64" w:rsidRDefault="001E5040" w:rsidP="000D3C64">
      <w:pPr>
        <w:pStyle w:val="PlainText"/>
        <w:numPr>
          <w:ilvl w:val="0"/>
          <w:numId w:val="460"/>
        </w:numPr>
        <w:spacing w:line="360" w:lineRule="auto"/>
        <w:ind w:left="630"/>
        <w:rPr>
          <w:rFonts w:ascii="Times New Roman" w:hAnsi="Times New Roman"/>
          <w:sz w:val="30"/>
          <w:szCs w:val="30"/>
        </w:rPr>
      </w:pPr>
      <w:r w:rsidRPr="000D3C64">
        <w:rPr>
          <w:rFonts w:ascii="Times New Roman" w:hAnsi="Times New Roman"/>
          <w:sz w:val="30"/>
          <w:szCs w:val="30"/>
        </w:rPr>
        <w:t>the character of Stanley Kowalski is simply a brute monster</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ListParagraph"/>
        <w:numPr>
          <w:ilvl w:val="0"/>
          <w:numId w:val="474"/>
        </w:numPr>
        <w:spacing w:before="12" w:after="0" w:line="360" w:lineRule="auto"/>
        <w:ind w:right="68"/>
        <w:jc w:val="both"/>
        <w:rPr>
          <w:rFonts w:ascii="Times New Roman" w:hAnsi="Times New Roman" w:cs="Times New Roman"/>
          <w:position w:val="1"/>
          <w:sz w:val="30"/>
          <w:szCs w:val="30"/>
        </w:rPr>
      </w:pPr>
      <w:r w:rsidRPr="000D3C64">
        <w:rPr>
          <w:rFonts w:ascii="Times New Roman" w:eastAsia="Times New Roman" w:hAnsi="Times New Roman" w:cs="Times New Roman"/>
          <w:b/>
          <w:sz w:val="30"/>
          <w:szCs w:val="30"/>
        </w:rPr>
        <w:t xml:space="preserve"> </w:t>
      </w:r>
      <w:r w:rsidRPr="000D3C64">
        <w:rPr>
          <w:rFonts w:ascii="Times New Roman" w:hAnsi="Times New Roman" w:cs="Times New Roman"/>
          <w:sz w:val="30"/>
          <w:szCs w:val="30"/>
        </w:rPr>
        <w:t xml:space="preserve">No  very  satisfactory  account  of  the  mechanism that caused the formation of the ocean basins has yet been  given.  The  traditional  view  supposes  that  the upper mantle of the earth behaves as a liquid when it is  subjected  to  small  forces  for  long  periods  and  that differences     in     temperature     under     oceans     and continents are sufficient to produce convection in the mantle  of  the  earth  with  rising  convection  currents under the mid-ocean ridges and sinking currents under the  continents.  Theoretically,  this  convection  would carry the continental plates along as though they were on   a   conveyor   belt   and   would   provide   the   forces needed  to  produce  the  split  that  occurs  along  the ridge.  This view may be  correct:  It  has  the  advantage </w:t>
      </w:r>
      <w:r w:rsidRPr="000D3C64">
        <w:rPr>
          <w:rFonts w:ascii="Times New Roman" w:hAnsi="Times New Roman" w:cs="Times New Roman"/>
          <w:position w:val="1"/>
          <w:sz w:val="30"/>
          <w:szCs w:val="30"/>
        </w:rPr>
        <w:t>that    the    currents    are    driven    by    temperature</w:t>
      </w:r>
    </w:p>
    <w:p w:rsidR="001E5040" w:rsidRPr="000D3C64" w:rsidRDefault="001E5040" w:rsidP="000D3C64">
      <w:pPr>
        <w:spacing w:after="0" w:line="360" w:lineRule="auto"/>
        <w:ind w:right="66"/>
        <w:rPr>
          <w:rFonts w:ascii="Times New Roman" w:hAnsi="Times New Roman" w:cs="Times New Roman"/>
          <w:sz w:val="30"/>
          <w:szCs w:val="30"/>
        </w:rPr>
      </w:pPr>
      <w:r w:rsidRPr="000D3C64">
        <w:rPr>
          <w:rFonts w:ascii="Times New Roman" w:hAnsi="Times New Roman" w:cs="Times New Roman"/>
          <w:sz w:val="30"/>
          <w:szCs w:val="30"/>
        </w:rPr>
        <w:t>differences that themselves depend on the position of the continents.  Such  a  back-coupling,  in  which  the intermediate  trench,  the  two  ridges  must  be  moving apart. It would be odd if the rising convection currents kept exact pace  with  them.  An  alternative  theory  is that the sinking part of the plate, which is denser than the  hotter  surrounding  mantle,  pulls  the  rest  of  the plate after it. Again it is difficult to see how this applies to  the  ridge  in  the  South  Atlantic,  where  neither  the African  nor  the  American  plate  has  a  sinking  part. Another possibility  is  that  the  sinking  plate  cools  the neighbouring     mantle     and     produces     convection currents   that   move   the   plates.   This   last   theory   is attractive because it gives some hope of explaining the enclosed seas, such as  the  Sea  of  Japan.  These  seas have  a  typical  oceanic  floor,  except  that  the  floor  is overlaid by several kilometers of sediment. Their floors have probably  been sinking for long periods. It seems possible   that   a   sinking   current   of   cooled   mantle material  on  the  upper  side  of  the  plate  might  be  the cause  of  such  deep  basins.  The  enclosed  seas  are  an important feature of the earth’s surface, and seriously require explanation because, addition to the enclosed seas that are developing at present behind island arcs, there  are  a  number  of  older  ones  of  possibly  similar origin, such as the Gulf of Mexico, the Black  Sea, and perhaps the North Sea.lines    broken    by    frequent    offsets   or    changes   in direction, as the ridge is. Also it is difficult to see how the  theory  applies  to  the  plate  between  the  Mid- Atlantic Ridge  and the ridge  in the Indian Ocean. This plate  is  growing  on  both  sides,  and  since  there  is  no</w:t>
      </w:r>
    </w:p>
    <w:p w:rsidR="001E5040" w:rsidRPr="000D3C64" w:rsidRDefault="001E5040" w:rsidP="000D3C64">
      <w:pPr>
        <w:spacing w:after="0" w:line="360" w:lineRule="auto"/>
        <w:ind w:right="66"/>
        <w:rPr>
          <w:rFonts w:ascii="Times New Roman" w:hAnsi="Times New Roman" w:cs="Times New Roman"/>
          <w:sz w:val="30"/>
          <w:szCs w:val="30"/>
        </w:rPr>
      </w:pPr>
    </w:p>
    <w:p w:rsidR="001E5040" w:rsidRPr="000D3C64" w:rsidRDefault="001E5040" w:rsidP="000D3C64">
      <w:pPr>
        <w:spacing w:before="14" w:after="0" w:line="360" w:lineRule="auto"/>
        <w:rPr>
          <w:rFonts w:ascii="Times New Roman" w:eastAsia="Times New Roman" w:hAnsi="Times New Roman" w:cs="Times New Roman"/>
          <w:sz w:val="30"/>
          <w:szCs w:val="30"/>
        </w:rPr>
      </w:pPr>
    </w:p>
    <w:p w:rsidR="001E5040" w:rsidRPr="000D3C64" w:rsidRDefault="001E5040" w:rsidP="000D3C64">
      <w:pPr>
        <w:spacing w:before="12"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1. According  to  the  traditional  view  of  the  origin  of ocean basins, which of the following is sufficient to move the continental plates?</w:t>
      </w:r>
    </w:p>
    <w:p w:rsidR="001E5040" w:rsidRPr="000D3C64" w:rsidRDefault="001E5040" w:rsidP="000D3C64">
      <w:pPr>
        <w:spacing w:before="8" w:after="0" w:line="360" w:lineRule="auto"/>
        <w:ind w:left="395" w:right="551"/>
        <w:rPr>
          <w:rFonts w:ascii="Times New Roman" w:hAnsi="Times New Roman" w:cs="Times New Roman"/>
          <w:sz w:val="30"/>
          <w:szCs w:val="30"/>
        </w:rPr>
      </w:pPr>
      <w:r w:rsidRPr="000D3C64">
        <w:rPr>
          <w:rFonts w:ascii="Times New Roman" w:hAnsi="Times New Roman" w:cs="Times New Roman"/>
          <w:sz w:val="30"/>
          <w:szCs w:val="30"/>
        </w:rPr>
        <w:t>a.   Increase in sedimentation on ocean floors. b.   Spreading of ocean trenches.</w:t>
      </w:r>
    </w:p>
    <w:p w:rsidR="001E5040" w:rsidRPr="000D3C64" w:rsidRDefault="001E5040"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Movement of mid-ocean ridges.</w:t>
      </w:r>
    </w:p>
    <w:p w:rsidR="001E5040" w:rsidRPr="000D3C64" w:rsidRDefault="001E5040" w:rsidP="000D3C64">
      <w:pPr>
        <w:spacing w:before="1" w:after="0" w:line="360" w:lineRule="auto"/>
        <w:ind w:left="681" w:right="-37" w:hanging="286"/>
        <w:rPr>
          <w:rFonts w:ascii="Times New Roman" w:hAnsi="Times New Roman" w:cs="Times New Roman"/>
          <w:sz w:val="30"/>
          <w:szCs w:val="30"/>
        </w:rPr>
      </w:pPr>
      <w:r w:rsidRPr="000D3C64">
        <w:rPr>
          <w:rFonts w:ascii="Times New Roman" w:hAnsi="Times New Roman" w:cs="Times New Roman"/>
          <w:sz w:val="30"/>
          <w:szCs w:val="30"/>
        </w:rPr>
        <w:t>d.  Difference   in   temperature   under   oceans   and continents.</w:t>
      </w:r>
    </w:p>
    <w:p w:rsidR="001E5040" w:rsidRPr="000D3C64" w:rsidRDefault="001E5040" w:rsidP="000D3C64">
      <w:pPr>
        <w:spacing w:before="11"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9" w:hanging="283"/>
        <w:rPr>
          <w:rFonts w:ascii="Times New Roman" w:hAnsi="Times New Roman" w:cs="Times New Roman"/>
          <w:sz w:val="30"/>
          <w:szCs w:val="30"/>
        </w:rPr>
      </w:pPr>
      <w:r w:rsidRPr="000D3C64">
        <w:rPr>
          <w:rFonts w:ascii="Times New Roman" w:hAnsi="Times New Roman" w:cs="Times New Roman"/>
          <w:sz w:val="30"/>
          <w:szCs w:val="30"/>
        </w:rPr>
        <w:t>2. It   can   be   inferred   from   the   passage   that,   the deepest sediments would be found in the</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Indian Ocean                   b.  Black Sea</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Mid-Atlantic                    d.  South Atlantic</w:t>
      </w:r>
    </w:p>
    <w:p w:rsidR="001E5040" w:rsidRPr="000D3C64" w:rsidRDefault="001E5040" w:rsidP="000D3C64">
      <w:pPr>
        <w:spacing w:before="10"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3. The author refers to a “conveyor belt ” in   order to </w:t>
      </w:r>
    </w:p>
    <w:p w:rsidR="001E5040" w:rsidRPr="000D3C64" w:rsidRDefault="001E5040" w:rsidP="000D3C64">
      <w:pPr>
        <w:spacing w:after="0" w:line="360" w:lineRule="auto"/>
        <w:ind w:left="395" w:right="-40" w:hanging="283"/>
        <w:rPr>
          <w:rFonts w:ascii="Times New Roman" w:hAnsi="Times New Roman" w:cs="Times New Roman"/>
          <w:sz w:val="30"/>
          <w:szCs w:val="30"/>
        </w:rPr>
      </w:pPr>
    </w:p>
    <w:p w:rsidR="001E5040" w:rsidRPr="000D3C64" w:rsidRDefault="001E5040"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      a.   Illustrate the effects of convection in the mantle. </w:t>
      </w:r>
    </w:p>
    <w:p w:rsidR="001E5040" w:rsidRPr="000D3C64" w:rsidRDefault="001E5040"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      b.  Show  how  temperature  differences  depend  on the position of the continents</w:t>
      </w:r>
    </w:p>
    <w:p w:rsidR="001E5040" w:rsidRPr="000D3C64" w:rsidRDefault="001E5040" w:rsidP="000D3C64">
      <w:pPr>
        <w:spacing w:after="0" w:line="360" w:lineRule="auto"/>
        <w:ind w:left="681" w:right="-40" w:hanging="286"/>
        <w:rPr>
          <w:rFonts w:ascii="Times New Roman" w:hAnsi="Times New Roman" w:cs="Times New Roman"/>
          <w:sz w:val="30"/>
          <w:szCs w:val="30"/>
        </w:rPr>
      </w:pPr>
      <w:r w:rsidRPr="000D3C64">
        <w:rPr>
          <w:rFonts w:ascii="Times New Roman" w:hAnsi="Times New Roman" w:cs="Times New Roman"/>
          <w:sz w:val="30"/>
          <w:szCs w:val="30"/>
        </w:rPr>
        <w:t xml:space="preserve">  c.   Demonstrate   the   linear   nature   of   the   Mid- Atlantic Ridge</w:t>
      </w:r>
    </w:p>
    <w:p w:rsidR="001E5040" w:rsidRPr="000D3C64" w:rsidRDefault="001E5040" w:rsidP="000D3C64">
      <w:pPr>
        <w:spacing w:after="0" w:line="360" w:lineRule="auto"/>
        <w:ind w:left="681" w:right="-37" w:hanging="286"/>
        <w:rPr>
          <w:rFonts w:ascii="Times New Roman" w:hAnsi="Times New Roman" w:cs="Times New Roman"/>
          <w:sz w:val="30"/>
          <w:szCs w:val="30"/>
        </w:rPr>
      </w:pPr>
      <w:r w:rsidRPr="000D3C64">
        <w:rPr>
          <w:rFonts w:ascii="Times New Roman" w:hAnsi="Times New Roman" w:cs="Times New Roman"/>
          <w:sz w:val="30"/>
          <w:szCs w:val="30"/>
        </w:rPr>
        <w:t xml:space="preserve">  d.  Describe the complicated motions made possible by back-coupling.</w:t>
      </w:r>
    </w:p>
    <w:p w:rsidR="001E5040" w:rsidRPr="000D3C64" w:rsidRDefault="001E5040" w:rsidP="000D3C64">
      <w:pPr>
        <w:spacing w:before="6"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8" w:hanging="283"/>
        <w:rPr>
          <w:rFonts w:ascii="Times New Roman" w:hAnsi="Times New Roman" w:cs="Times New Roman"/>
          <w:sz w:val="30"/>
          <w:szCs w:val="30"/>
        </w:rPr>
      </w:pPr>
      <w:r w:rsidRPr="000D3C64">
        <w:rPr>
          <w:rFonts w:ascii="Times New Roman" w:hAnsi="Times New Roman" w:cs="Times New Roman"/>
          <w:sz w:val="30"/>
          <w:szCs w:val="30"/>
        </w:rPr>
        <w:t>4. The author regards the traditional view of the origin of the oceans with</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Slight apprehension</w:t>
      </w:r>
    </w:p>
    <w:p w:rsidR="001E5040" w:rsidRPr="000D3C64" w:rsidRDefault="001E5040" w:rsidP="000D3C64">
      <w:pPr>
        <w:spacing w:before="1" w:after="0" w:line="360" w:lineRule="auto"/>
        <w:ind w:left="395" w:right="2431"/>
        <w:rPr>
          <w:rFonts w:ascii="Times New Roman" w:hAnsi="Times New Roman" w:cs="Times New Roman"/>
          <w:sz w:val="30"/>
          <w:szCs w:val="30"/>
        </w:rPr>
      </w:pPr>
      <w:r w:rsidRPr="000D3C64">
        <w:rPr>
          <w:rFonts w:ascii="Times New Roman" w:hAnsi="Times New Roman" w:cs="Times New Roman"/>
          <w:sz w:val="30"/>
          <w:szCs w:val="30"/>
        </w:rPr>
        <w:t xml:space="preserve">b.  Absolute indifference </w:t>
      </w:r>
    </w:p>
    <w:p w:rsidR="001E5040" w:rsidRPr="000D3C64" w:rsidRDefault="001E5040" w:rsidP="000D3C64">
      <w:pPr>
        <w:spacing w:before="1" w:after="0" w:line="360" w:lineRule="auto"/>
        <w:ind w:left="395" w:right="2431"/>
        <w:rPr>
          <w:rFonts w:ascii="Times New Roman" w:hAnsi="Times New Roman" w:cs="Times New Roman"/>
          <w:sz w:val="30"/>
          <w:szCs w:val="30"/>
        </w:rPr>
      </w:pPr>
      <w:r w:rsidRPr="000D3C64">
        <w:rPr>
          <w:rFonts w:ascii="Times New Roman" w:hAnsi="Times New Roman" w:cs="Times New Roman"/>
          <w:sz w:val="30"/>
          <w:szCs w:val="30"/>
        </w:rPr>
        <w:t>c.   Indignant anger</w:t>
      </w:r>
    </w:p>
    <w:p w:rsidR="001E5040" w:rsidRPr="000D3C64" w:rsidRDefault="001E5040" w:rsidP="000D3C64">
      <w:pPr>
        <w:spacing w:before="2"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d.  Guarded scepticism</w:t>
      </w:r>
    </w:p>
    <w:p w:rsidR="001E5040" w:rsidRPr="000D3C64" w:rsidRDefault="001E5040" w:rsidP="000D3C64">
      <w:pPr>
        <w:spacing w:before="9"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6" w:hanging="283"/>
        <w:rPr>
          <w:rFonts w:ascii="Times New Roman" w:hAnsi="Times New Roman" w:cs="Times New Roman"/>
          <w:sz w:val="30"/>
          <w:szCs w:val="30"/>
        </w:rPr>
      </w:pPr>
      <w:r w:rsidRPr="000D3C64">
        <w:rPr>
          <w:rFonts w:ascii="Times New Roman" w:hAnsi="Times New Roman" w:cs="Times New Roman"/>
          <w:sz w:val="30"/>
          <w:szCs w:val="30"/>
        </w:rPr>
        <w:t>5. According to the passage, which of the following are separated by a plate that is growing on both sides?</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The Pacific Ocean and the Sea of Japan</w:t>
      </w:r>
    </w:p>
    <w:p w:rsidR="001E5040" w:rsidRPr="000D3C64" w:rsidRDefault="001E5040" w:rsidP="000D3C64">
      <w:pPr>
        <w:spacing w:after="0" w:line="360" w:lineRule="auto"/>
        <w:ind w:left="395" w:right="-53"/>
        <w:rPr>
          <w:rFonts w:ascii="Times New Roman" w:hAnsi="Times New Roman" w:cs="Times New Roman"/>
          <w:sz w:val="30"/>
          <w:szCs w:val="30"/>
        </w:rPr>
      </w:pPr>
      <w:r w:rsidRPr="000D3C64">
        <w:rPr>
          <w:rFonts w:ascii="Times New Roman" w:hAnsi="Times New Roman" w:cs="Times New Roman"/>
          <w:sz w:val="30"/>
          <w:szCs w:val="30"/>
        </w:rPr>
        <w:t>b.  The   South  Atlantic   Ridge  and  the   North   Sea</w:t>
      </w:r>
    </w:p>
    <w:p w:rsidR="001E5040" w:rsidRPr="000D3C64" w:rsidRDefault="001E5040" w:rsidP="000D3C64">
      <w:pPr>
        <w:spacing w:after="0" w:line="360" w:lineRule="auto"/>
        <w:ind w:left="681"/>
        <w:rPr>
          <w:rFonts w:ascii="Times New Roman" w:hAnsi="Times New Roman" w:cs="Times New Roman"/>
          <w:sz w:val="30"/>
          <w:szCs w:val="30"/>
        </w:rPr>
      </w:pPr>
      <w:r w:rsidRPr="000D3C64">
        <w:rPr>
          <w:rFonts w:ascii="Times New Roman" w:hAnsi="Times New Roman" w:cs="Times New Roman"/>
          <w:sz w:val="30"/>
          <w:szCs w:val="30"/>
        </w:rPr>
        <w:t>Ridge</w:t>
      </w:r>
    </w:p>
    <w:p w:rsidR="001E5040" w:rsidRPr="000D3C64" w:rsidRDefault="001E5040" w:rsidP="000D3C64">
      <w:pPr>
        <w:spacing w:after="0" w:line="360" w:lineRule="auto"/>
        <w:ind w:left="395" w:right="-39"/>
        <w:rPr>
          <w:rFonts w:ascii="Times New Roman" w:hAnsi="Times New Roman" w:cs="Times New Roman"/>
          <w:sz w:val="30"/>
          <w:szCs w:val="30"/>
        </w:rPr>
      </w:pPr>
      <w:r w:rsidRPr="000D3C64">
        <w:rPr>
          <w:rFonts w:ascii="Times New Roman" w:hAnsi="Times New Roman" w:cs="Times New Roman"/>
          <w:sz w:val="30"/>
          <w:szCs w:val="30"/>
        </w:rPr>
        <w:t xml:space="preserve">c.   The Gulf of Mexico and the South Atlantic Ridge </w:t>
      </w:r>
    </w:p>
    <w:p w:rsidR="001E5040" w:rsidRPr="000D3C64" w:rsidRDefault="001E5040" w:rsidP="000D3C64">
      <w:pPr>
        <w:spacing w:after="0" w:line="360" w:lineRule="auto"/>
        <w:ind w:left="395" w:right="-39"/>
        <w:rPr>
          <w:rFonts w:ascii="Times New Roman" w:hAnsi="Times New Roman" w:cs="Times New Roman"/>
          <w:sz w:val="30"/>
          <w:szCs w:val="30"/>
        </w:rPr>
      </w:pPr>
      <w:r w:rsidRPr="000D3C64">
        <w:rPr>
          <w:rFonts w:ascii="Times New Roman" w:hAnsi="Times New Roman" w:cs="Times New Roman"/>
          <w:sz w:val="30"/>
          <w:szCs w:val="30"/>
        </w:rPr>
        <w:t>d.  The  Mid-Atlantic  Ridge  and  the  Indian  Ocean Ridge</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ListParagraph"/>
        <w:numPr>
          <w:ilvl w:val="0"/>
          <w:numId w:val="4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unique Iron Age Experimental Centre at Lejre, about 40 km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west of Copenhagen, serves as a museum, a classroom and a place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to get away from it all. How did people live during the Iron Age?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How did they support themselves? What did they eat and how did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they cultivate the land? These and a myriad of other questions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prodded the pioneers of the Lejre experiment.Living in the open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and working 10 hours a day, volunteers from all over Scandinavia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led by 30 experts, built the first village in the ancient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encampment in a matter of months. The house walls were of clay,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roofs of hay - all based on original designs. Then came the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second stage - getting back to the basics of living. Families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were invited to stay in the 'prehistoric village' for a week or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two at a time and rough it Iron Age-style.Initially, this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experiment proved none too easy for modern Danes accustomed to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central heating, but it convinced the centre that there was something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to the Lejre project. Little by little, the modern Iron Agers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learnt that their huts were, after all, habitable. The problems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were numerous - smoke belching out from the rough-and-ready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fireplaces into the rooms and so on. These problems, however,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have led to some discoveries: domed smoke ovens made of clay,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for example, give out more heat and consume less fuel than an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open fire, and when correctly stoked, they are practically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smokeless.By contacting other museums, the Lejre team has been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able to reconstruct ancient weaving looms and pottery kilns.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Iron Age dyeing techniques, using local natural vegetation,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have also been revived, as have ancient baking and cooking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methods.</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can be the title of the passage?</w:t>
      </w:r>
    </w:p>
    <w:tbl>
      <w:tblPr>
        <w:tblW w:w="0" w:type="auto"/>
        <w:tblCellSpacing w:w="15" w:type="dxa"/>
        <w:tblCellMar>
          <w:top w:w="15" w:type="dxa"/>
          <w:left w:w="15" w:type="dxa"/>
          <w:bottom w:w="15" w:type="dxa"/>
          <w:right w:w="15" w:type="dxa"/>
        </w:tblCellMar>
        <w:tblLook w:val="04A0"/>
      </w:tblPr>
      <w:tblGrid>
        <w:gridCol w:w="292"/>
        <w:gridCol w:w="7149"/>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Modern techniques find their way into pre-historic villages</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Co-existence of ancient and modern times</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Glad to be living in the 21st Century</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Turning back time</w:t>
            </w:r>
          </w:p>
        </w:tc>
      </w:tr>
    </w:tbl>
    <w:p w:rsidR="001E5040" w:rsidRPr="000D3C64" w:rsidRDefault="001E5040" w:rsidP="000D3C64">
      <w:pPr>
        <w:pStyle w:val="Default"/>
        <w:spacing w:line="360" w:lineRule="auto"/>
        <w:rPr>
          <w:b/>
          <w:color w:val="FF0000"/>
          <w:sz w:val="30"/>
          <w:szCs w:val="30"/>
        </w:rPr>
      </w:pPr>
    </w:p>
    <w:p w:rsidR="001E5040" w:rsidRPr="000D3C64" w:rsidRDefault="001E5040" w:rsidP="000D3C64">
      <w:pPr>
        <w:pStyle w:val="ListParagraph"/>
        <w:numPr>
          <w:ilvl w:val="0"/>
          <w:numId w:val="474"/>
        </w:numPr>
        <w:spacing w:after="160" w:line="360" w:lineRule="auto"/>
        <w:ind w:right="120"/>
        <w:rPr>
          <w:rFonts w:ascii="Times New Roman" w:eastAsia="Arial" w:hAnsi="Times New Roman" w:cs="Times New Roman"/>
          <w:sz w:val="30"/>
          <w:szCs w:val="30"/>
        </w:rPr>
      </w:pPr>
      <w:r w:rsidRPr="000D3C64">
        <w:rPr>
          <w:rFonts w:ascii="Times New Roman" w:eastAsia="Arial" w:hAnsi="Times New Roman" w:cs="Times New Roman"/>
          <w:sz w:val="30"/>
          <w:szCs w:val="30"/>
        </w:rPr>
        <w:t>A snow leopard roars in the high mountains of Asia. A black rhinoceros gallops across the plains of Africa. A grizzly bear hunts for fish in a North American river. A mother blue whale and her calf glide through the deep waters of the ocean. All of these animals share the Earth with us. They fascinate us with their beauty, their grace, and their speed. We love observing their behavior, and learning more about their habits. But just loving them is not enough. All of these animals are endangered. Many of them have died, and without special care, they may someday disappear from the Earth. Why is it important to care for animals like these? One reason is to protect the balance of life on Earth. Another reason is the beauty of the animals themselves. Each species of animal is special. Once it is gone, it is gone forever. Africa was once filled with an abundance of wild animals. But that is changing fast. One of these animals, the black rhinoceros, lives on the plains of Africa. It has very poor eyesight and</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spacing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a very bad temper! Even though the black rhino is powerful, and can be dangerous, its strength can?t always help it to escape hunters. Some people think that the rhino?s horn has magical powers, and many hunters kill rhinos for their valuable horns. This has caused the black rhino to be placed on the endangered species list. The elephant seems to represent all that is strong and wild in Africa. It once had no natural enemies, but is now endangered?killed for its ivory tusks. The fastest land animal, the cheetah, also lives in Africa. It, too, is becoming extinct as people take over more and more of the land that is the cheetah`s natural habitat. Imagine Africa without the powerful rhino, the gentle, intelligent elephant, or the lightning quick cheetah. Once they are gone, they are gone forever. Wherever people are careless about the land, there are endangered species. Grizzly bears like to wander great distances. Each bear needs up to 1,500 square miles of territory to call its homeland. Today, because forests have been cleared to make room for people, the grizzly’s habitat is shrinking and the grizzly is disappearing. It joins other endangered North American animals, such as the red wolf and the American crocodile. In South America, destruction of the rain forest threatens many animals. Unusual mammals, such as the howler monkey and the three-toed sloth, are endangered. Beautiful birds like the great green macaw and the golden parakeet are also becoming extinct. They?re losing their homes in the rain forest, and thousands die when they are caught and shipped off to be sold as exotic pets. The giant panda of Asia is a fascinating and unique animal. Yet there are only about 1,000 still living in the wild. The giant pandas diet consists mainly of the bamboo plant, so when the bamboo forests die, so does</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spacing w:line="360" w:lineRule="auto"/>
        <w:ind w:right="6"/>
        <w:jc w:val="both"/>
        <w:rPr>
          <w:rFonts w:ascii="Times New Roman" w:eastAsia="Arial" w:hAnsi="Times New Roman" w:cs="Times New Roman"/>
          <w:sz w:val="30"/>
          <w:szCs w:val="30"/>
        </w:rPr>
      </w:pPr>
      <w:r w:rsidRPr="000D3C64">
        <w:rPr>
          <w:rFonts w:ascii="Times New Roman" w:eastAsia="Arial" w:hAnsi="Times New Roman" w:cs="Times New Roman"/>
          <w:sz w:val="30"/>
          <w:szCs w:val="30"/>
        </w:rPr>
        <w:t>the panda. China is now making an effort to protect these special creatures from becoming extinct. Asia?s big cats are also in trouble. The exotic snow leopard lives high in the mountains. Even there, it faces the loss of its natural habitat, and hunters who kill it for its fur. The tiger, the largest of all the big cats, is hunted merely for sport. Ocean-dwelling animals are in danger of extinction as well. The blue whale is the largest animal in the world. It weighs up to 390,000 pounds. Whale hunting and pollution are this species greatest enemies. Unfortunately, it is people who cause many of the problems that animals face. We alter and pollute their habitats. We hunt them for skins, tusks, furs, and horns. We destroy animals that get in the way of farming or building.</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spacing w:line="360" w:lineRule="auto"/>
        <w:ind w:right="46"/>
        <w:rPr>
          <w:rFonts w:ascii="Times New Roman" w:eastAsia="Arial" w:hAnsi="Times New Roman" w:cs="Times New Roman"/>
          <w:sz w:val="30"/>
          <w:szCs w:val="30"/>
        </w:rPr>
      </w:pPr>
      <w:r w:rsidRPr="000D3C64">
        <w:rPr>
          <w:rFonts w:ascii="Times New Roman" w:eastAsia="Arial" w:hAnsi="Times New Roman" w:cs="Times New Roman"/>
          <w:sz w:val="30"/>
          <w:szCs w:val="30"/>
        </w:rPr>
        <w:t>And we remove them from their natural habitats and take them home as pets. What can you do to help endangered animals? Learn as much as you can about them. The more you know, the more you can help. Make an effort to support zoos and wildlife groups. Many zoos breed endangered animals, helping to ensure that they will continue to live on. Contribute to groups, such as the National Wildlife Federation and the Sierra Club, that work hard to protect animals. You can also be a smart shopper and never buy a pet that has been raised in the wilderness. The world is made up of many living things, and each thing is dependent on the others to survive. If we allow even one species on Earth to become extinct, it has an impact on other living things and change our world. When we mention any endangered wild animals, let?s hope that we never again have to say, "Gone forever."</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spacing w:line="360" w:lineRule="auto"/>
        <w:ind w:right="486"/>
        <w:rPr>
          <w:rFonts w:ascii="Times New Roman" w:eastAsia="Arial" w:hAnsi="Times New Roman" w:cs="Times New Roman"/>
          <w:sz w:val="30"/>
          <w:szCs w:val="30"/>
        </w:rPr>
      </w:pPr>
      <w:r w:rsidRPr="000D3C64">
        <w:rPr>
          <w:rFonts w:ascii="Times New Roman" w:eastAsia="Arial" w:hAnsi="Times New Roman" w:cs="Times New Roman"/>
          <w:sz w:val="30"/>
          <w:szCs w:val="30"/>
        </w:rPr>
        <w:t>Read this sentence from the article. They fascinate us with their beauty, their grace, and their speed.</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1.What is an antonym for the word fascinate ?</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thrill</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bore</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scare</w:t>
      </w:r>
    </w:p>
    <w:p w:rsidR="001E5040" w:rsidRPr="000D3C64" w:rsidRDefault="001E5040" w:rsidP="000D3C64">
      <w:pPr>
        <w:pStyle w:val="Default"/>
        <w:spacing w:line="360" w:lineRule="auto"/>
        <w:rPr>
          <w:b/>
          <w:color w:val="FF0000"/>
          <w:sz w:val="30"/>
          <w:szCs w:val="30"/>
        </w:rPr>
      </w:pPr>
    </w:p>
    <w:p w:rsidR="001E5040" w:rsidRPr="000D3C64" w:rsidRDefault="001E5040" w:rsidP="000D3C64">
      <w:pPr>
        <w:spacing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2.What will happen to some animal species if current trends continue?</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Their numbers will increase</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There will be no significant change.</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They will become extinct.</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They will move to other habitats</w:t>
      </w:r>
    </w:p>
    <w:p w:rsidR="001E5040" w:rsidRPr="000D3C64" w:rsidRDefault="001E5040" w:rsidP="000D3C64">
      <w:pPr>
        <w:pStyle w:val="Default"/>
        <w:spacing w:line="360" w:lineRule="auto"/>
        <w:rPr>
          <w:b/>
          <w:color w:val="FF0000"/>
          <w:sz w:val="30"/>
          <w:szCs w:val="30"/>
        </w:rPr>
      </w:pPr>
    </w:p>
    <w:p w:rsidR="001E5040" w:rsidRPr="000D3C64" w:rsidRDefault="001E5040" w:rsidP="000D3C64">
      <w:pPr>
        <w:spacing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3.Which of the following is NOT an</w:t>
      </w:r>
    </w:p>
    <w:p w:rsidR="001E5040" w:rsidRPr="000D3C64" w:rsidRDefault="001E5040" w:rsidP="000D3C64">
      <w:pPr>
        <w:spacing w:line="360" w:lineRule="auto"/>
        <w:rPr>
          <w:rFonts w:ascii="Times New Roman" w:eastAsia="Times New Roman" w:hAnsi="Times New Roman" w:cs="Times New Roman"/>
          <w:sz w:val="30"/>
          <w:szCs w:val="30"/>
        </w:rPr>
      </w:pPr>
    </w:p>
    <w:p w:rsidR="001E5040" w:rsidRPr="000D3C64" w:rsidRDefault="001E5040" w:rsidP="000D3C64">
      <w:pPr>
        <w:spacing w:line="360" w:lineRule="auto"/>
        <w:rPr>
          <w:rFonts w:ascii="Times New Roman" w:eastAsia="Arial" w:hAnsi="Times New Roman" w:cs="Times New Roman"/>
          <w:sz w:val="30"/>
          <w:szCs w:val="30"/>
        </w:rPr>
      </w:pPr>
      <w:r w:rsidRPr="000D3C64">
        <w:rPr>
          <w:rFonts w:ascii="Times New Roman" w:eastAsia="Arial" w:hAnsi="Times New Roman" w:cs="Times New Roman"/>
          <w:sz w:val="30"/>
          <w:szCs w:val="30"/>
        </w:rPr>
        <w:t>opinion?</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It is important for us to take care of endangered animals</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The black rhinoceros is the most frightening animal in Africa.</w:t>
      </w:r>
    </w:p>
    <w:p w:rsidR="001E5040" w:rsidRPr="000D3C64" w:rsidRDefault="001E5040" w:rsidP="000D3C64">
      <w:pPr>
        <w:numPr>
          <w:ilvl w:val="0"/>
          <w:numId w:val="404"/>
        </w:numPr>
        <w:tabs>
          <w:tab w:val="left" w:pos="240"/>
        </w:tabs>
        <w:spacing w:after="0" w:line="360" w:lineRule="auto"/>
        <w:ind w:left="240" w:hanging="240"/>
        <w:rPr>
          <w:rFonts w:ascii="Times New Roman" w:eastAsia="Arial" w:hAnsi="Times New Roman" w:cs="Times New Roman"/>
          <w:sz w:val="30"/>
          <w:szCs w:val="30"/>
        </w:rPr>
      </w:pPr>
      <w:r w:rsidRPr="000D3C64">
        <w:rPr>
          <w:rFonts w:ascii="Times New Roman" w:eastAsia="Arial" w:hAnsi="Times New Roman" w:cs="Times New Roman"/>
          <w:sz w:val="30"/>
          <w:szCs w:val="30"/>
        </w:rPr>
        <w:t>The fastest land animal, the cheetah, also lives in Africa.</w:t>
      </w:r>
    </w:p>
    <w:p w:rsidR="001E5040" w:rsidRPr="000D3C64" w:rsidRDefault="001E5040" w:rsidP="000D3C64">
      <w:pPr>
        <w:spacing w:line="360" w:lineRule="auto"/>
        <w:rPr>
          <w:rFonts w:ascii="Times New Roman" w:eastAsia="Arial" w:hAnsi="Times New Roman" w:cs="Times New Roman"/>
          <w:sz w:val="30"/>
          <w:szCs w:val="30"/>
        </w:rPr>
      </w:pPr>
    </w:p>
    <w:p w:rsidR="001E5040" w:rsidRPr="000D3C64" w:rsidRDefault="001E5040" w:rsidP="000D3C64">
      <w:pPr>
        <w:numPr>
          <w:ilvl w:val="0"/>
          <w:numId w:val="404"/>
        </w:numPr>
        <w:tabs>
          <w:tab w:val="left" w:pos="233"/>
        </w:tabs>
        <w:spacing w:after="0" w:line="360" w:lineRule="auto"/>
        <w:ind w:right="806"/>
        <w:rPr>
          <w:rFonts w:ascii="Times New Roman" w:eastAsia="Arial" w:hAnsi="Times New Roman" w:cs="Times New Roman"/>
          <w:sz w:val="30"/>
          <w:szCs w:val="30"/>
        </w:rPr>
      </w:pPr>
      <w:r w:rsidRPr="000D3C64">
        <w:rPr>
          <w:rFonts w:ascii="Times New Roman" w:eastAsia="Arial" w:hAnsi="Times New Roman" w:cs="Times New Roman"/>
          <w:sz w:val="30"/>
          <w:szCs w:val="30"/>
        </w:rPr>
        <w:t>If we don?t protect endangered animals now, we will regret it in the future.</w:t>
      </w:r>
    </w:p>
    <w:p w:rsidR="001E5040" w:rsidRPr="000D3C64" w:rsidRDefault="001E5040" w:rsidP="000D3C64">
      <w:pPr>
        <w:pStyle w:val="Default"/>
        <w:spacing w:line="360" w:lineRule="auto"/>
        <w:rPr>
          <w:b/>
          <w:color w:val="FF0000"/>
          <w:sz w:val="30"/>
          <w:szCs w:val="30"/>
        </w:rPr>
      </w:pPr>
    </w:p>
    <w:p w:rsidR="001E5040" w:rsidRPr="000D3C64" w:rsidRDefault="001E5040" w:rsidP="000D3C64">
      <w:pPr>
        <w:pStyle w:val="ListParagraph"/>
        <w:numPr>
          <w:ilvl w:val="0"/>
          <w:numId w:val="474"/>
        </w:numPr>
        <w:spacing w:after="45"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Read the following passage carefully and answer the question given below it. Certain words have been printed in bold to help you locate them while answering some of the questions. The education sector in India is in ferment, hit by a storm long waiting to happen. The butterfly that flapped its wings was the much-reiterated statement in a much publicised report that hardly a fourth of graduating engineers, and an even smaller percentage of other graduates, w as of employable quality for IT -BPO jobs. This triggered a cyclone when similar views were echoed by other sectors which led to widespread debate. Increased industry academic interaction, "finishing schools", and other efforts were initiated as immediate measures to bridge skill deficits. These, however, did not work as some felt that these are but band-aid solutions, instead, radical systemic reform is necessary. Yet, there will be serious challenges to overdue reforms in the education system. In India-as in many countries-education is treated as a holy cow sadly, the administrative system that oversees it has also been deceived. Today, unfortunately, there is no protest against selling drinking water or paying to be cured of illness, or for having to buy food when one is poor and starving, nor is there an out cry that in all these cases there are commercial companies operating on a profit-making basis. Why then, is there an instinctively adverse reaction to the formal entry of 'for-profit' institutes in the realm of education ? Is potable water, health or food, less basic a need, less important a right, than higher education ? While there are strong arguments for free or subsidized higher education, we are not writing on a blank page. Some individuals and businessmen had entered this sector long back and found devious ways of making money, though the law stipulates that educational institutes must be 'not-for profit' trusts or societies. Yet, there is opposition to the entry of for-profit corporate, which would be more transparent and accountable. As a result, desperately needed investment in promoting the wider reach of quality education has been stagnated at a time when financial figures indicate that the allocation of funds for the purpose is but a fourth of the need. Well-run corporate organisations, within an appropriate regulatory framework, would be far better than the so - called trusts which - barring some noteworthy except ions-are a blot on education. However, it is not necessarily a question of choosing one over the other : different organisational forms can coexist, as they do in the health sector. A regulatory framework which creates competition, in tandem with a rating system, would automatically ensure the quality and relevance of education. As in sectors like telecom, and packaged goods, organisations will quickly expand into the hinterland to tap the large unmet demand. Easy Loan/scholarship arrangements would ensure affordability and access. The only real structural reform in higher education was the creation of the institutes for technology and management. They were also given autonomy and freedom beyond that of the universities. However, in the last few years, determined efforts have been underway to curb their autonomy. These institutes, however, need freedom to decide on recruitment, salaries and admissions, so as to compete globally. However, such institutes will be few. Therefore, we need a regulatory framework that will enable and encourage States and the Center, genuine philanthropists and also corporate to set up quality educational institutions. The regulatory system needs only to ensure transparency, accountability, competition and widely-available independent assessments or ratings. It is time for radical thinking, bold experimentation and new structures, it is time for the government to bite the bullet.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According to the author, what "triggered a cyclone" which saw similar views on the state of education being echoed across other sectors as well ? </w:t>
      </w:r>
    </w:p>
    <w:p w:rsidR="001E5040" w:rsidRPr="000D3C64" w:rsidRDefault="001E5040" w:rsidP="000D3C64">
      <w:pPr>
        <w:numPr>
          <w:ilvl w:val="0"/>
          <w:numId w:val="47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The campaign for allowing corporates in the education sector on a 'for-profit' basis' </w:t>
      </w:r>
    </w:p>
    <w:p w:rsidR="001E5040" w:rsidRPr="000D3C64" w:rsidRDefault="001E5040" w:rsidP="000D3C64">
      <w:pPr>
        <w:numPr>
          <w:ilvl w:val="0"/>
          <w:numId w:val="47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The support for the increase in the industry-academia interaction </w:t>
      </w:r>
    </w:p>
    <w:p w:rsidR="001E5040" w:rsidRPr="000D3C64" w:rsidRDefault="001E5040" w:rsidP="000D3C64">
      <w:pPr>
        <w:numPr>
          <w:ilvl w:val="0"/>
          <w:numId w:val="47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The report mentioning that only a small percentage of graduates were employable in software industry</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7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The report supporting the idea of Amaking the education completely 'for-profit' in order to improve upon the standards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75"/>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None of these </w:t>
      </w:r>
    </w:p>
    <w:p w:rsidR="001E5040" w:rsidRPr="000D3C64" w:rsidRDefault="001E5040" w:rsidP="000D3C64">
      <w:pPr>
        <w:pStyle w:val="Default"/>
        <w:spacing w:line="360" w:lineRule="auto"/>
        <w:rPr>
          <w:b/>
          <w:color w:val="FF0000"/>
          <w:sz w:val="30"/>
          <w:szCs w:val="30"/>
        </w:rPr>
      </w:pPr>
    </w:p>
    <w:p w:rsidR="001E5040" w:rsidRPr="000D3C64" w:rsidRDefault="001E5040" w:rsidP="000D3C64">
      <w:pPr>
        <w:pStyle w:val="ListParagraph"/>
        <w:numPr>
          <w:ilvl w:val="0"/>
          <w:numId w:val="474"/>
        </w:numPr>
        <w:spacing w:after="160" w:line="360" w:lineRule="auto"/>
        <w:ind w:right="103"/>
        <w:rPr>
          <w:rFonts w:ascii="Times New Roman" w:hAnsi="Times New Roman" w:cs="Times New Roman"/>
          <w:sz w:val="30"/>
          <w:szCs w:val="30"/>
        </w:rPr>
      </w:pPr>
      <w:r w:rsidRPr="000D3C64">
        <w:rPr>
          <w:rFonts w:ascii="Times New Roman" w:hAnsi="Times New Roman" w:cs="Times New Roman"/>
          <w:sz w:val="30"/>
          <w:szCs w:val="30"/>
        </w:rPr>
        <w:t xml:space="preserve">In those days, there was no forum in DRDL where issues of general importance could be openly discussed and decisions debated. Scientists, it must be remembered, are basically emotional people. Once they stumble, it is difficult for them to pull themselves together. Setbacks and disappointments have always been and always will be an inherent part of any career, even in science. However, I did not want any of my scientists to face disappointments alone. I also wanted to ensure that none of them set their goals when they were at low ebb. To avoid such eventualities, a Science Council was created a sort of panchayat where the community would sit together and take common decisions. Every three months all scientists juniors and seniors, veterans and freshers would sit together and let off stream.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The very first meeting of the council was eventful. After a spell of half-hearted enquiries and expressions of doubt, one senior scientist, MN Rao, shot a straight question. "On what basis did you select these five Pandavas (he meant the project Directors)".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after="52"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 was, in fact, expecting this question. I wanted to tell him I found all these five Pandavas married to the Draupadi of positive thinking. Instead, I told Rao to wait and see. I had chosen them to be in charge of a long-term programme where new storms would arise everyday. Every tomorrow, I told Rao, will give opportunities to these enthusiastic people"the Garwals, Prahlads, lyer and Saraswats"to gain a fresh perspective on their goals and a strong hold on their commitment. What makes a productive leader. In my opinion, a productive leader must be very competent in staffing. He should continually introduce new blood into the organization. He must be adept at dealing with problems and new concepts. The problems encountered by an R&amp;D organization typically involve trade-offs among a wide variety of known and unknown parameters. Skill in handling these complex entities is important in achieving high productivity. The leader must be capable of instilling enthusiasm in his team. He should give appropriate credit where it is due praise publicly, but criticize privately. One of the most difficult questions came from a young scientist: "How are you going to stop these projects from going the Devil's way" "I explained to him the philosophy behind IGMDP" it begins with design and ends in deployment. The participation of the production centres and user agencies right from the design stage had been ensured and there was no question of going back till the missile systems had been successfully deployed in the battlefield.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125"/>
        <w:rPr>
          <w:rFonts w:ascii="Times New Roman" w:hAnsi="Times New Roman" w:cs="Times New Roman"/>
          <w:sz w:val="30"/>
          <w:szCs w:val="30"/>
        </w:rPr>
      </w:pPr>
      <w:r w:rsidRPr="000D3C64">
        <w:rPr>
          <w:rFonts w:ascii="Times New Roman" w:hAnsi="Times New Roman" w:cs="Times New Roman"/>
          <w:sz w:val="30"/>
          <w:szCs w:val="30"/>
        </w:rPr>
        <w:t xml:space="preserve">While the process of forming teams and organizing work was going on, I found that the space available at DRDL was grossly inadequate to meet the enhanced requirements of IGMDP. Some of the facilities would have to be located at a nearby site. The missile integration and checkout facility built during the Devil phase consisted only of a 120 sq. meter shed thickly populated with pigeons. Where were the space and the facility to integrate the five missiles which would arrive here shortly. The Environmental Test Facility and the Avionics Laboratory were equally cramped and ill equipped.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I visited the nearby Imarat Kancha area. It used to be the test range for anti-tank missiles developed by DRDL decades ago. The terrain was barren "there were hardly any trees" and dotted with large boulders typical of the Deccan plateau. I felt as if there was some tremendous energy trapped in these stones. I decided to locate the integration and checkout facilities needed for the missile projects here. For the next three years, this became my mission.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It can be inferred from the passage that goal setting should not be done when one is at a low ebb because </w:t>
      </w:r>
    </w:p>
    <w:p w:rsidR="001E5040" w:rsidRPr="000D3C64" w:rsidRDefault="001E5040" w:rsidP="000D3C64">
      <w:pPr>
        <w:spacing w:after="34" w:line="360" w:lineRule="auto"/>
        <w:ind w:right="2886"/>
        <w:rPr>
          <w:rFonts w:ascii="Times New Roman" w:hAnsi="Times New Roman" w:cs="Times New Roman"/>
          <w:sz w:val="30"/>
          <w:szCs w:val="30"/>
        </w:rPr>
      </w:pPr>
      <w:r w:rsidRPr="000D3C64">
        <w:rPr>
          <w:rFonts w:ascii="Times New Roman" w:hAnsi="Times New Roman" w:cs="Times New Roman"/>
          <w:sz w:val="30"/>
          <w:szCs w:val="30"/>
        </w:rPr>
        <w:t xml:space="preserve">I. </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 Disappointments are likely to retard a person?s thinking capacity. II. Setbacks limit a person?s perceptions about his potential.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III. A person on his own can?t think on reasonable terms. </w:t>
      </w:r>
    </w:p>
    <w:p w:rsidR="001E5040" w:rsidRPr="000D3C64" w:rsidRDefault="001E5040" w:rsidP="000D3C64">
      <w:pPr>
        <w:numPr>
          <w:ilvl w:val="0"/>
          <w:numId w:val="476"/>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All three </w:t>
      </w:r>
    </w:p>
    <w:p w:rsidR="001E5040" w:rsidRPr="000D3C64" w:rsidRDefault="001E5040" w:rsidP="000D3C64">
      <w:pPr>
        <w:numPr>
          <w:ilvl w:val="0"/>
          <w:numId w:val="476"/>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1 and 2 </w:t>
      </w:r>
    </w:p>
    <w:p w:rsidR="001E5040" w:rsidRPr="000D3C64" w:rsidRDefault="001E5040" w:rsidP="000D3C64">
      <w:pPr>
        <w:numPr>
          <w:ilvl w:val="0"/>
          <w:numId w:val="476"/>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2 and 3 </w:t>
      </w:r>
      <w:bookmarkStart w:id="86" w:name="_Toc65476"/>
      <w:r w:rsidRPr="000D3C64">
        <w:rPr>
          <w:rFonts w:ascii="Times New Roman" w:hAnsi="Times New Roman" w:cs="Times New Roman"/>
          <w:sz w:val="30"/>
          <w:szCs w:val="30"/>
        </w:rPr>
        <w:t xml:space="preserve"> </w:t>
      </w:r>
      <w:bookmarkEnd w:id="86"/>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 </w:t>
      </w:r>
    </w:p>
    <w:p w:rsidR="001E5040" w:rsidRPr="000D3C64" w:rsidRDefault="001E5040" w:rsidP="000D3C64">
      <w:pPr>
        <w:pStyle w:val="ListParagraph"/>
        <w:numPr>
          <w:ilvl w:val="0"/>
          <w:numId w:val="474"/>
        </w:numPr>
        <w:spacing w:after="160"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The passages given below are followed by a set of questions. Choose the most appropriate answer to each question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162"/>
        <w:rPr>
          <w:rFonts w:ascii="Times New Roman" w:hAnsi="Times New Roman" w:cs="Times New Roman"/>
          <w:sz w:val="30"/>
          <w:szCs w:val="30"/>
        </w:rPr>
      </w:pPr>
      <w:r w:rsidRPr="000D3C64">
        <w:rPr>
          <w:rFonts w:ascii="Times New Roman" w:hAnsi="Times New Roman" w:cs="Times New Roman"/>
          <w:sz w:val="30"/>
          <w:szCs w:val="30"/>
        </w:rPr>
        <w:t xml:space="preserve">In those days, there was no forum in DRDL where issues of general importance could be openly discussed and decisions debated. Scientists, it must be remembered, are basically emotional people. Once they stumble, it is difficult for them to pull themselves together. Setbacks and disappointments have always been and always will be an inherent part of any career, even in science. However, I did not want any of my scientists to face disappointments alone. I also wanted to ensure that none of them set their goals when they were at low ebb. To avoid such eventualities, a Science Council was created a sort of panchayat where the community would sit together and take common decisions. Every three months all scientists juniors and seniors, veterans and freshers would sit together and let off stream. </w:t>
      </w:r>
    </w:p>
    <w:p w:rsidR="001E5040" w:rsidRPr="000D3C64" w:rsidRDefault="001E5040" w:rsidP="000D3C64">
      <w:pPr>
        <w:spacing w:after="0" w:line="360" w:lineRule="auto"/>
        <w:ind w:left="26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left="270" w:right="9"/>
        <w:rPr>
          <w:rFonts w:ascii="Times New Roman" w:hAnsi="Times New Roman" w:cs="Times New Roman"/>
          <w:sz w:val="30"/>
          <w:szCs w:val="30"/>
        </w:rPr>
      </w:pPr>
      <w:r w:rsidRPr="000D3C64">
        <w:rPr>
          <w:rFonts w:ascii="Times New Roman" w:hAnsi="Times New Roman" w:cs="Times New Roman"/>
          <w:sz w:val="30"/>
          <w:szCs w:val="30"/>
        </w:rPr>
        <w:t xml:space="preserve">The very first meeting of the council was eventful. After a spell of half-hearted enquiries and expressions of doubt, one senior scientist, MN Rao, shot a straight question. "On what basis did you select these five Pandavas (he meant the project Directors)". </w:t>
      </w:r>
    </w:p>
    <w:p w:rsidR="001E5040" w:rsidRPr="000D3C64" w:rsidRDefault="001E5040" w:rsidP="000D3C64">
      <w:pPr>
        <w:spacing w:after="0" w:line="360" w:lineRule="auto"/>
        <w:ind w:left="26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20"/>
        <w:rPr>
          <w:rFonts w:ascii="Times New Roman" w:eastAsia="Arial" w:hAnsi="Times New Roman" w:cs="Times New Roman"/>
          <w:sz w:val="30"/>
          <w:szCs w:val="30"/>
        </w:rPr>
      </w:pPr>
      <w:r w:rsidRPr="000D3C64">
        <w:rPr>
          <w:rFonts w:ascii="Times New Roman" w:hAnsi="Times New Roman" w:cs="Times New Roman"/>
          <w:sz w:val="30"/>
          <w:szCs w:val="30"/>
        </w:rPr>
        <w:t>I was, in fact, expecting this question. I wanted to tell him I found all these five Pandavas married to the Draupadi of positive thinking. Instead, I told Rao to wait and see. I had chosen them to be in charge of a long-term programme where new storms would arise everyday. Every tomorrow, I</w:t>
      </w:r>
    </w:p>
    <w:p w:rsidR="001E5040" w:rsidRPr="000D3C64" w:rsidRDefault="001E5040" w:rsidP="000D3C64">
      <w:pPr>
        <w:spacing w:line="360" w:lineRule="auto"/>
        <w:ind w:left="270" w:right="9"/>
        <w:rPr>
          <w:rFonts w:ascii="Times New Roman" w:hAnsi="Times New Roman" w:cs="Times New Roman"/>
          <w:sz w:val="30"/>
          <w:szCs w:val="30"/>
        </w:rPr>
      </w:pPr>
      <w:r w:rsidRPr="000D3C64">
        <w:rPr>
          <w:rFonts w:ascii="Times New Roman" w:hAnsi="Times New Roman" w:cs="Times New Roman"/>
          <w:sz w:val="30"/>
          <w:szCs w:val="30"/>
        </w:rPr>
        <w:t xml:space="preserve">told Rao, will give opportunities to these enthusiastic people"the Garwals, Prahlads, lyer and Saraswats"to gain a fresh perspective on their goals and a strong hold on their commitment. What makes a productive leader. In my opinion, a productive leader must be very competent in staffing. He should continually introduce new blood into the organization. He must be adept at dealing with problems and new concepts. The problems encountered by an R&amp;D organization typically involve trade-offs among a wide variety of known and unknown parameters. Skill in handling these complex entities is important in achieving high productivity. The leader must be capable of instilling enthusiasm in his team. He should give appropriate credit where it is due praise publicly, but criticize privately. One of the most difficult questions came from a young scientist: "How are you going to stop these projects from going the Devil's way" "I explained to him the philosophy behind IGMDP" it begins with design and ends in deployment. The participation of the production centres and user agencies right from the design stage had been ensured and there was no question of going back till the missile systems had been successfully deployed in the battlefield. </w:t>
      </w:r>
    </w:p>
    <w:p w:rsidR="001E5040" w:rsidRPr="000D3C64" w:rsidRDefault="001E5040" w:rsidP="000D3C64">
      <w:pPr>
        <w:spacing w:after="0" w:line="360" w:lineRule="auto"/>
        <w:ind w:left="26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left="270" w:right="126"/>
        <w:rPr>
          <w:rFonts w:ascii="Times New Roman" w:hAnsi="Times New Roman" w:cs="Times New Roman"/>
          <w:sz w:val="30"/>
          <w:szCs w:val="30"/>
        </w:rPr>
      </w:pPr>
      <w:r w:rsidRPr="000D3C64">
        <w:rPr>
          <w:rFonts w:ascii="Times New Roman" w:hAnsi="Times New Roman" w:cs="Times New Roman"/>
          <w:sz w:val="30"/>
          <w:szCs w:val="30"/>
        </w:rPr>
        <w:t xml:space="preserve">While the process of forming teams and organizing work was going on, I found that the space available at DRDL was grossly inadequate to meet the enhanced requirements of IGMDP. Some of the facilities would have to be located at a nearby site. The missile integration and checkout facility built during the Devil phase consisted only of a 120 sq. meter shed thickly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186"/>
        <w:rPr>
          <w:rFonts w:ascii="Times New Roman" w:hAnsi="Times New Roman" w:cs="Times New Roman"/>
          <w:sz w:val="30"/>
          <w:szCs w:val="30"/>
        </w:rPr>
      </w:pPr>
      <w:r w:rsidRPr="000D3C64">
        <w:rPr>
          <w:rFonts w:ascii="Times New Roman" w:hAnsi="Times New Roman" w:cs="Times New Roman"/>
          <w:sz w:val="30"/>
          <w:szCs w:val="30"/>
        </w:rPr>
        <w:t xml:space="preserve">populated with pigeons. Where were the space and the facility to integrate the five missiles which would arrive here shortly. The Environmental Test Facility and the Avionics Laboratory were equally cramped and ill equipped.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after="26" w:line="360" w:lineRule="auto"/>
        <w:ind w:right="9"/>
        <w:rPr>
          <w:rFonts w:ascii="Times New Roman" w:hAnsi="Times New Roman" w:cs="Times New Roman"/>
          <w:sz w:val="30"/>
          <w:szCs w:val="30"/>
        </w:rPr>
      </w:pPr>
      <w:r w:rsidRPr="000D3C64">
        <w:rPr>
          <w:rFonts w:ascii="Times New Roman" w:hAnsi="Times New Roman" w:cs="Times New Roman"/>
          <w:sz w:val="30"/>
          <w:szCs w:val="30"/>
        </w:rPr>
        <w:t>I visited the nearby Imarat Kancha area. It used to be the test range for anti-tank missiles developed by DRDL decades ago. The terrain was barren "there were hardly any trees" and dotted with large boulders typical of the Deccan plateau. I felt as if there was some tremendous energy trapped in these stones. I decided to locate the integration and checkout facilities needed for the missile projects here. For the next three years, this became my mission.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The author selected the five Pandavas became  I. They had exemplary positive thinking traits. </w:t>
      </w:r>
    </w:p>
    <w:p w:rsidR="001E5040" w:rsidRPr="000D3C64" w:rsidRDefault="001E5040" w:rsidP="000D3C64">
      <w:pPr>
        <w:numPr>
          <w:ilvl w:val="0"/>
          <w:numId w:val="47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He had faith in their capacity to meet unforeseen challenges.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numPr>
          <w:ilvl w:val="0"/>
          <w:numId w:val="477"/>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He wanted the Pandavas to grow from the difficulties that could pose ahead. </w:t>
      </w:r>
    </w:p>
    <w:p w:rsidR="001E5040" w:rsidRPr="000D3C64" w:rsidRDefault="001E5040" w:rsidP="000D3C64">
      <w:pPr>
        <w:numPr>
          <w:ilvl w:val="0"/>
          <w:numId w:val="478"/>
        </w:numPr>
        <w:spacing w:after="5" w:line="360" w:lineRule="auto"/>
        <w:ind w:left="250"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All three </w:t>
      </w:r>
    </w:p>
    <w:p w:rsidR="001E5040" w:rsidRPr="000D3C64" w:rsidRDefault="001E5040" w:rsidP="000D3C64">
      <w:pPr>
        <w:numPr>
          <w:ilvl w:val="0"/>
          <w:numId w:val="478"/>
        </w:numPr>
        <w:spacing w:after="5" w:line="360" w:lineRule="auto"/>
        <w:ind w:left="250"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II and III </w:t>
      </w:r>
    </w:p>
    <w:p w:rsidR="001E5040" w:rsidRPr="000D3C64" w:rsidRDefault="001E5040" w:rsidP="000D3C64">
      <w:pPr>
        <w:numPr>
          <w:ilvl w:val="0"/>
          <w:numId w:val="478"/>
        </w:numPr>
        <w:spacing w:after="5" w:line="360" w:lineRule="auto"/>
        <w:ind w:left="250"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I and II </w:t>
      </w:r>
    </w:p>
    <w:p w:rsidR="001E5040" w:rsidRPr="000D3C64" w:rsidRDefault="001E5040" w:rsidP="000D3C64">
      <w:pPr>
        <w:numPr>
          <w:ilvl w:val="0"/>
          <w:numId w:val="478"/>
        </w:numPr>
        <w:spacing w:after="5" w:line="360" w:lineRule="auto"/>
        <w:ind w:left="250"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I only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pStyle w:val="ListParagraph"/>
        <w:numPr>
          <w:ilvl w:val="0"/>
          <w:numId w:val="474"/>
        </w:numPr>
        <w:spacing w:after="160" w:line="360" w:lineRule="auto"/>
        <w:ind w:right="9"/>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 The passages given below are followed by a set of questions. Choose the most appropriate answer to each question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after="54" w:line="360" w:lineRule="auto"/>
        <w:ind w:right="103"/>
        <w:rPr>
          <w:rFonts w:ascii="Times New Roman" w:hAnsi="Times New Roman" w:cs="Times New Roman"/>
          <w:sz w:val="30"/>
          <w:szCs w:val="30"/>
        </w:rPr>
      </w:pPr>
      <w:r w:rsidRPr="000D3C64">
        <w:rPr>
          <w:rFonts w:ascii="Times New Roman" w:hAnsi="Times New Roman" w:cs="Times New Roman"/>
          <w:sz w:val="30"/>
          <w:szCs w:val="30"/>
        </w:rPr>
        <w:t>In those days, there was no forum in DRDL where issues of general importance could be openly discussed and decisions debated. Scientists, it must be remembered, are basically emotional people. Once they stumble, it is difficult for them to pull themselves together. Setbacks and disappointments have always been and always will be an inherent part of any career, even in science. However, I did not want any of my scientists to face disappointments alone. I also wanted to ensure that none of them set their goals when they were at low ebb. To avoid such eventualities, a Science Council was created a sort of panchayat where the community would sit together and take common decisions. Every three months all scientists juniors and seniors, veterans and freshers would sit together and let off stream.</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The very first meeting of the council was eventful. After a spell of half-hearted enquiries and expressions of doubt, one senior scientist, MN Rao, shot a straight question. "On what basis did you select these five Pandavas (he meant the project Directors)".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 was, in fact, expecting this question. I wanted to tell him I found all these five Pandavas married to the Draupadi of positive thinking. Instead, I told Rao to wait and see. I had chosen them to be in charge of a long-term programme where new storms would arise everyday. Every tomorrow, I told Rao, will give opportunities to these enthusiastic people"the Garwals, Prahlads, lyer and Saraswats"to gain a fresh perspective on their goals and a strong hold on their commitment. What makes a productive leader. In my opinion, a productive leader must be very competent in staffing. He should continually introduce new blood into the organization. He must be adept at dealing with problems and new concepts. The problems encountered by an R&amp;D organization typically involve trade-offs among a wide variety of known and unknown parameters. Skill in handling these complex entities is important in achieving high productivity. The leader must be capable of instilling enthusiasm in his team. He should give appropriate credit where it is due praise publicly, but criticize privately. One of the most difficult questions came from a young scientist: "How are you going to stop these projects from going the Devil's way" "I explained to him the philosophy behind IGMDP" it begins with design and ends in deployment. The participation of the production centres and user agencies right from the design stage had been ensured and there was no question of going back till the missile systems had been successfully deployed in the battlefield.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125"/>
        <w:rPr>
          <w:rFonts w:ascii="Times New Roman" w:hAnsi="Times New Roman" w:cs="Times New Roman"/>
          <w:sz w:val="30"/>
          <w:szCs w:val="30"/>
        </w:rPr>
      </w:pPr>
      <w:r w:rsidRPr="000D3C64">
        <w:rPr>
          <w:rFonts w:ascii="Times New Roman" w:hAnsi="Times New Roman" w:cs="Times New Roman"/>
          <w:sz w:val="30"/>
          <w:szCs w:val="30"/>
        </w:rPr>
        <w:t xml:space="preserve">While the process of forming teams and organizing work was going on, I found that the space available at DRDL was grossly inadequate to meet the enhanced requirements of IGMDP. Some of the facilities would have to be located at a nearby site. The missile integration and checkout facility built during the Devil phase consisted only of a 120 sq. meter shed thickly populated with pigeons. Where were the space and the facility to integrate the five missiles which would arrive here shortly. The Environmental Test Facility and the Avionics Laboratory were equally cramped and ill equipped.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after="45" w:line="360" w:lineRule="auto"/>
        <w:ind w:right="9"/>
        <w:rPr>
          <w:rFonts w:ascii="Times New Roman" w:hAnsi="Times New Roman" w:cs="Times New Roman"/>
          <w:sz w:val="30"/>
          <w:szCs w:val="30"/>
        </w:rPr>
      </w:pPr>
      <w:r w:rsidRPr="000D3C64">
        <w:rPr>
          <w:rFonts w:ascii="Times New Roman" w:hAnsi="Times New Roman" w:cs="Times New Roman"/>
          <w:sz w:val="30"/>
          <w:szCs w:val="30"/>
        </w:rPr>
        <w:t>I visited the nearby Imarat Kancha area. It used to be the test range for anti-tank missiles developed by DRDL decades ago. The terrain was barren "there were hardly any trees" and dotted with large boulders typical of the Deccan plateau. I felt as if there was some tremendous energy trapped in these stones.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I decided to locate the integration and checkout facilities needed for the missile projects here. For the next three years, this became my mission.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It can be inferred from the passage that the science council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numPr>
          <w:ilvl w:val="0"/>
          <w:numId w:val="479"/>
        </w:numPr>
        <w:spacing w:after="39"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served its purpose.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7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was an excellent platform for inter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action </w:t>
      </w:r>
    </w:p>
    <w:p w:rsidR="001E5040" w:rsidRPr="000D3C64" w:rsidRDefault="001E5040" w:rsidP="000D3C64">
      <w:pPr>
        <w:numPr>
          <w:ilvl w:val="0"/>
          <w:numId w:val="480"/>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II and III </w:t>
      </w:r>
    </w:p>
    <w:p w:rsidR="001E5040" w:rsidRPr="000D3C64" w:rsidRDefault="001E5040" w:rsidP="000D3C64">
      <w:pPr>
        <w:numPr>
          <w:ilvl w:val="0"/>
          <w:numId w:val="480"/>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I and III </w:t>
      </w:r>
    </w:p>
    <w:p w:rsidR="001E5040" w:rsidRPr="000D3C64" w:rsidRDefault="001E5040" w:rsidP="000D3C64">
      <w:pPr>
        <w:numPr>
          <w:ilvl w:val="0"/>
          <w:numId w:val="480"/>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I and II </w:t>
      </w:r>
    </w:p>
    <w:p w:rsidR="001E5040" w:rsidRPr="000D3C64" w:rsidRDefault="001E5040" w:rsidP="000D3C64">
      <w:pPr>
        <w:numPr>
          <w:ilvl w:val="0"/>
          <w:numId w:val="480"/>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I only </w:t>
      </w:r>
    </w:p>
    <w:p w:rsidR="001E5040" w:rsidRPr="000D3C64" w:rsidRDefault="001E5040" w:rsidP="000D3C64">
      <w:pPr>
        <w:pStyle w:val="Default"/>
        <w:spacing w:line="360" w:lineRule="auto"/>
        <w:rPr>
          <w:b/>
          <w:color w:val="FF0000"/>
          <w:sz w:val="30"/>
          <w:szCs w:val="30"/>
        </w:rPr>
      </w:pPr>
    </w:p>
    <w:p w:rsidR="001E5040" w:rsidRPr="000D3C64" w:rsidRDefault="001E5040" w:rsidP="000D3C64">
      <w:pPr>
        <w:pStyle w:val="ListParagraph"/>
        <w:numPr>
          <w:ilvl w:val="0"/>
          <w:numId w:val="474"/>
        </w:numPr>
        <w:spacing w:after="160" w:line="360" w:lineRule="auto"/>
        <w:ind w:right="159"/>
        <w:rPr>
          <w:rFonts w:ascii="Times New Roman" w:hAnsi="Times New Roman" w:cs="Times New Roman"/>
          <w:sz w:val="30"/>
          <w:szCs w:val="30"/>
        </w:rPr>
      </w:pPr>
      <w:r w:rsidRPr="000D3C64">
        <w:rPr>
          <w:rFonts w:ascii="Times New Roman" w:hAnsi="Times New Roman" w:cs="Times New Roman"/>
          <w:sz w:val="30"/>
          <w:szCs w:val="30"/>
        </w:rPr>
        <w:t>A few minutes ago, walking back from lunch, I started to cross the street when I heard the sound of a coin dropping. It wasn't much but, as I turned, my eyes caught the heads of several other people turning too. A woman had dropped what appeared to be a dime. The tinkling sound of a coin dropping on pavement is an attention-getter. It can be nothing more than a penny. Whatever the coin is, no one ignores the sound of it. It got me thinking about sounds again.We are besieged by so many sounds that attract the most attention.People in New York City seldom turn to look when a fire engine, a police car or an ambulance comes screaming along the street. When I'm in New York, I'm a New Yorker. I don't turn either. Like the natives. I hardly hear a siren there. At home in my little town in Connecticut, it's different. The distant wail of a police car, an emergency vehicle or a fire siren brings me to my feet if I'm seated and brings me to the window if I'm in bed. It's the quietest sounds that have most effect on us, not the loudest. In the middle of the night,I can hear a dripping tap a hundred yards away through three closed doors. I've been hearing little creaking noises and sounds which my imagination turns into footsteps in the middle of the night for twentyfive years in our house. How come I never hear those sound s in the daytime? I'm quite clear in my mind what the good sounds are and what the bad sounds are. I've turned against whistling, for instance. I used to think of it as the mark of a happy worker but lately I've been associating the whistler with a nervous person making compulsive noises. The tapping, tapping, tapping of my typewriter as the keys hit the paper is a lovely sound to me. I often like the sound of what I write b</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etter than the looks of it.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People in New York ... </w:t>
      </w:r>
    </w:p>
    <w:p w:rsidR="001E5040" w:rsidRPr="000D3C64" w:rsidRDefault="001E5040" w:rsidP="000D3C64">
      <w:pPr>
        <w:numPr>
          <w:ilvl w:val="0"/>
          <w:numId w:val="48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don't care about emergencies </w:t>
      </w:r>
    </w:p>
    <w:p w:rsidR="001E5040" w:rsidRPr="000D3C64" w:rsidRDefault="001E5040" w:rsidP="000D3C64">
      <w:pPr>
        <w:numPr>
          <w:ilvl w:val="0"/>
          <w:numId w:val="48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are used to sirens. </w:t>
      </w:r>
    </w:p>
    <w:p w:rsidR="001E5040" w:rsidRPr="000D3C64" w:rsidRDefault="001E5040" w:rsidP="000D3C64">
      <w:pPr>
        <w:numPr>
          <w:ilvl w:val="0"/>
          <w:numId w:val="48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are attracted by sounds. </w:t>
      </w:r>
    </w:p>
    <w:p w:rsidR="001E5040" w:rsidRPr="000D3C64" w:rsidRDefault="001E5040" w:rsidP="000D3C64">
      <w:pPr>
        <w:numPr>
          <w:ilvl w:val="0"/>
          <w:numId w:val="48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don't hear loud noises. </w:t>
      </w:r>
    </w:p>
    <w:p w:rsidR="001E5040" w:rsidRPr="000D3C64" w:rsidRDefault="001E5040" w:rsidP="000D3C64">
      <w:pPr>
        <w:pStyle w:val="Default"/>
        <w:spacing w:line="360" w:lineRule="auto"/>
        <w:rPr>
          <w:b/>
          <w:color w:val="FF0000"/>
          <w:sz w:val="30"/>
          <w:szCs w:val="30"/>
        </w:rPr>
      </w:pP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How does the author relate to sounds at night? </w:t>
      </w:r>
    </w:p>
    <w:p w:rsidR="001E5040" w:rsidRPr="000D3C64" w:rsidRDefault="001E5040" w:rsidP="000D3C64">
      <w:pPr>
        <w:numPr>
          <w:ilvl w:val="0"/>
          <w:numId w:val="48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He imagines sounds that do not exist. </w:t>
      </w:r>
    </w:p>
    <w:p w:rsidR="001E5040" w:rsidRPr="000D3C64" w:rsidRDefault="001E5040" w:rsidP="000D3C64">
      <w:pPr>
        <w:numPr>
          <w:ilvl w:val="0"/>
          <w:numId w:val="48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He exaggerates quiet sounds. </w:t>
      </w:r>
    </w:p>
    <w:p w:rsidR="001E5040" w:rsidRPr="000D3C64" w:rsidRDefault="001E5040" w:rsidP="000D3C64">
      <w:pPr>
        <w:numPr>
          <w:ilvl w:val="0"/>
          <w:numId w:val="48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He thinks taps should be turned off. </w:t>
      </w:r>
    </w:p>
    <w:p w:rsidR="001E5040" w:rsidRPr="000D3C64" w:rsidRDefault="001E5040" w:rsidP="000D3C64">
      <w:pPr>
        <w:numPr>
          <w:ilvl w:val="0"/>
          <w:numId w:val="48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He believes it's rather quiet at night.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450"/>
        </w:tabs>
        <w:spacing w:line="360" w:lineRule="auto"/>
        <w:rPr>
          <w:rFonts w:ascii="Times New Roman" w:hAnsi="Times New Roman" w:cs="Times New Roman"/>
          <w:sz w:val="30"/>
          <w:szCs w:val="30"/>
        </w:rPr>
      </w:pPr>
      <w:r w:rsidRPr="000D3C64">
        <w:rPr>
          <w:rFonts w:ascii="Times New Roman" w:hAnsi="Times New Roman" w:cs="Times New Roman"/>
          <w:sz w:val="30"/>
          <w:szCs w:val="30"/>
        </w:rPr>
        <w:t>Q10</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tabs>
          <w:tab w:val="center" w:pos="4820"/>
        </w:tabs>
        <w:spacing w:line="360" w:lineRule="auto"/>
        <w:rPr>
          <w:rFonts w:ascii="Times New Roman" w:hAnsi="Times New Roman" w:cs="Times New Roman"/>
          <w:sz w:val="30"/>
          <w:szCs w:val="30"/>
        </w:rPr>
      </w:pPr>
      <w:r w:rsidRPr="000D3C64">
        <w:rPr>
          <w:rFonts w:ascii="Times New Roman" w:hAnsi="Times New Roman" w:cs="Times New Roman"/>
          <w:sz w:val="30"/>
          <w:szCs w:val="30"/>
        </w:rPr>
        <w:t>How does the writer feel about sounds in general?</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1. They make him feel at home.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2. He thinks they should be ignored.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3. He believes they are part of our lives.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4.</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 He prefers silence to loud noises. </w:t>
      </w:r>
    </w:p>
    <w:p w:rsidR="001E5040" w:rsidRPr="000D3C64" w:rsidRDefault="001E5040" w:rsidP="000D3C64">
      <w:pPr>
        <w:tabs>
          <w:tab w:val="center" w:pos="420"/>
        </w:tabs>
        <w:spacing w:line="360" w:lineRule="auto"/>
        <w:rPr>
          <w:rFonts w:ascii="Times New Roman" w:hAnsi="Times New Roman" w:cs="Times New Roman"/>
          <w:sz w:val="30"/>
          <w:szCs w:val="30"/>
        </w:rPr>
      </w:pPr>
      <w:r w:rsidRPr="000D3C64">
        <w:rPr>
          <w:rFonts w:ascii="Times New Roman" w:hAnsi="Times New Roman" w:cs="Times New Roman"/>
          <w:sz w:val="30"/>
          <w:szCs w:val="30"/>
        </w:rPr>
        <w:t>Q12</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tabs>
          <w:tab w:val="center" w:pos="3494"/>
        </w:tabs>
        <w:spacing w:line="360" w:lineRule="auto"/>
        <w:rPr>
          <w:rFonts w:ascii="Times New Roman" w:hAnsi="Times New Roman" w:cs="Times New Roman"/>
          <w:sz w:val="30"/>
          <w:szCs w:val="30"/>
        </w:rPr>
      </w:pPr>
      <w:r w:rsidRPr="000D3C64">
        <w:rPr>
          <w:rFonts w:ascii="Times New Roman" w:hAnsi="Times New Roman" w:cs="Times New Roman"/>
          <w:sz w:val="30"/>
          <w:szCs w:val="30"/>
        </w:rPr>
        <w:t>The sound of a coin dropp</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ing makes people ... </w:t>
      </w:r>
    </w:p>
    <w:p w:rsidR="001E5040" w:rsidRPr="000D3C64" w:rsidRDefault="001E5040" w:rsidP="000D3C64">
      <w:pPr>
        <w:numPr>
          <w:ilvl w:val="0"/>
          <w:numId w:val="48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think of money. </w:t>
      </w:r>
    </w:p>
    <w:p w:rsidR="001E5040" w:rsidRPr="000D3C64" w:rsidRDefault="001E5040" w:rsidP="000D3C64">
      <w:pPr>
        <w:numPr>
          <w:ilvl w:val="0"/>
          <w:numId w:val="48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look at each other. </w:t>
      </w:r>
    </w:p>
    <w:p w:rsidR="001E5040" w:rsidRPr="000D3C64" w:rsidRDefault="001E5040" w:rsidP="000D3C64">
      <w:pPr>
        <w:numPr>
          <w:ilvl w:val="0"/>
          <w:numId w:val="48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pay attention to it. </w:t>
      </w:r>
    </w:p>
    <w:p w:rsidR="001E5040" w:rsidRPr="000D3C64" w:rsidRDefault="001E5040" w:rsidP="000D3C64">
      <w:pPr>
        <w:numPr>
          <w:ilvl w:val="0"/>
          <w:numId w:val="48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stop crossing the street </w:t>
      </w:r>
    </w:p>
    <w:p w:rsidR="001E5040" w:rsidRPr="000D3C64" w:rsidRDefault="001E5040" w:rsidP="000D3C64">
      <w:pPr>
        <w:spacing w:after="5" w:line="360" w:lineRule="auto"/>
        <w:ind w:right="9"/>
        <w:jc w:val="both"/>
        <w:rPr>
          <w:rFonts w:ascii="Times New Roman" w:hAnsi="Times New Roman" w:cs="Times New Roman"/>
          <w:sz w:val="30"/>
          <w:szCs w:val="30"/>
        </w:rPr>
      </w:pPr>
    </w:p>
    <w:p w:rsidR="001E5040" w:rsidRPr="000D3C64" w:rsidRDefault="001E5040" w:rsidP="000D3C64">
      <w:pPr>
        <w:pStyle w:val="ListParagraph"/>
        <w:numPr>
          <w:ilvl w:val="0"/>
          <w:numId w:val="474"/>
        </w:numPr>
        <w:spacing w:after="160" w:line="360" w:lineRule="auto"/>
        <w:ind w:right="9"/>
        <w:rPr>
          <w:rFonts w:ascii="Times New Roman" w:hAnsi="Times New Roman" w:cs="Times New Roman"/>
          <w:sz w:val="30"/>
          <w:szCs w:val="30"/>
        </w:rPr>
      </w:pPr>
      <w:r w:rsidRPr="000D3C64">
        <w:rPr>
          <w:rFonts w:ascii="Times New Roman" w:hAnsi="Times New Roman" w:cs="Times New Roman"/>
          <w:sz w:val="30"/>
          <w:szCs w:val="30"/>
        </w:rPr>
        <w:t>Directions The passage given below is followed by a set of five questions. Choose the most appropriate answer to each question. Language is not a cultural artifact that we learn the way we learn to tell time or how the federal government works. Instead, it is a distinct piece of the biological makeup of our brains. Language is a complex, specialized skill, which develops in the child spontaneously, without conscious effort or formal instruction, is deployed without awareness of its underlying logic, is qualitatively the same in every individual, and is distinct from more general abilities to process information or behave intelligently. For these reasons some cognitive scientists have described language as a psychological faculty, a mental organ, a neural system, and a computational module. But I prefer the admittedly quaint term "instinct." It conveys the idea that people know how to talk in more or less the sense that spiders know how to spin webs. Webspinning was not invented by some unsung spider genius and does not depend on having had the right education or on having an aptitude for architecture or the construction trades. Rather, spiders spin spider webs because they have spider brains, which give them the urge to spin and the competence to succeed. Although there are differences between webs and words, I will encourage you to see language in this way, for it helps to make sense of the phenomena we will explore. Thinking of language as an instinct inverts the popular wisdom, especially as it has been passed down in the canon of the humanities and social sciences. Language is no more a cultural invention than is upright posture. It is not a manifestation of a general capacity to use -symbols: a three year old, we shall see, is a grammatical genius, but is quite incompetent at the visual arts, religious iconography, traffic signs, and the other staples of the semiotics curriculum. Though language is a magnificent ability unique to Homo sapiens among living species, it does not call for sequestering the study of humans from the domain of biology, for a magnificent ability unique to a particular living species is far from unique in the animal kingdom. Some kinds of bats home in on flying insects using Doppler sonar. Some kinds of migratory birds navigate thousands of miles by calibrating the positions of the constellations against the time of day and year. In nature's talent show we are simply a species of primate with our own act, a knack for communicating information about who did what to whom by modulating the sounds we make when we exhale Once you begin to look at language not as the ineffable essence of human uniqueness but as a biological adaption to communicate information, it is no longer as tempting to see language as an insidious shaper of thought, and, we shall see, it is not. Moreover, seeing language as one of nature’s engineering marvels ? an organ with ?that perfection of structure and co-adaption which justly excites our admiration, in Darwin’s words “give us a new respect for your ordinary Joe and the much-maligned English language (or any language). The complexity of language, from the scientist’s point of view, is part of our biological birthright; it is not something that parents teach their children or something that must be elaborated in school “ as Oscar Wilde said, ?Education is an admirable thing, but it is well to remember from time to time that nothing that is worth knowing can be taught.? A preschooler’s tacit knowledge of grammar is more sophisticated than the thickest style manual or the most state-of-the-art computer language system, and the same applies to all healthy human beings, even the notorious syntax-fracturing professional athlete and the, you know, like, inarticulate teenage skateboarder. Finally, since language is the product of a well-engineered biological instinct, we shall see that it is not nutty barrel of monkeys that 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ntertainer-columnists make it out to be . </w:t>
      </w:r>
    </w:p>
    <w:p w:rsidR="001E5040" w:rsidRPr="000D3C64" w:rsidRDefault="001E5040" w:rsidP="000D3C64">
      <w:pPr>
        <w:pStyle w:val="ListParagraph"/>
        <w:spacing w:line="360" w:lineRule="auto"/>
        <w:ind w:left="240" w:right="9"/>
        <w:rPr>
          <w:rFonts w:ascii="Times New Roman" w:hAnsi="Times New Roman" w:cs="Times New Roman"/>
          <w:sz w:val="30"/>
          <w:szCs w:val="30"/>
        </w:rPr>
      </w:pPr>
      <w:r w:rsidRPr="000D3C64">
        <w:rPr>
          <w:rFonts w:ascii="Times New Roman" w:hAnsi="Times New Roman" w:cs="Times New Roman"/>
          <w:sz w:val="30"/>
          <w:szCs w:val="30"/>
        </w:rPr>
        <w:t>1.Which of the following can be used to replace the “spiders know how to spin webs” analogy as used by the author?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84"/>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 kitten learning to jump over a wall </w:t>
      </w:r>
    </w:p>
    <w:p w:rsidR="001E5040" w:rsidRPr="000D3C64" w:rsidRDefault="001E5040" w:rsidP="000D3C64">
      <w:pPr>
        <w:numPr>
          <w:ilvl w:val="0"/>
          <w:numId w:val="484"/>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Bees collecting nectar </w:t>
      </w:r>
    </w:p>
    <w:p w:rsidR="001E5040" w:rsidRPr="000D3C64" w:rsidRDefault="001E5040" w:rsidP="000D3C64">
      <w:pPr>
        <w:numPr>
          <w:ilvl w:val="0"/>
          <w:numId w:val="484"/>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 donkey carrying a load </w:t>
      </w:r>
    </w:p>
    <w:p w:rsidR="001E5040" w:rsidRPr="000D3C64" w:rsidRDefault="001E5040" w:rsidP="000D3C64">
      <w:pPr>
        <w:numPr>
          <w:ilvl w:val="0"/>
          <w:numId w:val="484"/>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 horse running a Derby </w:t>
      </w:r>
    </w:p>
    <w:p w:rsidR="001E5040" w:rsidRPr="000D3C64" w:rsidRDefault="001E5040" w:rsidP="000D3C64">
      <w:pPr>
        <w:numPr>
          <w:ilvl w:val="0"/>
          <w:numId w:val="484"/>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pet dog protecting its owners property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45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2.Which of the following best summarizes the passage? </w:t>
      </w:r>
    </w:p>
    <w:p w:rsidR="001E5040" w:rsidRPr="000D3C64" w:rsidRDefault="001E5040" w:rsidP="000D3C64">
      <w:pPr>
        <w:numPr>
          <w:ilvl w:val="0"/>
          <w:numId w:val="485"/>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Language is unique to Homo sapiens. </w:t>
      </w:r>
    </w:p>
    <w:p w:rsidR="001E5040" w:rsidRPr="000D3C64" w:rsidRDefault="001E5040" w:rsidP="000D3C64">
      <w:pPr>
        <w:numPr>
          <w:ilvl w:val="0"/>
          <w:numId w:val="485"/>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Language is neither learnt nor taught. </w:t>
      </w:r>
    </w:p>
    <w:p w:rsidR="001E5040" w:rsidRPr="000D3C64" w:rsidRDefault="001E5040" w:rsidP="000D3C64">
      <w:pPr>
        <w:numPr>
          <w:ilvl w:val="0"/>
          <w:numId w:val="485"/>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Language is not a cultural invention or artifact as it is made out. </w:t>
      </w:r>
    </w:p>
    <w:p w:rsidR="001E5040" w:rsidRPr="000D3C64" w:rsidRDefault="001E5040" w:rsidP="000D3C64">
      <w:pPr>
        <w:numPr>
          <w:ilvl w:val="0"/>
          <w:numId w:val="485"/>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Language is instinctive ability of human beings. </w:t>
      </w:r>
    </w:p>
    <w:p w:rsidR="001E5040" w:rsidRPr="000D3C64" w:rsidRDefault="001E5040" w:rsidP="000D3C64">
      <w:pPr>
        <w:numPr>
          <w:ilvl w:val="0"/>
          <w:numId w:val="485"/>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Language is use of symbols unique to human beings.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3 According to the passage, complexity of language cannot be taught by parents or at school to children because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86"/>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children instinctively know language. </w:t>
      </w:r>
    </w:p>
    <w:p w:rsidR="001E5040" w:rsidRPr="000D3C64" w:rsidRDefault="001E5040" w:rsidP="000D3C64">
      <w:pPr>
        <w:numPr>
          <w:ilvl w:val="0"/>
          <w:numId w:val="486"/>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children learn the language on their own. </w:t>
      </w:r>
    </w:p>
    <w:p w:rsidR="001E5040" w:rsidRPr="000D3C64" w:rsidRDefault="001E5040" w:rsidP="000D3C64">
      <w:pPr>
        <w:numPr>
          <w:ilvl w:val="0"/>
          <w:numId w:val="486"/>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language is not amenable to teaching. </w:t>
      </w:r>
    </w:p>
    <w:p w:rsidR="001E5040" w:rsidRPr="000D3C64" w:rsidRDefault="001E5040" w:rsidP="000D3C64">
      <w:pPr>
        <w:numPr>
          <w:ilvl w:val="0"/>
          <w:numId w:val="486"/>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children know language better than their teachers or parents. </w:t>
      </w:r>
    </w:p>
    <w:p w:rsidR="001E5040" w:rsidRPr="000D3C64" w:rsidRDefault="001E5040" w:rsidP="000D3C64">
      <w:pPr>
        <w:numPr>
          <w:ilvl w:val="0"/>
          <w:numId w:val="486"/>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children are born with the knowledge of semiotics </w:t>
      </w:r>
    </w:p>
    <w:p w:rsidR="001E5040" w:rsidRPr="000D3C64" w:rsidRDefault="001E5040" w:rsidP="000D3C64">
      <w:pPr>
        <w:spacing w:after="11"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tabs>
          <w:tab w:val="center" w:pos="4375"/>
        </w:tabs>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4.According to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the passage, which of the following is unique to human beings? </w:t>
      </w:r>
    </w:p>
    <w:p w:rsidR="001E5040" w:rsidRPr="000D3C64" w:rsidRDefault="001E5040" w:rsidP="000D3C64">
      <w:pPr>
        <w:numPr>
          <w:ilvl w:val="0"/>
          <w:numId w:val="487"/>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Ability to use symbols while communicating with one another. </w:t>
      </w:r>
    </w:p>
    <w:p w:rsidR="001E5040" w:rsidRPr="000D3C64" w:rsidRDefault="001E5040" w:rsidP="000D3C64">
      <w:pPr>
        <w:numPr>
          <w:ilvl w:val="0"/>
          <w:numId w:val="487"/>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Ability to communicate with each other through voice modulation. </w:t>
      </w:r>
    </w:p>
    <w:p w:rsidR="001E5040" w:rsidRPr="000D3C64" w:rsidRDefault="001E5040" w:rsidP="000D3C64">
      <w:pPr>
        <w:numPr>
          <w:ilvl w:val="0"/>
          <w:numId w:val="487"/>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Ability to communicate information to other members of the species. </w:t>
      </w:r>
    </w:p>
    <w:p w:rsidR="001E5040" w:rsidRPr="000D3C64" w:rsidRDefault="001E5040" w:rsidP="000D3C64">
      <w:pPr>
        <w:numPr>
          <w:ilvl w:val="0"/>
          <w:numId w:val="487"/>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Ability to use sound as means of communication. </w:t>
      </w:r>
    </w:p>
    <w:p w:rsidR="001E5040" w:rsidRPr="000D3C64" w:rsidRDefault="001E5040" w:rsidP="000D3C64">
      <w:pPr>
        <w:numPr>
          <w:ilvl w:val="0"/>
          <w:numId w:val="487"/>
        </w:numPr>
        <w:spacing w:after="0" w:line="360" w:lineRule="auto"/>
        <w:rPr>
          <w:rFonts w:ascii="Times New Roman" w:hAnsi="Times New Roman" w:cs="Times New Roman"/>
          <w:sz w:val="30"/>
          <w:szCs w:val="30"/>
        </w:rPr>
      </w:pPr>
      <w:r w:rsidRPr="000D3C64">
        <w:rPr>
          <w:rFonts w:ascii="Times New Roman" w:hAnsi="Times New Roman" w:cs="Times New Roman"/>
          <w:color w:val="000000"/>
          <w:sz w:val="30"/>
          <w:szCs w:val="30"/>
        </w:rPr>
        <w:t xml:space="preserve">All of the above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pStyle w:val="ListParagraph"/>
        <w:numPr>
          <w:ilvl w:val="0"/>
          <w:numId w:val="474"/>
        </w:numPr>
        <w:spacing w:after="58" w:line="360" w:lineRule="auto"/>
        <w:ind w:right="9"/>
        <w:rPr>
          <w:rFonts w:ascii="Times New Roman" w:hAnsi="Times New Roman" w:cs="Times New Roman"/>
          <w:sz w:val="30"/>
          <w:szCs w:val="30"/>
        </w:rPr>
      </w:pPr>
      <w:r w:rsidRPr="000D3C64">
        <w:rPr>
          <w:rFonts w:ascii="Times New Roman" w:hAnsi="Times New Roman" w:cs="Times New Roman"/>
          <w:sz w:val="30"/>
          <w:szCs w:val="30"/>
        </w:rPr>
        <w:t>Directions The passage given below is followed by a set of five questions. Choose the most appropriate answer to each question. When I was little, children were bought two kinds of ice cream, sold from those white wagons with the canopies made of silvery metal: either the two-cent cone or the four-cent ice cream pie. The two-cent cone was very small, in fact it could fit comfortably into a child's hand, and it was made by taking the ice cream from its container with a special scoop and piling it on the cone. Granny always suggested I eat only a part of the cone, then throw away the pointed end, because it had been touched by the vendor's hand (though that was the best part, nice and crunchy, and it was regularly eaten in secret, after a pretense of discarding it). The four-cent pie was made by a special little machine, also silvery, which pressed two disks of sweet biscuit against a cylindrical section of ice cream. First you had to thrust your tongue into the gap between the biscuits until it touched the central nucleus of ice cream; then, gradually, you ate the whole thing, the biscuit surfaces softening as they became soaked in creamy nectar. Granny had no advice to give here: in theory the pies had been touched only by the machine; in practice, the vendor had held them against his hand while giving them to us, but it was impossible to isolate the contaminated area. I was fascinated, however, by some of my peers, whose parents bought them not a four-cent pie but two two-cent cones. These privileged children advanced proudly with one cone in their right hand and one in their left; and expertly moving their head from side to side, they licked first one, then the other. This liturgy seemed to me so sumptuously enviable, that many times I asked to be allowed to celebrate it. In vain. My elders were inflexible: a four-cent ice, yes; but two two-cent ones, absolutely no. As anyone can see, neither mathematics nor economy nor dietetics justified this refusal. Nor did hygiene, assuming that in due course the tips of both cones were discarded. The pathetic, and obviously mendacious, justification was that a boy concerned with turning his eyes from one cone to the other was more inclined to stumble over stones, steps, or cracks in the pavement. I dimly sensed that there was another secret justification, cruelly pedagogical, but I was unable to grasp it. Today, citizen and victim of a consumer society, a civilization of excess and waste (which the society of the thirties was not), I realize that those dear and now departed elders were right. Two two-cent cones instead of one at four cents did not signify squandering, economically speaking, but symbolically they surely did. It was for this precise reason, that I yearned for them: because two ice creams suggested excess. And this was precisely why they were denied me: because they looked indecent, an insult to poverty, a display of fictitious privilege, a boast of wealth. Only spoiled children ate two cones at once, those children who in fairy tales were rightly punished, as Pinocchio was when he rejected the skin and the stalk. And parents who encouraged this weakness, appropriate to little parvenus, were bringing up their children in the foolish theater of "I'd like to but I can't." They were preparing them to turn up at tourist-class cheekin with a fake Gucci bag bought from a street peddler on the beach at Rimini Nowadays the moralist risks seeming at odds with morality, in a world where the consumer civilization now wants even adults to be spoiled, and promises them always something more, from the wristwatch in the box of detergent to the bonus bangle sheathed, with the magazine it accompanies, in a plastic envelope. Like the parents of those ambidextrous gluttons I so envied, the consumer civilization pretends to give more, but actually gives, for four cents, what is worth four cents. You will throw away the old transistor radio to purchase the new one, that boasts an alarm clock as well, but some inexplicable defect in the mechanism will guarantee that the radio lasts only a year. The new cheap car will have leather seats, double side mirrors adjustable from inside, and a paneled dashboard, but it will not last nearly so long as the glorious old Fiat 500, which, even when it broke down, could be started again with a kick. The morality of the old days made Spartans of us all, while today's morality wants all of us to be Sybarites.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Q1 </w:t>
      </w:r>
    </w:p>
    <w:p w:rsidR="001E5040" w:rsidRPr="000D3C64" w:rsidRDefault="001E5040" w:rsidP="000D3C64">
      <w:pPr>
        <w:spacing w:line="360" w:lineRule="auto"/>
        <w:ind w:right="2475"/>
        <w:rPr>
          <w:rFonts w:ascii="Times New Roman" w:hAnsi="Times New Roman" w:cs="Times New Roman"/>
          <w:sz w:val="30"/>
          <w:szCs w:val="30"/>
        </w:rPr>
      </w:pPr>
      <w:r w:rsidRPr="000D3C64">
        <w:rPr>
          <w:rFonts w:ascii="Times New Roman" w:hAnsi="Times New Roman" w:cs="Times New Roman"/>
          <w:sz w:val="30"/>
          <w:szCs w:val="30"/>
        </w:rPr>
        <w:t xml:space="preserve">The author pined for two-cent cones instead of one four-cent pie because 1. it made dietetic sense. </w:t>
      </w:r>
    </w:p>
    <w:p w:rsidR="001E5040" w:rsidRPr="000D3C64" w:rsidRDefault="001E5040" w:rsidP="000D3C64">
      <w:pPr>
        <w:numPr>
          <w:ilvl w:val="0"/>
          <w:numId w:val="48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it suggested intemperance. </w:t>
      </w:r>
    </w:p>
    <w:p w:rsidR="001E5040" w:rsidRPr="000D3C64" w:rsidRDefault="001E5040" w:rsidP="000D3C64">
      <w:pPr>
        <w:numPr>
          <w:ilvl w:val="0"/>
          <w:numId w:val="48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it was more fun. </w:t>
      </w:r>
    </w:p>
    <w:p w:rsidR="001E5040" w:rsidRPr="000D3C64" w:rsidRDefault="001E5040" w:rsidP="000D3C64">
      <w:pPr>
        <w:numPr>
          <w:ilvl w:val="0"/>
          <w:numId w:val="48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it had a visual appeal. </w:t>
      </w:r>
    </w:p>
    <w:p w:rsidR="001E5040" w:rsidRPr="000D3C64" w:rsidRDefault="001E5040" w:rsidP="000D3C64">
      <w:pPr>
        <w:numPr>
          <w:ilvl w:val="0"/>
          <w:numId w:val="48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he was a glutton.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600"/>
        </w:tabs>
        <w:spacing w:after="39" w:line="360" w:lineRule="auto"/>
        <w:rPr>
          <w:rFonts w:ascii="Times New Roman" w:hAnsi="Times New Roman" w:cs="Times New Roman"/>
          <w:sz w:val="30"/>
          <w:szCs w:val="30"/>
        </w:rPr>
      </w:pPr>
      <w:r w:rsidRPr="000D3C64">
        <w:rPr>
          <w:rFonts w:ascii="Times New Roman" w:hAnsi="Times New Roman" w:cs="Times New Roman"/>
          <w:sz w:val="30"/>
          <w:szCs w:val="30"/>
        </w:rPr>
        <w:t>Q2</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802"/>
        <w:rPr>
          <w:rFonts w:ascii="Times New Roman" w:hAnsi="Times New Roman" w:cs="Times New Roman"/>
          <w:sz w:val="30"/>
          <w:szCs w:val="30"/>
        </w:rPr>
      </w:pPr>
      <w:r w:rsidRPr="000D3C64">
        <w:rPr>
          <w:rFonts w:ascii="Times New Roman" w:hAnsi="Times New Roman" w:cs="Times New Roman"/>
          <w:sz w:val="30"/>
          <w:szCs w:val="30"/>
        </w:rPr>
        <w:t>According to the author, the justification for refusal to let him eat two cones was plausibly</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1. didactic. </w:t>
      </w:r>
    </w:p>
    <w:p w:rsidR="001E5040" w:rsidRPr="000D3C64" w:rsidRDefault="001E5040" w:rsidP="000D3C64">
      <w:pPr>
        <w:numPr>
          <w:ilvl w:val="0"/>
          <w:numId w:val="48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dietetic. </w:t>
      </w:r>
    </w:p>
    <w:p w:rsidR="001E5040" w:rsidRPr="000D3C64" w:rsidRDefault="001E5040" w:rsidP="000D3C64">
      <w:pPr>
        <w:numPr>
          <w:ilvl w:val="0"/>
          <w:numId w:val="48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dialectic. </w:t>
      </w:r>
    </w:p>
    <w:p w:rsidR="001E5040" w:rsidRPr="000D3C64" w:rsidRDefault="001E5040" w:rsidP="000D3C64">
      <w:pPr>
        <w:numPr>
          <w:ilvl w:val="0"/>
          <w:numId w:val="48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diatonic. </w:t>
      </w:r>
    </w:p>
    <w:p w:rsidR="001E5040" w:rsidRPr="000D3C64" w:rsidRDefault="001E5040" w:rsidP="000D3C64">
      <w:pPr>
        <w:numPr>
          <w:ilvl w:val="0"/>
          <w:numId w:val="48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diastolic.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Q3</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Which of the following cannot be inferred from the passage? </w:t>
      </w:r>
    </w:p>
    <w:p w:rsidR="001E5040" w:rsidRPr="000D3C64" w:rsidRDefault="001E5040" w:rsidP="000D3C64">
      <w:pPr>
        <w:numPr>
          <w:ilvl w:val="0"/>
          <w:numId w:val="49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Today's society is more extravagant than the society of the 1930s. </w:t>
      </w:r>
    </w:p>
    <w:p w:rsidR="001E5040" w:rsidRPr="000D3C64" w:rsidRDefault="001E5040" w:rsidP="000D3C64">
      <w:pPr>
        <w:numPr>
          <w:ilvl w:val="0"/>
          <w:numId w:val="49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The act of eating two ice cream cones is akin to a ceremonial process. </w:t>
      </w:r>
    </w:p>
    <w:p w:rsidR="001E5040" w:rsidRPr="000D3C64" w:rsidRDefault="001E5040" w:rsidP="000D3C64">
      <w:pPr>
        <w:numPr>
          <w:ilvl w:val="0"/>
          <w:numId w:val="49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Elders rightly suggested that a boy turning eyes from one cone to the other was more likely to fall. </w:t>
      </w:r>
    </w:p>
    <w:p w:rsidR="001E5040" w:rsidRPr="000D3C64" w:rsidRDefault="001E5040" w:rsidP="000D3C64">
      <w:pPr>
        <w:numPr>
          <w:ilvl w:val="0"/>
          <w:numId w:val="49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Despite seeming to promise more, the consumer civilization gives away exactly what the thing is worth.</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9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The consumer civilization attempts to spoil children and adults alike.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Q4</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4657"/>
        <w:rPr>
          <w:rFonts w:ascii="Times New Roman" w:hAnsi="Times New Roman" w:cs="Times New Roman"/>
          <w:sz w:val="30"/>
          <w:szCs w:val="30"/>
        </w:rPr>
      </w:pPr>
      <w:r w:rsidRPr="000D3C64">
        <w:rPr>
          <w:rFonts w:ascii="Times New Roman" w:hAnsi="Times New Roman" w:cs="Times New Roman"/>
          <w:sz w:val="30"/>
          <w:szCs w:val="30"/>
        </w:rPr>
        <w:t xml:space="preserve">In the passage, the phrase 'little parvenus' refers to 1. naughty midgets. </w:t>
      </w:r>
    </w:p>
    <w:p w:rsidR="001E5040" w:rsidRPr="000D3C64" w:rsidRDefault="001E5040" w:rsidP="000D3C64">
      <w:pPr>
        <w:numPr>
          <w:ilvl w:val="0"/>
          <w:numId w:val="491"/>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old hags. </w:t>
      </w:r>
    </w:p>
    <w:p w:rsidR="001E5040" w:rsidRPr="000D3C64" w:rsidRDefault="001E5040" w:rsidP="000D3C64">
      <w:pPr>
        <w:numPr>
          <w:ilvl w:val="0"/>
          <w:numId w:val="491"/>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arrogant people. </w:t>
      </w:r>
    </w:p>
    <w:p w:rsidR="001E5040" w:rsidRPr="000D3C64" w:rsidRDefault="001E5040" w:rsidP="000D3C64">
      <w:pPr>
        <w:numPr>
          <w:ilvl w:val="0"/>
          <w:numId w:val="491"/>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young upstarts. </w:t>
      </w:r>
    </w:p>
    <w:p w:rsidR="001E5040" w:rsidRPr="000D3C64" w:rsidRDefault="001E5040" w:rsidP="000D3C64">
      <w:pPr>
        <w:numPr>
          <w:ilvl w:val="0"/>
          <w:numId w:val="491"/>
        </w:numPr>
        <w:spacing w:after="5" w:line="360" w:lineRule="auto"/>
        <w:ind w:left="250" w:right="9"/>
        <w:jc w:val="both"/>
        <w:rPr>
          <w:rFonts w:ascii="Times New Roman" w:hAnsi="Times New Roman" w:cs="Times New Roman"/>
          <w:sz w:val="30"/>
          <w:szCs w:val="30"/>
        </w:rPr>
      </w:pPr>
      <w:r w:rsidRPr="000D3C64">
        <w:rPr>
          <w:rFonts w:ascii="Times New Roman" w:hAnsi="Times New Roman" w:cs="Times New Roman"/>
          <w:sz w:val="30"/>
          <w:szCs w:val="30"/>
        </w:rPr>
        <w:t xml:space="preserve">foolish kids. </w:t>
      </w:r>
    </w:p>
    <w:p w:rsidR="001E5040" w:rsidRPr="000D3C64" w:rsidRDefault="001E5040" w:rsidP="000D3C64">
      <w:pPr>
        <w:spacing w:after="14"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Q5</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tabs>
          <w:tab w:val="center" w:pos="6205"/>
        </w:tabs>
        <w:spacing w:after="32" w:line="360" w:lineRule="auto"/>
        <w:rPr>
          <w:rFonts w:ascii="Times New Roman" w:hAnsi="Times New Roman" w:cs="Times New Roman"/>
          <w:sz w:val="30"/>
          <w:szCs w:val="30"/>
        </w:rPr>
      </w:pPr>
      <w:r w:rsidRPr="000D3C64">
        <w:rPr>
          <w:rFonts w:ascii="Times New Roman" w:hAnsi="Times New Roman" w:cs="Times New Roman"/>
          <w:sz w:val="30"/>
          <w:szCs w:val="30"/>
        </w:rPr>
        <w:t>What does the author mean by now</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-a-days the moralist risks seeming at odds with morality?? </w:t>
      </w:r>
    </w:p>
    <w:p w:rsidR="001E5040" w:rsidRPr="000D3C64" w:rsidRDefault="001E5040" w:rsidP="000D3C64">
      <w:pPr>
        <w:numPr>
          <w:ilvl w:val="0"/>
          <w:numId w:val="492"/>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 xml:space="preserve">The moralist of yesterday have become immoral today. </w:t>
      </w:r>
    </w:p>
    <w:p w:rsidR="001E5040" w:rsidRPr="000D3C64" w:rsidRDefault="001E5040" w:rsidP="000D3C64">
      <w:pPr>
        <w:numPr>
          <w:ilvl w:val="0"/>
          <w:numId w:val="492"/>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 xml:space="preserve">The concept of morality has changed over the years. </w:t>
      </w:r>
    </w:p>
    <w:p w:rsidR="001E5040" w:rsidRPr="000D3C64" w:rsidRDefault="001E5040" w:rsidP="000D3C64">
      <w:pPr>
        <w:numPr>
          <w:ilvl w:val="0"/>
          <w:numId w:val="492"/>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 xml:space="preserve">Consumerism is amoral. </w:t>
      </w:r>
    </w:p>
    <w:p w:rsidR="001E5040" w:rsidRPr="000D3C64" w:rsidRDefault="001E5040" w:rsidP="000D3C64">
      <w:pPr>
        <w:numPr>
          <w:ilvl w:val="0"/>
          <w:numId w:val="492"/>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 xml:space="preserve">The risks associated with immorality have gone up. </w:t>
      </w:r>
    </w:p>
    <w:p w:rsidR="001E5040" w:rsidRPr="000D3C64" w:rsidRDefault="001E5040" w:rsidP="000D3C64">
      <w:pPr>
        <w:numPr>
          <w:ilvl w:val="0"/>
          <w:numId w:val="492"/>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 xml:space="preserve">The purist’s view of morality is fast becoming popular.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pStyle w:val="ListParagraph"/>
        <w:numPr>
          <w:ilvl w:val="0"/>
          <w:numId w:val="474"/>
        </w:numPr>
        <w:spacing w:after="160" w:line="360" w:lineRule="auto"/>
        <w:ind w:right="9"/>
        <w:rPr>
          <w:rFonts w:ascii="Times New Roman" w:hAnsi="Times New Roman" w:cs="Times New Roman"/>
          <w:sz w:val="30"/>
          <w:szCs w:val="30"/>
        </w:rPr>
      </w:pPr>
      <w:r w:rsidRPr="000D3C64">
        <w:rPr>
          <w:rFonts w:ascii="Times New Roman" w:hAnsi="Times New Roman" w:cs="Times New Roman"/>
          <w:b/>
          <w:sz w:val="30"/>
          <w:szCs w:val="30"/>
        </w:rPr>
        <w:t xml:space="preserve"> </w:t>
      </w:r>
      <w:r w:rsidRPr="000D3C64">
        <w:rPr>
          <w:rFonts w:ascii="Times New Roman" w:hAnsi="Times New Roman" w:cs="Times New Roman"/>
          <w:sz w:val="30"/>
          <w:szCs w:val="30"/>
        </w:rPr>
        <w:t>Read the passages given below and answer the questions that follow them. Half a century after the cold war, Sir Martin Rees, a 61-year-old veteran of the anti-nuclear movement believes that the world came closer-and more often-to the brink of thermonuclear destruction than most people realize. Could it happen again, more broadly, could man, even unwittingly, unleash a chain of events that destroys the natural environment and ultimately humanity itself? The debate over how to safeguard our world is not limited, of course, to disaster scenarios. Conservationists, politicians and scientists of every hue continue to hold forth on mankind's environmental depredations. For Sir Martin, a respected Cambridge University astrophysicist and Britain's Astronomer Royal, the emphasis is on warning; for others it is the more difficult task of trying to devise prescriptions.</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The specter of a terrorist attack or an accident involving bio-organisms or nanotechnology so concerns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Sir Martin that he is ready to wager $1,000 that 1 million people will die as a result of A single horrendous act, by 2020.In addition to threats from disgruntled misfits or religious radicals, he worries about the destruction of the natural environment that may result from broader policies made by society. And he is particularly concerned that the current pattern of industrialization, urbanization and motorization might fuel climate change and biodiversity loss on such a scale as to lead to environmental disaster. However, unlike the most dystopian works,which are often misleading,"Our Final Century" is lively, informative and often witty. Sadly, the same cannot be said about "The Wealth of Nature?, a provocative but unsatisfying work by Robert Nadeau, who teaches at America's George Mason University. Mr.Nadeau believes that the world is already in throes of an environmental disaster of man's making. Conventional economics, he says, making a play on Adan Smith's "The Wealth of Nations", is not very good at valuing nature and "cannot introduce the incentives necessary for a sustainable global environment."He dismisses recent efforts by environmental economists to put "a green thumb on the invisible hand": first in Scandinavia, and now in many countries, governments are imposing effluent taxes and other market-centered reforms to help reduce pollution. He also dismisses similar efforts by cological economists-cuddlier, philosophically greener versions of environmental economists-as ultimately destined to failure.It is easy for Mr.Nadeau to scoff at the prospects of greening Adam Smith's hand, but in fact marketbased environmentalism may well be the best hope of reconciling future economic growth with the need to preserve nature. That is certainly the view of a distinguished group of scientists, economists and other conversation experts assembled by the Royal Society, Britain's premier scientific body. In Capturing Carbon and Conserving Biodiversity The Market Approach", the bowfins 8223;examine various challenges involved in dealing with two of the biggest environmental problems: global warming and biodiversity loss. Crucially, they argue that turning to market forces can help solve both problems at once. By putting an economic value on the neglected "ecosystem services" provided by forests, such as their ability to absorb carbon from the atmosphere, they argue that both deforestation and climate change can be dealt with. That is not to say that the market-friendly approaches are cure-alls. There are still plenty of problems to overcome. One of them is that scientists still do not fully understand how and how fast different trees absorb carbon as they grow, and this makes accurate measurements particularly difficult.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Even so, explains Ian Swingland, who edited a collection of articles on this issue, this approach is far more promising than the failed conservation approaches of the past, that relied on "a donationdriven western culture permeated by the idea that so called expert and political committees could and should plan what should happen, and draw lines on maps as boundaries between people and the rest of the animal and plant world. Well-meaning it may have been, but disastrous it has proved?. In arguing that "biodiversity can pay for itself through benign systems of sustainable extraction, where people can receive some equitable share by right, not patronage", Mr.Swingland and his co-authors extraction make a compelling case that the best way to reduce the risk of any potential eco-disaster is to embrace market greenery. The future may be brighter than the eco-doomsayers suggest. One reason is that man has more power to influence that future benignly-through innovation in technology and economic policy-than some suggest. Another is that it is simply wrong to imply that most environmental indicators suggest that an environmental disaster is imminent. Inspect Sir Martin's work closely, for example, and you find that he is careful about his language and predictions; unlike many greens(and ,it must be said, Mr.Nadeau at times),who adopt the alarmist tactic of giving only the shocking high end of forecasts of potential global warming without mentioning the low end of the forecast, Sir Martin tends to give ranged and add appropriate qualifiers and caveats. The Cambridge academic is also very wary of the so-called precautionary principle; a misguided pseudo-philosophy invoked by greens to stifle innovation in areas like genetically modified foods. So how does he justify his suggestion that mankind might have only a 50-50 chance of surviving the 21st century-our final century, to use the alarmist title of the book. Even before one could ask him that question at a recent literary event, Sir Martin confessed to being a fan of Bjorn Lomborg-a Danish academic who recently caused some controversy when he criticized the greens for systematically denying and distorting the fact that the environment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has been getting healthier in many countries. Sir Martin then took the reviewer's copy of "Our Final Century" and penciled in a question mark after the title. His publishers had ruled it out. The American publishers even changed the title from "Our Final Century" to "Our Final Hour". Sir Martin is clever enough to know that the end is not nigh, but he put up with the chicanery in order</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 xml:space="preserve"> to gain a wider audience. A small sin, perhaps, in such an important book.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Q1.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According to the author, the future may yet be green because  </w:t>
      </w:r>
    </w:p>
    <w:p w:rsidR="001E5040" w:rsidRPr="000D3C64" w:rsidRDefault="001E5040" w:rsidP="000D3C64">
      <w:pPr>
        <w:numPr>
          <w:ilvl w:val="0"/>
          <w:numId w:val="493"/>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Technological innovation may yet save the day</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numPr>
          <w:ilvl w:val="0"/>
          <w:numId w:val="493"/>
        </w:numPr>
        <w:spacing w:after="5" w:line="360" w:lineRule="auto"/>
        <w:ind w:right="9" w:hanging="720"/>
        <w:jc w:val="both"/>
        <w:rPr>
          <w:rFonts w:ascii="Times New Roman" w:hAnsi="Times New Roman" w:cs="Times New Roman"/>
          <w:sz w:val="30"/>
          <w:szCs w:val="30"/>
        </w:rPr>
      </w:pPr>
      <w:r w:rsidRPr="000D3C64">
        <w:rPr>
          <w:rFonts w:ascii="Times New Roman" w:hAnsi="Times New Roman" w:cs="Times New Roman"/>
          <w:sz w:val="30"/>
          <w:szCs w:val="30"/>
        </w:rPr>
        <w:t>Current environmental indicators do not necessarily sugges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t an imminent disaster </w:t>
      </w:r>
    </w:p>
    <w:sdt>
      <w:sdtPr>
        <w:rPr>
          <w:rFonts w:ascii="Calibri" w:eastAsiaTheme="minorHAnsi" w:hAnsi="Calibri" w:cs="Calibri"/>
          <w:color w:val="auto"/>
          <w:sz w:val="30"/>
          <w:szCs w:val="30"/>
          <w:lang w:val="en-US" w:eastAsia="en-US"/>
        </w:rPr>
        <w:id w:val="1299107839"/>
        <w:docPartObj>
          <w:docPartGallery w:val="Table of Contents"/>
        </w:docPartObj>
      </w:sdtPr>
      <w:sdtEndPr>
        <w:rPr>
          <w:rFonts w:eastAsia="Calibri"/>
          <w:lang w:eastAsia="en-IN"/>
        </w:rPr>
      </w:sdtEndPr>
      <w:sdtContent>
        <w:p w:rsidR="001E5040" w:rsidRPr="000D3C64" w:rsidRDefault="000124D3" w:rsidP="000D3C64">
          <w:pPr>
            <w:pStyle w:val="TOC1"/>
            <w:tabs>
              <w:tab w:val="right" w:pos="9730"/>
            </w:tabs>
            <w:spacing w:line="360" w:lineRule="auto"/>
            <w:rPr>
              <w:sz w:val="30"/>
              <w:szCs w:val="30"/>
            </w:rPr>
          </w:pPr>
          <w:r w:rsidRPr="000124D3">
            <w:rPr>
              <w:sz w:val="30"/>
              <w:szCs w:val="30"/>
            </w:rPr>
            <w:fldChar w:fldCharType="begin"/>
          </w:r>
          <w:r w:rsidR="001E5040" w:rsidRPr="000D3C64">
            <w:rPr>
              <w:sz w:val="30"/>
              <w:szCs w:val="30"/>
            </w:rPr>
            <w:instrText xml:space="preserve"> TOC \o "1-1" \h \z \u </w:instrText>
          </w:r>
          <w:r w:rsidRPr="000124D3">
            <w:rPr>
              <w:sz w:val="30"/>
              <w:szCs w:val="30"/>
            </w:rPr>
            <w:fldChar w:fldCharType="separate"/>
          </w:r>
          <w:hyperlink w:anchor="_Toc65476">
            <w:r w:rsidR="001E5040" w:rsidRPr="000D3C64">
              <w:rPr>
                <w:sz w:val="30"/>
                <w:szCs w:val="30"/>
              </w:rPr>
              <w:t>c. Academicians like Mr. Swing land have started a debate which is likely to influence Policy making in future</w:t>
            </w:r>
            <w:r w:rsidR="001E5040" w:rsidRPr="000D3C64">
              <w:rPr>
                <w:color w:val="000000"/>
                <w:sz w:val="30"/>
                <w:szCs w:val="30"/>
              </w:rPr>
              <w:t xml:space="preserve">  </w:t>
            </w:r>
            <w:r w:rsidR="001E5040" w:rsidRPr="000D3C64">
              <w:rPr>
                <w:sz w:val="30"/>
                <w:szCs w:val="30"/>
              </w:rPr>
              <w:t xml:space="preserve"> 1. Only </w:t>
            </w:r>
            <w:r w:rsidR="001E5040" w:rsidRPr="000D3C64">
              <w:rPr>
                <w:sz w:val="30"/>
                <w:szCs w:val="30"/>
              </w:rPr>
              <w:tab/>
            </w:r>
            <w:r w:rsidRPr="000D3C64">
              <w:rPr>
                <w:sz w:val="30"/>
                <w:szCs w:val="30"/>
              </w:rPr>
              <w:fldChar w:fldCharType="begin"/>
            </w:r>
            <w:r w:rsidR="001E5040" w:rsidRPr="000D3C64">
              <w:rPr>
                <w:sz w:val="30"/>
                <w:szCs w:val="30"/>
              </w:rPr>
              <w:instrText>PAGEREF _Toc65476 \h</w:instrText>
            </w:r>
            <w:r w:rsidRPr="000D3C64">
              <w:rPr>
                <w:sz w:val="30"/>
                <w:szCs w:val="30"/>
              </w:rPr>
            </w:r>
            <w:r w:rsidRPr="000D3C64">
              <w:rPr>
                <w:sz w:val="30"/>
                <w:szCs w:val="30"/>
              </w:rPr>
              <w:fldChar w:fldCharType="separate"/>
            </w:r>
            <w:r w:rsidR="001E5040" w:rsidRPr="000D3C64">
              <w:rPr>
                <w:sz w:val="30"/>
                <w:szCs w:val="30"/>
              </w:rPr>
              <w:t xml:space="preserve">A </w:t>
            </w:r>
            <w:r w:rsidRPr="000D3C64">
              <w:rPr>
                <w:sz w:val="30"/>
                <w:szCs w:val="30"/>
              </w:rPr>
              <w:fldChar w:fldCharType="end"/>
            </w:r>
          </w:hyperlink>
        </w:p>
        <w:p w:rsidR="001E5040" w:rsidRPr="000D3C64" w:rsidRDefault="000124D3" w:rsidP="000D3C64">
          <w:pPr>
            <w:pStyle w:val="TOC1"/>
            <w:tabs>
              <w:tab w:val="right" w:pos="9730"/>
            </w:tabs>
            <w:spacing w:line="360" w:lineRule="auto"/>
            <w:rPr>
              <w:sz w:val="30"/>
              <w:szCs w:val="30"/>
            </w:rPr>
          </w:pPr>
          <w:hyperlink w:anchor="_Toc65477">
            <w:r w:rsidR="001E5040" w:rsidRPr="000D3C64">
              <w:rPr>
                <w:sz w:val="30"/>
                <w:szCs w:val="30"/>
              </w:rPr>
              <w:t xml:space="preserve">2. Only a and </w:t>
            </w:r>
            <w:r w:rsidR="001E5040" w:rsidRPr="000D3C64">
              <w:rPr>
                <w:sz w:val="30"/>
                <w:szCs w:val="30"/>
              </w:rPr>
              <w:tab/>
            </w:r>
            <w:r w:rsidRPr="000D3C64">
              <w:rPr>
                <w:sz w:val="30"/>
                <w:szCs w:val="30"/>
              </w:rPr>
              <w:fldChar w:fldCharType="begin"/>
            </w:r>
            <w:r w:rsidR="001E5040" w:rsidRPr="000D3C64">
              <w:rPr>
                <w:sz w:val="30"/>
                <w:szCs w:val="30"/>
              </w:rPr>
              <w:instrText>PAGEREF _Toc65477 \h</w:instrText>
            </w:r>
            <w:r w:rsidRPr="000D3C64">
              <w:rPr>
                <w:sz w:val="30"/>
                <w:szCs w:val="30"/>
              </w:rPr>
            </w:r>
            <w:r w:rsidRPr="000D3C64">
              <w:rPr>
                <w:sz w:val="30"/>
                <w:szCs w:val="30"/>
              </w:rPr>
              <w:fldChar w:fldCharType="separate"/>
            </w:r>
            <w:r w:rsidR="001E5040" w:rsidRPr="000D3C64">
              <w:rPr>
                <w:sz w:val="30"/>
                <w:szCs w:val="30"/>
              </w:rPr>
              <w:t xml:space="preserve">b </w:t>
            </w:r>
            <w:r w:rsidRPr="000D3C64">
              <w:rPr>
                <w:sz w:val="30"/>
                <w:szCs w:val="30"/>
              </w:rPr>
              <w:fldChar w:fldCharType="end"/>
            </w:r>
          </w:hyperlink>
        </w:p>
        <w:p w:rsidR="001E5040" w:rsidRPr="000D3C64" w:rsidRDefault="000124D3" w:rsidP="000D3C64">
          <w:pPr>
            <w:pStyle w:val="TOC1"/>
            <w:tabs>
              <w:tab w:val="right" w:pos="9730"/>
            </w:tabs>
            <w:spacing w:line="360" w:lineRule="auto"/>
            <w:rPr>
              <w:sz w:val="30"/>
              <w:szCs w:val="30"/>
            </w:rPr>
          </w:pPr>
          <w:hyperlink w:anchor="_Toc65478">
            <w:r w:rsidR="001E5040" w:rsidRPr="000D3C64">
              <w:rPr>
                <w:sz w:val="30"/>
                <w:szCs w:val="30"/>
              </w:rPr>
              <w:t xml:space="preserve">3. a, b and </w:t>
            </w:r>
            <w:r w:rsidR="001E5040" w:rsidRPr="000D3C64">
              <w:rPr>
                <w:sz w:val="30"/>
                <w:szCs w:val="30"/>
              </w:rPr>
              <w:tab/>
            </w:r>
            <w:r w:rsidRPr="000D3C64">
              <w:rPr>
                <w:sz w:val="30"/>
                <w:szCs w:val="30"/>
              </w:rPr>
              <w:fldChar w:fldCharType="begin"/>
            </w:r>
            <w:r w:rsidR="001E5040" w:rsidRPr="000D3C64">
              <w:rPr>
                <w:sz w:val="30"/>
                <w:szCs w:val="30"/>
              </w:rPr>
              <w:instrText>PAGEREF _Toc65478 \h</w:instrText>
            </w:r>
            <w:r w:rsidRPr="000D3C64">
              <w:rPr>
                <w:sz w:val="30"/>
                <w:szCs w:val="30"/>
              </w:rPr>
            </w:r>
            <w:r w:rsidRPr="000D3C64">
              <w:rPr>
                <w:sz w:val="30"/>
                <w:szCs w:val="30"/>
              </w:rPr>
              <w:fldChar w:fldCharType="separate"/>
            </w:r>
            <w:r w:rsidR="001E5040" w:rsidRPr="000D3C64">
              <w:rPr>
                <w:sz w:val="30"/>
                <w:szCs w:val="30"/>
              </w:rPr>
              <w:t xml:space="preserve">c </w:t>
            </w:r>
            <w:r w:rsidRPr="000D3C64">
              <w:rPr>
                <w:sz w:val="30"/>
                <w:szCs w:val="30"/>
              </w:rPr>
              <w:fldChar w:fldCharType="end"/>
            </w:r>
          </w:hyperlink>
        </w:p>
        <w:p w:rsidR="001E5040" w:rsidRPr="000D3C64" w:rsidRDefault="000124D3" w:rsidP="000D3C64">
          <w:pPr>
            <w:pStyle w:val="TOC1"/>
            <w:tabs>
              <w:tab w:val="right" w:pos="9730"/>
            </w:tabs>
            <w:spacing w:line="360" w:lineRule="auto"/>
            <w:rPr>
              <w:sz w:val="30"/>
              <w:szCs w:val="30"/>
            </w:rPr>
          </w:pPr>
          <w:hyperlink w:anchor="_Toc65479">
            <w:r w:rsidR="001E5040" w:rsidRPr="000D3C64">
              <w:rPr>
                <w:sz w:val="30"/>
                <w:szCs w:val="30"/>
              </w:rPr>
              <w:t xml:space="preserve">4. Only </w:t>
            </w:r>
            <w:r w:rsidR="001E5040" w:rsidRPr="000D3C64">
              <w:rPr>
                <w:sz w:val="30"/>
                <w:szCs w:val="30"/>
              </w:rPr>
              <w:tab/>
            </w:r>
            <w:r w:rsidRPr="000D3C64">
              <w:rPr>
                <w:sz w:val="30"/>
                <w:szCs w:val="30"/>
              </w:rPr>
              <w:fldChar w:fldCharType="begin"/>
            </w:r>
            <w:r w:rsidR="001E5040" w:rsidRPr="000D3C64">
              <w:rPr>
                <w:sz w:val="30"/>
                <w:szCs w:val="30"/>
              </w:rPr>
              <w:instrText>PAGEREF _Toc65479 \h</w:instrText>
            </w:r>
            <w:r w:rsidRPr="000D3C64">
              <w:rPr>
                <w:sz w:val="30"/>
                <w:szCs w:val="30"/>
              </w:rPr>
            </w:r>
            <w:r w:rsidRPr="000D3C64">
              <w:rPr>
                <w:sz w:val="30"/>
                <w:szCs w:val="30"/>
              </w:rPr>
              <w:fldChar w:fldCharType="separate"/>
            </w:r>
            <w:r w:rsidR="001E5040" w:rsidRPr="000D3C64">
              <w:rPr>
                <w:sz w:val="30"/>
                <w:szCs w:val="30"/>
              </w:rPr>
              <w:t xml:space="preserve">b </w:t>
            </w:r>
            <w:r w:rsidRPr="000D3C64">
              <w:rPr>
                <w:sz w:val="30"/>
                <w:szCs w:val="30"/>
              </w:rPr>
              <w:fldChar w:fldCharType="end"/>
            </w:r>
          </w:hyperlink>
        </w:p>
        <w:p w:rsidR="001E5040" w:rsidRPr="000D3C64" w:rsidRDefault="000124D3"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fldChar w:fldCharType="end"/>
          </w:r>
        </w:p>
      </w:sdtContent>
    </w:sdt>
    <w:p w:rsidR="001E5040" w:rsidRPr="000D3C64" w:rsidRDefault="001E5040"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Q2</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after="44" w:line="360" w:lineRule="auto"/>
        <w:ind w:right="2082"/>
        <w:rPr>
          <w:rFonts w:ascii="Times New Roman" w:hAnsi="Times New Roman" w:cs="Times New Roman"/>
          <w:sz w:val="30"/>
          <w:szCs w:val="30"/>
        </w:rPr>
      </w:pPr>
      <w:r w:rsidRPr="000D3C64">
        <w:rPr>
          <w:rFonts w:ascii="Times New Roman" w:hAnsi="Times New Roman" w:cs="Times New Roman"/>
          <w:sz w:val="30"/>
          <w:szCs w:val="30"/>
        </w:rPr>
        <w:t>Dr. Stuart needs to ........ his argument with more experiment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al data; as it stands his thesis is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9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support - profound </w:t>
      </w:r>
    </w:p>
    <w:p w:rsidR="001E5040" w:rsidRPr="000D3C64" w:rsidRDefault="001E5040" w:rsidP="000D3C64">
      <w:pPr>
        <w:numPr>
          <w:ilvl w:val="0"/>
          <w:numId w:val="49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bolster - acceptable </w:t>
      </w:r>
    </w:p>
    <w:p w:rsidR="001E5040" w:rsidRPr="000D3C64" w:rsidRDefault="001E5040" w:rsidP="000D3C64">
      <w:pPr>
        <w:numPr>
          <w:ilvl w:val="0"/>
          <w:numId w:val="49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refine - satisfactory </w:t>
      </w:r>
    </w:p>
    <w:p w:rsidR="001E5040" w:rsidRPr="000D3C64" w:rsidRDefault="001E5040" w:rsidP="000D3C64">
      <w:pPr>
        <w:numPr>
          <w:ilvl w:val="0"/>
          <w:numId w:val="49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buttress - inadequate </w:t>
      </w:r>
    </w:p>
    <w:p w:rsidR="001E5040" w:rsidRPr="000D3C64" w:rsidRDefault="001E5040" w:rsidP="000D3C64">
      <w:pPr>
        <w:spacing w:after="21"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noProof/>
          <w:sz w:val="30"/>
          <w:szCs w:val="30"/>
          <w:lang w:eastAsia="en-US"/>
        </w:rPr>
        <w:drawing>
          <wp:anchor distT="0" distB="0" distL="114300" distR="114300" simplePos="0" relativeHeight="251659264" behindDoc="0" locked="0" layoutInCell="1" allowOverlap="0">
            <wp:simplePos x="0" y="0"/>
            <wp:positionH relativeFrom="column">
              <wp:posOffset>242062</wp:posOffset>
            </wp:positionH>
            <wp:positionV relativeFrom="paragraph">
              <wp:posOffset>129913</wp:posOffset>
            </wp:positionV>
            <wp:extent cx="125095" cy="125095"/>
            <wp:effectExtent l="0" t="0" r="0" b="0"/>
            <wp:wrapNone/>
            <wp:docPr id="6289" name="Picture 6289"/>
            <wp:cNvGraphicFramePr/>
            <a:graphic xmlns:a="http://schemas.openxmlformats.org/drawingml/2006/main">
              <a:graphicData uri="http://schemas.openxmlformats.org/drawingml/2006/picture">
                <pic:pic xmlns:pic="http://schemas.openxmlformats.org/drawingml/2006/picture">
                  <pic:nvPicPr>
                    <pic:cNvPr id="6289" name="Picture 6289"/>
                    <pic:cNvPicPr/>
                  </pic:nvPicPr>
                  <pic:blipFill>
                    <a:blip r:embed="rId22" cstate="print"/>
                    <a:stretch>
                      <a:fillRect/>
                    </a:stretch>
                  </pic:blipFill>
                  <pic:spPr>
                    <a:xfrm>
                      <a:off x="0" y="0"/>
                      <a:ext cx="125095" cy="125095"/>
                    </a:xfrm>
                    <a:prstGeom prst="rect">
                      <a:avLst/>
                    </a:prstGeom>
                  </pic:spPr>
                </pic:pic>
              </a:graphicData>
            </a:graphic>
          </wp:anchor>
        </w:drawing>
      </w:r>
      <w:r w:rsidRPr="000D3C64">
        <w:rPr>
          <w:rFonts w:ascii="Times New Roman" w:hAnsi="Times New Roman" w:cs="Times New Roman"/>
          <w:sz w:val="30"/>
          <w:szCs w:val="30"/>
        </w:rPr>
        <w:t>Q3</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Each of the following questions contains a small paragraph followed by a question on it. Read each paragraph carefully and answer the question given below it.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pStyle w:val="ListParagraph"/>
        <w:numPr>
          <w:ilvl w:val="0"/>
          <w:numId w:val="474"/>
        </w:numPr>
        <w:spacing w:after="160" w:line="360" w:lineRule="auto"/>
        <w:ind w:right="307"/>
        <w:rPr>
          <w:rFonts w:ascii="Times New Roman" w:hAnsi="Times New Roman" w:cs="Times New Roman"/>
          <w:sz w:val="30"/>
          <w:szCs w:val="30"/>
        </w:rPr>
      </w:pPr>
      <w:r w:rsidRPr="000D3C64">
        <w:rPr>
          <w:rFonts w:ascii="Times New Roman" w:hAnsi="Times New Roman" w:cs="Times New Roman"/>
          <w:sz w:val="30"/>
          <w:szCs w:val="30"/>
        </w:rPr>
        <w:t>The press should not be afraid of upholding and supporting a just and righteous cause. It should not be afraid of criticising the government in a healthy manner. The press has to be eternally vigilant to protect the rights of the workers, backward and suppressed sections of the society. It should also give a balanced view of the things so that people can be helped in the formation of a healthy public opinion.</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after="31"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The passage best supports the statement that  </w:t>
      </w:r>
    </w:p>
    <w:p w:rsidR="001E5040" w:rsidRPr="000D3C64" w:rsidRDefault="001E5040" w:rsidP="000D3C64">
      <w:pPr>
        <w:tabs>
          <w:tab w:val="center" w:pos="2498"/>
        </w:tabs>
        <w:spacing w:line="360" w:lineRule="auto"/>
        <w:rPr>
          <w:rFonts w:ascii="Times New Roman" w:hAnsi="Times New Roman" w:cs="Times New Roman"/>
          <w:sz w:val="30"/>
          <w:szCs w:val="30"/>
        </w:rPr>
      </w:pPr>
      <w:r w:rsidRPr="000D3C64">
        <w:rPr>
          <w:rFonts w:ascii="Times New Roman" w:hAnsi="Times New Roman" w:cs="Times New Roman"/>
          <w:sz w:val="30"/>
          <w:szCs w:val="30"/>
        </w:rPr>
        <w:t>A.pr</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ess has a great role to play in a democracy. </w:t>
      </w:r>
    </w:p>
    <w:p w:rsidR="001E5040" w:rsidRPr="000D3C64" w:rsidRDefault="001E5040" w:rsidP="000D3C64">
      <w:pPr>
        <w:tabs>
          <w:tab w:val="center" w:pos="8162"/>
        </w:tabs>
        <w:spacing w:line="360" w:lineRule="auto"/>
        <w:rPr>
          <w:rFonts w:ascii="Times New Roman" w:hAnsi="Times New Roman" w:cs="Times New Roman"/>
          <w:sz w:val="30"/>
          <w:szCs w:val="30"/>
        </w:rPr>
      </w:pPr>
      <w:r w:rsidRPr="000D3C64">
        <w:rPr>
          <w:rFonts w:ascii="Times New Roman" w:hAnsi="Times New Roman" w:cs="Times New Roman"/>
          <w:sz w:val="30"/>
          <w:szCs w:val="30"/>
        </w:rPr>
        <w:t>B.the press is the only means to project to the masses the policies of the government.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488"/>
        <w:rPr>
          <w:rFonts w:ascii="Times New Roman" w:hAnsi="Times New Roman" w:cs="Times New Roman"/>
          <w:sz w:val="30"/>
          <w:szCs w:val="30"/>
        </w:rPr>
      </w:pPr>
      <w:r w:rsidRPr="000D3C64">
        <w:rPr>
          <w:rFonts w:ascii="Times New Roman" w:hAnsi="Times New Roman" w:cs="Times New Roman"/>
          <w:sz w:val="30"/>
          <w:szCs w:val="30"/>
        </w:rPr>
        <w:t>C.the freedom of press is essential for the proper functioning of democracy. D.the press can be used by the governments as an effective media for the upliftment of the backward sections of society.</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E.all the information given by the press should be well-articulated so as to gain a good opinion towards the ruling party</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95"/>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495"/>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495"/>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495"/>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numPr>
          <w:ilvl w:val="0"/>
          <w:numId w:val="495"/>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pStyle w:val="ListParagraph"/>
        <w:numPr>
          <w:ilvl w:val="0"/>
          <w:numId w:val="474"/>
        </w:numPr>
        <w:spacing w:after="160" w:line="360" w:lineRule="auto"/>
        <w:ind w:right="307"/>
        <w:rPr>
          <w:rFonts w:ascii="Times New Roman" w:hAnsi="Times New Roman" w:cs="Times New Roman"/>
          <w:sz w:val="30"/>
          <w:szCs w:val="30"/>
        </w:rPr>
      </w:pPr>
      <w:r w:rsidRPr="000D3C64">
        <w:rPr>
          <w:rFonts w:ascii="Times New Roman" w:hAnsi="Times New Roman" w:cs="Times New Roman"/>
          <w:sz w:val="30"/>
          <w:szCs w:val="30"/>
        </w:rPr>
        <w:t>Each of the following questions contains a small paragraph followed by a question on it.Read each question carefully and answer the question given below it. When a child receives strong parental encouragement and approval for sports performance, a shift may occur in the child's motivation. The child may attach so much importance to performance and ability that mistakes become severe blows to his self</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sz w:val="30"/>
          <w:szCs w:val="30"/>
        </w:rPr>
        <w:t xml:space="preserve">-worth and identity. The passage best supports the statement that: </w:t>
      </w:r>
    </w:p>
    <w:p w:rsidR="001E5040" w:rsidRPr="000D3C64" w:rsidRDefault="001E5040" w:rsidP="000D3C64">
      <w:pPr>
        <w:spacing w:line="360" w:lineRule="auto"/>
        <w:ind w:right="201"/>
        <w:rPr>
          <w:rFonts w:ascii="Times New Roman" w:hAnsi="Times New Roman" w:cs="Times New Roman"/>
          <w:sz w:val="30"/>
          <w:szCs w:val="30"/>
        </w:rPr>
      </w:pPr>
      <w:r w:rsidRPr="000D3C64">
        <w:rPr>
          <w:rFonts w:ascii="Times New Roman" w:hAnsi="Times New Roman" w:cs="Times New Roman"/>
          <w:sz w:val="30"/>
          <w:szCs w:val="30"/>
        </w:rPr>
        <w:t>A. The youngster may attach the approval to self-esteem and begin to believe that performance and achievement defines who he is and his overall worth. B. When parents push a child too forcefully to excel in sports, injuries are a frequent result.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numPr>
          <w:ilvl w:val="0"/>
          <w:numId w:val="496"/>
        </w:numPr>
        <w:spacing w:after="5" w:line="360" w:lineRule="auto"/>
        <w:ind w:left="10" w:right="196"/>
        <w:jc w:val="both"/>
        <w:rPr>
          <w:rFonts w:ascii="Times New Roman" w:hAnsi="Times New Roman" w:cs="Times New Roman"/>
          <w:sz w:val="30"/>
          <w:szCs w:val="30"/>
        </w:rPr>
      </w:pPr>
      <w:r w:rsidRPr="000D3C64">
        <w:rPr>
          <w:rFonts w:ascii="Times New Roman" w:hAnsi="Times New Roman" w:cs="Times New Roman"/>
          <w:sz w:val="30"/>
          <w:szCs w:val="30"/>
        </w:rPr>
        <w:t>Parents with unfulfilled sports dreams and ambitions may seek to achieve these goals through a child.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96"/>
        </w:numPr>
        <w:spacing w:after="5" w:line="360" w:lineRule="auto"/>
        <w:ind w:left="10" w:right="196"/>
        <w:jc w:val="both"/>
        <w:rPr>
          <w:rFonts w:ascii="Times New Roman" w:hAnsi="Times New Roman" w:cs="Times New Roman"/>
          <w:sz w:val="30"/>
          <w:szCs w:val="30"/>
        </w:rPr>
      </w:pPr>
      <w:r w:rsidRPr="000D3C64">
        <w:rPr>
          <w:rFonts w:ascii="Times New Roman" w:hAnsi="Times New Roman" w:cs="Times New Roman"/>
          <w:sz w:val="30"/>
          <w:szCs w:val="30"/>
        </w:rPr>
        <w:t>Over-involvement with sports participation may lead to parents taking over control and ownership of the activity.</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49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49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49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49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spacing w:after="5" w:line="360" w:lineRule="auto"/>
        <w:ind w:right="9"/>
        <w:jc w:val="both"/>
        <w:rPr>
          <w:rFonts w:ascii="Times New Roman" w:hAnsi="Times New Roman" w:cs="Times New Roman"/>
          <w:sz w:val="30"/>
          <w:szCs w:val="30"/>
        </w:rPr>
      </w:pPr>
    </w:p>
    <w:p w:rsidR="001E5040" w:rsidRPr="000D3C64" w:rsidRDefault="001E5040" w:rsidP="000D3C64">
      <w:pPr>
        <w:pStyle w:val="Default"/>
        <w:spacing w:line="360" w:lineRule="auto"/>
        <w:rPr>
          <w:b/>
          <w:color w:val="FF0000"/>
          <w:sz w:val="30"/>
          <w:szCs w:val="30"/>
        </w:rPr>
      </w:pPr>
    </w:p>
    <w:p w:rsidR="001E5040" w:rsidRPr="000D3C64" w:rsidRDefault="001E5040" w:rsidP="000D3C64">
      <w:pPr>
        <w:spacing w:line="360" w:lineRule="auto"/>
        <w:rPr>
          <w:rFonts w:ascii="Times New Roman" w:hAnsi="Times New Roman" w:cs="Times New Roman"/>
          <w:b/>
          <w:sz w:val="30"/>
          <w:szCs w:val="30"/>
        </w:rPr>
      </w:pPr>
    </w:p>
    <w:p w:rsidR="001E5040" w:rsidRPr="000D3C64" w:rsidRDefault="001E5040" w:rsidP="000D3C64">
      <w:pPr>
        <w:pStyle w:val="ListParagraph"/>
        <w:numPr>
          <w:ilvl w:val="0"/>
          <w:numId w:val="4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stratosphere—specifically, the lower stratosphere—has, it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seems, been drying out. Water vapour is a greenhouse gas, and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cooling effect on the Earth's climate due to this desiccation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may account for a fair bit of the slowdown in the rise of global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temperatures seen over the past ten years. These are the somewhat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surprising conclusions of a paper by Susan Solomon of America's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National Oceanic and Atmospheric Administration and her colleagues,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which was published online by </w:t>
      </w:r>
      <w:r w:rsidRPr="000D3C64">
        <w:rPr>
          <w:rFonts w:ascii="Times New Roman" w:eastAsia="Times New Roman" w:hAnsi="Times New Roman" w:cs="Times New Roman"/>
          <w:i/>
          <w:iCs/>
          <w:sz w:val="30"/>
          <w:szCs w:val="30"/>
        </w:rPr>
        <w:t>Science</w:t>
      </w:r>
      <w:r w:rsidRPr="000D3C64">
        <w:rPr>
          <w:rFonts w:ascii="Times New Roman" w:eastAsia="Times New Roman" w:hAnsi="Times New Roman" w:cs="Times New Roman"/>
          <w:sz w:val="30"/>
          <w:szCs w:val="30"/>
        </w:rPr>
        <w:t xml:space="preserve"> on January 28th. Whether the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trend will continue, stop or reverse itself, though, is at present unknown.</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stratosphere sits on top of the troposphere, the lowest, densest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layer of the atmosphere. The boundary between the two, the tropopause, is about 18km above your head, if you are in the tropics, and a few kilometres lower if you are at higher latitudes (or up a mountain). The tropopause separates a rowdy below from a sedate above. In the troposphere, the air at higher altitudes is in general cooler than the air below it, an unstable situation in which warm and often moist air below is endlessly buoying up into cooler air above. The resultant commotion creates clouds, storms and much of the rest of the world's weather. In the stratosphere, the air gets warmer at higher altitudes, which provides stability</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stratosphere—which extends up to about 55km, where the mesosphere begins—is made even less weather-prone by the absence of water vapour, and thus of the clouds and precipitation to which it leads. This is because the top of the troposphere is normally very cold, causing ascending water vapour to freeze into ice crystals that drift and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fall, rather than continuing up into the stratosphere.</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 little water manages to get past this cold trap. But as Dr Solomon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and her colleagues note, satellite measurements show that rather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less has been doing so over the past ten years than was the case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previously. Plugging the changes in water vapour into a climate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model that looks at the way different substances absorb and emit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infrared radiation, they conclude that between 2000 and 2009 a drop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 stratospheric water vapour of less than one part per million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slowed the rate of warming at the Earth's surface by about 25%.</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Such a small change in stratospheric water vapour can have such a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large effect precisely because the stratosphere is already dry.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It is the relative change in the amount of a greenhouse gas, not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its absolute level, which determines how much warming it can produce, and this change was about 10% of the total.</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By comparison with the greenhouse effect caused by increases in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carbon dioxide, the stratospheric drying is hardly massive.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Dr Solomon and her colleagues peg the 2000-2009 cooling effect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at about a third of the opposite effect they would expect from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carbon dioxide added over the same decade, and only a bit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more than a twentieth of the warming expected from the rise in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carbon dioxide since the industrial revolution. But it is surprising,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nonetheless.</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It is for the most part only in the tropics that tropospheric air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can be drawn up into the stratosphere; it is also in the tropics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that one finds the most spectacular thunderstorms, and these can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reduce the temperature at the top of the troposphere, deepenin         the cold trap that ascending water vapour must pass through and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thus impeding its rise. Over the past decade this stormy effect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seems to have been pronounced, with the coldest parts of the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tropical troposphere getting about a degree colder. But why this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should be is not clear. Sea-surface temperatures, which drive the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big tropical storms, have been high, and during the past few years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have seemed to correlate with increased coldness aloft. At other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times, though, they have seemed to predict a wetter stratosphere.</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Dr Solomon cannot say what is driving the change she and her colleagues have studied, nor how long it will last. It may be one of many aspects of the climate that flop around, seemingly at random, over periods of years to decades. Or it might be something driven by a long-term change, such as the build-up of greenhouse gases (or, conceivably, layers of sooty smog). Dr Solomon suspects the former, because of the way the relationship between the stratosphere and the sea-surface temperature has changed. Patterns of sea-surface temperature which come and go, rather than absolute levels that continue to rise, may be the important thing.</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That said, it is possible that the changes in the stratosphere are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linked to the effects humans are having on the atmosphere at large,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and that the drying may persist in providing a brake on warming. Or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it may be, as others have suggested in the past, that the long-term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trend, as the troposphere warms up, will be to a wetter, more warming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lower stratosphere, too. Whether this is the case depends on physical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subtleties that are currently undecided, but it is not implausible.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If it were true, then the current drying would be more a blip than a trend.</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better understanding of matters as diverse as how water vapour actually gets across the tropopause and how the stratosphere circulates at the global scale might help sort the question out, and Dr Solomon's high profile contribution may help focus researchers on those problems. Meanwhile, the good news (if further research bears it out) that the world's warming has been slowed, at least for a few years, needs to be leavened with the realization, yet again, that there are significant uncertainties in science's understanding of the climate — and thus unquantifiable risks ahead.</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Cs/>
          <w:sz w:val="30"/>
          <w:szCs w:val="30"/>
        </w:rPr>
      </w:pPr>
      <w:r w:rsidRPr="000D3C64">
        <w:rPr>
          <w:rFonts w:ascii="Times New Roman" w:eastAsia="Times New Roman" w:hAnsi="Times New Roman" w:cs="Times New Roman"/>
          <w:bCs/>
          <w:sz w:val="30"/>
          <w:szCs w:val="30"/>
        </w:rPr>
        <w:t xml:space="preserve">What is the order of layers in the atmosphere, starting from the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bCs/>
          <w:sz w:val="30"/>
          <w:szCs w:val="30"/>
        </w:rPr>
        <w:t>lowermost and going to the topmost?</w:t>
      </w:r>
    </w:p>
    <w:tbl>
      <w:tblPr>
        <w:tblW w:w="0" w:type="auto"/>
        <w:tblCellSpacing w:w="15" w:type="dxa"/>
        <w:tblCellMar>
          <w:top w:w="15" w:type="dxa"/>
          <w:left w:w="15" w:type="dxa"/>
          <w:bottom w:w="15" w:type="dxa"/>
          <w:right w:w="15" w:type="dxa"/>
        </w:tblCellMar>
        <w:tblLook w:val="04A0"/>
      </w:tblPr>
      <w:tblGrid>
        <w:gridCol w:w="292"/>
        <w:gridCol w:w="3234"/>
        <w:gridCol w:w="3249"/>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Tropopause, Troposphere, Mesosphere, Stratosphere.</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Troposphere, Tropopause, Stratosphere, Mesosphere.</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Troposphere, Tropopause, Mesosphere, Stratosphere.</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Troposhere, Stratosphere, Tropopause, Mesosphere.</w:t>
            </w:r>
          </w:p>
        </w:tc>
      </w:tr>
      <w:tr w:rsidR="001E5040" w:rsidRPr="000D3C64" w:rsidTr="00810B3F">
        <w:trPr>
          <w:gridAfter w:val="1"/>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Question 2</w:t>
            </w: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What is the passage has been cited as the main reason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affecting global temperatures?</w:t>
      </w:r>
    </w:p>
    <w:tbl>
      <w:tblPr>
        <w:tblW w:w="0" w:type="auto"/>
        <w:tblCellSpacing w:w="15" w:type="dxa"/>
        <w:tblCellMar>
          <w:top w:w="15" w:type="dxa"/>
          <w:left w:w="15" w:type="dxa"/>
          <w:bottom w:w="15" w:type="dxa"/>
          <w:right w:w="15" w:type="dxa"/>
        </w:tblCellMar>
        <w:tblLook w:val="04A0"/>
      </w:tblPr>
      <w:tblGrid>
        <w:gridCol w:w="292"/>
        <w:gridCol w:w="8482"/>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Relative change in water vapour content in the Stratosphere.</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Drop in Stratospheric water vapour of less than one part per million.</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extreme dropness in the Stratosphere.</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Absorption and emission of infrared radiation by different substances.</w:t>
            </w:r>
          </w:p>
        </w:tc>
      </w:tr>
    </w:tbl>
    <w:p w:rsidR="001E5040" w:rsidRPr="000D3C64" w:rsidRDefault="001E5040"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1399"/>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Question 3</w:t>
            </w: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Why is the situation in the troposphere defined as unstable?</w:t>
      </w:r>
    </w:p>
    <w:tbl>
      <w:tblPr>
        <w:tblW w:w="0" w:type="auto"/>
        <w:tblCellSpacing w:w="15" w:type="dxa"/>
        <w:tblCellMar>
          <w:top w:w="15" w:type="dxa"/>
          <w:left w:w="15" w:type="dxa"/>
          <w:bottom w:w="15" w:type="dxa"/>
          <w:right w:w="15" w:type="dxa"/>
        </w:tblCellMar>
        <w:tblLook w:val="04A0"/>
      </w:tblPr>
      <w:tblGrid>
        <w:gridCol w:w="292"/>
        <w:gridCol w:w="4411"/>
        <w:gridCol w:w="4413"/>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Because, unlike the Stratosphere, there is too much water vapour in the Troposphere.</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Because the Troposphere is not directly linked to the Stratosphere, but through the Tropopause which creates much of the world‘s weather.</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Because of the interaction between warm and cool air which is unpredictable in nature and can leads to storms.</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Because this layer of the atmosphere is very cloudy and can lead to weather related disruptions.</w:t>
            </w:r>
          </w:p>
        </w:tc>
      </w:tr>
      <w:tr w:rsidR="001E5040" w:rsidRPr="000D3C64" w:rsidTr="00810B3F">
        <w:trPr>
          <w:gridAfter w:val="1"/>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Question 4</w:t>
            </w: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What accounts for the absence of water vapour in Stratosphere?</w:t>
      </w:r>
    </w:p>
    <w:tbl>
      <w:tblPr>
        <w:tblW w:w="10800" w:type="dxa"/>
        <w:tblCellSpacing w:w="15" w:type="dxa"/>
        <w:tblInd w:w="-45" w:type="dxa"/>
        <w:tblCellMar>
          <w:top w:w="15" w:type="dxa"/>
          <w:left w:w="15" w:type="dxa"/>
          <w:bottom w:w="15" w:type="dxa"/>
          <w:right w:w="15" w:type="dxa"/>
        </w:tblCellMar>
        <w:tblLook w:val="04A0"/>
      </w:tblPr>
      <w:tblGrid>
        <w:gridCol w:w="45"/>
        <w:gridCol w:w="247"/>
        <w:gridCol w:w="139"/>
        <w:gridCol w:w="10324"/>
        <w:gridCol w:w="45"/>
      </w:tblGrid>
      <w:tr w:rsidR="001E5040" w:rsidRPr="000D3C64" w:rsidTr="00810B3F">
        <w:trPr>
          <w:gridBefore w:val="1"/>
          <w:gridAfter w:val="1"/>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layer of Stratosphere is situated too far above the water vapour to reach.</w:t>
            </w:r>
          </w:p>
        </w:tc>
      </w:tr>
      <w:tr w:rsidR="001E5040" w:rsidRPr="000D3C64" w:rsidTr="00810B3F">
        <w:trPr>
          <w:gridBefore w:val="1"/>
          <w:gridAfter w:val="1"/>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Rising global temperatures, leading to reduced water vapour that get absorbed in the Troposphere.</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3"/>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greenhouse gas gets absorbed by the cloudes in the Troposphere and comes down as rain.</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3"/>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Before the vapour can rise up, it has to pass through below freezing temperatures and turns into ice</w:t>
            </w:r>
          </w:p>
        </w:tc>
      </w:tr>
    </w:tbl>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As soon as the plane --------- to a hospital</w:t>
      </w:r>
    </w:p>
    <w:tbl>
      <w:tblPr>
        <w:tblW w:w="0" w:type="auto"/>
        <w:tblCellSpacing w:w="15" w:type="dxa"/>
        <w:tblCellMar>
          <w:top w:w="15" w:type="dxa"/>
          <w:left w:w="15" w:type="dxa"/>
          <w:bottom w:w="15" w:type="dxa"/>
          <w:right w:w="15" w:type="dxa"/>
        </w:tblCellMar>
        <w:tblLook w:val="04A0"/>
      </w:tblPr>
      <w:tblGrid>
        <w:gridCol w:w="154"/>
        <w:gridCol w:w="139"/>
        <w:gridCol w:w="2013"/>
        <w:gridCol w:w="2028"/>
      </w:tblGrid>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landed,he was rushed </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was landing ,he was rushed </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was grounded,he was rushed d</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could be landed,he went rushing.</w:t>
            </w:r>
          </w:p>
        </w:tc>
      </w:tr>
      <w:tr w:rsidR="001E5040" w:rsidRPr="000D3C64" w:rsidTr="00810B3F">
        <w:trPr>
          <w:gridBefore w:val="1"/>
          <w:gridAfter w:val="1"/>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You try to ---------------when you want to control your laughter</w:t>
      </w:r>
    </w:p>
    <w:tbl>
      <w:tblPr>
        <w:tblW w:w="0" w:type="auto"/>
        <w:tblCellSpacing w:w="15" w:type="dxa"/>
        <w:tblCellMar>
          <w:top w:w="15" w:type="dxa"/>
          <w:left w:w="15" w:type="dxa"/>
          <w:bottom w:w="15" w:type="dxa"/>
          <w:right w:w="15" w:type="dxa"/>
        </w:tblCellMar>
        <w:tblLook w:val="04A0"/>
      </w:tblPr>
      <w:tblGrid>
        <w:gridCol w:w="292"/>
        <w:gridCol w:w="2399"/>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put a brave face </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make a face </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keep your hair on </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keep a straight face </w:t>
            </w:r>
          </w:p>
        </w:tc>
      </w:tr>
    </w:tbl>
    <w:p w:rsidR="001E5040" w:rsidRPr="000D3C64" w:rsidRDefault="001E5040" w:rsidP="000D3C64">
      <w:pPr>
        <w:spacing w:after="0" w:line="360" w:lineRule="auto"/>
        <w:rPr>
          <w:rFonts w:ascii="Times New Roman" w:eastAsia="Times New Roman" w:hAnsi="Times New Roman" w:cs="Times New Roman"/>
          <w:vanish/>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They ---------------- TV ever since they came.</w:t>
      </w:r>
    </w:p>
    <w:tbl>
      <w:tblPr>
        <w:tblW w:w="0" w:type="auto"/>
        <w:tblCellSpacing w:w="15" w:type="dxa"/>
        <w:tblCellMar>
          <w:top w:w="15" w:type="dxa"/>
          <w:left w:w="15" w:type="dxa"/>
          <w:bottom w:w="15" w:type="dxa"/>
          <w:right w:w="15" w:type="dxa"/>
        </w:tblCellMar>
        <w:tblLook w:val="04A0"/>
      </w:tblPr>
      <w:tblGrid>
        <w:gridCol w:w="154"/>
        <w:gridCol w:w="139"/>
        <w:gridCol w:w="1222"/>
        <w:gridCol w:w="1237"/>
      </w:tblGrid>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Watched </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have watched </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have been watching </w:t>
            </w:r>
          </w:p>
        </w:tc>
      </w:tr>
      <w:tr w:rsidR="001E5040" w:rsidRPr="000D3C64" w:rsidTr="00810B3F">
        <w:trPr>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should watch</w:t>
            </w:r>
          </w:p>
        </w:tc>
      </w:tr>
      <w:tr w:rsidR="001E5040" w:rsidRPr="000D3C64" w:rsidTr="00810B3F">
        <w:trPr>
          <w:gridBefore w:val="1"/>
          <w:gridAfter w:val="1"/>
          <w:tblCellSpacing w:w="15" w:type="dxa"/>
        </w:trPr>
        <w:tc>
          <w:tcPr>
            <w:tcW w:w="0" w:type="auto"/>
            <w:gridSpan w:val="2"/>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 Pakistan cricketer last played a match in jan 26 ____________ from his ankle fracture.</w:t>
      </w:r>
    </w:p>
    <w:tbl>
      <w:tblPr>
        <w:tblW w:w="0" w:type="auto"/>
        <w:tblCellSpacing w:w="15" w:type="dxa"/>
        <w:tblCellMar>
          <w:top w:w="15" w:type="dxa"/>
          <w:left w:w="15" w:type="dxa"/>
          <w:bottom w:w="15" w:type="dxa"/>
          <w:right w:w="15" w:type="dxa"/>
        </w:tblCellMar>
        <w:tblLook w:val="04A0"/>
      </w:tblPr>
      <w:tblGrid>
        <w:gridCol w:w="292"/>
        <w:gridCol w:w="3166"/>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Yet he is recovered</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he is still recover</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he is still yet to recover</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he is still yet to recovered</w:t>
            </w:r>
          </w:p>
        </w:tc>
      </w:tr>
    </w:tbl>
    <w:p w:rsidR="001E5040" w:rsidRPr="000D3C64" w:rsidRDefault="001E5040" w:rsidP="000D3C64">
      <w:pPr>
        <w:pStyle w:val="Default"/>
        <w:spacing w:line="360" w:lineRule="auto"/>
        <w:rPr>
          <w:b/>
          <w:color w:val="FF0000"/>
          <w:sz w:val="30"/>
          <w:szCs w:val="30"/>
        </w:rPr>
      </w:pPr>
    </w:p>
    <w:p w:rsidR="001E5040" w:rsidRPr="000D3C64" w:rsidRDefault="001E5040" w:rsidP="000D3C64">
      <w:pPr>
        <w:pStyle w:val="Default"/>
        <w:numPr>
          <w:ilvl w:val="0"/>
          <w:numId w:val="474"/>
        </w:numPr>
        <w:spacing w:line="360" w:lineRule="auto"/>
        <w:rPr>
          <w:sz w:val="30"/>
          <w:szCs w:val="30"/>
        </w:rPr>
      </w:pPr>
      <w:r w:rsidRPr="000D3C64">
        <w:rPr>
          <w:sz w:val="30"/>
          <w:szCs w:val="30"/>
        </w:rPr>
        <w:t xml:space="preserve">Read the given passage and answer the questions that follow. </w:t>
      </w:r>
    </w:p>
    <w:p w:rsidR="001E5040" w:rsidRPr="000D3C64" w:rsidRDefault="001E5040" w:rsidP="000D3C64">
      <w:pPr>
        <w:pStyle w:val="Default"/>
        <w:spacing w:line="360" w:lineRule="auto"/>
        <w:rPr>
          <w:sz w:val="30"/>
          <w:szCs w:val="30"/>
        </w:rPr>
      </w:pPr>
      <w:r w:rsidRPr="000D3C64">
        <w:rPr>
          <w:sz w:val="30"/>
          <w:szCs w:val="30"/>
        </w:rPr>
        <w:t xml:space="preserve">Archaeology as a profession faces two major problems. First, it is the poorest of the poor. Only paltry sums are available for excavating and even less is available for publishing the results and preserving the sites once excavated. Yet archaeologists deal with priceless objects every day. Second, there is the problem of illegal excavation, resulting in museum-quality pieces being sold to the highest bidder. </w:t>
      </w:r>
    </w:p>
    <w:p w:rsidR="001E5040" w:rsidRPr="000D3C64" w:rsidRDefault="001E5040" w:rsidP="000D3C64">
      <w:pPr>
        <w:pStyle w:val="Default"/>
        <w:spacing w:line="360" w:lineRule="auto"/>
        <w:rPr>
          <w:sz w:val="30"/>
          <w:szCs w:val="30"/>
        </w:rPr>
      </w:pPr>
      <w:r w:rsidRPr="000D3C64">
        <w:rPr>
          <w:sz w:val="30"/>
          <w:szCs w:val="30"/>
        </w:rPr>
        <w:t xml:space="preserve">I would like to make an outrageous suggestion that would at one stroke provide funds for archaeology and reduce the amount of illegal digging. I would propose that scientific archaeological expeditions and governmental authorities sell excavated artifacts on the open market. Such sales would provide substantial funds for the excavation and preservation of archaeological sites and the publication of results. At the same time, they would break the illegal excavator‟s grip on the market, thereby decreasing the inducement to engage in illegal activities. </w:t>
      </w:r>
    </w:p>
    <w:p w:rsidR="001E5040" w:rsidRPr="000D3C64" w:rsidRDefault="001E5040" w:rsidP="000D3C64">
      <w:pPr>
        <w:pStyle w:val="Default"/>
        <w:spacing w:line="360" w:lineRule="auto"/>
        <w:rPr>
          <w:sz w:val="30"/>
          <w:szCs w:val="30"/>
        </w:rPr>
      </w:pPr>
      <w:r w:rsidRPr="000D3C64">
        <w:rPr>
          <w:sz w:val="30"/>
          <w:szCs w:val="30"/>
        </w:rPr>
        <w:t xml:space="preserve">You might object that professionals excavate to acquire knowledge, not money. Moreover, ancient artifacts are part of our global cultural heritage, which should be available for all to appreciate, not sold to the highest bidder. I agree. Sell nothing that has unique artistic merit or scientific value. But, you might reply, everything that comes our of the ground has scientific value. Here we part company. Theoretically, you may be correct in claiming that every artifact has potential scientific value. Practically, you are wrong. </w:t>
      </w:r>
    </w:p>
    <w:p w:rsidR="001E5040" w:rsidRPr="000D3C64" w:rsidRDefault="001E5040" w:rsidP="000D3C64">
      <w:pPr>
        <w:pStyle w:val="Default"/>
        <w:spacing w:line="360" w:lineRule="auto"/>
        <w:rPr>
          <w:sz w:val="30"/>
          <w:szCs w:val="30"/>
        </w:rPr>
      </w:pPr>
      <w:r w:rsidRPr="000D3C64">
        <w:rPr>
          <w:sz w:val="30"/>
          <w:szCs w:val="30"/>
        </w:rPr>
        <w:t xml:space="preserve">I refer to the thousands of pottery vessels and ancient lamps that are essentially duplicates of one another. In one small excavation in Cyprus, archaeologists recently uncovered 2,000 virtually indistinguishable small jugs in a </w:t>
      </w:r>
    </w:p>
    <w:p w:rsidR="001E5040" w:rsidRPr="000D3C64" w:rsidRDefault="001E5040" w:rsidP="000D3C64">
      <w:pPr>
        <w:pStyle w:val="Default"/>
        <w:spacing w:line="360" w:lineRule="auto"/>
        <w:rPr>
          <w:sz w:val="30"/>
          <w:szCs w:val="30"/>
        </w:rPr>
      </w:pPr>
      <w:r w:rsidRPr="000D3C64">
        <w:rPr>
          <w:sz w:val="30"/>
          <w:szCs w:val="30"/>
        </w:rPr>
        <w:t xml:space="preserve">single courtyard, Even precious royal seal impressions known as/ melekh handles have been found in abundance- </w:t>
      </w:r>
    </w:p>
    <w:p w:rsidR="001E5040" w:rsidRPr="000D3C64" w:rsidRDefault="001E5040" w:rsidP="000D3C64">
      <w:pPr>
        <w:pStyle w:val="Default"/>
        <w:spacing w:line="360" w:lineRule="auto"/>
        <w:rPr>
          <w:sz w:val="30"/>
          <w:szCs w:val="30"/>
        </w:rPr>
      </w:pPr>
      <w:r w:rsidRPr="000D3C64">
        <w:rPr>
          <w:sz w:val="30"/>
          <w:szCs w:val="30"/>
        </w:rPr>
        <w:t xml:space="preserve">--more than 4,000 examples so far. </w:t>
      </w:r>
    </w:p>
    <w:p w:rsidR="001E5040" w:rsidRPr="000D3C64" w:rsidRDefault="001E5040" w:rsidP="000D3C64">
      <w:pPr>
        <w:pStyle w:val="Default"/>
        <w:spacing w:line="360" w:lineRule="auto"/>
        <w:rPr>
          <w:sz w:val="30"/>
          <w:szCs w:val="30"/>
        </w:rPr>
      </w:pPr>
      <w:r w:rsidRPr="000D3C64">
        <w:rPr>
          <w:sz w:val="30"/>
          <w:szCs w:val="30"/>
        </w:rPr>
        <w:t xml:space="preserve">The basements of museums are simply not large enough to store the artifacts that are likely to be discovered in the future. There is not enough money even to catalogue the finds; as a result, they cannot be found again and become as inaccessible as if they had never been discovered. Indeed, with the help of a computer, sold artifacts could be more accessible than are the pieces stored in bulging museum basements. Prior to sale, each could be photographed and the list of the purchasers could be maintained on the computer A purchaser could even be required to agree to return the piece if it should become needed for scientific purposes. </w:t>
      </w:r>
    </w:p>
    <w:p w:rsidR="001E5040" w:rsidRPr="000D3C64" w:rsidRDefault="001E5040" w:rsidP="000D3C64">
      <w:pPr>
        <w:pStyle w:val="Default"/>
        <w:spacing w:line="360" w:lineRule="auto"/>
        <w:rPr>
          <w:sz w:val="30"/>
          <w:szCs w:val="30"/>
        </w:rPr>
      </w:pPr>
      <w:r w:rsidRPr="000D3C64">
        <w:rPr>
          <w:sz w:val="30"/>
          <w:szCs w:val="30"/>
        </w:rPr>
        <w:t xml:space="preserve">It would be unrealistic to suggest that illegal digging would stop if artifacts were sold on the open market. But the demand for the clandestine product would be substantially reduced. Who would want an unmarked pot when another was available whose provenance was known, and that was dated stratigraphically by the professional archaeologist who excavated it?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The primary purpose of the passage is to propose an alternative to museum display of artifacts </w:t>
      </w:r>
    </w:p>
    <w:p w:rsidR="001E5040" w:rsidRPr="000D3C64" w:rsidRDefault="001E5040" w:rsidP="000D3C64">
      <w:pPr>
        <w:pStyle w:val="Default"/>
        <w:spacing w:line="360" w:lineRule="auto"/>
        <w:rPr>
          <w:sz w:val="30"/>
          <w:szCs w:val="30"/>
        </w:rPr>
      </w:pPr>
      <w:r w:rsidRPr="000D3C64">
        <w:rPr>
          <w:sz w:val="30"/>
          <w:szCs w:val="30"/>
        </w:rPr>
        <w:t xml:space="preserve">a. a way to curb illegal digging while benefiting the archaeological profession </w:t>
      </w:r>
    </w:p>
    <w:p w:rsidR="001E5040" w:rsidRPr="000D3C64" w:rsidRDefault="001E5040" w:rsidP="000D3C64">
      <w:pPr>
        <w:pStyle w:val="Default"/>
        <w:spacing w:line="360" w:lineRule="auto"/>
        <w:rPr>
          <w:sz w:val="30"/>
          <w:szCs w:val="30"/>
        </w:rPr>
      </w:pPr>
      <w:r w:rsidRPr="000D3C64">
        <w:rPr>
          <w:sz w:val="30"/>
          <w:szCs w:val="30"/>
        </w:rPr>
        <w:t xml:space="preserve">b. a way to distinguish artifacts with scientific value </w:t>
      </w:r>
    </w:p>
    <w:p w:rsidR="001E5040" w:rsidRPr="000D3C64" w:rsidRDefault="001E5040" w:rsidP="000D3C64">
      <w:pPr>
        <w:pStyle w:val="Default"/>
        <w:spacing w:line="360" w:lineRule="auto"/>
        <w:rPr>
          <w:sz w:val="30"/>
          <w:szCs w:val="30"/>
        </w:rPr>
      </w:pPr>
      <w:r w:rsidRPr="000D3C64">
        <w:rPr>
          <w:sz w:val="30"/>
          <w:szCs w:val="30"/>
        </w:rPr>
        <w:t xml:space="preserve">from those that have no such value </w:t>
      </w:r>
    </w:p>
    <w:p w:rsidR="001E5040" w:rsidRPr="000D3C64" w:rsidRDefault="001E5040" w:rsidP="000D3C64">
      <w:pPr>
        <w:pStyle w:val="Default"/>
        <w:spacing w:line="360" w:lineRule="auto"/>
        <w:rPr>
          <w:sz w:val="30"/>
          <w:szCs w:val="30"/>
        </w:rPr>
      </w:pPr>
      <w:r w:rsidRPr="000D3C64">
        <w:rPr>
          <w:sz w:val="30"/>
          <w:szCs w:val="30"/>
        </w:rPr>
        <w:t xml:space="preserve">c. the governmental regulation of archaeological sites d. a new system for cataloguing duplicate artifacts </w:t>
      </w:r>
    </w:p>
    <w:p w:rsidR="001E5040" w:rsidRPr="000D3C64" w:rsidRDefault="001E5040" w:rsidP="000D3C64">
      <w:pPr>
        <w:pStyle w:val="Default"/>
        <w:pageBreakBefore/>
        <w:spacing w:line="360" w:lineRule="auto"/>
        <w:rPr>
          <w:sz w:val="30"/>
          <w:szCs w:val="30"/>
        </w:rPr>
      </w:pPr>
      <w:r w:rsidRPr="000D3C64">
        <w:rPr>
          <w:sz w:val="30"/>
          <w:szCs w:val="30"/>
        </w:rPr>
        <w:t xml:space="preserve">. The author implies that all of the following statements about duplicate artifacts are true EXCEPT: </w:t>
      </w:r>
    </w:p>
    <w:p w:rsidR="001E5040" w:rsidRPr="000D3C64" w:rsidRDefault="001E5040" w:rsidP="000D3C64">
      <w:pPr>
        <w:pStyle w:val="Default"/>
        <w:spacing w:line="360" w:lineRule="auto"/>
        <w:rPr>
          <w:sz w:val="30"/>
          <w:szCs w:val="30"/>
        </w:rPr>
      </w:pPr>
      <w:r w:rsidRPr="000D3C64">
        <w:rPr>
          <w:sz w:val="30"/>
          <w:szCs w:val="30"/>
        </w:rPr>
        <w:t xml:space="preserve">a. A market for such artifacts already exists. b. Such artifacts seldom have scientific value. </w:t>
      </w:r>
    </w:p>
    <w:p w:rsidR="001E5040" w:rsidRPr="000D3C64" w:rsidRDefault="001E5040" w:rsidP="000D3C64">
      <w:pPr>
        <w:pStyle w:val="Default"/>
        <w:spacing w:line="360" w:lineRule="auto"/>
        <w:rPr>
          <w:sz w:val="30"/>
          <w:szCs w:val="30"/>
        </w:rPr>
      </w:pPr>
      <w:r w:rsidRPr="000D3C64">
        <w:rPr>
          <w:sz w:val="30"/>
          <w:szCs w:val="30"/>
        </w:rPr>
        <w:t xml:space="preserve">c. There is likely to be a continuing supply of such artifacts. </w:t>
      </w:r>
    </w:p>
    <w:p w:rsidR="001E5040" w:rsidRPr="000D3C64" w:rsidRDefault="001E5040" w:rsidP="000D3C64">
      <w:pPr>
        <w:pStyle w:val="Default"/>
        <w:spacing w:line="360" w:lineRule="auto"/>
        <w:rPr>
          <w:sz w:val="30"/>
          <w:szCs w:val="30"/>
        </w:rPr>
      </w:pPr>
      <w:r w:rsidRPr="000D3C64">
        <w:rPr>
          <w:sz w:val="30"/>
          <w:szCs w:val="30"/>
        </w:rPr>
        <w:t xml:space="preserve">d. Museums are well supplied with examples of such artifacts. </w:t>
      </w:r>
    </w:p>
    <w:p w:rsidR="001E5040" w:rsidRPr="000D3C64" w:rsidRDefault="001E5040" w:rsidP="000D3C64">
      <w:pPr>
        <w:pStyle w:val="Default"/>
        <w:spacing w:line="360" w:lineRule="auto"/>
        <w:rPr>
          <w:sz w:val="30"/>
          <w:szCs w:val="30"/>
        </w:rPr>
      </w:pPr>
      <w:r w:rsidRPr="000D3C64">
        <w:rPr>
          <w:sz w:val="30"/>
          <w:szCs w:val="30"/>
        </w:rPr>
        <w:t xml:space="preserve">e. Such artifacts frequently exceed in quality those already catalogued in museum collections.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Which of the following is mentioned in the passage as a disadvantage of storing artifacts in museum basements? </w:t>
      </w:r>
    </w:p>
    <w:p w:rsidR="001E5040" w:rsidRPr="000D3C64" w:rsidRDefault="001E5040" w:rsidP="000D3C64">
      <w:pPr>
        <w:pStyle w:val="Default"/>
        <w:spacing w:line="360" w:lineRule="auto"/>
        <w:rPr>
          <w:sz w:val="30"/>
          <w:szCs w:val="30"/>
        </w:rPr>
      </w:pPr>
      <w:r w:rsidRPr="000D3C64">
        <w:rPr>
          <w:sz w:val="30"/>
          <w:szCs w:val="30"/>
        </w:rPr>
        <w:t xml:space="preserve">a. Museum officials rarely allow scholars access to such artifacts. </w:t>
      </w:r>
    </w:p>
    <w:p w:rsidR="001E5040" w:rsidRPr="000D3C64" w:rsidRDefault="001E5040" w:rsidP="000D3C64">
      <w:pPr>
        <w:pStyle w:val="Default"/>
        <w:spacing w:line="360" w:lineRule="auto"/>
        <w:rPr>
          <w:sz w:val="30"/>
          <w:szCs w:val="30"/>
        </w:rPr>
      </w:pPr>
      <w:r w:rsidRPr="000D3C64">
        <w:rPr>
          <w:sz w:val="30"/>
          <w:szCs w:val="30"/>
        </w:rPr>
        <w:t xml:space="preserve">b. Space that could be better used for display is taken up for storage. </w:t>
      </w:r>
    </w:p>
    <w:p w:rsidR="001E5040" w:rsidRPr="000D3C64" w:rsidRDefault="001E5040" w:rsidP="000D3C64">
      <w:pPr>
        <w:pStyle w:val="Default"/>
        <w:spacing w:line="360" w:lineRule="auto"/>
        <w:rPr>
          <w:sz w:val="30"/>
          <w:szCs w:val="30"/>
        </w:rPr>
      </w:pPr>
      <w:r w:rsidRPr="000D3C64">
        <w:rPr>
          <w:sz w:val="30"/>
          <w:szCs w:val="30"/>
        </w:rPr>
        <w:t xml:space="preserve">c. Artifacts discovered in one excavation often become separated from each other. </w:t>
      </w:r>
    </w:p>
    <w:p w:rsidR="001E5040" w:rsidRPr="000D3C64" w:rsidRDefault="001E5040" w:rsidP="000D3C64">
      <w:pPr>
        <w:pStyle w:val="Default"/>
        <w:spacing w:line="360" w:lineRule="auto"/>
        <w:rPr>
          <w:sz w:val="30"/>
          <w:szCs w:val="30"/>
        </w:rPr>
      </w:pPr>
      <w:r w:rsidRPr="000D3C64">
        <w:rPr>
          <w:sz w:val="30"/>
          <w:szCs w:val="30"/>
        </w:rPr>
        <w:t xml:space="preserve">d. Such artifacts are often damaged by variations in temperature and humidity. </w:t>
      </w:r>
    </w:p>
    <w:p w:rsidR="001E5040" w:rsidRPr="000D3C64" w:rsidRDefault="001E5040" w:rsidP="000D3C64">
      <w:pPr>
        <w:pStyle w:val="Default"/>
        <w:spacing w:line="360" w:lineRule="auto"/>
        <w:rPr>
          <w:sz w:val="30"/>
          <w:szCs w:val="30"/>
        </w:rPr>
      </w:pPr>
      <w:r w:rsidRPr="000D3C64">
        <w:rPr>
          <w:sz w:val="30"/>
          <w:szCs w:val="30"/>
        </w:rPr>
        <w:t xml:space="preserve">e. Such artifacts‟ often remain uncatalogued and thus cannot be located once they are put in storage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The author mentions the excavation in Cyprus to emphasize which of the following points? </w:t>
      </w:r>
    </w:p>
    <w:p w:rsidR="001E5040" w:rsidRPr="000D3C64" w:rsidRDefault="001E5040" w:rsidP="000D3C64">
      <w:pPr>
        <w:pStyle w:val="Default"/>
        <w:spacing w:line="360" w:lineRule="auto"/>
        <w:rPr>
          <w:sz w:val="30"/>
          <w:szCs w:val="30"/>
        </w:rPr>
      </w:pPr>
      <w:r w:rsidRPr="000D3C64">
        <w:rPr>
          <w:sz w:val="30"/>
          <w:szCs w:val="30"/>
        </w:rPr>
        <w:t xml:space="preserve">a. Ancient lamps and pottery vessels are less valuable, although more rare, than royal seal impressions. </w:t>
      </w:r>
    </w:p>
    <w:p w:rsidR="001E5040" w:rsidRPr="000D3C64" w:rsidRDefault="001E5040" w:rsidP="000D3C64">
      <w:pPr>
        <w:pStyle w:val="Default"/>
        <w:spacing w:line="360" w:lineRule="auto"/>
        <w:rPr>
          <w:sz w:val="30"/>
          <w:szCs w:val="30"/>
        </w:rPr>
      </w:pPr>
      <w:r w:rsidRPr="000D3C64">
        <w:rPr>
          <w:sz w:val="30"/>
          <w:szCs w:val="30"/>
        </w:rPr>
        <w:t xml:space="preserve">b. Artifacts that are very similar to each other present cataloguing difficulties to archaeologists. </w:t>
      </w:r>
    </w:p>
    <w:p w:rsidR="001E5040" w:rsidRPr="000D3C64" w:rsidRDefault="001E5040" w:rsidP="000D3C64">
      <w:pPr>
        <w:pStyle w:val="Default"/>
        <w:spacing w:line="360" w:lineRule="auto"/>
        <w:rPr>
          <w:sz w:val="30"/>
          <w:szCs w:val="30"/>
        </w:rPr>
      </w:pPr>
      <w:r w:rsidRPr="000D3C64">
        <w:rPr>
          <w:sz w:val="30"/>
          <w:szCs w:val="30"/>
        </w:rPr>
        <w:t xml:space="preserve">c. Artifacts that are not uniquely valuable, and therefore could be sold, are available in large quantities. </w:t>
      </w:r>
    </w:p>
    <w:p w:rsidR="001E5040" w:rsidRPr="000D3C64" w:rsidRDefault="001E5040" w:rsidP="000D3C64">
      <w:pPr>
        <w:pStyle w:val="Default"/>
        <w:spacing w:line="360" w:lineRule="auto"/>
        <w:rPr>
          <w:sz w:val="30"/>
          <w:szCs w:val="30"/>
        </w:rPr>
      </w:pPr>
      <w:r w:rsidRPr="000D3C64">
        <w:rPr>
          <w:sz w:val="30"/>
          <w:szCs w:val="30"/>
        </w:rPr>
        <w:t xml:space="preserve">d. Cyprus is the most important location for Illegal sales of duplicate artifacts are wide- spread, particularly on the island of Cyprus.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The author‟s argument concerning the effect of the official sale of duplicate artifacts on illegal excavationis based on which of the following assumptions? </w:t>
      </w:r>
    </w:p>
    <w:p w:rsidR="001E5040" w:rsidRPr="000D3C64" w:rsidRDefault="001E5040" w:rsidP="000D3C64">
      <w:pPr>
        <w:pStyle w:val="Default"/>
        <w:spacing w:line="360" w:lineRule="auto"/>
        <w:rPr>
          <w:sz w:val="30"/>
          <w:szCs w:val="30"/>
        </w:rPr>
      </w:pPr>
      <w:r w:rsidRPr="000D3C64">
        <w:rPr>
          <w:sz w:val="30"/>
          <w:szCs w:val="30"/>
        </w:rPr>
        <w:t xml:space="preserve">a. Prospective purchasers would prefer to buy authenticated artifacts. </w:t>
      </w:r>
    </w:p>
    <w:p w:rsidR="001E5040" w:rsidRPr="000D3C64" w:rsidRDefault="001E5040" w:rsidP="000D3C64">
      <w:pPr>
        <w:pStyle w:val="Default"/>
        <w:spacing w:line="360" w:lineRule="auto"/>
        <w:rPr>
          <w:sz w:val="30"/>
          <w:szCs w:val="30"/>
        </w:rPr>
      </w:pPr>
      <w:r w:rsidRPr="000D3C64">
        <w:rPr>
          <w:sz w:val="30"/>
          <w:szCs w:val="30"/>
        </w:rPr>
        <w:t xml:space="preserve">b. The price of illegally excavated artifacts would rise. </w:t>
      </w:r>
    </w:p>
    <w:p w:rsidR="001E5040" w:rsidRPr="000D3C64" w:rsidRDefault="001E5040" w:rsidP="000D3C64">
      <w:pPr>
        <w:pStyle w:val="Default"/>
        <w:spacing w:line="360" w:lineRule="auto"/>
        <w:rPr>
          <w:sz w:val="30"/>
          <w:szCs w:val="30"/>
        </w:rPr>
      </w:pPr>
      <w:r w:rsidRPr="000D3C64">
        <w:rPr>
          <w:sz w:val="30"/>
          <w:szCs w:val="30"/>
        </w:rPr>
        <w:t xml:space="preserve">c. Computers could be used to trace sold artifacts. </w:t>
      </w:r>
    </w:p>
    <w:p w:rsidR="001E5040" w:rsidRPr="000D3C64" w:rsidRDefault="001E5040" w:rsidP="000D3C64">
      <w:pPr>
        <w:pStyle w:val="Default"/>
        <w:spacing w:line="360" w:lineRule="auto"/>
        <w:rPr>
          <w:sz w:val="30"/>
          <w:szCs w:val="30"/>
        </w:rPr>
      </w:pPr>
      <w:r w:rsidRPr="000D3C64">
        <w:rPr>
          <w:sz w:val="30"/>
          <w:szCs w:val="30"/>
        </w:rPr>
        <w:t xml:space="preserve">d. Illegal excavators would be forced to sell only duplicate artifacts. </w:t>
      </w:r>
    </w:p>
    <w:p w:rsidR="001E5040" w:rsidRPr="000D3C64" w:rsidRDefault="001E5040" w:rsidP="000D3C64">
      <w:pPr>
        <w:pStyle w:val="Default"/>
        <w:spacing w:line="360" w:lineRule="auto"/>
        <w:rPr>
          <w:sz w:val="30"/>
          <w:szCs w:val="30"/>
        </w:rPr>
      </w:pPr>
      <w:r w:rsidRPr="000D3C64">
        <w:rPr>
          <w:sz w:val="30"/>
          <w:szCs w:val="30"/>
        </w:rPr>
        <w:t xml:space="preserve">e. Money gained from selling authenticated artifacts could be used to investigate and prosecute illegal excavator. </w:t>
      </w:r>
    </w:p>
    <w:p w:rsidR="001E5040" w:rsidRPr="000D3C64" w:rsidRDefault="001E5040" w:rsidP="000D3C64">
      <w:pPr>
        <w:spacing w:line="360" w:lineRule="auto"/>
        <w:rPr>
          <w:rFonts w:ascii="Times New Roman" w:hAnsi="Times New Roman" w:cs="Times New Roman"/>
          <w:b/>
          <w:bCs/>
          <w:sz w:val="30"/>
          <w:szCs w:val="30"/>
        </w:rPr>
      </w:pPr>
    </w:p>
    <w:p w:rsidR="001E5040" w:rsidRPr="000D3C64" w:rsidRDefault="001E5040" w:rsidP="000D3C64">
      <w:pPr>
        <w:pStyle w:val="Default"/>
        <w:numPr>
          <w:ilvl w:val="0"/>
          <w:numId w:val="474"/>
        </w:numPr>
        <w:spacing w:line="360" w:lineRule="auto"/>
        <w:rPr>
          <w:sz w:val="30"/>
          <w:szCs w:val="30"/>
        </w:rPr>
      </w:pPr>
      <w:r w:rsidRPr="000D3C64">
        <w:rPr>
          <w:sz w:val="30"/>
          <w:szCs w:val="30"/>
        </w:rPr>
        <w:t xml:space="preserve">Read the given passage and answer the questions asked. </w:t>
      </w:r>
    </w:p>
    <w:p w:rsidR="001E5040" w:rsidRPr="000D3C64" w:rsidRDefault="001E5040" w:rsidP="000D3C64">
      <w:pPr>
        <w:pStyle w:val="Default"/>
        <w:spacing w:line="360" w:lineRule="auto"/>
        <w:rPr>
          <w:sz w:val="30"/>
          <w:szCs w:val="30"/>
        </w:rPr>
      </w:pPr>
      <w:r w:rsidRPr="000D3C64">
        <w:rPr>
          <w:sz w:val="30"/>
          <w:szCs w:val="30"/>
        </w:rPr>
        <w:t xml:space="preserve">Federal efforts to aid minority businesses began in the 1960‟s when the Small Business Administration (SBA) began making federally guaranteed loans and government- sponsored management and technical assistance available to minority business enterprises. While this program enabled many minority entrepreneurs to form new businesses, the results were disappointing, since managerial inexperience, unfavourable locations, and capital shortages led to high failure rates. Even 15 years after the program was implemented, minority business receipts were not quite two percent of the national economy‟s total receipts. </w:t>
      </w:r>
    </w:p>
    <w:p w:rsidR="001E5040" w:rsidRPr="000D3C64" w:rsidRDefault="001E5040" w:rsidP="000D3C64">
      <w:pPr>
        <w:pStyle w:val="Default"/>
        <w:spacing w:line="360" w:lineRule="auto"/>
        <w:rPr>
          <w:sz w:val="30"/>
          <w:szCs w:val="30"/>
        </w:rPr>
      </w:pPr>
      <w:r w:rsidRPr="000D3C64">
        <w:rPr>
          <w:sz w:val="30"/>
          <w:szCs w:val="30"/>
        </w:rPr>
        <w:t xml:space="preserve">Recently federal policymakers have adopted an approach intended to accelerate development of the minority business sector by moving away from directly aiding small minority enterprises and toward supporting larger, growth-oriented minority firms through intermediary companies. In this approach, large corporations participate in the development of successful and stable minority businesses by making use of government-sponsored venture capital. The capital is used by a participating company to establish a Minority Enterprise Small Business </w:t>
      </w:r>
    </w:p>
    <w:p w:rsidR="001E5040" w:rsidRPr="000D3C64" w:rsidRDefault="001E5040" w:rsidP="000D3C64">
      <w:pPr>
        <w:pStyle w:val="Default"/>
        <w:spacing w:line="360" w:lineRule="auto"/>
        <w:rPr>
          <w:sz w:val="30"/>
          <w:szCs w:val="30"/>
        </w:rPr>
      </w:pPr>
      <w:r w:rsidRPr="000D3C64">
        <w:rPr>
          <w:sz w:val="30"/>
          <w:szCs w:val="30"/>
        </w:rPr>
        <w:t xml:space="preserve">Investment Company or MESBIC </w:t>
      </w:r>
    </w:p>
    <w:p w:rsidR="001E5040" w:rsidRPr="000D3C64" w:rsidRDefault="001E5040" w:rsidP="000D3C64">
      <w:pPr>
        <w:pStyle w:val="Default"/>
        <w:pageBreakBefore/>
        <w:spacing w:line="360" w:lineRule="auto"/>
        <w:rPr>
          <w:sz w:val="30"/>
          <w:szCs w:val="30"/>
        </w:rPr>
      </w:pPr>
      <w:r w:rsidRPr="000D3C64">
        <w:rPr>
          <w:sz w:val="30"/>
          <w:szCs w:val="30"/>
        </w:rPr>
        <w:t xml:space="preserve">The MESBIC then provides capital and guidance to minority businesses that have potential to become future suppliers or customers of the sponsoring company. MESBIC‟s are the result of the belief that providing established firms with easier access to relevant management techniques and more job-specific experience, as well as substantial amounts of capital, gives those firms a greater opportunity to develop sound business foundations than does simply making general management experience and small amounts of capital available. Further, since potential markets for the minority businesses already exist through the sponsoring companies, the minority businesses face considerably less risk in terms of location and market fluctuation. Following early financial and operating problems, sponsoring corporations began to capitalize MESBIC‟s far above the legal minimum of $500,000 in order to generate sufficient income and to sustain the quality of management needed. MESBIC‟c are now emerging as increasingly important financing sources for minority enterprises. </w:t>
      </w:r>
    </w:p>
    <w:p w:rsidR="001E5040" w:rsidRPr="000D3C64" w:rsidRDefault="001E5040" w:rsidP="000D3C64">
      <w:pPr>
        <w:pStyle w:val="Default"/>
        <w:spacing w:line="360" w:lineRule="auto"/>
        <w:rPr>
          <w:sz w:val="30"/>
          <w:szCs w:val="30"/>
        </w:rPr>
      </w:pPr>
      <w:r w:rsidRPr="000D3C64">
        <w:rPr>
          <w:sz w:val="30"/>
          <w:szCs w:val="30"/>
        </w:rPr>
        <w:t xml:space="preserve">Ironically, MESBIC staffs, which usually consist of Hispanic and Black professionals, tend to approach investments in minority firms more pragmatically than do many MESBIC directors, who are usually senior managers from sponsoring corporations. The latter often still think mainly in terms of the “social responsibility approach” and thus seem to prefer deals that are riskier and less attractive than normal investment criteria would warrant. Such differences in viewpoint have produced uneasiness among many minority staff members, who feel that minority entrepreneurs and businesses should be judged by established business considerations. These staff members believe their point of view is closer to the original philosophy of MESBIC‟s and they are concerned that, unless a more prudent course is followed, MESBIC directors may revert to policies likely to re-create the disappointing results of the original SBA approach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 Which of the following best states the central idea of the passage? </w:t>
      </w:r>
    </w:p>
    <w:p w:rsidR="001E5040" w:rsidRPr="000D3C64" w:rsidRDefault="001E5040" w:rsidP="000D3C64">
      <w:pPr>
        <w:pStyle w:val="Default"/>
        <w:spacing w:line="360" w:lineRule="auto"/>
        <w:rPr>
          <w:sz w:val="30"/>
          <w:szCs w:val="30"/>
        </w:rPr>
      </w:pPr>
      <w:r w:rsidRPr="000D3C64">
        <w:rPr>
          <w:sz w:val="30"/>
          <w:szCs w:val="30"/>
        </w:rPr>
        <w:t xml:space="preserve">a. The use of MESBIC‟s for aiding minority entrepreneurs seems to have greater potential for success than does the original SBA approach. </w:t>
      </w:r>
    </w:p>
    <w:p w:rsidR="001E5040" w:rsidRPr="000D3C64" w:rsidRDefault="001E5040" w:rsidP="000D3C64">
      <w:pPr>
        <w:pStyle w:val="Default"/>
        <w:spacing w:line="360" w:lineRule="auto"/>
        <w:rPr>
          <w:sz w:val="30"/>
          <w:szCs w:val="30"/>
        </w:rPr>
      </w:pPr>
      <w:r w:rsidRPr="000D3C64">
        <w:rPr>
          <w:sz w:val="30"/>
          <w:szCs w:val="30"/>
        </w:rPr>
        <w:t xml:space="preserve">b. There is a crucial difference in point of view between the staff and directors of some </w:t>
      </w:r>
    </w:p>
    <w:p w:rsidR="001E5040" w:rsidRPr="000D3C64" w:rsidRDefault="001E5040" w:rsidP="000D3C64">
      <w:pPr>
        <w:pStyle w:val="Default"/>
        <w:spacing w:line="360" w:lineRule="auto"/>
        <w:rPr>
          <w:sz w:val="30"/>
          <w:szCs w:val="30"/>
        </w:rPr>
      </w:pPr>
      <w:r w:rsidRPr="000D3C64">
        <w:rPr>
          <w:sz w:val="30"/>
          <w:szCs w:val="30"/>
        </w:rPr>
        <w:t xml:space="preserve">MESBIC‟s. </w:t>
      </w:r>
    </w:p>
    <w:p w:rsidR="001E5040" w:rsidRPr="000D3C64" w:rsidRDefault="001E5040" w:rsidP="000D3C64">
      <w:pPr>
        <w:pStyle w:val="Default"/>
        <w:spacing w:line="360" w:lineRule="auto"/>
        <w:rPr>
          <w:sz w:val="30"/>
          <w:szCs w:val="30"/>
        </w:rPr>
      </w:pPr>
      <w:r w:rsidRPr="000D3C64">
        <w:rPr>
          <w:sz w:val="30"/>
          <w:szCs w:val="30"/>
        </w:rPr>
        <w:t xml:space="preserve">c. After initial problems with management and marketing, minority businesses have begun to expand at a steady rate. </w:t>
      </w:r>
    </w:p>
    <w:p w:rsidR="001E5040" w:rsidRPr="000D3C64" w:rsidRDefault="001E5040" w:rsidP="000D3C64">
      <w:pPr>
        <w:pStyle w:val="Default"/>
        <w:spacing w:line="360" w:lineRule="auto"/>
        <w:rPr>
          <w:sz w:val="30"/>
          <w:szCs w:val="30"/>
        </w:rPr>
      </w:pPr>
      <w:r w:rsidRPr="000D3C64">
        <w:rPr>
          <w:sz w:val="30"/>
          <w:szCs w:val="30"/>
        </w:rPr>
        <w:t xml:space="preserve">d. Minority entrepreneurs wishing to form new businesses now have several equally successful federal programs on which to rely. </w:t>
      </w:r>
    </w:p>
    <w:p w:rsidR="001E5040" w:rsidRPr="000D3C64" w:rsidRDefault="001E5040" w:rsidP="000D3C64">
      <w:pPr>
        <w:pStyle w:val="Default"/>
        <w:spacing w:line="360" w:lineRule="auto"/>
        <w:rPr>
          <w:sz w:val="30"/>
          <w:szCs w:val="30"/>
        </w:rPr>
      </w:pPr>
      <w:r w:rsidRPr="000D3C64">
        <w:rPr>
          <w:sz w:val="30"/>
          <w:szCs w:val="30"/>
        </w:rPr>
        <w:t xml:space="preserve">e. For the first time since 1960, large corporations are making significant contributions to the development of minority businesses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2. According to the passage, the MESBIC approach differs from the SBA approach in that MESBIC‟s </w:t>
      </w:r>
    </w:p>
    <w:p w:rsidR="001E5040" w:rsidRPr="000D3C64" w:rsidRDefault="001E5040" w:rsidP="000D3C64">
      <w:pPr>
        <w:pStyle w:val="Default"/>
        <w:spacing w:line="360" w:lineRule="auto"/>
        <w:rPr>
          <w:sz w:val="30"/>
          <w:szCs w:val="30"/>
        </w:rPr>
      </w:pPr>
      <w:r w:rsidRPr="000D3C64">
        <w:rPr>
          <w:sz w:val="30"/>
          <w:szCs w:val="30"/>
        </w:rPr>
        <w:t xml:space="preserve">a. seek federal contracts to provide markets for minority businesses </w:t>
      </w:r>
    </w:p>
    <w:p w:rsidR="001E5040" w:rsidRPr="000D3C64" w:rsidRDefault="001E5040" w:rsidP="000D3C64">
      <w:pPr>
        <w:pStyle w:val="Default"/>
        <w:spacing w:line="360" w:lineRule="auto"/>
        <w:rPr>
          <w:sz w:val="30"/>
          <w:szCs w:val="30"/>
        </w:rPr>
      </w:pPr>
      <w:r w:rsidRPr="000D3C64">
        <w:rPr>
          <w:sz w:val="30"/>
          <w:szCs w:val="30"/>
        </w:rPr>
        <w:t xml:space="preserve">b. encourage minority businesses to provide markets for other minority businesses </w:t>
      </w:r>
    </w:p>
    <w:p w:rsidR="001E5040" w:rsidRPr="000D3C64" w:rsidRDefault="001E5040" w:rsidP="000D3C64">
      <w:pPr>
        <w:pStyle w:val="Default"/>
        <w:spacing w:line="360" w:lineRule="auto"/>
        <w:rPr>
          <w:sz w:val="30"/>
          <w:szCs w:val="30"/>
        </w:rPr>
      </w:pPr>
      <w:r w:rsidRPr="000D3C64">
        <w:rPr>
          <w:sz w:val="30"/>
          <w:szCs w:val="30"/>
        </w:rPr>
        <w:t xml:space="preserve">c. attempt to maintain a specified rate of growth in the minority business sector </w:t>
      </w:r>
    </w:p>
    <w:p w:rsidR="001E5040" w:rsidRPr="000D3C64" w:rsidRDefault="001E5040" w:rsidP="000D3C64">
      <w:pPr>
        <w:pStyle w:val="Default"/>
        <w:spacing w:line="360" w:lineRule="auto"/>
        <w:rPr>
          <w:sz w:val="30"/>
          <w:szCs w:val="30"/>
        </w:rPr>
      </w:pPr>
      <w:r w:rsidRPr="000D3C64">
        <w:rPr>
          <w:sz w:val="30"/>
          <w:szCs w:val="30"/>
        </w:rPr>
        <w:t xml:space="preserve">d. rely on the participation of large corporations to finance minority businesses </w:t>
      </w:r>
    </w:p>
    <w:p w:rsidR="001E5040" w:rsidRPr="000D3C64" w:rsidRDefault="001E5040" w:rsidP="000D3C64">
      <w:pPr>
        <w:pStyle w:val="Default"/>
        <w:spacing w:line="360" w:lineRule="auto"/>
        <w:rPr>
          <w:sz w:val="30"/>
          <w:szCs w:val="30"/>
        </w:rPr>
      </w:pPr>
      <w:r w:rsidRPr="000D3C64">
        <w:rPr>
          <w:sz w:val="30"/>
          <w:szCs w:val="30"/>
        </w:rPr>
        <w:t xml:space="preserve">e. select minority businesses on the basis of their </w:t>
      </w:r>
    </w:p>
    <w:p w:rsidR="001E5040" w:rsidRPr="000D3C64" w:rsidRDefault="001E5040" w:rsidP="000D3C64">
      <w:pPr>
        <w:pStyle w:val="Default"/>
        <w:spacing w:line="360" w:lineRule="auto"/>
        <w:rPr>
          <w:sz w:val="30"/>
          <w:szCs w:val="30"/>
        </w:rPr>
      </w:pPr>
      <w:r w:rsidRPr="000D3C64">
        <w:rPr>
          <w:sz w:val="30"/>
          <w:szCs w:val="30"/>
        </w:rPr>
        <w:t xml:space="preserve">location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3. Which of the following does the author cite to support the conclusion that the results of the SBA program were disappointing? </w:t>
      </w:r>
    </w:p>
    <w:p w:rsidR="001E5040" w:rsidRPr="000D3C64" w:rsidRDefault="001E5040" w:rsidP="000D3C64">
      <w:pPr>
        <w:pStyle w:val="Default"/>
        <w:spacing w:line="360" w:lineRule="auto"/>
        <w:rPr>
          <w:sz w:val="30"/>
          <w:szCs w:val="30"/>
        </w:rPr>
      </w:pPr>
      <w:r w:rsidRPr="000D3C64">
        <w:rPr>
          <w:sz w:val="30"/>
          <w:szCs w:val="30"/>
        </w:rPr>
        <w:t xml:space="preserve">a. The small number of new minority enterprises formed as a result of the program </w:t>
      </w:r>
    </w:p>
    <w:p w:rsidR="001E5040" w:rsidRPr="000D3C64" w:rsidRDefault="001E5040" w:rsidP="000D3C64">
      <w:pPr>
        <w:pStyle w:val="Default"/>
        <w:spacing w:line="360" w:lineRule="auto"/>
        <w:rPr>
          <w:sz w:val="30"/>
          <w:szCs w:val="30"/>
        </w:rPr>
      </w:pPr>
      <w:r w:rsidRPr="000D3C64">
        <w:rPr>
          <w:sz w:val="30"/>
          <w:szCs w:val="30"/>
        </w:rPr>
        <w:t xml:space="preserve">b. The small number of minority enterprises that took advantage of the management and technical assistance offered under the program </w:t>
      </w:r>
    </w:p>
    <w:p w:rsidR="001E5040" w:rsidRPr="000D3C64" w:rsidRDefault="001E5040" w:rsidP="000D3C64">
      <w:pPr>
        <w:pStyle w:val="Default"/>
        <w:spacing w:line="360" w:lineRule="auto"/>
        <w:rPr>
          <w:sz w:val="30"/>
          <w:szCs w:val="30"/>
        </w:rPr>
      </w:pPr>
      <w:r w:rsidRPr="000D3C64">
        <w:rPr>
          <w:sz w:val="30"/>
          <w:szCs w:val="30"/>
        </w:rPr>
        <w:t xml:space="preserve">c. The small percentage of the nation‟s business receipts earned by minority enterprises following the programs, implementation. </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 The small percentage of recipient minority enterprises that were able to repay federally guaranteed loans made under the program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e. The small number of minority enterprises that chose to participate in the program</w:t>
      </w:r>
    </w:p>
    <w:p w:rsidR="001E5040" w:rsidRPr="000D3C64" w:rsidRDefault="001E5040" w:rsidP="000D3C64">
      <w:pPr>
        <w:pStyle w:val="Default"/>
        <w:spacing w:line="360" w:lineRule="auto"/>
        <w:rPr>
          <w:sz w:val="30"/>
          <w:szCs w:val="30"/>
        </w:rPr>
      </w:pPr>
      <w:r w:rsidRPr="000D3C64">
        <w:rPr>
          <w:sz w:val="30"/>
          <w:szCs w:val="30"/>
        </w:rPr>
        <w:t xml:space="preserve">4. Which of the following statements about the SBA program can be inferred from the passage? </w:t>
      </w:r>
    </w:p>
    <w:p w:rsidR="001E5040" w:rsidRPr="000D3C64" w:rsidRDefault="001E5040" w:rsidP="000D3C64">
      <w:pPr>
        <w:pStyle w:val="Default"/>
        <w:spacing w:line="360" w:lineRule="auto"/>
        <w:rPr>
          <w:sz w:val="30"/>
          <w:szCs w:val="30"/>
        </w:rPr>
      </w:pPr>
      <w:r w:rsidRPr="000D3C64">
        <w:rPr>
          <w:sz w:val="30"/>
          <w:szCs w:val="30"/>
        </w:rPr>
        <w:t xml:space="preserve">a. The maximum term for loans made to recipient businesses was 15 years. </w:t>
      </w:r>
    </w:p>
    <w:p w:rsidR="001E5040" w:rsidRPr="000D3C64" w:rsidRDefault="001E5040" w:rsidP="000D3C64">
      <w:pPr>
        <w:pStyle w:val="Default"/>
        <w:spacing w:line="360" w:lineRule="auto"/>
        <w:rPr>
          <w:sz w:val="30"/>
          <w:szCs w:val="30"/>
        </w:rPr>
      </w:pPr>
      <w:r w:rsidRPr="000D3C64">
        <w:rPr>
          <w:sz w:val="30"/>
          <w:szCs w:val="30"/>
        </w:rPr>
        <w:t xml:space="preserve">b. Business loans were considered to be more useful to recipient businesses than was management and technical assistance. </w:t>
      </w:r>
    </w:p>
    <w:p w:rsidR="001E5040" w:rsidRPr="000D3C64" w:rsidRDefault="001E5040" w:rsidP="000D3C64">
      <w:pPr>
        <w:pStyle w:val="Default"/>
        <w:spacing w:line="360" w:lineRule="auto"/>
        <w:rPr>
          <w:sz w:val="30"/>
          <w:szCs w:val="30"/>
        </w:rPr>
      </w:pPr>
      <w:r w:rsidRPr="000D3C64">
        <w:rPr>
          <w:sz w:val="30"/>
          <w:szCs w:val="30"/>
        </w:rPr>
        <w:t xml:space="preserve">c. The anticipated failure rate for recipient businesses was significantly lower than the rate that actually resulted. </w:t>
      </w:r>
    </w:p>
    <w:p w:rsidR="001E5040" w:rsidRPr="000D3C64" w:rsidRDefault="001E5040" w:rsidP="000D3C64">
      <w:pPr>
        <w:pStyle w:val="Default"/>
        <w:spacing w:line="360" w:lineRule="auto"/>
        <w:rPr>
          <w:sz w:val="30"/>
          <w:szCs w:val="30"/>
        </w:rPr>
      </w:pPr>
      <w:r w:rsidRPr="000D3C64">
        <w:rPr>
          <w:sz w:val="30"/>
          <w:szCs w:val="30"/>
        </w:rPr>
        <w:t xml:space="preserve">d. Recipient businesses were encouraged to relocate to areas more favourable for business development. </w:t>
      </w:r>
    </w:p>
    <w:p w:rsidR="001E5040" w:rsidRPr="000D3C64" w:rsidRDefault="001E5040" w:rsidP="000D3C64">
      <w:pPr>
        <w:pStyle w:val="Default"/>
        <w:spacing w:line="360" w:lineRule="auto"/>
        <w:rPr>
          <w:sz w:val="30"/>
          <w:szCs w:val="30"/>
        </w:rPr>
      </w:pPr>
      <w:r w:rsidRPr="000D3C64">
        <w:rPr>
          <w:sz w:val="30"/>
          <w:szCs w:val="30"/>
        </w:rPr>
        <w:t xml:space="preserve">e. The capitalization needs of recipient businesses were assessed and then provided for adequately.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5. Based on information in the passage, which of the following would be indicative of the pragmatism of MESBIC staff members? </w:t>
      </w:r>
    </w:p>
    <w:p w:rsidR="001E5040" w:rsidRPr="000D3C64" w:rsidRDefault="001E5040" w:rsidP="000D3C64">
      <w:pPr>
        <w:pStyle w:val="Default"/>
        <w:spacing w:line="360" w:lineRule="auto"/>
        <w:rPr>
          <w:sz w:val="30"/>
          <w:szCs w:val="30"/>
        </w:rPr>
      </w:pPr>
      <w:r w:rsidRPr="000D3C64">
        <w:rPr>
          <w:sz w:val="30"/>
          <w:szCs w:val="30"/>
        </w:rPr>
        <w:t xml:space="preserve">I. A reluctance to invest in minority businesses that show marginal expectations of return on the investments. </w:t>
      </w:r>
    </w:p>
    <w:p w:rsidR="001E5040" w:rsidRPr="000D3C64" w:rsidRDefault="001E5040" w:rsidP="000D3C64">
      <w:pPr>
        <w:pStyle w:val="Default"/>
        <w:spacing w:line="360" w:lineRule="auto"/>
        <w:rPr>
          <w:sz w:val="30"/>
          <w:szCs w:val="30"/>
        </w:rPr>
      </w:pPr>
      <w:r w:rsidRPr="000D3C64">
        <w:rPr>
          <w:sz w:val="30"/>
          <w:szCs w:val="30"/>
        </w:rPr>
        <w:t xml:space="preserve">II. A desire to invest in minority businesses that produce goods and services likely to be of use to the sponsoring company. </w:t>
      </w:r>
    </w:p>
    <w:p w:rsidR="001E5040" w:rsidRPr="000D3C64" w:rsidRDefault="001E5040" w:rsidP="000D3C64">
      <w:pPr>
        <w:pStyle w:val="Default"/>
        <w:spacing w:line="360" w:lineRule="auto"/>
        <w:rPr>
          <w:sz w:val="30"/>
          <w:szCs w:val="30"/>
        </w:rPr>
      </w:pPr>
      <w:r w:rsidRPr="000D3C64">
        <w:rPr>
          <w:sz w:val="30"/>
          <w:szCs w:val="30"/>
        </w:rPr>
        <w:t xml:space="preserve">III. A belief that the minority business sector is best served by investing primarily in newly established businesses. </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I only b. III only c. I and II only d. II and III only e. I,II and III.</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pStyle w:val="Default"/>
        <w:numPr>
          <w:ilvl w:val="0"/>
          <w:numId w:val="474"/>
        </w:numPr>
        <w:spacing w:line="360" w:lineRule="auto"/>
        <w:rPr>
          <w:sz w:val="30"/>
          <w:szCs w:val="30"/>
        </w:rPr>
      </w:pPr>
      <w:r w:rsidRPr="000D3C64">
        <w:rPr>
          <w:sz w:val="30"/>
          <w:szCs w:val="30"/>
        </w:rPr>
        <w:t xml:space="preserve">Read the passage and answer the following questions. </w:t>
      </w:r>
    </w:p>
    <w:p w:rsidR="001E5040" w:rsidRPr="000D3C64" w:rsidRDefault="001E5040" w:rsidP="000D3C64">
      <w:pPr>
        <w:pStyle w:val="Default"/>
        <w:spacing w:line="360" w:lineRule="auto"/>
        <w:rPr>
          <w:sz w:val="30"/>
          <w:szCs w:val="30"/>
        </w:rPr>
      </w:pPr>
      <w:r w:rsidRPr="000D3C64">
        <w:rPr>
          <w:sz w:val="30"/>
          <w:szCs w:val="30"/>
        </w:rPr>
        <w:t xml:space="preserve">The piranha is a much-maligned fish. Most people think that this is a deadly creature that swarms through rivers and creeks of the Amazon rainforest looking for victims to tear apart. And woe betide anyone unlucky enough to be in the same water as a shoal of Piranhas. It takes only a few minutes for the vicious Piranhas to reduce someone to a mere skeleton. </w:t>
      </w:r>
    </w:p>
    <w:p w:rsidR="001E5040" w:rsidRPr="000D3C64" w:rsidRDefault="001E5040" w:rsidP="000D3C64">
      <w:pPr>
        <w:pStyle w:val="Default"/>
        <w:spacing w:line="360" w:lineRule="auto"/>
        <w:rPr>
          <w:sz w:val="30"/>
          <w:szCs w:val="30"/>
        </w:rPr>
      </w:pPr>
      <w:r w:rsidRPr="000D3C64">
        <w:rPr>
          <w:sz w:val="30"/>
          <w:szCs w:val="30"/>
        </w:rPr>
        <w:t xml:space="preserve">The truth is that the piranha is really a much more nuanced animal than the mindless killer depicted in the media. In fact, Piranhas are a group made up of approximately twelve different species. Each piranha </w:t>
      </w:r>
    </w:p>
    <w:p w:rsidR="001E5040" w:rsidRPr="000D3C64" w:rsidRDefault="001E5040" w:rsidP="000D3C64">
      <w:pPr>
        <w:pStyle w:val="Default"/>
        <w:spacing w:line="360" w:lineRule="auto"/>
        <w:rPr>
          <w:sz w:val="30"/>
          <w:szCs w:val="30"/>
        </w:rPr>
      </w:pPr>
      <w:r w:rsidRPr="000D3C64">
        <w:rPr>
          <w:sz w:val="30"/>
          <w:szCs w:val="30"/>
        </w:rPr>
        <w:t xml:space="preserve">species occupies its own ecological niche. One type of piranha takes chunks out of the fins of other fish. Another type eats fruit falling from trees into the river. Each piranha species plays a unique role in the ecology of the rainforest floodplains. So what should you do next time you hear someone talking about the “deadly piranha”? You can remind them that the piranha is not always the notorious killer fish that the tough, muscular heroes of popular nature television shows would have us believe. </w:t>
      </w:r>
    </w:p>
    <w:p w:rsidR="001E5040" w:rsidRPr="000D3C64" w:rsidRDefault="001E5040" w:rsidP="000D3C64">
      <w:pPr>
        <w:pStyle w:val="Default"/>
        <w:spacing w:line="360" w:lineRule="auto"/>
        <w:rPr>
          <w:sz w:val="30"/>
          <w:szCs w:val="30"/>
        </w:rPr>
      </w:pPr>
      <w:r w:rsidRPr="000D3C64">
        <w:rPr>
          <w:sz w:val="30"/>
          <w:szCs w:val="30"/>
        </w:rPr>
        <w:t xml:space="preserve">However, Piranhas are not always that deadly. In fact, they usually swim alone. They eat small fish as well as seeds and fruits that fall into the water. Piranhas rarely attack people. </w:t>
      </w:r>
    </w:p>
    <w:p w:rsidR="001E5040" w:rsidRPr="000D3C64" w:rsidRDefault="001E5040" w:rsidP="000D3C64">
      <w:pPr>
        <w:pStyle w:val="Default"/>
        <w:spacing w:line="360" w:lineRule="auto"/>
        <w:rPr>
          <w:sz w:val="30"/>
          <w:szCs w:val="30"/>
        </w:rPr>
      </w:pPr>
      <w:r w:rsidRPr="000D3C64">
        <w:rPr>
          <w:sz w:val="30"/>
          <w:szCs w:val="30"/>
        </w:rPr>
        <w:t xml:space="preserve">Piranhas swim in rivers and lakes in South America. And they are kept as pets around the world. Because they eat so much and can be expensive to feed, some pet owners have released them into local waters. This practice has introduced Piranhas to habitats outside their native range. In these new environments, many Piranhas have eaten large numbers of fish, frogs, and other water animals.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The primary purpose of the author is to </w:t>
      </w:r>
    </w:p>
    <w:p w:rsidR="001E5040" w:rsidRPr="000D3C64" w:rsidRDefault="001E5040" w:rsidP="000D3C64">
      <w:pPr>
        <w:pStyle w:val="Default"/>
        <w:spacing w:line="360" w:lineRule="auto"/>
        <w:rPr>
          <w:sz w:val="30"/>
          <w:szCs w:val="30"/>
        </w:rPr>
      </w:pPr>
      <w:r w:rsidRPr="000D3C64">
        <w:rPr>
          <w:sz w:val="30"/>
          <w:szCs w:val="30"/>
        </w:rPr>
        <w:t xml:space="preserve">a. correct misconceptions about the piranha </w:t>
      </w:r>
    </w:p>
    <w:p w:rsidR="001E5040" w:rsidRPr="000D3C64" w:rsidRDefault="001E5040" w:rsidP="000D3C64">
      <w:pPr>
        <w:pStyle w:val="Default"/>
        <w:spacing w:line="360" w:lineRule="auto"/>
        <w:rPr>
          <w:sz w:val="30"/>
          <w:szCs w:val="30"/>
        </w:rPr>
      </w:pPr>
      <w:r w:rsidRPr="000D3C64">
        <w:rPr>
          <w:sz w:val="30"/>
          <w:szCs w:val="30"/>
        </w:rPr>
        <w:t xml:space="preserve">b. illustrate the importance of Piranhas in rainforest ecology </w:t>
      </w:r>
    </w:p>
    <w:p w:rsidR="001E5040" w:rsidRPr="000D3C64" w:rsidRDefault="001E5040" w:rsidP="000D3C64">
      <w:pPr>
        <w:pStyle w:val="Default"/>
        <w:spacing w:line="360" w:lineRule="auto"/>
        <w:rPr>
          <w:sz w:val="30"/>
          <w:szCs w:val="30"/>
        </w:rPr>
      </w:pPr>
      <w:r w:rsidRPr="000D3C64">
        <w:rPr>
          <w:sz w:val="30"/>
          <w:szCs w:val="30"/>
        </w:rPr>
        <w:t xml:space="preserve">c. describe two different species of Piranhas </w:t>
      </w:r>
    </w:p>
    <w:p w:rsidR="001E5040" w:rsidRPr="000D3C64" w:rsidRDefault="001E5040" w:rsidP="000D3C64">
      <w:pPr>
        <w:pStyle w:val="Default"/>
        <w:spacing w:line="360" w:lineRule="auto"/>
        <w:rPr>
          <w:sz w:val="30"/>
          <w:szCs w:val="30"/>
        </w:rPr>
      </w:pPr>
      <w:r w:rsidRPr="000D3C64">
        <w:rPr>
          <w:sz w:val="30"/>
          <w:szCs w:val="30"/>
        </w:rPr>
        <w:t xml:space="preserve">d. instruct the reader on what to say if someone describe the piranha as “deadly”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In paragraph 1, the author most likely uses the old- </w:t>
      </w:r>
    </w:p>
    <w:p w:rsidR="001E5040" w:rsidRPr="000D3C64" w:rsidRDefault="001E5040" w:rsidP="000D3C64">
      <w:pPr>
        <w:pStyle w:val="Default"/>
        <w:spacing w:line="360" w:lineRule="auto"/>
        <w:rPr>
          <w:sz w:val="30"/>
          <w:szCs w:val="30"/>
        </w:rPr>
      </w:pPr>
      <w:r w:rsidRPr="000D3C64">
        <w:rPr>
          <w:sz w:val="30"/>
          <w:szCs w:val="30"/>
        </w:rPr>
        <w:t xml:space="preserve">fashioned expression “woe betide” to </w:t>
      </w:r>
    </w:p>
    <w:p w:rsidR="001E5040" w:rsidRPr="000D3C64" w:rsidRDefault="001E5040" w:rsidP="000D3C64">
      <w:pPr>
        <w:pStyle w:val="Default"/>
        <w:spacing w:line="360" w:lineRule="auto"/>
        <w:rPr>
          <w:sz w:val="30"/>
          <w:szCs w:val="30"/>
        </w:rPr>
      </w:pPr>
      <w:r w:rsidRPr="000D3C64">
        <w:rPr>
          <w:sz w:val="30"/>
          <w:szCs w:val="30"/>
        </w:rPr>
        <w:t xml:space="preserve">a. highlight the danger posed by Piranhas </w:t>
      </w:r>
    </w:p>
    <w:p w:rsidR="001E5040" w:rsidRPr="000D3C64" w:rsidRDefault="001E5040" w:rsidP="000D3C64">
      <w:pPr>
        <w:pStyle w:val="Default"/>
        <w:spacing w:line="360" w:lineRule="auto"/>
        <w:rPr>
          <w:sz w:val="30"/>
          <w:szCs w:val="30"/>
        </w:rPr>
      </w:pPr>
      <w:r w:rsidRPr="000D3C64">
        <w:rPr>
          <w:sz w:val="30"/>
          <w:szCs w:val="30"/>
        </w:rPr>
        <w:t xml:space="preserve">b. suggest that the reputation of the piranha is well-deserved </w:t>
      </w:r>
    </w:p>
    <w:p w:rsidR="001E5040" w:rsidRPr="000D3C64" w:rsidRDefault="001E5040" w:rsidP="000D3C64">
      <w:pPr>
        <w:pStyle w:val="Default"/>
        <w:spacing w:line="360" w:lineRule="auto"/>
        <w:rPr>
          <w:sz w:val="30"/>
          <w:szCs w:val="30"/>
        </w:rPr>
      </w:pPr>
      <w:r w:rsidRPr="000D3C64">
        <w:rPr>
          <w:sz w:val="30"/>
          <w:szCs w:val="30"/>
        </w:rPr>
        <w:t xml:space="preserve">c. emphasize the sarcastic tone </w:t>
      </w:r>
    </w:p>
    <w:p w:rsidR="001E5040" w:rsidRPr="000D3C64" w:rsidRDefault="001E5040" w:rsidP="000D3C64">
      <w:pPr>
        <w:pStyle w:val="Default"/>
        <w:spacing w:line="360" w:lineRule="auto"/>
        <w:rPr>
          <w:sz w:val="30"/>
          <w:szCs w:val="30"/>
        </w:rPr>
      </w:pPr>
      <w:r w:rsidRPr="000D3C64">
        <w:rPr>
          <w:sz w:val="30"/>
          <w:szCs w:val="30"/>
        </w:rPr>
        <w:t xml:space="preserve">d. indicate that the passage was written in the 19th </w:t>
      </w:r>
    </w:p>
    <w:p w:rsidR="001E5040" w:rsidRPr="000D3C64" w:rsidRDefault="001E5040" w:rsidP="000D3C64">
      <w:pPr>
        <w:pStyle w:val="Default"/>
        <w:pageBreakBefore/>
        <w:spacing w:line="360" w:lineRule="auto"/>
        <w:rPr>
          <w:sz w:val="30"/>
          <w:szCs w:val="30"/>
        </w:rPr>
      </w:pPr>
      <w:r w:rsidRPr="000D3C64">
        <w:rPr>
          <w:sz w:val="30"/>
          <w:szCs w:val="30"/>
        </w:rPr>
        <w:t xml:space="preserve">century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In paragraph 1, the author uses hyperbole— characterized by the use of exaggeration for effect—to describe the piranha. The author most likely uses hyperbole to </w:t>
      </w:r>
    </w:p>
    <w:p w:rsidR="001E5040" w:rsidRPr="000D3C64" w:rsidRDefault="001E5040" w:rsidP="000D3C64">
      <w:pPr>
        <w:pStyle w:val="Default"/>
        <w:spacing w:line="360" w:lineRule="auto"/>
        <w:rPr>
          <w:sz w:val="30"/>
          <w:szCs w:val="30"/>
        </w:rPr>
      </w:pPr>
      <w:r w:rsidRPr="000D3C64">
        <w:rPr>
          <w:sz w:val="30"/>
          <w:szCs w:val="30"/>
        </w:rPr>
        <w:t xml:space="preserve">a. frame an argument that is supported in a later paragraph </w:t>
      </w:r>
    </w:p>
    <w:p w:rsidR="001E5040" w:rsidRPr="000D3C64" w:rsidRDefault="001E5040" w:rsidP="000D3C64">
      <w:pPr>
        <w:pStyle w:val="Default"/>
        <w:spacing w:line="360" w:lineRule="auto"/>
        <w:rPr>
          <w:sz w:val="30"/>
          <w:szCs w:val="30"/>
        </w:rPr>
      </w:pPr>
      <w:r w:rsidRPr="000D3C64">
        <w:rPr>
          <w:sz w:val="30"/>
          <w:szCs w:val="30"/>
        </w:rPr>
        <w:t xml:space="preserve">b. create ambiguity so the reader cannot be sure which position the writer supports </w:t>
      </w:r>
    </w:p>
    <w:p w:rsidR="001E5040" w:rsidRPr="000D3C64" w:rsidRDefault="001E5040" w:rsidP="000D3C64">
      <w:pPr>
        <w:pStyle w:val="Default"/>
        <w:spacing w:line="360" w:lineRule="auto"/>
        <w:rPr>
          <w:sz w:val="30"/>
          <w:szCs w:val="30"/>
        </w:rPr>
      </w:pPr>
      <w:r w:rsidRPr="000D3C64">
        <w:rPr>
          <w:sz w:val="30"/>
          <w:szCs w:val="30"/>
        </w:rPr>
        <w:t xml:space="preserve">c. juxtapose the myth of the piranha with the truth about the fish </w:t>
      </w:r>
    </w:p>
    <w:p w:rsidR="001E5040" w:rsidRPr="000D3C64" w:rsidRDefault="001E5040" w:rsidP="000D3C64">
      <w:pPr>
        <w:pStyle w:val="Default"/>
        <w:spacing w:line="360" w:lineRule="auto"/>
        <w:rPr>
          <w:sz w:val="30"/>
          <w:szCs w:val="30"/>
        </w:rPr>
      </w:pPr>
      <w:r w:rsidRPr="000D3C64">
        <w:rPr>
          <w:sz w:val="30"/>
          <w:szCs w:val="30"/>
        </w:rPr>
        <w:t xml:space="preserve">d. evoke vivid images of nature television shows in </w:t>
      </w:r>
    </w:p>
    <w:p w:rsidR="001E5040" w:rsidRPr="000D3C64" w:rsidRDefault="001E5040" w:rsidP="000D3C64">
      <w:pPr>
        <w:pStyle w:val="Default"/>
        <w:spacing w:line="360" w:lineRule="auto"/>
        <w:rPr>
          <w:sz w:val="30"/>
          <w:szCs w:val="30"/>
        </w:rPr>
      </w:pPr>
      <w:r w:rsidRPr="000D3C64">
        <w:rPr>
          <w:sz w:val="30"/>
          <w:szCs w:val="30"/>
        </w:rPr>
        <w:t xml:space="preserve">the reader’s mind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As used in paragraph 2, which is the best synonym for notorious? </w:t>
      </w:r>
    </w:p>
    <w:p w:rsidR="001E5040" w:rsidRPr="000D3C64" w:rsidRDefault="001E5040" w:rsidP="000D3C64">
      <w:pPr>
        <w:pStyle w:val="Default"/>
        <w:spacing w:line="360" w:lineRule="auto"/>
        <w:rPr>
          <w:sz w:val="30"/>
          <w:szCs w:val="30"/>
        </w:rPr>
      </w:pPr>
      <w:r w:rsidRPr="000D3C64">
        <w:rPr>
          <w:sz w:val="30"/>
          <w:szCs w:val="30"/>
        </w:rPr>
        <w:t xml:space="preserve">a. celebrated </w:t>
      </w:r>
    </w:p>
    <w:p w:rsidR="001E5040" w:rsidRPr="000D3C64" w:rsidRDefault="001E5040" w:rsidP="000D3C64">
      <w:pPr>
        <w:pStyle w:val="Default"/>
        <w:spacing w:line="360" w:lineRule="auto"/>
        <w:rPr>
          <w:sz w:val="30"/>
          <w:szCs w:val="30"/>
        </w:rPr>
      </w:pPr>
      <w:r w:rsidRPr="000D3C64">
        <w:rPr>
          <w:sz w:val="30"/>
          <w:szCs w:val="30"/>
        </w:rPr>
        <w:t xml:space="preserve">b. disreputable c. notable </w:t>
      </w:r>
    </w:p>
    <w:p w:rsidR="001E5040" w:rsidRPr="000D3C64" w:rsidRDefault="001E5040" w:rsidP="000D3C64">
      <w:pPr>
        <w:pStyle w:val="Default"/>
        <w:spacing w:line="360" w:lineRule="auto"/>
        <w:rPr>
          <w:sz w:val="30"/>
          <w:szCs w:val="30"/>
        </w:rPr>
      </w:pPr>
      <w:r w:rsidRPr="000D3C64">
        <w:rPr>
          <w:sz w:val="30"/>
          <w:szCs w:val="30"/>
        </w:rPr>
        <w:t xml:space="preserve">d. renowned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As used in paragraph 2, which is the best definition for unique? </w:t>
      </w:r>
    </w:p>
    <w:p w:rsidR="001E5040" w:rsidRPr="000D3C64" w:rsidRDefault="001E5040" w:rsidP="000D3C64">
      <w:pPr>
        <w:pStyle w:val="Default"/>
        <w:spacing w:line="360" w:lineRule="auto"/>
        <w:rPr>
          <w:sz w:val="30"/>
          <w:szCs w:val="30"/>
        </w:rPr>
      </w:pPr>
      <w:r w:rsidRPr="000D3C64">
        <w:rPr>
          <w:sz w:val="30"/>
          <w:szCs w:val="30"/>
        </w:rPr>
        <w:t xml:space="preserve">a. replaceable b. important </w:t>
      </w:r>
    </w:p>
    <w:p w:rsidR="001E5040" w:rsidRPr="000D3C64" w:rsidRDefault="001E5040" w:rsidP="000D3C64">
      <w:pPr>
        <w:pStyle w:val="Default"/>
        <w:spacing w:line="360" w:lineRule="auto"/>
        <w:rPr>
          <w:sz w:val="30"/>
          <w:szCs w:val="30"/>
        </w:rPr>
      </w:pPr>
      <w:r w:rsidRPr="000D3C64">
        <w:rPr>
          <w:sz w:val="30"/>
          <w:szCs w:val="30"/>
        </w:rPr>
        <w:t xml:space="preserve">c. individual d. unusual </w:t>
      </w:r>
    </w:p>
    <w:p w:rsidR="001E5040" w:rsidRPr="000D3C64" w:rsidRDefault="001E5040" w:rsidP="000D3C64">
      <w:pPr>
        <w:pStyle w:val="Default"/>
        <w:spacing w:line="360" w:lineRule="auto"/>
        <w:rPr>
          <w:sz w:val="30"/>
          <w:szCs w:val="30"/>
        </w:rPr>
      </w:pPr>
    </w:p>
    <w:p w:rsidR="001E5040" w:rsidRPr="000D3C64" w:rsidRDefault="001E5040" w:rsidP="000D3C64">
      <w:pPr>
        <w:pStyle w:val="Default"/>
        <w:numPr>
          <w:ilvl w:val="0"/>
          <w:numId w:val="474"/>
        </w:numPr>
        <w:spacing w:line="360" w:lineRule="auto"/>
        <w:rPr>
          <w:sz w:val="30"/>
          <w:szCs w:val="30"/>
        </w:rPr>
      </w:pPr>
      <w:r w:rsidRPr="000D3C64">
        <w:rPr>
          <w:sz w:val="30"/>
          <w:szCs w:val="30"/>
        </w:rPr>
        <w:t xml:space="preserve">Read the passage and answer the following questions. </w:t>
      </w:r>
    </w:p>
    <w:p w:rsidR="001E5040" w:rsidRPr="000D3C64" w:rsidRDefault="001E5040" w:rsidP="000D3C64">
      <w:pPr>
        <w:pStyle w:val="Default"/>
        <w:spacing w:line="360" w:lineRule="auto"/>
        <w:rPr>
          <w:sz w:val="30"/>
          <w:szCs w:val="30"/>
        </w:rPr>
      </w:pPr>
      <w:r w:rsidRPr="000D3C64">
        <w:rPr>
          <w:sz w:val="30"/>
          <w:szCs w:val="30"/>
        </w:rPr>
        <w:t xml:space="preserve">The Maastricht Treaty can be termed as the first formal treaty that led to the creation of European Union. The treaty was signed on Feb 7th 1992 and came to the existence on Nov 1st 1993. Denmark, France and Great Britain rejected the treaty in its original format. With the Edinburgh Agreement in Dec 1992 and second referendum on 18th May 1993, Denmark adopted the treaty with exceptions, namely with provisions on Citizenship, Unified Economic and monetary policies, and Defence policies and Justice and Home Affairs. The adoption of treaty required approval from citizens of each member states. France narrowly adopted the referendum in September 1992, with 51.05% in favour. Britain has consistently opposed the idea of currency unification with Euro, although some provisions of Maastricht treaty were supported. </w:t>
      </w:r>
    </w:p>
    <w:p w:rsidR="001E5040" w:rsidRPr="000D3C64" w:rsidRDefault="001E5040" w:rsidP="000D3C64">
      <w:pPr>
        <w:pStyle w:val="Default"/>
        <w:spacing w:line="360" w:lineRule="auto"/>
        <w:rPr>
          <w:sz w:val="30"/>
          <w:szCs w:val="30"/>
        </w:rPr>
      </w:pPr>
      <w:r w:rsidRPr="000D3C64">
        <w:rPr>
          <w:sz w:val="30"/>
          <w:szCs w:val="30"/>
        </w:rPr>
        <w:t xml:space="preserve">Although the treaty initiated the unification of European community in areas of criminal justice and inter-governmental cooperation, the advantages of Euro as a currency over national currencies for stronger European economies have yet to be established. Almost all European states are following an economic cycle of boom and bust, with UK’s economy showing a high correlation with that of US. Lack of a federal structure to control inflation, interest rate and taxes in the European Union have made it difficult for ECB to make effective monetary policies. The success of EU depends on each state, and weak links in the system can destabilize the entire union, as has been the case with the crisis in Greece, Ireland and Spain. With a unified monetary policy, the central bank has exposure to debts in weak economies. Politicians of strong economies have to convince the parliament, the people and other member states about a justifiable bailout package. The risk on Euro increases with interest rate hikes. With economic growth, risk of inflation is high. Strong economies opt for interest rate hikes to compensate inflation. Each country, its economy and people has different sensitiveness towards inflation and interest rate hikes. When an </w:t>
      </w:r>
    </w:p>
    <w:p w:rsidR="001E5040" w:rsidRPr="000D3C64" w:rsidRDefault="001E5040" w:rsidP="000D3C64">
      <w:pPr>
        <w:pStyle w:val="Default"/>
        <w:pageBreakBefore/>
        <w:spacing w:line="360" w:lineRule="auto"/>
        <w:rPr>
          <w:sz w:val="30"/>
          <w:szCs w:val="30"/>
        </w:rPr>
      </w:pPr>
      <w:r w:rsidRPr="000D3C64">
        <w:rPr>
          <w:sz w:val="30"/>
          <w:szCs w:val="30"/>
        </w:rPr>
        <w:t xml:space="preserve">economy is faced with debt, unemployment and slow demand, interest rate hikes can be catastrophic. With the abolishment of independent monetary policies, Euro faces the risk of dissolution. </w:t>
      </w:r>
    </w:p>
    <w:p w:rsidR="001E5040" w:rsidRPr="000D3C64" w:rsidRDefault="001E5040" w:rsidP="000D3C64">
      <w:pPr>
        <w:pStyle w:val="Default"/>
        <w:spacing w:line="360" w:lineRule="auto"/>
        <w:rPr>
          <w:sz w:val="30"/>
          <w:szCs w:val="30"/>
        </w:rPr>
      </w:pPr>
      <w:r w:rsidRPr="000D3C64">
        <w:rPr>
          <w:sz w:val="30"/>
          <w:szCs w:val="30"/>
        </w:rPr>
        <w:t xml:space="preserve">37. The passage is primarily concerned with: </w:t>
      </w:r>
    </w:p>
    <w:p w:rsidR="001E5040" w:rsidRPr="000D3C64" w:rsidRDefault="001E5040" w:rsidP="000D3C64">
      <w:pPr>
        <w:pStyle w:val="Default"/>
        <w:spacing w:line="360" w:lineRule="auto"/>
        <w:rPr>
          <w:sz w:val="30"/>
          <w:szCs w:val="30"/>
        </w:rPr>
      </w:pPr>
      <w:r w:rsidRPr="000D3C64">
        <w:rPr>
          <w:sz w:val="30"/>
          <w:szCs w:val="30"/>
        </w:rPr>
        <w:t xml:space="preserve">a. providing the context of a historical phenomenon and the long-term advantages </w:t>
      </w:r>
    </w:p>
    <w:p w:rsidR="001E5040" w:rsidRPr="000D3C64" w:rsidRDefault="001E5040" w:rsidP="000D3C64">
      <w:pPr>
        <w:pStyle w:val="Default"/>
        <w:spacing w:line="360" w:lineRule="auto"/>
        <w:rPr>
          <w:sz w:val="30"/>
          <w:szCs w:val="30"/>
        </w:rPr>
      </w:pPr>
      <w:r w:rsidRPr="000D3C64">
        <w:rPr>
          <w:sz w:val="30"/>
          <w:szCs w:val="30"/>
        </w:rPr>
        <w:t xml:space="preserve">b. underlying one interpretation of a historical </w:t>
      </w:r>
    </w:p>
    <w:p w:rsidR="001E5040" w:rsidRPr="000D3C64" w:rsidRDefault="001E5040" w:rsidP="000D3C64">
      <w:pPr>
        <w:pStyle w:val="Default"/>
        <w:spacing w:line="360" w:lineRule="auto"/>
        <w:rPr>
          <w:sz w:val="30"/>
          <w:szCs w:val="30"/>
        </w:rPr>
      </w:pPr>
      <w:r w:rsidRPr="000D3C64">
        <w:rPr>
          <w:sz w:val="30"/>
          <w:szCs w:val="30"/>
        </w:rPr>
        <w:t xml:space="preserve">phenomenon </w:t>
      </w:r>
    </w:p>
    <w:p w:rsidR="001E5040" w:rsidRPr="000D3C64" w:rsidRDefault="001E5040" w:rsidP="000D3C64">
      <w:pPr>
        <w:pStyle w:val="Default"/>
        <w:spacing w:line="360" w:lineRule="auto"/>
        <w:rPr>
          <w:sz w:val="30"/>
          <w:szCs w:val="30"/>
        </w:rPr>
      </w:pPr>
      <w:r w:rsidRPr="000D3C64">
        <w:rPr>
          <w:sz w:val="30"/>
          <w:szCs w:val="30"/>
        </w:rPr>
        <w:t xml:space="preserve">c. assessing the merits and weaknesses of a historical phenomenon </w:t>
      </w:r>
    </w:p>
    <w:p w:rsidR="001E5040" w:rsidRPr="000D3C64" w:rsidRDefault="001E5040" w:rsidP="000D3C64">
      <w:pPr>
        <w:pStyle w:val="Default"/>
        <w:spacing w:line="360" w:lineRule="auto"/>
        <w:rPr>
          <w:sz w:val="30"/>
          <w:szCs w:val="30"/>
        </w:rPr>
      </w:pPr>
      <w:r w:rsidRPr="000D3C64">
        <w:rPr>
          <w:sz w:val="30"/>
          <w:szCs w:val="30"/>
        </w:rPr>
        <w:t xml:space="preserve">d. discussing the historical importance of a treaty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According to the passage, what does the author mean with the conclusion “With the abolishment of independent monetary policies, Euro faces the risk of dissolution” mean: </w:t>
      </w:r>
    </w:p>
    <w:p w:rsidR="001E5040" w:rsidRPr="000D3C64" w:rsidRDefault="001E5040" w:rsidP="000D3C64">
      <w:pPr>
        <w:pStyle w:val="Default"/>
        <w:spacing w:line="360" w:lineRule="auto"/>
        <w:rPr>
          <w:sz w:val="30"/>
          <w:szCs w:val="30"/>
        </w:rPr>
      </w:pPr>
      <w:r w:rsidRPr="000D3C64">
        <w:rPr>
          <w:sz w:val="30"/>
          <w:szCs w:val="30"/>
        </w:rPr>
        <w:t xml:space="preserve">a. Providing a hypothetical scenario when the risk on Euro is extremely high. </w:t>
      </w:r>
    </w:p>
    <w:p w:rsidR="001E5040" w:rsidRPr="000D3C64" w:rsidRDefault="001E5040" w:rsidP="000D3C64">
      <w:pPr>
        <w:pStyle w:val="Default"/>
        <w:spacing w:line="360" w:lineRule="auto"/>
        <w:rPr>
          <w:sz w:val="30"/>
          <w:szCs w:val="30"/>
        </w:rPr>
      </w:pPr>
      <w:r w:rsidRPr="000D3C64">
        <w:rPr>
          <w:sz w:val="30"/>
          <w:szCs w:val="30"/>
        </w:rPr>
        <w:t xml:space="preserve">b. The author is providing a scenario where the risk on Euro is extremely high. </w:t>
      </w:r>
    </w:p>
    <w:p w:rsidR="001E5040" w:rsidRPr="000D3C64" w:rsidRDefault="001E5040" w:rsidP="000D3C64">
      <w:pPr>
        <w:pStyle w:val="Default"/>
        <w:spacing w:line="360" w:lineRule="auto"/>
        <w:rPr>
          <w:sz w:val="30"/>
          <w:szCs w:val="30"/>
        </w:rPr>
      </w:pPr>
      <w:r w:rsidRPr="000D3C64">
        <w:rPr>
          <w:sz w:val="30"/>
          <w:szCs w:val="30"/>
        </w:rPr>
        <w:t xml:space="preserve">c. Highlighting the disadvantages of Euro </w:t>
      </w:r>
    </w:p>
    <w:p w:rsidR="001E5040" w:rsidRPr="000D3C64" w:rsidRDefault="001E5040" w:rsidP="000D3C64">
      <w:pPr>
        <w:pStyle w:val="Default"/>
        <w:spacing w:line="360" w:lineRule="auto"/>
        <w:rPr>
          <w:sz w:val="30"/>
          <w:szCs w:val="30"/>
        </w:rPr>
      </w:pPr>
      <w:r w:rsidRPr="000D3C64">
        <w:rPr>
          <w:sz w:val="30"/>
          <w:szCs w:val="30"/>
        </w:rPr>
        <w:t xml:space="preserve">d. Providing a current scenario where the risk on </w:t>
      </w:r>
    </w:p>
    <w:p w:rsidR="001E5040" w:rsidRPr="000D3C64" w:rsidRDefault="001E5040" w:rsidP="000D3C64">
      <w:pPr>
        <w:pStyle w:val="Default"/>
        <w:spacing w:line="360" w:lineRule="auto"/>
        <w:rPr>
          <w:sz w:val="30"/>
          <w:szCs w:val="30"/>
        </w:rPr>
      </w:pPr>
      <w:r w:rsidRPr="000D3C64">
        <w:rPr>
          <w:sz w:val="30"/>
          <w:szCs w:val="30"/>
        </w:rPr>
        <w:t xml:space="preserve">Euro has increased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Which of the following is the primary reason for problems like inflation and economic instability in the European Union? </w:t>
      </w:r>
    </w:p>
    <w:p w:rsidR="001E5040" w:rsidRPr="000D3C64" w:rsidRDefault="001E5040" w:rsidP="000D3C64">
      <w:pPr>
        <w:pStyle w:val="Default"/>
        <w:spacing w:line="360" w:lineRule="auto"/>
        <w:rPr>
          <w:sz w:val="30"/>
          <w:szCs w:val="30"/>
        </w:rPr>
      </w:pPr>
      <w:r w:rsidRPr="000D3C64">
        <w:rPr>
          <w:sz w:val="30"/>
          <w:szCs w:val="30"/>
        </w:rPr>
        <w:t xml:space="preserve">a. The central bank is exposed to debts of weak economies </w:t>
      </w:r>
    </w:p>
    <w:p w:rsidR="001E5040" w:rsidRPr="000D3C64" w:rsidRDefault="001E5040" w:rsidP="000D3C64">
      <w:pPr>
        <w:pStyle w:val="Default"/>
        <w:spacing w:line="360" w:lineRule="auto"/>
        <w:rPr>
          <w:sz w:val="30"/>
          <w:szCs w:val="30"/>
        </w:rPr>
      </w:pPr>
      <w:r w:rsidRPr="000D3C64">
        <w:rPr>
          <w:sz w:val="30"/>
          <w:szCs w:val="30"/>
        </w:rPr>
        <w:t xml:space="preserve">b. Each country doesn’t have its own independent </w:t>
      </w:r>
    </w:p>
    <w:p w:rsidR="001E5040" w:rsidRPr="000D3C64" w:rsidRDefault="001E5040" w:rsidP="000D3C64">
      <w:pPr>
        <w:pStyle w:val="Default"/>
        <w:spacing w:line="360" w:lineRule="auto"/>
        <w:rPr>
          <w:sz w:val="30"/>
          <w:szCs w:val="30"/>
        </w:rPr>
      </w:pPr>
      <w:r w:rsidRPr="000D3C64">
        <w:rPr>
          <w:sz w:val="30"/>
          <w:szCs w:val="30"/>
        </w:rPr>
        <w:t xml:space="preserve">monetary policy </w:t>
      </w:r>
    </w:p>
    <w:p w:rsidR="001E5040" w:rsidRPr="000D3C64" w:rsidRDefault="001E5040" w:rsidP="000D3C64">
      <w:pPr>
        <w:pStyle w:val="Default"/>
        <w:spacing w:line="360" w:lineRule="auto"/>
        <w:rPr>
          <w:sz w:val="30"/>
          <w:szCs w:val="30"/>
        </w:rPr>
      </w:pPr>
      <w:r w:rsidRPr="000D3C64">
        <w:rPr>
          <w:sz w:val="30"/>
          <w:szCs w:val="30"/>
        </w:rPr>
        <w:t xml:space="preserve">c. The weak unions can destabilise the entire union thus forcing the stronger economies to offer bailout packages. </w:t>
      </w:r>
    </w:p>
    <w:p w:rsidR="001E5040" w:rsidRPr="000D3C64" w:rsidRDefault="001E5040" w:rsidP="000D3C64">
      <w:pPr>
        <w:pStyle w:val="Default"/>
        <w:spacing w:line="360" w:lineRule="auto"/>
        <w:rPr>
          <w:sz w:val="30"/>
          <w:szCs w:val="30"/>
        </w:rPr>
      </w:pPr>
      <w:r w:rsidRPr="000D3C64">
        <w:rPr>
          <w:sz w:val="30"/>
          <w:szCs w:val="30"/>
        </w:rPr>
        <w:t xml:space="preserve">d. An effective monetary policy cannot be framed because of lack of federal structure.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Infer why “interest rate hikes can be catastrophic” </w:t>
      </w:r>
    </w:p>
    <w:p w:rsidR="001E5040" w:rsidRPr="000D3C64" w:rsidRDefault="001E5040" w:rsidP="000D3C64">
      <w:pPr>
        <w:pStyle w:val="Default"/>
        <w:spacing w:line="360" w:lineRule="auto"/>
        <w:rPr>
          <w:sz w:val="30"/>
          <w:szCs w:val="30"/>
        </w:rPr>
      </w:pPr>
      <w:r w:rsidRPr="000D3C64">
        <w:rPr>
          <w:sz w:val="30"/>
          <w:szCs w:val="30"/>
        </w:rPr>
        <w:t xml:space="preserve">in the context of the passage. </w:t>
      </w:r>
    </w:p>
    <w:p w:rsidR="001E5040" w:rsidRPr="000D3C64" w:rsidRDefault="001E5040" w:rsidP="000D3C64">
      <w:pPr>
        <w:pStyle w:val="Default"/>
        <w:spacing w:line="360" w:lineRule="auto"/>
        <w:rPr>
          <w:sz w:val="30"/>
          <w:szCs w:val="30"/>
        </w:rPr>
      </w:pPr>
      <w:r w:rsidRPr="000D3C64">
        <w:rPr>
          <w:sz w:val="30"/>
          <w:szCs w:val="30"/>
        </w:rPr>
        <w:t xml:space="preserve">a. With a unified monetary policy, the usage of Euro as a currency by the union countries carries the possibility that it can even destabilize the entire union. </w:t>
      </w:r>
    </w:p>
    <w:p w:rsidR="001E5040" w:rsidRPr="000D3C64" w:rsidRDefault="001E5040" w:rsidP="000D3C64">
      <w:pPr>
        <w:pStyle w:val="Default"/>
        <w:spacing w:line="360" w:lineRule="auto"/>
        <w:rPr>
          <w:sz w:val="30"/>
          <w:szCs w:val="30"/>
        </w:rPr>
      </w:pPr>
      <w:r w:rsidRPr="000D3C64">
        <w:rPr>
          <w:sz w:val="30"/>
          <w:szCs w:val="30"/>
        </w:rPr>
        <w:t xml:space="preserve">b. Each country’s economy has different sensitivity </w:t>
      </w:r>
    </w:p>
    <w:p w:rsidR="001E5040" w:rsidRPr="000D3C64" w:rsidRDefault="001E5040" w:rsidP="000D3C64">
      <w:pPr>
        <w:pStyle w:val="Default"/>
        <w:spacing w:line="360" w:lineRule="auto"/>
        <w:rPr>
          <w:sz w:val="30"/>
          <w:szCs w:val="30"/>
        </w:rPr>
      </w:pPr>
      <w:r w:rsidRPr="000D3C64">
        <w:rPr>
          <w:sz w:val="30"/>
          <w:szCs w:val="30"/>
        </w:rPr>
        <w:t xml:space="preserve">to interest rate hikes. </w:t>
      </w:r>
    </w:p>
    <w:p w:rsidR="001E5040" w:rsidRPr="000D3C64" w:rsidRDefault="001E5040" w:rsidP="000D3C64">
      <w:pPr>
        <w:pStyle w:val="Default"/>
        <w:spacing w:line="360" w:lineRule="auto"/>
        <w:rPr>
          <w:sz w:val="30"/>
          <w:szCs w:val="30"/>
        </w:rPr>
      </w:pPr>
      <w:r w:rsidRPr="000D3C64">
        <w:rPr>
          <w:sz w:val="30"/>
          <w:szCs w:val="30"/>
        </w:rPr>
        <w:t xml:space="preserve">c. Weak economies cannot afford to hike interest rates. </w:t>
      </w:r>
    </w:p>
    <w:p w:rsidR="001E5040" w:rsidRPr="000D3C64" w:rsidRDefault="001E5040" w:rsidP="000D3C64">
      <w:pPr>
        <w:pStyle w:val="Default"/>
        <w:spacing w:line="360" w:lineRule="auto"/>
        <w:rPr>
          <w:sz w:val="30"/>
          <w:szCs w:val="30"/>
        </w:rPr>
      </w:pPr>
      <w:r w:rsidRPr="000D3C64">
        <w:rPr>
          <w:sz w:val="30"/>
          <w:szCs w:val="30"/>
        </w:rPr>
        <w:t xml:space="preserve">d. The already slow economic growth of the countries will be threatened.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 Even though provisions of Maastricht treaty were supported, who constantly opposed the idea of currency unification? </w:t>
      </w:r>
    </w:p>
    <w:p w:rsidR="001E5040" w:rsidRPr="000D3C64" w:rsidRDefault="001E5040" w:rsidP="000D3C64">
      <w:pPr>
        <w:pStyle w:val="Default"/>
        <w:spacing w:line="360" w:lineRule="auto"/>
        <w:rPr>
          <w:sz w:val="30"/>
          <w:szCs w:val="30"/>
        </w:rPr>
      </w:pPr>
      <w:r w:rsidRPr="000D3C64">
        <w:rPr>
          <w:sz w:val="30"/>
          <w:szCs w:val="30"/>
        </w:rPr>
        <w:t>a. Britain b. Ireland c. France d. Greece</w:t>
      </w:r>
    </w:p>
    <w:p w:rsidR="001E5040" w:rsidRPr="000D3C64" w:rsidRDefault="001E5040" w:rsidP="000D3C64">
      <w:pPr>
        <w:spacing w:line="360" w:lineRule="auto"/>
        <w:jc w:val="both"/>
        <w:rPr>
          <w:rFonts w:ascii="Times New Roman" w:hAnsi="Times New Roman" w:cs="Times New Roman"/>
          <w:sz w:val="30"/>
          <w:szCs w:val="30"/>
        </w:rPr>
      </w:pPr>
    </w:p>
    <w:p w:rsidR="001E5040" w:rsidRPr="000D3C64" w:rsidRDefault="001E5040" w:rsidP="000D3C64">
      <w:pPr>
        <w:pStyle w:val="ListParagraph"/>
        <w:numPr>
          <w:ilvl w:val="0"/>
          <w:numId w:val="47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Directions  for  questions  26  to  30:  Read  the  given passage and answer the questions that follow. PASSAGE   Woodrow Wilson was referring to the liberal idea of the   economic   market   when   he   said   that   the   free enterprise   system   is   the   most   efficient   economic system.      Maximum      freedom      means      maximum productiveness;  our  “openness”  is  to  be  the  measure of  our  stability.  Fascination  with  this  ideal  has  made Americans  defy  the  “Old  World”  categories  of  settled possessiveness    versus    unsettling    deprivation,    the cupidity  of  retention  versus  the  cupidity  of  seizure,  a “status quo” defended or attacked. The United States, it  was  believed,  had  no  status  quo  ante.  Our  only “station”   was   the   turning   of   a   stationary   wheel, spinning faster and faster. We did not base our system on property but opportunity--which meant we based it not   on   stability   but   on   mobility.   The   more   things changed,  that  is,  the  more  rapidly  the  wheel  turned, the steadier we would be. The conventional picture of class  politics  is  composed  of  the  haves,  who  want stability  to  keep  what  they  have,  and  the  have-nots, who want a touch of instability and change in which to scramble for  the  things they  have  not. But  Americans imagined a condition in which speculators, self-makers, runners are always using the new  opportunities  given by our land. These economic leaders (front-runners) would thus be mainly agents of change. The nonstarters were considered the ones who wanted stability, a strong referee to give them some position in the race, a regulative hand to calm manic speculation; an authority that can call things to a halt, begin things again  from  compensatorily  staggered  “starting  lines.” “Reform”  in  America  has  been  sterile  because  it  can imagine  no  change  except  through  the  extension  of this    metaphor    of    a    race,    wider    inclusion    of competitors, “a piece of the action,” as it  were, for the disenfranchised.  There  is  no  attempt  to  call  off  the race. Since our only stability is change, America seems not   to   honor   the   quiet   work   that   achieves   social interdependence and stability. There is, in our legends, no heroism of the office clerk, no stable industrial work force  of  the  people  who  actually  make  the  system work. There is no pride in being an employee (Wilson asked for a return to the time when everyone was an employer). There  has  been  no  boasting  about  our  social workers---they are merely signs of the system’s failure, of  opportunity  denied  or  not  taken,  of  things  to  be eliminated.    We    have    no    pride    in    our    growing interdependence, in the fact that our system can  serve others, that we are able to help those in  need; empty boasts from the past make us ashamed of our present achievements,  make  us  try  to  forget  or  deny  them, move  away  from  them.  There  is  no  honor  but  in  the Wonderland  race  we  must  all  run,  all  trying  to  win, none  winning in the end (for there is no end).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26. The primary purpose of the passage is to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Criticise  the  inflexibility  of  American  economic mythology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Contrast    “Old    World”    and    “New    World” economic  ideologies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Challenge   the   integrity   of   traditional  political leaders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Champion  those  Americans  whom  the  author deems to be neglected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27. According to the passage, “Old World” values were based on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Ability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Property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Family connections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Guild hierarchies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28. In   the   context   of   the   author’s    discussion   of regulating change,  which of the following could be most probably regarded as a “strong referee” in the United States?position  of  the  moving  plate  has  an  impact  on  the forces  that  move  it,  could  produce  complicated  and varying  motions.      On  the  other  hand,  the  theory  is implausible   because   convection   does   not   normally occur along lines, and it certainly does not occur along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A  school principal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A   political theorist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A  federal  court judge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A social worker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29. The   author   sets   off   the   word   “Reform”   with quotation marks in order to</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Emphasize  its  departure  from  the  concept  of settled possessiveness.</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Show  his  support  for  a  systematic  program  of change.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Underscore       the       flexibility       and       even amorphousness of United States society.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Assert  that  reform  in  the  United  States  has  not been fundamental.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30. It can be inferred from the passage that the author most       probably       thinks       that       giving       the disenfranchised “a piece of the action” is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    compassionate,    if    misdirected,    legislative measure.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An    example    of    Americans’    resistance    to profound social change.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An    innovative    program    for    genuine    social reform.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d.  A    monument    to    the    efforts    of    industrial reformers.</w:t>
      </w:r>
    </w:p>
    <w:p w:rsidR="001E5040" w:rsidRPr="000D3C64" w:rsidRDefault="001E5040" w:rsidP="000D3C64">
      <w:pPr>
        <w:spacing w:line="360" w:lineRule="auto"/>
        <w:ind w:left="360"/>
        <w:jc w:val="both"/>
        <w:rPr>
          <w:rFonts w:ascii="Times New Roman" w:hAnsi="Times New Roman" w:cs="Times New Roman"/>
          <w:sz w:val="30"/>
          <w:szCs w:val="30"/>
        </w:rPr>
      </w:pPr>
    </w:p>
    <w:p w:rsidR="001E5040" w:rsidRPr="000D3C64" w:rsidRDefault="001E5040" w:rsidP="000D3C64">
      <w:pPr>
        <w:pStyle w:val="ListParagraph"/>
        <w:numPr>
          <w:ilvl w:val="0"/>
          <w:numId w:val="47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Directions  for  questions  31  to  35:  Read  the  given passage and answer the questions that follow. PASSAGE   No  very  satisfactory  account  of  the  mechanism that caused the formation of the ocean basins has yet been  given.  The  traditional  view  supposes  that  the upper mantle of the earth behaves as a liquid when it is  subjected  to  small  forces  for  long  periods  and  that differences     in     temperature     under     oceans     and continents are sufficient to produce convection in the mantle  of  the  earth  with  rising  convection  currents under the mid-ocean ridges and sinking currents under the  continents.  Theoretically,  this  convection  would carry the continental plates along as though they were on   a   conveyor   belt   and   would   provide   the   forces needed  to  produce  the  split  that  occurs  along  the ridge.  This  view  may  be  correct:  It  has  the  advantage that    the    currents    are    driven    by    temperature differences that themselves depend on the position of the  continents.  Such  a  back-coupling,  in  which  the intermediate  trench,  the  two  ridges  must  be  moving apart. It would be odd if the rising convection currents kept  exact  pace  with  them.  An  alternative  theory  is that the sinking part of the plate, which is denser than the  hotter  surrounding  mantle,  pulls  the  rest  of  the plate after it. Again it is difficult to see how this applies to  the  ridge  in  the  South  Atlantic,  where  neither  the African  nor  the  American  plate  has  a  sinking  part. Another  possibility  is  that  the  sinking  plate  cools  the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neighbouring     mantle     and     produces     convection currents   that   move   the   plates.   This   last   theory   is attractive because it gives some hope of explaining the enclosed  seas,  such  as  the  Sea  of  Japan.  These  seas have  a  typical  oceanic  floor,  except  that  the  floor  is overlaid by several kilometers of sediment. Their floors have  probably  been sinking for long periods. It seems possible   that   a   sinking   current   of   cooled   mantle material  on  the  upper  side  of  the  plate  might  be  the cause  of  such  deep  basins.  The  enclosed  seas  are  an important feature of the earth’s surface, and seriously require explanation because, addition to the enclosed seas that are developing at present behind island arcs, there  are  a  number  of  older  ones  of  possibly  similar origin, such as the Gulf of Mexico, the Black  Sea, and perhaps the North Sea.lines    broken    by    frequent    offsets   or    changes   in direction, as the ridge is. Also it is difficult to see how the  theory  applies  to  the  plate  between  the  Mid- Atlantic Ridge  and the ridge  in the Indian Ocean. This plate  is  growing  on  both  sides,  and  since  there  is  no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31. According  to  the  traditional  view  of  the  origin  of ocean basins, which of the following is sufficient to move the continental plates?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Increase in sedimentation on ocean floors.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Spreading of ocean trenches.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Movement of mid-ocean ridges.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Difference   in   temperature   under   oceans   and continents.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32. It   can   be   inferred   from   the   passage   that,   the deepest sediments would be found in the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Indian Ocean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Black Sea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Mid-Atlantic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South Atlantic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33. The author refers to a “conveyor belt ” in   order to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Illustrate the effects of convection in the mantle.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Show  how  temperature  differences  depend  on the position of the continents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Demonstrate   the   linear   nature   of   the   Mid- Atlantic Ridge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Describe the complicated motions made possible by back-coupling.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34. The author regards the traditional view of the origin of the oceans with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Slight apprehension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Absolute indifference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Indignant anger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Guarded scepticism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35. According to the passage, which of the following are separated by a plate that is growing on both sides?</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The Pacific Ocean and the Sea of Japan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b.  The   South  Atlantic   Ridge  and  the   North   Sea Ridge</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The Gulf of Mexico and the South Atlantic Ridge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The  Mid-Atlantic  Ridge  and  the  Indian  Ocean Ridge</w:t>
      </w:r>
    </w:p>
    <w:p w:rsidR="001E5040" w:rsidRPr="000D3C64" w:rsidRDefault="001E5040" w:rsidP="000D3C64">
      <w:pPr>
        <w:spacing w:line="360" w:lineRule="auto"/>
        <w:jc w:val="both"/>
        <w:rPr>
          <w:rFonts w:ascii="Times New Roman" w:hAnsi="Times New Roman" w:cs="Times New Roman"/>
          <w:sz w:val="30"/>
          <w:szCs w:val="30"/>
        </w:rPr>
      </w:pPr>
    </w:p>
    <w:p w:rsidR="001E5040" w:rsidRPr="000D3C64" w:rsidRDefault="001E5040" w:rsidP="000D3C64">
      <w:pPr>
        <w:pStyle w:val="ListParagraph"/>
        <w:numPr>
          <w:ilvl w:val="0"/>
          <w:numId w:val="474"/>
        </w:numPr>
        <w:autoSpaceDE w:val="0"/>
        <w:autoSpaceDN w:val="0"/>
        <w:adjustRightInd w:val="0"/>
        <w:spacing w:after="0" w:line="360" w:lineRule="auto"/>
        <w:ind w:right="67"/>
        <w:jc w:val="both"/>
        <w:rPr>
          <w:rFonts w:ascii="Times New Roman" w:hAnsi="Times New Roman" w:cs="Times New Roman"/>
          <w:sz w:val="30"/>
          <w:szCs w:val="30"/>
        </w:rPr>
      </w:pPr>
      <w:r w:rsidRPr="000D3C64">
        <w:rPr>
          <w:rFonts w:ascii="Times New Roman" w:hAnsi="Times New Roman" w:cs="Times New Roman"/>
          <w:sz w:val="30"/>
          <w:szCs w:val="30"/>
        </w:rPr>
        <w:t>Satyagraha  is  fundamentally  a  way  of  life,  which guides the modes of political activism undertaken by the  followers  of  its  principle  (or  satyagrahi’s).  On  a personal  front  it  involves a  life committed  to  truth, chastity,   non-attachment   and   hard-work.   On   the political front, satyagraha involves utilisation of non- violent measures to  curb the opponent, and ideally to   convert   him   rather   than   to   coerce   him   into submission.  A  satyagrahi  wants  to  make  the  evil- doers  see  the  evil  that  they  are  indulging  into,  and realize  their  injustice.  In  an  ideal  way,  it  involves transforming them into acceptance of the right, and if  that  fails  to  come  around,  then  at  least  to  stop them   from   obstructing   the   right.   Picketing,   non- cooperation, peaceful marches and meetings, along with a peaceful disobedience of the laws of the land were   typical   modes   of   resistance    adopted    by satyagraha. Reverence to the opposition was one of the  unique  features  of  the  satyagraha  preached  by Gandhi.    Under    no     circumstance,    should    the opposition or the flag of the  opposition be  insulted in a Satyagraha movement. Resistance on the part of the   authorities   would   be   expected,   but   a   true</w:t>
      </w:r>
    </w:p>
    <w:p w:rsidR="001E5040" w:rsidRPr="000D3C64" w:rsidRDefault="001E5040" w:rsidP="000D3C64">
      <w:pPr>
        <w:autoSpaceDE w:val="0"/>
        <w:autoSpaceDN w:val="0"/>
        <w:adjustRightInd w:val="0"/>
        <w:spacing w:before="3"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before="12" w:after="0" w:line="360" w:lineRule="auto"/>
        <w:ind w:left="112" w:right="-39"/>
        <w:jc w:val="both"/>
        <w:rPr>
          <w:rFonts w:ascii="Times New Roman" w:hAnsi="Times New Roman" w:cs="Times New Roman"/>
          <w:sz w:val="30"/>
          <w:szCs w:val="30"/>
        </w:rPr>
      </w:pPr>
      <w:r w:rsidRPr="000D3C64">
        <w:rPr>
          <w:rFonts w:ascii="Times New Roman" w:hAnsi="Times New Roman" w:cs="Times New Roman"/>
          <w:sz w:val="30"/>
          <w:szCs w:val="30"/>
        </w:rPr>
        <w:t>Satyagrahi   had   to   bear   all   hardships,   including physical assault with patience,  not  ever stooping to anger,  and  to  defend  the  faith  even  at  the  cost  of life. Gandhi believed that the Satyagrahis had to be extremely   strong   in   inner   strength   and   moral courage  in  order  to  do  that,  and  also  realized  that could   not   be   achieved   unless   the   Satyagrahis maintained a pure and simple life. He made his own life  a  veritable  example  of  his  teachings,  and  also turned   his   ashram   at   Sabarmati   as   a   haven   for individuals who chose to maintain a life based on his teachings.  Non-violence  of   all  forms  were  to   be resisted  and  refrained  from  Abuses  and  swearing were  strictly  prohibited  and  all  forms of  abstinence from sensual pleasures were highly advocated. Hard labor  was  an  integral  part  of  Satyagraha.  Everyone was  meant  to  work  for  his  or  her  food  and  the clothes.   Khadi   developed   as   the   very   mark   of nationalism, and simple life became the order of the day.  Absolute  secularism  and  eradication  of  every shade     of     untouchability     were     also     distinct characteristics  of  satyagraha.  It  was  only  in  such  a way,  Gandhi  believed,  that  the  Indians  would  be strong  enough  to  tread  the  paths  of  a  truly  non- violent revolution.</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112" w:right="-39"/>
        <w:jc w:val="both"/>
        <w:rPr>
          <w:rFonts w:ascii="Times New Roman" w:hAnsi="Times New Roman" w:cs="Times New Roman"/>
          <w:sz w:val="30"/>
          <w:szCs w:val="30"/>
        </w:rPr>
      </w:pPr>
      <w:r w:rsidRPr="000D3C64">
        <w:rPr>
          <w:rFonts w:ascii="Times New Roman" w:hAnsi="Times New Roman" w:cs="Times New Roman"/>
          <w:sz w:val="30"/>
          <w:szCs w:val="30"/>
        </w:rPr>
        <w:t>Gandhi achieved success in the revolutions he led in South Africa by following the path of Satyagraha. He had  an  innate  belief  that  it  would  succeed  in  India too. In fact, Gandhi had an innate belief that it would be   the  only  effective  way   to   fight  the   powerful British,  because  two  centuries  of  colonial  rule  has financially  and  morally  emasculated  India  to  such  a degree, that any other form of resistance was bound to fail. Gandhi's satyagraha methods had few takers in  his  early  years  at  the  Indian  National  Congress. However, under the able guidance of Gopal Krishna Gokhale,     Gandhi's     method     gradually     gained acceptance.  Gandhi  shot  into  political  prominence by successfully employing methods of Satyagraha at the   indigo   planters   revolution   at   Champaran   in Bihar.  The  same  method  was  repeated  with  similar results  at  Kheda  in  Gujarat  against  the  raised  taxes from the British authorities. Satyagraha became the foundation  of  the  non-cooperation  movement  of</w:t>
      </w:r>
    </w:p>
    <w:p w:rsidR="001E5040" w:rsidRPr="000D3C64" w:rsidRDefault="001E5040" w:rsidP="000D3C64">
      <w:pPr>
        <w:autoSpaceDE w:val="0"/>
        <w:autoSpaceDN w:val="0"/>
        <w:adjustRightInd w:val="0"/>
        <w:spacing w:after="0" w:line="360" w:lineRule="auto"/>
        <w:ind w:left="112" w:right="-40"/>
        <w:jc w:val="both"/>
        <w:rPr>
          <w:rFonts w:ascii="Times New Roman" w:hAnsi="Times New Roman" w:cs="Times New Roman"/>
          <w:sz w:val="30"/>
          <w:szCs w:val="30"/>
        </w:rPr>
      </w:pPr>
      <w:r w:rsidRPr="000D3C64">
        <w:rPr>
          <w:rFonts w:ascii="Times New Roman" w:hAnsi="Times New Roman" w:cs="Times New Roman"/>
          <w:sz w:val="30"/>
          <w:szCs w:val="30"/>
        </w:rPr>
        <w:t>1920,   following   the   infamous   Rowlatt   Act.   Non- cooperation    movement    ended    unceremoniously with  the  Chauri  Chaura  incident.  However,  it  was during the Civil Disobedience movement that Gandhi re-introduced  satyagraha  in  a  big  way.  His  peaceful denial    of    government    rules    started    with    the celebrated  Dandi  march  and  the  making  of  salt  on</w:t>
      </w:r>
    </w:p>
    <w:p w:rsidR="001E5040" w:rsidRPr="000D3C64" w:rsidRDefault="001E5040" w:rsidP="000D3C64">
      <w:pPr>
        <w:autoSpaceDE w:val="0"/>
        <w:autoSpaceDN w:val="0"/>
        <w:adjustRightInd w:val="0"/>
        <w:spacing w:after="0" w:line="360" w:lineRule="auto"/>
        <w:ind w:left="112" w:right="-28"/>
        <w:jc w:val="both"/>
        <w:rPr>
          <w:rFonts w:ascii="Times New Roman" w:hAnsi="Times New Roman" w:cs="Times New Roman"/>
          <w:sz w:val="30"/>
          <w:szCs w:val="30"/>
        </w:rPr>
      </w:pPr>
      <w:r w:rsidRPr="000D3C64">
        <w:rPr>
          <w:rFonts w:ascii="Times New Roman" w:hAnsi="Times New Roman" w:cs="Times New Roman"/>
          <w:sz w:val="30"/>
          <w:szCs w:val="30"/>
        </w:rPr>
        <w:t>12th  March  1930,  defying  the  British  Salt  Law  that</w:t>
      </w:r>
    </w:p>
    <w:p w:rsidR="001E5040" w:rsidRPr="000D3C64" w:rsidRDefault="001E5040" w:rsidP="000D3C64">
      <w:pPr>
        <w:autoSpaceDE w:val="0"/>
        <w:autoSpaceDN w:val="0"/>
        <w:adjustRightInd w:val="0"/>
        <w:spacing w:after="0" w:line="360" w:lineRule="auto"/>
        <w:ind w:left="112" w:right="-28"/>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autoSpaceDE w:val="0"/>
        <w:autoSpaceDN w:val="0"/>
        <w:adjustRightInd w:val="0"/>
        <w:spacing w:before="12" w:after="0" w:line="360" w:lineRule="auto"/>
        <w:ind w:right="67"/>
        <w:jc w:val="both"/>
        <w:rPr>
          <w:rFonts w:ascii="Times New Roman" w:hAnsi="Times New Roman" w:cs="Times New Roman"/>
          <w:sz w:val="30"/>
          <w:szCs w:val="30"/>
        </w:rPr>
      </w:pPr>
      <w:r w:rsidRPr="000D3C64">
        <w:rPr>
          <w:rFonts w:ascii="Times New Roman" w:hAnsi="Times New Roman" w:cs="Times New Roman"/>
          <w:sz w:val="30"/>
          <w:szCs w:val="30"/>
        </w:rPr>
        <w:t>prohibited  the  making  of  salt  without  government permission. Although ridiculed in the early years by a majority   of   the   Western   and   particularly   British press,   the   true   power   of   satyagraha   was   soon realised     by     the     British     government,     as     all government   endeavors   and   enterprises   were   in doldrums   following   mass   boycott   from   Indians. Gandhi's satyagraha reached the pinnacle of success, and Indian Nationalist movement reached a feverish pitch, forcing the government to initiate procedures towards   the   Gandhi-Irwin   pact,   followed   by   the second round table conference, where Gandhi gave one  of  his  greatest  speeches  exposing  the  evils  of the   British   rule   and   endorsing   the   methods   of satyagraha.</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68"/>
        <w:jc w:val="both"/>
        <w:rPr>
          <w:rFonts w:ascii="Times New Roman" w:hAnsi="Times New Roman" w:cs="Times New Roman"/>
          <w:sz w:val="30"/>
          <w:szCs w:val="30"/>
        </w:rPr>
      </w:pPr>
      <w:r w:rsidRPr="000D3C64">
        <w:rPr>
          <w:rFonts w:ascii="Times New Roman" w:hAnsi="Times New Roman" w:cs="Times New Roman"/>
          <w:sz w:val="30"/>
          <w:szCs w:val="30"/>
        </w:rPr>
        <w:t>Satyagraha by that time has gained wide popularity, and  there  were  committed  satyagrahis  all  over  the country.  Quit  India  Movement  reclaimed  the  ideals of satyagraha, which finally  went  a long in securing Indian independence.</w:t>
      </w:r>
    </w:p>
    <w:p w:rsidR="001E5040" w:rsidRPr="000D3C64" w:rsidRDefault="001E5040" w:rsidP="000D3C64">
      <w:pPr>
        <w:autoSpaceDE w:val="0"/>
        <w:autoSpaceDN w:val="0"/>
        <w:adjustRightInd w:val="0"/>
        <w:spacing w:before="6"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594"/>
        <w:jc w:val="both"/>
        <w:rPr>
          <w:rFonts w:ascii="Times New Roman" w:hAnsi="Times New Roman" w:cs="Times New Roman"/>
          <w:sz w:val="30"/>
          <w:szCs w:val="30"/>
        </w:rPr>
      </w:pPr>
      <w:r w:rsidRPr="000D3C64">
        <w:rPr>
          <w:rFonts w:ascii="Times New Roman" w:hAnsi="Times New Roman" w:cs="Times New Roman"/>
          <w:sz w:val="30"/>
          <w:szCs w:val="30"/>
        </w:rPr>
        <w:t>1.  According to the author what is satyagraha?</w:t>
      </w:r>
    </w:p>
    <w:p w:rsidR="001E5040" w:rsidRPr="000D3C64" w:rsidRDefault="001E5040"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a.  A    process    of    fighting    against    the    laws aggressively.</w:t>
      </w:r>
    </w:p>
    <w:p w:rsidR="001E5040" w:rsidRPr="000D3C64" w:rsidRDefault="001E5040"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b.  Hunger   strike   done   by   people   for   gaining freedom.</w:t>
      </w:r>
    </w:p>
    <w:p w:rsidR="001E5040" w:rsidRPr="000D3C64" w:rsidRDefault="001E5040"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c.   A  peaceful  denial  of  government  laws  which were   framed   against   our   country   and   its people.</w:t>
      </w:r>
    </w:p>
    <w:p w:rsidR="001E5040" w:rsidRPr="000D3C64" w:rsidRDefault="001E5040" w:rsidP="000D3C64">
      <w:pPr>
        <w:autoSpaceDE w:val="0"/>
        <w:autoSpaceDN w:val="0"/>
        <w:adjustRightInd w:val="0"/>
        <w:spacing w:after="0" w:line="360" w:lineRule="auto"/>
        <w:ind w:left="566" w:right="72" w:hanging="283"/>
        <w:jc w:val="both"/>
        <w:rPr>
          <w:rFonts w:ascii="Times New Roman" w:hAnsi="Times New Roman" w:cs="Times New Roman"/>
          <w:sz w:val="30"/>
          <w:szCs w:val="30"/>
        </w:rPr>
      </w:pPr>
      <w:r w:rsidRPr="000D3C64">
        <w:rPr>
          <w:rFonts w:ascii="Times New Roman" w:hAnsi="Times New Roman" w:cs="Times New Roman"/>
          <w:sz w:val="30"/>
          <w:szCs w:val="30"/>
        </w:rPr>
        <w:t>d.  Includes  peaceful  marches  and  meetings  to create awareness about freedom.</w:t>
      </w:r>
    </w:p>
    <w:p w:rsidR="001E5040" w:rsidRPr="000D3C64" w:rsidRDefault="001E5040" w:rsidP="000D3C64">
      <w:pPr>
        <w:autoSpaceDE w:val="0"/>
        <w:autoSpaceDN w:val="0"/>
        <w:adjustRightInd w:val="0"/>
        <w:spacing w:before="6"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1339"/>
        <w:jc w:val="both"/>
        <w:rPr>
          <w:rFonts w:ascii="Times New Roman" w:hAnsi="Times New Roman" w:cs="Times New Roman"/>
          <w:sz w:val="30"/>
          <w:szCs w:val="30"/>
        </w:rPr>
      </w:pPr>
      <w:r w:rsidRPr="000D3C64">
        <w:rPr>
          <w:rFonts w:ascii="Times New Roman" w:hAnsi="Times New Roman" w:cs="Times New Roman"/>
          <w:sz w:val="30"/>
          <w:szCs w:val="30"/>
        </w:rPr>
        <w:t>2.  It is inferred from the passage that?</w:t>
      </w:r>
    </w:p>
    <w:p w:rsidR="001E5040" w:rsidRPr="000D3C64" w:rsidRDefault="001E5040" w:rsidP="000D3C64">
      <w:pPr>
        <w:autoSpaceDE w:val="0"/>
        <w:autoSpaceDN w:val="0"/>
        <w:adjustRightInd w:val="0"/>
        <w:spacing w:after="0" w:line="360" w:lineRule="auto"/>
        <w:ind w:left="566" w:right="71" w:hanging="283"/>
        <w:jc w:val="both"/>
        <w:rPr>
          <w:rFonts w:ascii="Times New Roman" w:hAnsi="Times New Roman" w:cs="Times New Roman"/>
          <w:sz w:val="30"/>
          <w:szCs w:val="30"/>
        </w:rPr>
      </w:pPr>
      <w:r w:rsidRPr="000D3C64">
        <w:rPr>
          <w:rFonts w:ascii="Times New Roman" w:hAnsi="Times New Roman" w:cs="Times New Roman"/>
          <w:sz w:val="30"/>
          <w:szCs w:val="30"/>
        </w:rPr>
        <w:t>a.  Satyagraha   gained   its   acceptance   by   the support of Indian national congress.</w:t>
      </w:r>
    </w:p>
    <w:p w:rsidR="001E5040" w:rsidRPr="000D3C64" w:rsidRDefault="001E5040" w:rsidP="000D3C64">
      <w:pPr>
        <w:autoSpaceDE w:val="0"/>
        <w:autoSpaceDN w:val="0"/>
        <w:adjustRightInd w:val="0"/>
        <w:spacing w:after="0" w:line="360" w:lineRule="auto"/>
        <w:ind w:left="566" w:right="73" w:hanging="283"/>
        <w:jc w:val="both"/>
        <w:rPr>
          <w:rFonts w:ascii="Times New Roman" w:hAnsi="Times New Roman" w:cs="Times New Roman"/>
          <w:sz w:val="30"/>
          <w:szCs w:val="30"/>
        </w:rPr>
      </w:pPr>
      <w:r w:rsidRPr="000D3C64">
        <w:rPr>
          <w:rFonts w:ascii="Times New Roman" w:hAnsi="Times New Roman" w:cs="Times New Roman"/>
          <w:sz w:val="30"/>
          <w:szCs w:val="30"/>
        </w:rPr>
        <w:t>b.  Gandhiji  had  made  his  trip  to  south  africa  to make the freedom struggle more effective.</w:t>
      </w:r>
    </w:p>
    <w:p w:rsidR="001E5040" w:rsidRPr="000D3C64" w:rsidRDefault="001E5040" w:rsidP="000D3C64">
      <w:pPr>
        <w:autoSpaceDE w:val="0"/>
        <w:autoSpaceDN w:val="0"/>
        <w:adjustRightInd w:val="0"/>
        <w:spacing w:after="0" w:line="360" w:lineRule="auto"/>
        <w:ind w:left="566" w:right="71" w:hanging="283"/>
        <w:jc w:val="both"/>
        <w:rPr>
          <w:rFonts w:ascii="Times New Roman" w:hAnsi="Times New Roman" w:cs="Times New Roman"/>
          <w:sz w:val="30"/>
          <w:szCs w:val="30"/>
        </w:rPr>
      </w:pPr>
      <w:r w:rsidRPr="000D3C64">
        <w:rPr>
          <w:rFonts w:ascii="Times New Roman" w:hAnsi="Times New Roman" w:cs="Times New Roman"/>
          <w:sz w:val="30"/>
          <w:szCs w:val="30"/>
        </w:rPr>
        <w:t>c.   Satyagraha became the foundation for Indian freedom struggle.</w:t>
      </w:r>
    </w:p>
    <w:p w:rsidR="001E5040" w:rsidRPr="000D3C64" w:rsidRDefault="001E5040" w:rsidP="000D3C64">
      <w:pPr>
        <w:autoSpaceDE w:val="0"/>
        <w:autoSpaceDN w:val="0"/>
        <w:adjustRightInd w:val="0"/>
        <w:spacing w:before="1"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d.  Gandhiji  believed   satyagraha   would  be   the only   effective   way   to   fight   the   powerful British.</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1585"/>
        <w:jc w:val="both"/>
        <w:rPr>
          <w:rFonts w:ascii="Times New Roman" w:hAnsi="Times New Roman" w:cs="Times New Roman"/>
          <w:sz w:val="30"/>
          <w:szCs w:val="30"/>
        </w:rPr>
      </w:pPr>
      <w:r w:rsidRPr="000D3C64">
        <w:rPr>
          <w:rFonts w:ascii="Times New Roman" w:hAnsi="Times New Roman" w:cs="Times New Roman"/>
          <w:sz w:val="30"/>
          <w:szCs w:val="30"/>
        </w:rPr>
        <w:t>3.  The author says that a satyagrahi</w:t>
      </w:r>
    </w:p>
    <w:p w:rsidR="001E5040" w:rsidRPr="000D3C64" w:rsidRDefault="001E5040" w:rsidP="000D3C64">
      <w:pPr>
        <w:autoSpaceDE w:val="0"/>
        <w:autoSpaceDN w:val="0"/>
        <w:adjustRightInd w:val="0"/>
        <w:spacing w:after="0" w:line="360" w:lineRule="auto"/>
        <w:ind w:left="566" w:right="71" w:hanging="283"/>
        <w:jc w:val="both"/>
        <w:rPr>
          <w:rFonts w:ascii="Times New Roman" w:hAnsi="Times New Roman" w:cs="Times New Roman"/>
          <w:sz w:val="30"/>
          <w:szCs w:val="30"/>
        </w:rPr>
      </w:pPr>
      <w:r w:rsidRPr="000D3C64">
        <w:rPr>
          <w:rFonts w:ascii="Times New Roman" w:hAnsi="Times New Roman" w:cs="Times New Roman"/>
          <w:sz w:val="30"/>
          <w:szCs w:val="30"/>
        </w:rPr>
        <w:t>a.  Need  to  be  physically  strong  so  a  satyagrahi must be a male.</w:t>
      </w:r>
    </w:p>
    <w:p w:rsidR="001E5040" w:rsidRPr="000D3C64" w:rsidRDefault="001E5040" w:rsidP="000D3C64">
      <w:pPr>
        <w:autoSpaceDE w:val="0"/>
        <w:autoSpaceDN w:val="0"/>
        <w:adjustRightInd w:val="0"/>
        <w:spacing w:after="0" w:line="360" w:lineRule="auto"/>
        <w:ind w:left="566" w:right="72" w:hanging="283"/>
        <w:jc w:val="both"/>
        <w:rPr>
          <w:rFonts w:ascii="Times New Roman" w:hAnsi="Times New Roman" w:cs="Times New Roman"/>
          <w:sz w:val="30"/>
          <w:szCs w:val="30"/>
        </w:rPr>
      </w:pPr>
      <w:r w:rsidRPr="000D3C64">
        <w:rPr>
          <w:rFonts w:ascii="Times New Roman" w:hAnsi="Times New Roman" w:cs="Times New Roman"/>
          <w:sz w:val="30"/>
          <w:szCs w:val="30"/>
        </w:rPr>
        <w:t>b.  Need  to  face  lot  of  hardships  so  sathagrahi must be unmarried.</w:t>
      </w:r>
    </w:p>
    <w:p w:rsidR="001E5040" w:rsidRPr="000D3C64" w:rsidRDefault="001E5040" w:rsidP="000D3C64">
      <w:pPr>
        <w:autoSpaceDE w:val="0"/>
        <w:autoSpaceDN w:val="0"/>
        <w:adjustRightInd w:val="0"/>
        <w:spacing w:after="0" w:line="360" w:lineRule="auto"/>
        <w:ind w:left="283" w:right="197"/>
        <w:rPr>
          <w:rFonts w:ascii="Times New Roman" w:hAnsi="Times New Roman" w:cs="Times New Roman"/>
          <w:sz w:val="30"/>
          <w:szCs w:val="30"/>
        </w:rPr>
      </w:pPr>
      <w:r w:rsidRPr="000D3C64">
        <w:rPr>
          <w:rFonts w:ascii="Times New Roman" w:hAnsi="Times New Roman" w:cs="Times New Roman"/>
          <w:sz w:val="30"/>
          <w:szCs w:val="30"/>
        </w:rPr>
        <w:t>c.   Must defend the faith even at the cost of life. d.  Must be an origin of Bihar or Gujarat.</w:t>
      </w:r>
    </w:p>
    <w:p w:rsidR="001E5040" w:rsidRPr="000D3C64" w:rsidRDefault="001E5040" w:rsidP="000D3C64">
      <w:pPr>
        <w:autoSpaceDE w:val="0"/>
        <w:autoSpaceDN w:val="0"/>
        <w:adjustRightInd w:val="0"/>
        <w:spacing w:before="3"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before="12" w:after="0" w:line="360" w:lineRule="auto"/>
        <w:ind w:left="395" w:right="-37" w:hanging="283"/>
        <w:rPr>
          <w:rFonts w:ascii="Times New Roman" w:hAnsi="Times New Roman" w:cs="Times New Roman"/>
          <w:sz w:val="30"/>
          <w:szCs w:val="30"/>
        </w:rPr>
      </w:pPr>
      <w:r w:rsidRPr="000D3C64">
        <w:rPr>
          <w:rFonts w:ascii="Times New Roman" w:hAnsi="Times New Roman" w:cs="Times New Roman"/>
          <w:sz w:val="30"/>
          <w:szCs w:val="30"/>
        </w:rPr>
        <w:t>4.  Which  of  the  following  is  true  according  to  the above passage?</w:t>
      </w:r>
    </w:p>
    <w:p w:rsidR="001E5040" w:rsidRPr="000D3C64" w:rsidRDefault="001E5040" w:rsidP="000D3C64">
      <w:pPr>
        <w:autoSpaceDE w:val="0"/>
        <w:autoSpaceDN w:val="0"/>
        <w:adjustRightInd w:val="0"/>
        <w:spacing w:after="0" w:line="360" w:lineRule="auto"/>
        <w:ind w:left="395" w:right="-51"/>
        <w:rPr>
          <w:rFonts w:ascii="Times New Roman" w:hAnsi="Times New Roman" w:cs="Times New Roman"/>
          <w:sz w:val="30"/>
          <w:szCs w:val="30"/>
        </w:rPr>
      </w:pPr>
      <w:r w:rsidRPr="000D3C64">
        <w:rPr>
          <w:rFonts w:ascii="Times New Roman" w:hAnsi="Times New Roman" w:cs="Times New Roman"/>
          <w:sz w:val="30"/>
          <w:szCs w:val="30"/>
        </w:rPr>
        <w:t>a.  Sathyagraha  served  as  pure  way  but  was  not</w:t>
      </w:r>
    </w:p>
    <w:p w:rsidR="001E5040" w:rsidRPr="000D3C64" w:rsidRDefault="001E5040" w:rsidP="000D3C64">
      <w:pPr>
        <w:autoSpaceDE w:val="0"/>
        <w:autoSpaceDN w:val="0"/>
        <w:adjustRightInd w:val="0"/>
        <w:spacing w:after="0" w:line="360" w:lineRule="auto"/>
        <w:ind w:left="679" w:right="-36"/>
        <w:rPr>
          <w:rFonts w:ascii="Times New Roman" w:hAnsi="Times New Roman" w:cs="Times New Roman"/>
          <w:sz w:val="30"/>
          <w:szCs w:val="30"/>
        </w:rPr>
      </w:pPr>
      <w:r w:rsidRPr="000D3C64">
        <w:rPr>
          <w:rFonts w:ascii="Times New Roman" w:hAnsi="Times New Roman" w:cs="Times New Roman"/>
          <w:sz w:val="30"/>
          <w:szCs w:val="30"/>
        </w:rPr>
        <w:t>followed  by  many  because  the  followers  had to face hardships throughout.</w:t>
      </w:r>
    </w:p>
    <w:p w:rsidR="001E5040" w:rsidRPr="000D3C64" w:rsidRDefault="001E5040"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b.  Indians suffered a lot because almost all were sathyagrahi’s  and  so  as  a  result  they  decided to quit sathyagraha movement.</w:t>
      </w:r>
    </w:p>
    <w:p w:rsidR="001E5040" w:rsidRPr="000D3C64" w:rsidRDefault="001E5040" w:rsidP="000D3C64">
      <w:pPr>
        <w:autoSpaceDE w:val="0"/>
        <w:autoSpaceDN w:val="0"/>
        <w:adjustRightInd w:val="0"/>
        <w:spacing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c.   Gandhi's satyagraha gained wide popularity at the very beginning of it in India.</w:t>
      </w:r>
    </w:p>
    <w:p w:rsidR="001E5040" w:rsidRPr="000D3C64" w:rsidRDefault="001E5040" w:rsidP="000D3C64">
      <w:pPr>
        <w:autoSpaceDE w:val="0"/>
        <w:autoSpaceDN w:val="0"/>
        <w:adjustRightInd w:val="0"/>
        <w:spacing w:after="0" w:line="360" w:lineRule="auto"/>
        <w:ind w:left="679" w:right="-36" w:hanging="284"/>
        <w:jc w:val="both"/>
        <w:rPr>
          <w:rFonts w:ascii="Times New Roman" w:hAnsi="Times New Roman" w:cs="Times New Roman"/>
          <w:sz w:val="30"/>
          <w:szCs w:val="30"/>
        </w:rPr>
      </w:pPr>
      <w:r w:rsidRPr="000D3C64">
        <w:rPr>
          <w:rFonts w:ascii="Times New Roman" w:hAnsi="Times New Roman" w:cs="Times New Roman"/>
          <w:sz w:val="30"/>
          <w:szCs w:val="30"/>
        </w:rPr>
        <w:t>d.  Gandhiji    wanted    the    Satyagrahis    to    be extremely strong.</w:t>
      </w:r>
    </w:p>
    <w:p w:rsidR="001E5040" w:rsidRPr="000D3C64" w:rsidRDefault="001E5040" w:rsidP="000D3C64">
      <w:pPr>
        <w:autoSpaceDE w:val="0"/>
        <w:autoSpaceDN w:val="0"/>
        <w:adjustRightInd w:val="0"/>
        <w:spacing w:before="7"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395" w:right="378" w:hanging="283"/>
        <w:rPr>
          <w:rFonts w:ascii="Times New Roman" w:hAnsi="Times New Roman" w:cs="Times New Roman"/>
          <w:sz w:val="30"/>
          <w:szCs w:val="30"/>
        </w:rPr>
      </w:pPr>
      <w:r w:rsidRPr="000D3C64">
        <w:rPr>
          <w:rFonts w:ascii="Times New Roman" w:hAnsi="Times New Roman" w:cs="Times New Roman"/>
          <w:sz w:val="30"/>
          <w:szCs w:val="30"/>
        </w:rPr>
        <w:t>5.  Choose a suitable title for the above passage. a.  satyagraha , way of life</w:t>
      </w:r>
    </w:p>
    <w:p w:rsidR="001E5040" w:rsidRPr="000D3C64" w:rsidRDefault="001E5040" w:rsidP="000D3C64">
      <w:pPr>
        <w:autoSpaceDE w:val="0"/>
        <w:autoSpaceDN w:val="0"/>
        <w:adjustRightInd w:val="0"/>
        <w:spacing w:after="0" w:line="360" w:lineRule="auto"/>
        <w:ind w:left="395" w:right="132"/>
        <w:rPr>
          <w:rFonts w:ascii="Times New Roman" w:hAnsi="Times New Roman" w:cs="Times New Roman"/>
          <w:sz w:val="30"/>
          <w:szCs w:val="30"/>
        </w:rPr>
      </w:pPr>
      <w:r w:rsidRPr="000D3C64">
        <w:rPr>
          <w:rFonts w:ascii="Times New Roman" w:hAnsi="Times New Roman" w:cs="Times New Roman"/>
          <w:sz w:val="30"/>
          <w:szCs w:val="30"/>
        </w:rPr>
        <w:t>b.  Satyagraha in the Indian National Movement c.   satyagraha, peaceful disobedience of laws.</w:t>
      </w:r>
    </w:p>
    <w:p w:rsidR="001E5040" w:rsidRPr="000D3C64" w:rsidRDefault="001E5040"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d.  distinct characteristics of satyagraha</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112" w:right="-40"/>
        <w:jc w:val="both"/>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112" w:right="-40"/>
        <w:jc w:val="both"/>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112" w:right="-40"/>
        <w:jc w:val="both"/>
        <w:rPr>
          <w:rFonts w:ascii="Times New Roman" w:hAnsi="Times New Roman" w:cs="Times New Roman"/>
          <w:sz w:val="30"/>
          <w:szCs w:val="30"/>
        </w:rPr>
      </w:pPr>
    </w:p>
    <w:p w:rsidR="001E5040" w:rsidRPr="000D3C64" w:rsidRDefault="001E5040" w:rsidP="000D3C64">
      <w:pPr>
        <w:pStyle w:val="ListParagraph"/>
        <w:numPr>
          <w:ilvl w:val="0"/>
          <w:numId w:val="474"/>
        </w:numPr>
        <w:autoSpaceDE w:val="0"/>
        <w:autoSpaceDN w:val="0"/>
        <w:adjustRightInd w:val="0"/>
        <w:spacing w:after="0" w:line="360" w:lineRule="auto"/>
        <w:ind w:right="-40"/>
        <w:jc w:val="both"/>
        <w:rPr>
          <w:rFonts w:ascii="Times New Roman" w:hAnsi="Times New Roman" w:cs="Times New Roman"/>
          <w:sz w:val="30"/>
          <w:szCs w:val="30"/>
        </w:rPr>
      </w:pPr>
      <w:r w:rsidRPr="000D3C64">
        <w:rPr>
          <w:rFonts w:ascii="Times New Roman" w:hAnsi="Times New Roman" w:cs="Times New Roman"/>
          <w:sz w:val="30"/>
          <w:szCs w:val="30"/>
        </w:rPr>
        <w:t xml:space="preserve"> The  majority  of  successful  senior  managers  do  not closely  follow  the  classical  rational  model  of  first clarifying  goals,  assessing  the  problem,  formulating options, estimating likelihoods of success, making  a decision,  and  only  then  taking  action  to  implement the   decision.   Rather,   in  their   day-by-day   tactical maneuvers,  these  senior  executives  rely  on  what  is vaguely termed “intuition” to manage  a network of interrelated problems that require them to deal with ambiguity, inconsistency, novelty, and surprise;  and to integrate action into the process to thinking.</w:t>
      </w:r>
    </w:p>
    <w:p w:rsidR="001E5040" w:rsidRPr="000D3C64" w:rsidRDefault="001E5040" w:rsidP="000D3C64">
      <w:pPr>
        <w:autoSpaceDE w:val="0"/>
        <w:autoSpaceDN w:val="0"/>
        <w:adjustRightInd w:val="0"/>
        <w:spacing w:before="1"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112" w:right="-39"/>
        <w:jc w:val="both"/>
        <w:rPr>
          <w:rFonts w:ascii="Times New Roman" w:hAnsi="Times New Roman" w:cs="Times New Roman"/>
          <w:sz w:val="30"/>
          <w:szCs w:val="30"/>
        </w:rPr>
      </w:pPr>
      <w:r w:rsidRPr="000D3C64">
        <w:rPr>
          <w:rFonts w:ascii="Times New Roman" w:hAnsi="Times New Roman" w:cs="Times New Roman"/>
          <w:sz w:val="30"/>
          <w:szCs w:val="30"/>
        </w:rPr>
        <w:t>Generations    of    writers    on    management    have recognized   that   some   practicing   managers   rely heavily   on   intuition.   In   general,   however,   such writers  display  a  poor  grasp  of  what  intuition  is. Some  see  it  as  the  opposite  of  rationality:  others view  it  as  an  excuse  for  capriciousness.  Isenberg’s recent research on the cognitive processes of senior managers reveals that managers’ intuition is neither of these. Rather, senior managers use intuition in at least  five  distinct  ways.  First,  they  intuitively  sense when  a  problem  exists.  Second,  managers  rely  on intuition  to  perform  well-learned  behavior  patterns rapidly.  This  intuition  is  not  arbitrary  or  irrational, but  is  based  on  years  of  painstaking  practice  and hands-on    experience    that    build    skills.    A    third function of intuition is to synthesize isolated bits of data and practice into an integrated picture, often in an  “Aha!”  experience.  Fourth,  some  managers  use intuition  as  a  check  on  the  results  of  more  rational</w:t>
      </w:r>
    </w:p>
    <w:p w:rsidR="001E5040" w:rsidRPr="000D3C64" w:rsidRDefault="001E5040" w:rsidP="000D3C64">
      <w:pPr>
        <w:autoSpaceDE w:val="0"/>
        <w:autoSpaceDN w:val="0"/>
        <w:adjustRightInd w:val="0"/>
        <w:spacing w:after="0" w:line="360" w:lineRule="auto"/>
        <w:ind w:left="112" w:right="-39"/>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autoSpaceDE w:val="0"/>
        <w:autoSpaceDN w:val="0"/>
        <w:adjustRightInd w:val="0"/>
        <w:spacing w:before="12" w:after="0" w:line="360" w:lineRule="auto"/>
        <w:ind w:right="67"/>
        <w:jc w:val="both"/>
        <w:rPr>
          <w:rFonts w:ascii="Times New Roman" w:hAnsi="Times New Roman" w:cs="Times New Roman"/>
          <w:sz w:val="30"/>
          <w:szCs w:val="30"/>
        </w:rPr>
      </w:pPr>
      <w:r w:rsidRPr="000D3C64">
        <w:rPr>
          <w:rFonts w:ascii="Times New Roman" w:hAnsi="Times New Roman" w:cs="Times New Roman"/>
          <w:sz w:val="30"/>
          <w:szCs w:val="30"/>
        </w:rPr>
        <w:t>analysis. Most senior executives are familiar with the formal decision analysis models and tools, and those who   use   such   systematic   methods   for   reaching decisions    are    occasionally     leery    of    solutions suggested  by  these  methods  which  run  counter  to their  sense  of  the  correct  course  of  action.  Finally, managers   can   use   intuition   to   bypass   in-depth analysis  and  move  rapidly  to  engender  a  plausible solution.  Used  in  this  way,  intuition  is  an  almost instantaneous cognitive process in which a manager recognizes familiar patterns.</w:t>
      </w:r>
    </w:p>
    <w:p w:rsidR="001E5040" w:rsidRPr="000D3C64" w:rsidRDefault="001E5040" w:rsidP="000D3C64">
      <w:pPr>
        <w:autoSpaceDE w:val="0"/>
        <w:autoSpaceDN w:val="0"/>
        <w:adjustRightInd w:val="0"/>
        <w:spacing w:before="1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69"/>
        <w:jc w:val="both"/>
        <w:rPr>
          <w:rFonts w:ascii="Times New Roman" w:hAnsi="Times New Roman" w:cs="Times New Roman"/>
          <w:sz w:val="30"/>
          <w:szCs w:val="30"/>
        </w:rPr>
      </w:pPr>
      <w:r w:rsidRPr="000D3C64">
        <w:rPr>
          <w:rFonts w:ascii="Times New Roman" w:hAnsi="Times New Roman" w:cs="Times New Roman"/>
          <w:sz w:val="30"/>
          <w:szCs w:val="30"/>
        </w:rPr>
        <w:t>One  of  the  implications  of  the  intuitive  style  of executive     management     is     that     “thinking”     is inseparable   from   acting.   Since   managers   often “know”  what  is  right  before  they  can  analyze  and explain it, they frequently act first and explain later.</w:t>
      </w:r>
    </w:p>
    <w:p w:rsidR="001E5040" w:rsidRPr="000D3C64" w:rsidRDefault="001E5040" w:rsidP="000D3C64">
      <w:pPr>
        <w:autoSpaceDE w:val="0"/>
        <w:autoSpaceDN w:val="0"/>
        <w:adjustRightInd w:val="0"/>
        <w:spacing w:before="18"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68"/>
        <w:jc w:val="both"/>
        <w:rPr>
          <w:rFonts w:ascii="Times New Roman" w:hAnsi="Times New Roman" w:cs="Times New Roman"/>
          <w:sz w:val="30"/>
          <w:szCs w:val="30"/>
        </w:rPr>
      </w:pPr>
      <w:r w:rsidRPr="000D3C64">
        <w:rPr>
          <w:rFonts w:ascii="Times New Roman" w:hAnsi="Times New Roman" w:cs="Times New Roman"/>
          <w:sz w:val="30"/>
          <w:szCs w:val="30"/>
        </w:rPr>
        <w:t>Analysis     is     inextricably     tied     to     action     in thinking/acting  cycles,  in  which  managers  develop thoughts  about  their  companies  and  organizations not  by  analyzing  a  problematic  situation  and  then acting, but by acting and analyzing in close concert. Given    the    great    uncertainty    of    many    of    the management issues that they face, senior managers often  instigate  a  course  of  action  simply  to  learn more  about  an  issue.  They  then  use  the  results  of the     action     to     develop     a     more     complete understanding   of   the   issue.   One   implication   of thinking/acting  cycles  is  that  action  is  often  part  of defining  the  problem,  not  just  of  implementing  the solution.</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83" w:right="70" w:hanging="283"/>
        <w:jc w:val="both"/>
        <w:rPr>
          <w:rFonts w:ascii="Times New Roman" w:hAnsi="Times New Roman" w:cs="Times New Roman"/>
          <w:sz w:val="30"/>
          <w:szCs w:val="30"/>
        </w:rPr>
      </w:pPr>
      <w:r w:rsidRPr="000D3C64">
        <w:rPr>
          <w:rFonts w:ascii="Times New Roman" w:hAnsi="Times New Roman" w:cs="Times New Roman"/>
          <w:sz w:val="30"/>
          <w:szCs w:val="30"/>
        </w:rPr>
        <w:t>1.  According  to  the  passage,  senior  managers  use intuition in all of the following ways EXCEPT to</w:t>
      </w:r>
    </w:p>
    <w:p w:rsidR="001E5040" w:rsidRPr="000D3C64" w:rsidRDefault="001E5040" w:rsidP="000D3C64">
      <w:pPr>
        <w:autoSpaceDE w:val="0"/>
        <w:autoSpaceDN w:val="0"/>
        <w:adjustRightInd w:val="0"/>
        <w:spacing w:after="0" w:line="360" w:lineRule="auto"/>
        <w:ind w:left="566" w:right="71" w:hanging="283"/>
        <w:jc w:val="both"/>
        <w:rPr>
          <w:rFonts w:ascii="Times New Roman" w:hAnsi="Times New Roman" w:cs="Times New Roman"/>
          <w:sz w:val="30"/>
          <w:szCs w:val="30"/>
        </w:rPr>
      </w:pPr>
      <w:r w:rsidRPr="000D3C64">
        <w:rPr>
          <w:rFonts w:ascii="Times New Roman" w:hAnsi="Times New Roman" w:cs="Times New Roman"/>
          <w:sz w:val="30"/>
          <w:szCs w:val="30"/>
        </w:rPr>
        <w:t>a.  speed  up  of  the  creation  of  a  solution  to  a problem</w:t>
      </w:r>
    </w:p>
    <w:p w:rsidR="001E5040" w:rsidRPr="000D3C64" w:rsidRDefault="001E5040"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b.  identify a problem</w:t>
      </w:r>
    </w:p>
    <w:p w:rsidR="001E5040" w:rsidRPr="000D3C64" w:rsidRDefault="001E5040" w:rsidP="000D3C64">
      <w:pPr>
        <w:autoSpaceDE w:val="0"/>
        <w:autoSpaceDN w:val="0"/>
        <w:adjustRightInd w:val="0"/>
        <w:spacing w:after="0" w:line="360" w:lineRule="auto"/>
        <w:ind w:left="283" w:right="1598"/>
        <w:rPr>
          <w:rFonts w:ascii="Times New Roman" w:hAnsi="Times New Roman" w:cs="Times New Roman"/>
          <w:sz w:val="30"/>
          <w:szCs w:val="30"/>
        </w:rPr>
      </w:pPr>
      <w:r w:rsidRPr="000D3C64">
        <w:rPr>
          <w:rFonts w:ascii="Times New Roman" w:hAnsi="Times New Roman" w:cs="Times New Roman"/>
          <w:sz w:val="30"/>
          <w:szCs w:val="30"/>
        </w:rPr>
        <w:t>c.   bring together disparate facts d.  stipulate clear goals</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2.  The   passage   suggests   which   of   the   following about  the  “writers  on  management”  mentioned in line 12?</w:t>
      </w:r>
    </w:p>
    <w:p w:rsidR="001E5040" w:rsidRPr="000D3C64" w:rsidRDefault="001E5040" w:rsidP="000D3C64">
      <w:pPr>
        <w:autoSpaceDE w:val="0"/>
        <w:autoSpaceDN w:val="0"/>
        <w:adjustRightInd w:val="0"/>
        <w:spacing w:before="2"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a.  They    have    criticized    managers    for    not following    the    classical    rational    model    of decision analysis.</w:t>
      </w:r>
    </w:p>
    <w:p w:rsidR="001E5040" w:rsidRPr="000D3C64" w:rsidRDefault="001E5040" w:rsidP="000D3C64">
      <w:pPr>
        <w:autoSpaceDE w:val="0"/>
        <w:autoSpaceDN w:val="0"/>
        <w:adjustRightInd w:val="0"/>
        <w:spacing w:before="1" w:after="0" w:line="360" w:lineRule="auto"/>
        <w:ind w:left="566" w:right="72" w:hanging="283"/>
        <w:jc w:val="both"/>
        <w:rPr>
          <w:rFonts w:ascii="Times New Roman" w:hAnsi="Times New Roman" w:cs="Times New Roman"/>
          <w:sz w:val="30"/>
          <w:szCs w:val="30"/>
        </w:rPr>
      </w:pPr>
      <w:r w:rsidRPr="000D3C64">
        <w:rPr>
          <w:rFonts w:ascii="Times New Roman" w:hAnsi="Times New Roman" w:cs="Times New Roman"/>
          <w:sz w:val="30"/>
          <w:szCs w:val="30"/>
        </w:rPr>
        <w:t>b.  They   have   not   based   their   analyses   on   a sufficiently large sample of actual managers.</w:t>
      </w:r>
    </w:p>
    <w:p w:rsidR="001E5040" w:rsidRPr="000D3C64" w:rsidRDefault="001E5040" w:rsidP="000D3C64">
      <w:pPr>
        <w:autoSpaceDE w:val="0"/>
        <w:autoSpaceDN w:val="0"/>
        <w:adjustRightInd w:val="0"/>
        <w:spacing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c.   They  have  relied in drawing their conclusions on  what  managers  say  rather  than  on  what managers do.</w:t>
      </w:r>
    </w:p>
    <w:p w:rsidR="001E5040" w:rsidRPr="000D3C64" w:rsidRDefault="001E5040" w:rsidP="000D3C64">
      <w:pPr>
        <w:autoSpaceDE w:val="0"/>
        <w:autoSpaceDN w:val="0"/>
        <w:adjustRightInd w:val="0"/>
        <w:spacing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d.  They  have  misunderstood  how  managers  use intuition in making business decisions.</w:t>
      </w:r>
    </w:p>
    <w:p w:rsidR="001E5040" w:rsidRPr="000D3C64" w:rsidRDefault="001E5040" w:rsidP="000D3C64">
      <w:pPr>
        <w:autoSpaceDE w:val="0"/>
        <w:autoSpaceDN w:val="0"/>
        <w:adjustRightInd w:val="0"/>
        <w:spacing w:after="0" w:line="360" w:lineRule="auto"/>
        <w:ind w:left="566" w:right="68" w:hanging="283"/>
        <w:jc w:val="both"/>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3. Which of the following best exemplifies “an ‘Aha!’ experience” as it is presented in the passage? </w:t>
      </w: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p>
    <w:p w:rsidR="001E5040" w:rsidRPr="000D3C64" w:rsidRDefault="001E5040"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Manager risks taking an action whose outcome is unpredictable to discover whether the action changes the problem at hand. </w:t>
      </w:r>
    </w:p>
    <w:p w:rsidR="001E5040" w:rsidRPr="000D3C64" w:rsidRDefault="001E5040"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A manager performs well-learned and familiar behavior patterns in creative and uncharacteristic ways to solve a problem. </w:t>
      </w:r>
    </w:p>
    <w:p w:rsidR="001E5040" w:rsidRPr="000D3C64" w:rsidRDefault="001E5040"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A manager suddenly connects seemingly unrelated facts and experiences to create a pattern relevant to the problem at hand. </w:t>
      </w: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A manager rapidly identifies the methodology used to compile data yielded by systematic analysis. </w:t>
      </w: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4. According to the passage, the classical model of decision analysis includes all of the following EXCEPT  </w:t>
      </w:r>
    </w:p>
    <w:p w:rsidR="001E5040" w:rsidRPr="000D3C64" w:rsidRDefault="001E5040" w:rsidP="000D3C64">
      <w:pPr>
        <w:autoSpaceDE w:val="0"/>
        <w:autoSpaceDN w:val="0"/>
        <w:adjustRightInd w:val="0"/>
        <w:spacing w:after="16"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Evaluation of a problem. </w:t>
      </w:r>
    </w:p>
    <w:p w:rsidR="001E5040" w:rsidRPr="000D3C64" w:rsidRDefault="001E5040" w:rsidP="000D3C64">
      <w:pPr>
        <w:autoSpaceDE w:val="0"/>
        <w:autoSpaceDN w:val="0"/>
        <w:adjustRightInd w:val="0"/>
        <w:spacing w:after="16"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Creation of possible solutions to a problem. </w:t>
      </w:r>
    </w:p>
    <w:p w:rsidR="001E5040" w:rsidRPr="000D3C64" w:rsidRDefault="001E5040" w:rsidP="000D3C64">
      <w:pPr>
        <w:autoSpaceDE w:val="0"/>
        <w:autoSpaceDN w:val="0"/>
        <w:adjustRightInd w:val="0"/>
        <w:spacing w:after="16"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Establishment of clear goals to be reached by the decision. </w:t>
      </w: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Action undertaken in order to discover more information about a problem. </w:t>
      </w:r>
    </w:p>
    <w:p w:rsidR="001E5040" w:rsidRPr="000D3C64" w:rsidRDefault="001E5040" w:rsidP="000D3C64">
      <w:pPr>
        <w:autoSpaceDE w:val="0"/>
        <w:autoSpaceDN w:val="0"/>
        <w:adjustRightInd w:val="0"/>
        <w:spacing w:after="0" w:line="360" w:lineRule="auto"/>
        <w:ind w:left="566" w:right="68" w:hanging="283"/>
        <w:jc w:val="both"/>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395" w:right="-40" w:hanging="283"/>
        <w:jc w:val="both"/>
        <w:rPr>
          <w:rFonts w:ascii="Times New Roman" w:hAnsi="Times New Roman" w:cs="Times New Roman"/>
          <w:color w:val="000000"/>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5. It can be inferred from the passage that which of the following would most probably be one major difference in behavior between Manager X, who uses intuition to reach decisions, and Manager Y, who uses only formal decision analysis? </w:t>
      </w:r>
    </w:p>
    <w:p w:rsidR="001E5040" w:rsidRPr="000D3C64" w:rsidRDefault="001E5040"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Manager X analyzes first and then acts; Manager Y does not. </w:t>
      </w:r>
    </w:p>
    <w:p w:rsidR="001E5040" w:rsidRPr="000D3C64" w:rsidRDefault="001E5040"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Manager X checks possible solutions to a problem by systematic analysis; Manager Y does not. </w:t>
      </w:r>
    </w:p>
    <w:p w:rsidR="001E5040" w:rsidRPr="000D3C64" w:rsidRDefault="001E5040"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Manager X takes action in order to arrive at the solution to a problem; Manager Y does not. </w:t>
      </w:r>
    </w:p>
    <w:p w:rsidR="001E5040" w:rsidRPr="000D3C64" w:rsidRDefault="001E5040"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Manager Y draws on years of hands-on experience in creating a solution to a problem; Manager X does not. </w:t>
      </w:r>
    </w:p>
    <w:p w:rsidR="001E5040" w:rsidRPr="000D3C64" w:rsidRDefault="001E5040" w:rsidP="000D3C64">
      <w:pPr>
        <w:spacing w:line="360" w:lineRule="auto"/>
        <w:jc w:val="both"/>
        <w:rPr>
          <w:rFonts w:ascii="Times New Roman" w:hAnsi="Times New Roman" w:cs="Times New Roman"/>
          <w:sz w:val="30"/>
          <w:szCs w:val="30"/>
        </w:rPr>
      </w:pPr>
    </w:p>
    <w:p w:rsidR="001E5040" w:rsidRPr="000D3C64" w:rsidRDefault="001E5040" w:rsidP="000D3C64">
      <w:pPr>
        <w:pStyle w:val="ListParagraph"/>
        <w:numPr>
          <w:ilvl w:val="0"/>
          <w:numId w:val="474"/>
        </w:numPr>
        <w:spacing w:before="12" w:after="0" w:line="360" w:lineRule="auto"/>
        <w:ind w:right="68"/>
        <w:jc w:val="both"/>
        <w:rPr>
          <w:rFonts w:ascii="Times New Roman" w:hAnsi="Times New Roman" w:cs="Times New Roman"/>
          <w:position w:val="1"/>
          <w:sz w:val="30"/>
          <w:szCs w:val="30"/>
        </w:rPr>
      </w:pPr>
      <w:r w:rsidRPr="000D3C64">
        <w:rPr>
          <w:rFonts w:ascii="Times New Roman" w:hAnsi="Times New Roman" w:cs="Times New Roman"/>
          <w:sz w:val="30"/>
          <w:szCs w:val="30"/>
        </w:rPr>
        <w:t xml:space="preserve">No very satisfactory account of the mechanism that caused the formation of the ocean basins has yet been given.  The traditional view supposes that the upper mantle of the earth behaves as a liquid when it is subjected to small forces for long periods and that differences     in     temperature     under     oceans     and continents are sufficient to produce convection in the mantle of the earth with rising  convection currents under the mid-ocean ridges and sinking currents under the  continents.  Theoretically, this convection would carry the continental plates along as though they were on   a   conveyor   belt   and   would   provide   the   forces needed to produce the split that occurs along the ridge.  This view may be correct:  It has the advantage </w:t>
      </w:r>
      <w:r w:rsidRPr="000D3C64">
        <w:rPr>
          <w:rFonts w:ascii="Times New Roman" w:hAnsi="Times New Roman" w:cs="Times New Roman"/>
          <w:position w:val="1"/>
          <w:sz w:val="30"/>
          <w:szCs w:val="30"/>
        </w:rPr>
        <w:t>that the currents are    driven    by    temperature</w:t>
      </w:r>
    </w:p>
    <w:p w:rsidR="001E5040" w:rsidRPr="000D3C64" w:rsidRDefault="001E5040" w:rsidP="000D3C64">
      <w:pPr>
        <w:spacing w:after="0" w:line="360" w:lineRule="auto"/>
        <w:ind w:right="66"/>
        <w:rPr>
          <w:rFonts w:ascii="Times New Roman" w:hAnsi="Times New Roman" w:cs="Times New Roman"/>
          <w:sz w:val="30"/>
          <w:szCs w:val="30"/>
        </w:rPr>
      </w:pPr>
      <w:r w:rsidRPr="000D3C64">
        <w:rPr>
          <w:rFonts w:ascii="Times New Roman" w:hAnsi="Times New Roman" w:cs="Times New Roman"/>
          <w:sz w:val="30"/>
          <w:szCs w:val="30"/>
        </w:rPr>
        <w:t>differences that themselves depend on the position of the continents.  Such a back-coupling, in  which  the intermediate  trench,  the  two  ridges  must  be  moving apart. It would be odd if the rising convection currents kept exact pace with them.  An alternative theory is that the sinking part of the plate, which is denser than the hotter surrounding mantle, pulls the rest of the plate after it. Again it is difficult to see how this applies to the ridge in the South Atlantic, where neither the African nor the  American  plate  has  a  sinking  part. Another possibility is that the sinking plate  cools  the neighbouring  mantle     and     produces     convection currents   that   move   the   plates.   This   last   theory   is attractive because it gives some hope of explaining the enclose seas, such as  the  Sea  of  Japan.  These seas have a typical oceanic floor, except that the floor  is overlaid by several kilometers of sediment. Their floors have probably been sinking for long periods. It seems possible   that   a   sinking   current   of   cooled   mantle material on the upper  side  of  the  plate  might  be  the cause  of  such  deep  basins.  The enclosed seas are  an important feature of the earth’s surface, and seriously require explanation because, addition to the enclosed seas that are developing at present behind island arcs, there  are  a  number  of  older  ones  of  possibly  similar origin, such as the Gulf of Mexico, the Black  Sea, and perhaps the North Sea lines    broken    by    frequent    offsets   or    changes   in direction, as the ridge is. Also it is difficult to see how the  theory  applies  to  the  plate  between  the  Mid- Atlantic Ridge  and the ridge  in the Indian Ocean. This plate is growing on both  sides,  and  since  there  is  no</w:t>
      </w:r>
    </w:p>
    <w:p w:rsidR="001E5040" w:rsidRPr="000D3C64" w:rsidRDefault="001E5040" w:rsidP="000D3C64">
      <w:pPr>
        <w:spacing w:after="0" w:line="360" w:lineRule="auto"/>
        <w:ind w:right="66"/>
        <w:rPr>
          <w:rFonts w:ascii="Times New Roman" w:hAnsi="Times New Roman" w:cs="Times New Roman"/>
          <w:sz w:val="30"/>
          <w:szCs w:val="30"/>
        </w:rPr>
      </w:pPr>
    </w:p>
    <w:p w:rsidR="001E5040" w:rsidRPr="000D3C64" w:rsidRDefault="001E5040" w:rsidP="000D3C64">
      <w:pPr>
        <w:spacing w:before="14" w:after="0" w:line="360" w:lineRule="auto"/>
        <w:rPr>
          <w:rFonts w:ascii="Times New Roman" w:eastAsia="Times New Roman" w:hAnsi="Times New Roman" w:cs="Times New Roman"/>
          <w:sz w:val="30"/>
          <w:szCs w:val="30"/>
        </w:rPr>
      </w:pPr>
    </w:p>
    <w:p w:rsidR="001E5040" w:rsidRPr="000D3C64" w:rsidRDefault="001E5040" w:rsidP="000D3C64">
      <w:pPr>
        <w:spacing w:before="12"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1. According to the traditional  view  of  the  origin  of ocean basins, which of the following is sufficient to move the continental plates?</w:t>
      </w:r>
    </w:p>
    <w:p w:rsidR="001E5040" w:rsidRPr="000D3C64" w:rsidRDefault="001E5040" w:rsidP="000D3C64">
      <w:pPr>
        <w:spacing w:before="8" w:after="0" w:line="360" w:lineRule="auto"/>
        <w:ind w:left="395" w:right="551"/>
        <w:rPr>
          <w:rFonts w:ascii="Times New Roman" w:hAnsi="Times New Roman" w:cs="Times New Roman"/>
          <w:sz w:val="30"/>
          <w:szCs w:val="30"/>
        </w:rPr>
      </w:pPr>
      <w:r w:rsidRPr="000D3C64">
        <w:rPr>
          <w:rFonts w:ascii="Times New Roman" w:hAnsi="Times New Roman" w:cs="Times New Roman"/>
          <w:sz w:val="30"/>
          <w:szCs w:val="30"/>
        </w:rPr>
        <w:t>a.   Increase in sedimentation on ocean floors. b.   Spreading of ocean trenches.</w:t>
      </w:r>
    </w:p>
    <w:p w:rsidR="001E5040" w:rsidRPr="000D3C64" w:rsidRDefault="001E5040"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Movement of mid-ocean ridges.</w:t>
      </w:r>
    </w:p>
    <w:p w:rsidR="001E5040" w:rsidRPr="000D3C64" w:rsidRDefault="001E5040" w:rsidP="000D3C64">
      <w:pPr>
        <w:spacing w:before="1" w:after="0" w:line="360" w:lineRule="auto"/>
        <w:ind w:left="681" w:right="-37" w:hanging="286"/>
        <w:rPr>
          <w:rFonts w:ascii="Times New Roman" w:hAnsi="Times New Roman" w:cs="Times New Roman"/>
          <w:sz w:val="30"/>
          <w:szCs w:val="30"/>
        </w:rPr>
      </w:pPr>
      <w:r w:rsidRPr="000D3C64">
        <w:rPr>
          <w:rFonts w:ascii="Times New Roman" w:hAnsi="Times New Roman" w:cs="Times New Roman"/>
          <w:sz w:val="30"/>
          <w:szCs w:val="30"/>
        </w:rPr>
        <w:t>d.  Difference   in   temperature   under   oceans   and continents.</w:t>
      </w:r>
    </w:p>
    <w:p w:rsidR="001E5040" w:rsidRPr="000D3C64" w:rsidRDefault="001E5040" w:rsidP="000D3C64">
      <w:pPr>
        <w:spacing w:before="11"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9" w:hanging="283"/>
        <w:rPr>
          <w:rFonts w:ascii="Times New Roman" w:hAnsi="Times New Roman" w:cs="Times New Roman"/>
          <w:sz w:val="30"/>
          <w:szCs w:val="30"/>
        </w:rPr>
      </w:pPr>
      <w:r w:rsidRPr="000D3C64">
        <w:rPr>
          <w:rFonts w:ascii="Times New Roman" w:hAnsi="Times New Roman" w:cs="Times New Roman"/>
          <w:sz w:val="30"/>
          <w:szCs w:val="30"/>
        </w:rPr>
        <w:t>2. It   can   be   inferred   from   the   passage   that, the deepest sediments would be found in the</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Indian Ocean                   b.  Black Sea</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Mid-Atlantic                    d.  South Atlantic</w:t>
      </w:r>
    </w:p>
    <w:p w:rsidR="001E5040" w:rsidRPr="000D3C64" w:rsidRDefault="001E5040" w:rsidP="000D3C64">
      <w:pPr>
        <w:spacing w:before="10"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3. The author refers to a “conveyor belt ” in   order to </w:t>
      </w:r>
    </w:p>
    <w:p w:rsidR="001E5040" w:rsidRPr="000D3C64" w:rsidRDefault="001E5040" w:rsidP="000D3C64">
      <w:pPr>
        <w:spacing w:after="0" w:line="360" w:lineRule="auto"/>
        <w:ind w:left="395" w:right="-40" w:hanging="283"/>
        <w:rPr>
          <w:rFonts w:ascii="Times New Roman" w:hAnsi="Times New Roman" w:cs="Times New Roman"/>
          <w:sz w:val="30"/>
          <w:szCs w:val="30"/>
        </w:rPr>
      </w:pPr>
    </w:p>
    <w:p w:rsidR="001E5040" w:rsidRPr="000D3C64" w:rsidRDefault="001E5040"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      a.   Illustrate the effects of convection in the mantle. </w:t>
      </w:r>
    </w:p>
    <w:p w:rsidR="001E5040" w:rsidRPr="000D3C64" w:rsidRDefault="001E5040"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      b.  Show how  temperature  differences  depend  on the position of the continents</w:t>
      </w:r>
    </w:p>
    <w:p w:rsidR="001E5040" w:rsidRPr="000D3C64" w:rsidRDefault="001E5040" w:rsidP="000D3C64">
      <w:pPr>
        <w:spacing w:after="0" w:line="360" w:lineRule="auto"/>
        <w:ind w:left="681" w:right="-40" w:hanging="286"/>
        <w:rPr>
          <w:rFonts w:ascii="Times New Roman" w:hAnsi="Times New Roman" w:cs="Times New Roman"/>
          <w:sz w:val="30"/>
          <w:szCs w:val="30"/>
        </w:rPr>
      </w:pPr>
      <w:r w:rsidRPr="000D3C64">
        <w:rPr>
          <w:rFonts w:ascii="Times New Roman" w:hAnsi="Times New Roman" w:cs="Times New Roman"/>
          <w:sz w:val="30"/>
          <w:szCs w:val="30"/>
        </w:rPr>
        <w:t>c.   Demonstrate   the   linear   nature   of   the   Mid- Atlantic Ridge</w:t>
      </w:r>
    </w:p>
    <w:p w:rsidR="001E5040" w:rsidRPr="000D3C64" w:rsidRDefault="001E5040" w:rsidP="000D3C64">
      <w:pPr>
        <w:spacing w:after="0" w:line="360" w:lineRule="auto"/>
        <w:ind w:left="681" w:right="-37" w:hanging="286"/>
        <w:rPr>
          <w:rFonts w:ascii="Times New Roman" w:hAnsi="Times New Roman" w:cs="Times New Roman"/>
          <w:sz w:val="30"/>
          <w:szCs w:val="30"/>
        </w:rPr>
      </w:pPr>
      <w:r w:rsidRPr="000D3C64">
        <w:rPr>
          <w:rFonts w:ascii="Times New Roman" w:hAnsi="Times New Roman" w:cs="Times New Roman"/>
          <w:sz w:val="30"/>
          <w:szCs w:val="30"/>
        </w:rPr>
        <w:t>d.  Describe the complicated motions made possible by back-coupling.</w:t>
      </w:r>
    </w:p>
    <w:p w:rsidR="001E5040" w:rsidRPr="000D3C64" w:rsidRDefault="001E5040" w:rsidP="000D3C64">
      <w:pPr>
        <w:spacing w:before="6"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8" w:hanging="283"/>
        <w:rPr>
          <w:rFonts w:ascii="Times New Roman" w:hAnsi="Times New Roman" w:cs="Times New Roman"/>
          <w:sz w:val="30"/>
          <w:szCs w:val="30"/>
        </w:rPr>
      </w:pPr>
      <w:r w:rsidRPr="000D3C64">
        <w:rPr>
          <w:rFonts w:ascii="Times New Roman" w:hAnsi="Times New Roman" w:cs="Times New Roman"/>
          <w:sz w:val="30"/>
          <w:szCs w:val="30"/>
        </w:rPr>
        <w:t>4. The author regards the traditional view of the origin of the oceans with</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Slight apprehension</w:t>
      </w:r>
    </w:p>
    <w:p w:rsidR="001E5040" w:rsidRPr="000D3C64" w:rsidRDefault="001E5040" w:rsidP="000D3C64">
      <w:pPr>
        <w:spacing w:before="1" w:after="0" w:line="360" w:lineRule="auto"/>
        <w:ind w:left="395" w:right="2431"/>
        <w:rPr>
          <w:rFonts w:ascii="Times New Roman" w:hAnsi="Times New Roman" w:cs="Times New Roman"/>
          <w:sz w:val="30"/>
          <w:szCs w:val="30"/>
        </w:rPr>
      </w:pPr>
      <w:r w:rsidRPr="000D3C64">
        <w:rPr>
          <w:rFonts w:ascii="Times New Roman" w:hAnsi="Times New Roman" w:cs="Times New Roman"/>
          <w:sz w:val="30"/>
          <w:szCs w:val="30"/>
        </w:rPr>
        <w:t xml:space="preserve">b.  Absolute indifference </w:t>
      </w:r>
    </w:p>
    <w:p w:rsidR="001E5040" w:rsidRPr="000D3C64" w:rsidRDefault="001E5040" w:rsidP="000D3C64">
      <w:pPr>
        <w:spacing w:before="1" w:after="0" w:line="360" w:lineRule="auto"/>
        <w:ind w:left="395" w:right="2431"/>
        <w:rPr>
          <w:rFonts w:ascii="Times New Roman" w:hAnsi="Times New Roman" w:cs="Times New Roman"/>
          <w:sz w:val="30"/>
          <w:szCs w:val="30"/>
        </w:rPr>
      </w:pPr>
      <w:r w:rsidRPr="000D3C64">
        <w:rPr>
          <w:rFonts w:ascii="Times New Roman" w:hAnsi="Times New Roman" w:cs="Times New Roman"/>
          <w:sz w:val="30"/>
          <w:szCs w:val="30"/>
        </w:rPr>
        <w:t>c.   Indignant anger</w:t>
      </w:r>
    </w:p>
    <w:p w:rsidR="001E5040" w:rsidRPr="000D3C64" w:rsidRDefault="001E5040" w:rsidP="000D3C64">
      <w:pPr>
        <w:spacing w:before="2"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d.  Guarded scepticism</w:t>
      </w:r>
    </w:p>
    <w:p w:rsidR="001E5040" w:rsidRPr="000D3C64" w:rsidRDefault="001E5040" w:rsidP="000D3C64">
      <w:pPr>
        <w:spacing w:before="9"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6" w:hanging="283"/>
        <w:rPr>
          <w:rFonts w:ascii="Times New Roman" w:hAnsi="Times New Roman" w:cs="Times New Roman"/>
          <w:sz w:val="30"/>
          <w:szCs w:val="30"/>
        </w:rPr>
      </w:pPr>
      <w:r w:rsidRPr="000D3C64">
        <w:rPr>
          <w:rFonts w:ascii="Times New Roman" w:hAnsi="Times New Roman" w:cs="Times New Roman"/>
          <w:sz w:val="30"/>
          <w:szCs w:val="30"/>
        </w:rPr>
        <w:t>5. According to the passage, which of the following are separated by a plate that is growing on both sides?</w:t>
      </w:r>
    </w:p>
    <w:p w:rsidR="001E5040" w:rsidRPr="000D3C64" w:rsidRDefault="001E5040"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The Pacific Ocean and the Sea of Japan</w:t>
      </w:r>
    </w:p>
    <w:p w:rsidR="001E5040" w:rsidRPr="000D3C64" w:rsidRDefault="001E5040" w:rsidP="000D3C64">
      <w:pPr>
        <w:spacing w:after="0" w:line="360" w:lineRule="auto"/>
        <w:ind w:left="395" w:right="-53"/>
        <w:rPr>
          <w:rFonts w:ascii="Times New Roman" w:hAnsi="Times New Roman" w:cs="Times New Roman"/>
          <w:sz w:val="30"/>
          <w:szCs w:val="30"/>
        </w:rPr>
      </w:pPr>
      <w:r w:rsidRPr="000D3C64">
        <w:rPr>
          <w:rFonts w:ascii="Times New Roman" w:hAnsi="Times New Roman" w:cs="Times New Roman"/>
          <w:sz w:val="30"/>
          <w:szCs w:val="30"/>
        </w:rPr>
        <w:t>b.  The   South Atlantic   Ridge  and  the   North   Sea</w:t>
      </w:r>
    </w:p>
    <w:p w:rsidR="001E5040" w:rsidRPr="000D3C64" w:rsidRDefault="001E5040" w:rsidP="000D3C64">
      <w:pPr>
        <w:spacing w:after="0" w:line="360" w:lineRule="auto"/>
        <w:ind w:left="681"/>
        <w:rPr>
          <w:rFonts w:ascii="Times New Roman" w:hAnsi="Times New Roman" w:cs="Times New Roman"/>
          <w:sz w:val="30"/>
          <w:szCs w:val="30"/>
        </w:rPr>
      </w:pPr>
      <w:r w:rsidRPr="000D3C64">
        <w:rPr>
          <w:rFonts w:ascii="Times New Roman" w:hAnsi="Times New Roman" w:cs="Times New Roman"/>
          <w:sz w:val="30"/>
          <w:szCs w:val="30"/>
        </w:rPr>
        <w:t>Ridge</w:t>
      </w:r>
    </w:p>
    <w:p w:rsidR="001E5040" w:rsidRPr="000D3C64" w:rsidRDefault="001E5040" w:rsidP="000D3C64">
      <w:pPr>
        <w:spacing w:after="0" w:line="360" w:lineRule="auto"/>
        <w:ind w:left="395" w:right="-39"/>
        <w:rPr>
          <w:rFonts w:ascii="Times New Roman" w:hAnsi="Times New Roman" w:cs="Times New Roman"/>
          <w:sz w:val="30"/>
          <w:szCs w:val="30"/>
        </w:rPr>
      </w:pPr>
      <w:r w:rsidRPr="000D3C64">
        <w:rPr>
          <w:rFonts w:ascii="Times New Roman" w:hAnsi="Times New Roman" w:cs="Times New Roman"/>
          <w:sz w:val="30"/>
          <w:szCs w:val="30"/>
        </w:rPr>
        <w:t xml:space="preserve">c.   The Gulf of Mexico and the South Atlantic Ridge </w:t>
      </w:r>
    </w:p>
    <w:p w:rsidR="001E5040" w:rsidRPr="000D3C64" w:rsidRDefault="001E5040" w:rsidP="000D3C64">
      <w:pPr>
        <w:spacing w:after="0" w:line="360" w:lineRule="auto"/>
        <w:ind w:left="395" w:right="-39"/>
        <w:rPr>
          <w:rFonts w:ascii="Times New Roman" w:hAnsi="Times New Roman" w:cs="Times New Roman"/>
          <w:sz w:val="30"/>
          <w:szCs w:val="30"/>
        </w:rPr>
      </w:pPr>
      <w:r w:rsidRPr="000D3C64">
        <w:rPr>
          <w:rFonts w:ascii="Times New Roman" w:hAnsi="Times New Roman" w:cs="Times New Roman"/>
          <w:sz w:val="30"/>
          <w:szCs w:val="30"/>
        </w:rPr>
        <w:t>d.  The Mid-Atlantic  Ridge  and  the  Indian  Ocean Ridge</w:t>
      </w:r>
    </w:p>
    <w:p w:rsidR="001E5040" w:rsidRPr="000D3C64" w:rsidRDefault="001E5040" w:rsidP="000D3C64">
      <w:pPr>
        <w:spacing w:before="9" w:after="0" w:line="360" w:lineRule="auto"/>
        <w:rPr>
          <w:rFonts w:ascii="Times New Roman" w:eastAsia="Times New Roman" w:hAnsi="Times New Roman" w:cs="Times New Roman"/>
          <w:sz w:val="30"/>
          <w:szCs w:val="30"/>
        </w:rPr>
      </w:pPr>
    </w:p>
    <w:p w:rsidR="001E5040" w:rsidRPr="000D3C64" w:rsidRDefault="001E5040" w:rsidP="000D3C64">
      <w:pPr>
        <w:pStyle w:val="ListParagraph"/>
        <w:numPr>
          <w:ilvl w:val="0"/>
          <w:numId w:val="474"/>
        </w:numPr>
        <w:spacing w:before="12" w:after="0" w:line="360" w:lineRule="auto"/>
        <w:ind w:right="65"/>
        <w:jc w:val="both"/>
        <w:rPr>
          <w:rFonts w:ascii="Times New Roman" w:hAnsi="Times New Roman" w:cs="Times New Roman"/>
          <w:sz w:val="30"/>
          <w:szCs w:val="30"/>
        </w:rPr>
      </w:pPr>
      <w:r w:rsidRPr="000D3C64">
        <w:rPr>
          <w:rFonts w:ascii="Times New Roman" w:hAnsi="Times New Roman" w:cs="Times New Roman"/>
          <w:sz w:val="30"/>
          <w:szCs w:val="30"/>
        </w:rPr>
        <w:t xml:space="preserve">Woodrow Wilson was referring to the liberal idea of the   economic   market   when   he   said   that   the   free enterprise   system   is   the   most   efficient   economic system.      Maximum      freedom      means maximum productiveness; our “openness” is to be the measure of our stability.  Fascination with this ideal has made Americans defy the “Old World” categories of settled possessiveness    </w:t>
      </w:r>
      <w:r w:rsidRPr="000D3C64">
        <w:rPr>
          <w:rFonts w:ascii="Times New Roman" w:hAnsi="Times New Roman" w:cs="Times New Roman"/>
          <w:i/>
          <w:sz w:val="30"/>
          <w:szCs w:val="30"/>
        </w:rPr>
        <w:t xml:space="preserve">versus    </w:t>
      </w:r>
      <w:r w:rsidRPr="000D3C64">
        <w:rPr>
          <w:rFonts w:ascii="Times New Roman" w:hAnsi="Times New Roman" w:cs="Times New Roman"/>
          <w:sz w:val="30"/>
          <w:szCs w:val="30"/>
        </w:rPr>
        <w:t xml:space="preserve">unsettling    deprivation, the cupidity of retention </w:t>
      </w:r>
      <w:r w:rsidRPr="000D3C64">
        <w:rPr>
          <w:rFonts w:ascii="Times New Roman" w:hAnsi="Times New Roman" w:cs="Times New Roman"/>
          <w:i/>
          <w:sz w:val="30"/>
          <w:szCs w:val="30"/>
        </w:rPr>
        <w:t xml:space="preserve">versus </w:t>
      </w:r>
      <w:r w:rsidRPr="000D3C64">
        <w:rPr>
          <w:rFonts w:ascii="Times New Roman" w:hAnsi="Times New Roman" w:cs="Times New Roman"/>
          <w:sz w:val="30"/>
          <w:szCs w:val="30"/>
        </w:rPr>
        <w:t xml:space="preserve">the cupidity of seizure, a “status quo” defended or attacked. The United States, it was believed, had no </w:t>
      </w:r>
      <w:r w:rsidRPr="000D3C64">
        <w:rPr>
          <w:rFonts w:ascii="Times New Roman" w:hAnsi="Times New Roman" w:cs="Times New Roman"/>
          <w:i/>
          <w:sz w:val="30"/>
          <w:szCs w:val="30"/>
        </w:rPr>
        <w:t>status quo ante</w:t>
      </w:r>
      <w:r w:rsidRPr="000D3C64">
        <w:rPr>
          <w:rFonts w:ascii="Times New Roman" w:hAnsi="Times New Roman" w:cs="Times New Roman"/>
          <w:sz w:val="30"/>
          <w:szCs w:val="30"/>
        </w:rPr>
        <w:t xml:space="preserve">.  Our only “station” was   the   turning   of   a   stationary   wheel, spinning faster and faster. We did not base our system on property but opportunity--which meant we based it not   on   stability   but   on   mobility.   The   more   things changed, that is, the more rapidly the wheel turned, the steadier we would be. The conventional picture of class politics is composed of the haves who want stability to keep what they have, and the  have-nots, who want a touch of instability and change in which to scramble for  the  things they  have  not. But Americans imagined a condition in which speculators, self-makers, </w:t>
      </w:r>
      <w:r w:rsidRPr="000D3C64">
        <w:rPr>
          <w:rFonts w:ascii="Times New Roman" w:hAnsi="Times New Roman" w:cs="Times New Roman"/>
          <w:sz w:val="30"/>
          <w:szCs w:val="30"/>
          <w:u w:val="single"/>
        </w:rPr>
        <w:t xml:space="preserve">runners </w:t>
      </w:r>
      <w:r w:rsidRPr="000D3C64">
        <w:rPr>
          <w:rFonts w:ascii="Times New Roman" w:hAnsi="Times New Roman" w:cs="Times New Roman"/>
          <w:sz w:val="30"/>
          <w:szCs w:val="30"/>
        </w:rPr>
        <w:t>are always using the new opportunities given by our land. These economic leaders (</w:t>
      </w:r>
      <w:r w:rsidRPr="000D3C64">
        <w:rPr>
          <w:rFonts w:ascii="Times New Roman" w:hAnsi="Times New Roman" w:cs="Times New Roman"/>
          <w:sz w:val="30"/>
          <w:szCs w:val="30"/>
          <w:u w:val="single"/>
        </w:rPr>
        <w:t>front</w:t>
      </w:r>
      <w:r w:rsidRPr="000D3C64">
        <w:rPr>
          <w:rFonts w:ascii="Times New Roman" w:hAnsi="Times New Roman" w:cs="Times New Roman"/>
          <w:sz w:val="30"/>
          <w:szCs w:val="30"/>
        </w:rPr>
        <w:t xml:space="preserve">-runners) would thus be mainly agents of </w:t>
      </w:r>
      <w:r w:rsidRPr="000D3C64">
        <w:rPr>
          <w:rFonts w:ascii="Times New Roman" w:hAnsi="Times New Roman" w:cs="Times New Roman"/>
          <w:sz w:val="30"/>
          <w:szCs w:val="30"/>
          <w:u w:val="single"/>
        </w:rPr>
        <w:t>change</w:t>
      </w:r>
      <w:r w:rsidRPr="000D3C64">
        <w:rPr>
          <w:rFonts w:ascii="Times New Roman" w:hAnsi="Times New Roman" w:cs="Times New Roman"/>
          <w:sz w:val="30"/>
          <w:szCs w:val="30"/>
        </w:rPr>
        <w:t>. The nonstarters were considered the ones who wanted stability, a strong referee to give them some position in the race, a regulative hand to calm manic speculation; an authority that can call things to a halt, begin things again from compensatorily staggered “starting lines.” “Reform” in America has been sterile because it can imagine no change except through the extension of this    metaphor    of    a    race,    wider    inclusion    of competitors, “a piece of the action,” as it  were, for the disenfranchised.  There is no attempt to call off the race. Since our only stability is change, America seems not   to   honor   the   quiet   work   that   achieves   social interdependence and stability. There is, in our legends, no heroism of the office clerk, no stable industrial work force of the people who actually make the system work. There is no pride in being an employee (Wilson asked for a return to the time when everyone was an employer).</w:t>
      </w:r>
    </w:p>
    <w:p w:rsidR="001E5040" w:rsidRPr="000D3C64" w:rsidRDefault="001E5040" w:rsidP="000D3C64">
      <w:pPr>
        <w:spacing w:before="12" w:after="0" w:line="360" w:lineRule="auto"/>
        <w:ind w:right="65" w:firstLine="300"/>
        <w:jc w:val="both"/>
        <w:rPr>
          <w:rFonts w:ascii="Times New Roman" w:hAnsi="Times New Roman" w:cs="Times New Roman"/>
          <w:sz w:val="30"/>
          <w:szCs w:val="30"/>
        </w:rPr>
      </w:pPr>
      <w:r w:rsidRPr="000D3C64">
        <w:rPr>
          <w:rFonts w:ascii="Times New Roman" w:hAnsi="Times New Roman" w:cs="Times New Roman"/>
          <w:sz w:val="30"/>
          <w:szCs w:val="30"/>
        </w:rPr>
        <w:t>There has been no boasting about our social workers---they are merely signs of the system’s failure, of opportunity denied or not taken, of things to be eliminated.    We    have    no    pride    in    our    growing interdependence, in the fact that our system can serve others, that we are able to help those in need; empty boasts from the past make us ashamed of our present achievements, make us try to forget or deny them, move away from them.  There is no honor but in the Wonderland race we must all run, all trying  to  win, none  winning in the end (for there is no end).</w:t>
      </w:r>
    </w:p>
    <w:p w:rsidR="001E5040" w:rsidRPr="000D3C64" w:rsidRDefault="001E5040" w:rsidP="000D3C64">
      <w:pPr>
        <w:spacing w:before="14" w:after="0" w:line="360" w:lineRule="auto"/>
        <w:rPr>
          <w:rFonts w:ascii="Times New Roman" w:eastAsia="Times New Roman" w:hAnsi="Times New Roman" w:cs="Times New Roman"/>
          <w:sz w:val="30"/>
          <w:szCs w:val="30"/>
        </w:rPr>
      </w:pPr>
    </w:p>
    <w:p w:rsidR="001E5040" w:rsidRPr="000D3C64" w:rsidRDefault="001E5040" w:rsidP="000D3C64">
      <w:pPr>
        <w:spacing w:before="1"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112"/>
        <w:rPr>
          <w:rFonts w:ascii="Times New Roman" w:hAnsi="Times New Roman" w:cs="Times New Roman"/>
          <w:sz w:val="30"/>
          <w:szCs w:val="30"/>
        </w:rPr>
      </w:pPr>
      <w:r w:rsidRPr="000D3C64">
        <w:rPr>
          <w:rFonts w:ascii="Times New Roman" w:hAnsi="Times New Roman" w:cs="Times New Roman"/>
          <w:sz w:val="30"/>
          <w:szCs w:val="30"/>
        </w:rPr>
        <w:t>1. The primary purpose of the passage is to</w:t>
      </w:r>
    </w:p>
    <w:p w:rsidR="001E5040" w:rsidRPr="000D3C64" w:rsidRDefault="001E5040" w:rsidP="000D3C64">
      <w:pPr>
        <w:spacing w:before="39" w:after="0" w:line="360" w:lineRule="auto"/>
        <w:ind w:left="681" w:right="-38" w:hanging="286"/>
        <w:rPr>
          <w:rFonts w:ascii="Times New Roman" w:hAnsi="Times New Roman" w:cs="Times New Roman"/>
          <w:sz w:val="30"/>
          <w:szCs w:val="30"/>
        </w:rPr>
      </w:pPr>
      <w:r w:rsidRPr="000D3C64">
        <w:rPr>
          <w:rFonts w:ascii="Times New Roman" w:hAnsi="Times New Roman" w:cs="Times New Roman"/>
          <w:sz w:val="30"/>
          <w:szCs w:val="30"/>
        </w:rPr>
        <w:t>a.   Criticise the inflexibility of American economic mythology</w:t>
      </w:r>
    </w:p>
    <w:p w:rsidR="001E5040" w:rsidRPr="000D3C64" w:rsidRDefault="001E5040" w:rsidP="000D3C64">
      <w:pPr>
        <w:spacing w:after="0" w:line="360" w:lineRule="auto"/>
        <w:ind w:left="395" w:right="-57"/>
        <w:rPr>
          <w:rFonts w:ascii="Times New Roman" w:hAnsi="Times New Roman" w:cs="Times New Roman"/>
          <w:sz w:val="30"/>
          <w:szCs w:val="30"/>
        </w:rPr>
      </w:pPr>
      <w:r w:rsidRPr="000D3C64">
        <w:rPr>
          <w:rFonts w:ascii="Times New Roman" w:hAnsi="Times New Roman" w:cs="Times New Roman"/>
          <w:sz w:val="30"/>
          <w:szCs w:val="30"/>
        </w:rPr>
        <w:t>b.   Contrast “Old    World” and   “New    World” economic  ideologies</w:t>
      </w:r>
    </w:p>
    <w:p w:rsidR="001E5040" w:rsidRPr="000D3C64" w:rsidRDefault="001E5040" w:rsidP="000D3C64">
      <w:pPr>
        <w:spacing w:after="0" w:line="360" w:lineRule="auto"/>
        <w:ind w:left="681" w:right="-40" w:hanging="286"/>
        <w:rPr>
          <w:rFonts w:ascii="Times New Roman" w:hAnsi="Times New Roman" w:cs="Times New Roman"/>
          <w:sz w:val="30"/>
          <w:szCs w:val="30"/>
        </w:rPr>
      </w:pPr>
      <w:r w:rsidRPr="000D3C64">
        <w:rPr>
          <w:rFonts w:ascii="Times New Roman" w:hAnsi="Times New Roman" w:cs="Times New Roman"/>
          <w:sz w:val="30"/>
          <w:szCs w:val="30"/>
        </w:rPr>
        <w:t>c.   Challenge   the   integrity   of   traditional political leaders</w:t>
      </w:r>
    </w:p>
    <w:p w:rsidR="001E5040" w:rsidRPr="000D3C64" w:rsidRDefault="001E5040" w:rsidP="000D3C64">
      <w:pPr>
        <w:spacing w:after="0" w:line="360" w:lineRule="auto"/>
        <w:ind w:left="681" w:right="-38" w:hanging="286"/>
        <w:rPr>
          <w:rFonts w:ascii="Times New Roman" w:hAnsi="Times New Roman" w:cs="Times New Roman"/>
          <w:sz w:val="30"/>
          <w:szCs w:val="30"/>
        </w:rPr>
      </w:pPr>
      <w:r w:rsidRPr="000D3C64">
        <w:rPr>
          <w:rFonts w:ascii="Times New Roman" w:hAnsi="Times New Roman" w:cs="Times New Roman"/>
          <w:sz w:val="30"/>
          <w:szCs w:val="30"/>
        </w:rPr>
        <w:t>d.  Champion those Americans whom the author deems to be neglected</w:t>
      </w:r>
    </w:p>
    <w:p w:rsidR="001E5040" w:rsidRPr="000D3C64" w:rsidRDefault="001E5040" w:rsidP="000D3C64">
      <w:pPr>
        <w:spacing w:before="6"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112" w:right="-56"/>
        <w:rPr>
          <w:rFonts w:ascii="Times New Roman" w:hAnsi="Times New Roman" w:cs="Times New Roman"/>
          <w:sz w:val="30"/>
          <w:szCs w:val="30"/>
        </w:rPr>
      </w:pPr>
      <w:r w:rsidRPr="000D3C64">
        <w:rPr>
          <w:rFonts w:ascii="Times New Roman" w:hAnsi="Times New Roman" w:cs="Times New Roman"/>
          <w:sz w:val="30"/>
          <w:szCs w:val="30"/>
        </w:rPr>
        <w:t>2. According to the passage, “Old World” values were</w:t>
      </w:r>
    </w:p>
    <w:p w:rsidR="001E5040" w:rsidRPr="000D3C64" w:rsidRDefault="001E5040" w:rsidP="000D3C64">
      <w:pPr>
        <w:spacing w:before="41"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based on</w:t>
      </w:r>
    </w:p>
    <w:p w:rsidR="001E5040" w:rsidRPr="000D3C64" w:rsidRDefault="001E5040" w:rsidP="000D3C64">
      <w:pPr>
        <w:spacing w:before="41" w:after="0" w:line="360" w:lineRule="auto"/>
        <w:ind w:left="395"/>
        <w:rPr>
          <w:rFonts w:ascii="Times New Roman" w:hAnsi="Times New Roman" w:cs="Times New Roman"/>
          <w:position w:val="-6"/>
          <w:sz w:val="30"/>
          <w:szCs w:val="30"/>
        </w:rPr>
      </w:pPr>
      <w:r w:rsidRPr="000D3C64">
        <w:rPr>
          <w:rFonts w:ascii="Times New Roman" w:hAnsi="Times New Roman" w:cs="Times New Roman"/>
          <w:position w:val="-6"/>
          <w:sz w:val="30"/>
          <w:szCs w:val="30"/>
        </w:rPr>
        <w:t>a.   Ability                               b.  Property</w:t>
      </w:r>
    </w:p>
    <w:p w:rsidR="001E5040" w:rsidRPr="000D3C64" w:rsidRDefault="001E5040" w:rsidP="000D3C64">
      <w:pPr>
        <w:spacing w:before="84" w:after="0" w:line="360" w:lineRule="auto"/>
        <w:ind w:left="681" w:right="-40" w:hanging="286"/>
        <w:rPr>
          <w:rFonts w:ascii="Times New Roman" w:hAnsi="Times New Roman" w:cs="Times New Roman"/>
          <w:sz w:val="30"/>
          <w:szCs w:val="30"/>
        </w:rPr>
      </w:pPr>
      <w:r w:rsidRPr="000D3C64">
        <w:rPr>
          <w:rFonts w:ascii="Times New Roman" w:hAnsi="Times New Roman" w:cs="Times New Roman"/>
          <w:sz w:val="30"/>
          <w:szCs w:val="30"/>
        </w:rPr>
        <w:t>c.   Family connections     d.  Guild hierarchies</w:t>
      </w:r>
    </w:p>
    <w:p w:rsidR="001E5040" w:rsidRPr="000D3C64" w:rsidRDefault="001E5040" w:rsidP="000D3C64">
      <w:pPr>
        <w:spacing w:before="10"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3. In   the   context   of   the   author’s    discussion   of regulating change, which of the following could be most probably regarded as a “strong referee” in the United States? position of  the  moving  plate  has  an  impact  on  the forces  that  move  it,  could  produce  complicated  and varying  motions.      On the other hand, the theory is implausible because convection does not   normally occur along lines, and it certainly does not occur along</w:t>
      </w:r>
    </w:p>
    <w:p w:rsidR="001E5040" w:rsidRPr="000D3C64" w:rsidRDefault="001E5040" w:rsidP="000D3C64">
      <w:pPr>
        <w:tabs>
          <w:tab w:val="left" w:pos="820"/>
        </w:tabs>
        <w:spacing w:before="8" w:after="0" w:line="360" w:lineRule="auto"/>
        <w:ind w:left="679" w:right="-40" w:hanging="284"/>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r>
      <w:r w:rsidRPr="000D3C64">
        <w:rPr>
          <w:rFonts w:ascii="Times New Roman" w:hAnsi="Times New Roman" w:cs="Times New Roman"/>
          <w:sz w:val="30"/>
          <w:szCs w:val="30"/>
        </w:rPr>
        <w:tab/>
        <w:t>A school principal</w:t>
      </w:r>
    </w:p>
    <w:p w:rsidR="001E5040" w:rsidRPr="000D3C64" w:rsidRDefault="001E5040" w:rsidP="000D3C64">
      <w:pPr>
        <w:spacing w:before="8" w:after="0" w:line="360" w:lineRule="auto"/>
        <w:ind w:left="284" w:right="-40" w:hanging="284"/>
        <w:rPr>
          <w:rFonts w:ascii="Times New Roman" w:hAnsi="Times New Roman" w:cs="Times New Roman"/>
          <w:sz w:val="30"/>
          <w:szCs w:val="30"/>
        </w:rPr>
      </w:pPr>
      <w:r w:rsidRPr="000D3C64">
        <w:rPr>
          <w:rFonts w:ascii="Times New Roman" w:hAnsi="Times New Roman" w:cs="Times New Roman"/>
          <w:sz w:val="30"/>
          <w:szCs w:val="30"/>
        </w:rPr>
        <w:t xml:space="preserve">         b.  A   political theorist</w:t>
      </w:r>
    </w:p>
    <w:p w:rsidR="001E5040" w:rsidRPr="000D3C64" w:rsidRDefault="001E5040" w:rsidP="000D3C64">
      <w:pPr>
        <w:spacing w:after="0" w:line="360" w:lineRule="auto"/>
        <w:ind w:left="395" w:right="-39"/>
        <w:rPr>
          <w:rFonts w:ascii="Times New Roman" w:hAnsi="Times New Roman" w:cs="Times New Roman"/>
          <w:sz w:val="30"/>
          <w:szCs w:val="30"/>
        </w:rPr>
      </w:pPr>
      <w:r w:rsidRPr="000D3C64">
        <w:rPr>
          <w:rFonts w:ascii="Times New Roman" w:hAnsi="Times New Roman" w:cs="Times New Roman"/>
          <w:sz w:val="30"/>
          <w:szCs w:val="30"/>
        </w:rPr>
        <w:t>c.      A federal court judge</w:t>
      </w:r>
    </w:p>
    <w:p w:rsidR="001E5040" w:rsidRPr="000D3C64" w:rsidRDefault="001E504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A social worker</w:t>
      </w:r>
    </w:p>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p>
    <w:p w:rsidR="001E5040" w:rsidRPr="000D3C64" w:rsidRDefault="001E5040" w:rsidP="000D3C64">
      <w:pPr>
        <w:spacing w:before="24" w:after="0" w:line="360" w:lineRule="auto"/>
        <w:ind w:left="112" w:right="-57"/>
        <w:rPr>
          <w:rFonts w:ascii="Times New Roman" w:hAnsi="Times New Roman" w:cs="Times New Roman"/>
          <w:sz w:val="30"/>
          <w:szCs w:val="30"/>
        </w:rPr>
      </w:pPr>
      <w:r w:rsidRPr="000D3C64">
        <w:rPr>
          <w:rFonts w:ascii="Times New Roman" w:hAnsi="Times New Roman" w:cs="Times New Roman"/>
          <w:sz w:val="30"/>
          <w:szCs w:val="30"/>
        </w:rPr>
        <w:t>4. The author sets off the word “Reform with quotation marks in order to</w:t>
      </w:r>
    </w:p>
    <w:p w:rsidR="001E5040" w:rsidRPr="000D3C64" w:rsidRDefault="001E5040" w:rsidP="000D3C64">
      <w:pPr>
        <w:spacing w:before="41" w:after="0" w:line="360" w:lineRule="auto"/>
        <w:ind w:left="681" w:right="-38" w:hanging="286"/>
        <w:rPr>
          <w:rFonts w:ascii="Times New Roman" w:hAnsi="Times New Roman" w:cs="Times New Roman"/>
          <w:sz w:val="30"/>
          <w:szCs w:val="30"/>
        </w:rPr>
      </w:pPr>
      <w:r w:rsidRPr="000D3C64">
        <w:rPr>
          <w:rFonts w:ascii="Times New Roman" w:hAnsi="Times New Roman" w:cs="Times New Roman"/>
          <w:sz w:val="30"/>
          <w:szCs w:val="30"/>
        </w:rPr>
        <w:t>a.   Emphasize its departure from the concept of settled possessiveness.</w:t>
      </w:r>
    </w:p>
    <w:p w:rsidR="001E5040" w:rsidRPr="000D3C64" w:rsidRDefault="001E5040" w:rsidP="000D3C64">
      <w:pPr>
        <w:spacing w:after="0" w:line="360" w:lineRule="auto"/>
        <w:ind w:left="681" w:right="-37" w:hanging="286"/>
        <w:rPr>
          <w:rFonts w:ascii="Times New Roman" w:hAnsi="Times New Roman" w:cs="Times New Roman"/>
          <w:sz w:val="30"/>
          <w:szCs w:val="30"/>
        </w:rPr>
      </w:pPr>
      <w:r w:rsidRPr="000D3C64">
        <w:rPr>
          <w:rFonts w:ascii="Times New Roman" w:hAnsi="Times New Roman" w:cs="Times New Roman"/>
          <w:sz w:val="30"/>
          <w:szCs w:val="30"/>
        </w:rPr>
        <w:t>b.  Show his support for a systematic program of change.</w:t>
      </w:r>
    </w:p>
    <w:p w:rsidR="001E5040" w:rsidRPr="000D3C64" w:rsidRDefault="001E5040" w:rsidP="000D3C64">
      <w:pPr>
        <w:spacing w:after="0" w:line="360" w:lineRule="auto"/>
        <w:ind w:left="681" w:right="-40" w:hanging="286"/>
        <w:rPr>
          <w:rFonts w:ascii="Times New Roman" w:hAnsi="Times New Roman" w:cs="Times New Roman"/>
          <w:sz w:val="30"/>
          <w:szCs w:val="30"/>
        </w:rPr>
      </w:pPr>
      <w:r w:rsidRPr="000D3C64">
        <w:rPr>
          <w:rFonts w:ascii="Times New Roman" w:hAnsi="Times New Roman" w:cs="Times New Roman"/>
          <w:sz w:val="30"/>
          <w:szCs w:val="30"/>
        </w:rPr>
        <w:t>c.   Underscore       the       flexibility       and       even amorphousness of United States society.</w:t>
      </w:r>
    </w:p>
    <w:p w:rsidR="001E5040" w:rsidRPr="000D3C64" w:rsidRDefault="001E5040" w:rsidP="000D3C64">
      <w:pPr>
        <w:spacing w:before="2" w:after="0" w:line="360" w:lineRule="auto"/>
        <w:ind w:left="681" w:right="-38" w:hanging="286"/>
        <w:rPr>
          <w:rFonts w:ascii="Times New Roman" w:hAnsi="Times New Roman" w:cs="Times New Roman"/>
          <w:sz w:val="30"/>
          <w:szCs w:val="30"/>
        </w:rPr>
      </w:pPr>
      <w:r w:rsidRPr="000D3C64">
        <w:rPr>
          <w:rFonts w:ascii="Times New Roman" w:hAnsi="Times New Roman" w:cs="Times New Roman"/>
          <w:sz w:val="30"/>
          <w:szCs w:val="30"/>
        </w:rPr>
        <w:t>d.  Assert that reform in the United States has not been fundamental.</w:t>
      </w:r>
    </w:p>
    <w:p w:rsidR="001E5040" w:rsidRPr="000D3C64" w:rsidRDefault="001E5040" w:rsidP="000D3C64">
      <w:pPr>
        <w:spacing w:before="9"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5. It can be inferred from the passage that the author most       probably       thinks       that       giving       the disenfranchised “a piece of the action” is</w:t>
      </w:r>
    </w:p>
    <w:p w:rsidR="001E5040" w:rsidRPr="000D3C64" w:rsidRDefault="001E5040" w:rsidP="000D3C64">
      <w:pPr>
        <w:spacing w:before="8" w:after="0" w:line="360" w:lineRule="auto"/>
        <w:ind w:left="681" w:right="-40" w:hanging="286"/>
        <w:rPr>
          <w:rFonts w:ascii="Times New Roman" w:hAnsi="Times New Roman" w:cs="Times New Roman"/>
          <w:sz w:val="30"/>
          <w:szCs w:val="30"/>
        </w:rPr>
      </w:pPr>
      <w:r w:rsidRPr="000D3C64">
        <w:rPr>
          <w:rFonts w:ascii="Times New Roman" w:hAnsi="Times New Roman" w:cs="Times New Roman"/>
          <w:sz w:val="30"/>
          <w:szCs w:val="30"/>
        </w:rPr>
        <w:t>a.   A    compassionate, if    misdirected, legislative measure.</w:t>
      </w:r>
    </w:p>
    <w:p w:rsidR="001E5040" w:rsidRPr="000D3C64" w:rsidRDefault="001E5040" w:rsidP="000D3C64">
      <w:pPr>
        <w:spacing w:after="0" w:line="360" w:lineRule="auto"/>
        <w:ind w:left="395" w:right="-57"/>
        <w:rPr>
          <w:rFonts w:ascii="Times New Roman" w:hAnsi="Times New Roman" w:cs="Times New Roman"/>
          <w:sz w:val="30"/>
          <w:szCs w:val="30"/>
        </w:rPr>
      </w:pPr>
      <w:r w:rsidRPr="000D3C64">
        <w:rPr>
          <w:rFonts w:ascii="Times New Roman" w:hAnsi="Times New Roman" w:cs="Times New Roman"/>
          <w:sz w:val="30"/>
          <w:szCs w:val="30"/>
        </w:rPr>
        <w:t>b.  An    example    of    Americans’    resistance    to</w:t>
      </w:r>
    </w:p>
    <w:p w:rsidR="001E5040" w:rsidRPr="000D3C64" w:rsidRDefault="001E5040" w:rsidP="000D3C64">
      <w:pPr>
        <w:spacing w:after="0" w:line="360" w:lineRule="auto"/>
        <w:ind w:left="681"/>
        <w:rPr>
          <w:rFonts w:ascii="Times New Roman" w:hAnsi="Times New Roman" w:cs="Times New Roman"/>
          <w:sz w:val="30"/>
          <w:szCs w:val="30"/>
        </w:rPr>
      </w:pPr>
      <w:r w:rsidRPr="000D3C64">
        <w:rPr>
          <w:rFonts w:ascii="Times New Roman" w:hAnsi="Times New Roman" w:cs="Times New Roman"/>
          <w:sz w:val="30"/>
          <w:szCs w:val="30"/>
        </w:rPr>
        <w:t>profound social change.</w:t>
      </w:r>
    </w:p>
    <w:p w:rsidR="001E5040" w:rsidRPr="000D3C64" w:rsidRDefault="001E5040" w:rsidP="000D3C64">
      <w:pPr>
        <w:spacing w:after="0" w:line="360" w:lineRule="auto"/>
        <w:ind w:left="681" w:right="-39" w:hanging="286"/>
        <w:rPr>
          <w:rFonts w:ascii="Times New Roman" w:hAnsi="Times New Roman" w:cs="Times New Roman"/>
          <w:sz w:val="30"/>
          <w:szCs w:val="30"/>
        </w:rPr>
      </w:pPr>
      <w:r w:rsidRPr="000D3C64">
        <w:rPr>
          <w:rFonts w:ascii="Times New Roman" w:hAnsi="Times New Roman" w:cs="Times New Roman"/>
          <w:sz w:val="30"/>
          <w:szCs w:val="30"/>
        </w:rPr>
        <w:t>c.   An    innovative    program    for    genuine    social reform.</w:t>
      </w:r>
    </w:p>
    <w:p w:rsidR="001E5040" w:rsidRPr="000D3C64" w:rsidRDefault="001E5040" w:rsidP="000D3C64">
      <w:pPr>
        <w:spacing w:after="0" w:line="360" w:lineRule="auto"/>
        <w:ind w:left="395" w:right="-52"/>
        <w:rPr>
          <w:rFonts w:ascii="Times New Roman" w:hAnsi="Times New Roman" w:cs="Times New Roman"/>
          <w:sz w:val="30"/>
          <w:szCs w:val="30"/>
        </w:rPr>
      </w:pPr>
      <w:r w:rsidRPr="000D3C64">
        <w:rPr>
          <w:rFonts w:ascii="Times New Roman" w:hAnsi="Times New Roman" w:cs="Times New Roman"/>
          <w:sz w:val="30"/>
          <w:szCs w:val="30"/>
        </w:rPr>
        <w:t>d.  A    monument    to    the    efforts    of    industrial</w:t>
      </w:r>
    </w:p>
    <w:p w:rsidR="001E5040" w:rsidRPr="000D3C64" w:rsidRDefault="001E5040" w:rsidP="000D3C64">
      <w:pPr>
        <w:spacing w:after="0" w:line="360" w:lineRule="auto"/>
        <w:ind w:left="681"/>
        <w:rPr>
          <w:rFonts w:ascii="Times New Roman" w:hAnsi="Times New Roman" w:cs="Times New Roman"/>
          <w:sz w:val="30"/>
          <w:szCs w:val="30"/>
        </w:rPr>
      </w:pPr>
      <w:r w:rsidRPr="000D3C64">
        <w:rPr>
          <w:rFonts w:ascii="Times New Roman" w:hAnsi="Times New Roman" w:cs="Times New Roman"/>
          <w:sz w:val="30"/>
          <w:szCs w:val="30"/>
        </w:rPr>
        <w:t>reformers.</w:t>
      </w:r>
    </w:p>
    <w:p w:rsidR="001E5040" w:rsidRPr="000D3C64" w:rsidRDefault="001E5040" w:rsidP="000D3C64">
      <w:pPr>
        <w:spacing w:before="9" w:after="0" w:line="360" w:lineRule="auto"/>
        <w:rPr>
          <w:rFonts w:ascii="Times New Roman" w:eastAsia="Times New Roman" w:hAnsi="Times New Roman" w:cs="Times New Roman"/>
          <w:sz w:val="30"/>
          <w:szCs w:val="30"/>
        </w:rPr>
      </w:pPr>
    </w:p>
    <w:p w:rsidR="001E5040" w:rsidRPr="000D3C64" w:rsidRDefault="001E5040" w:rsidP="000D3C64">
      <w:pPr>
        <w:pStyle w:val="ListParagraph"/>
        <w:numPr>
          <w:ilvl w:val="0"/>
          <w:numId w:val="474"/>
        </w:numPr>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highlight w:val="white"/>
        </w:rPr>
        <w:t>“Uncle” said Luke to the old Sean “You seem to be well fed, though I know no one looks after you. Nor have I seen you leave your residence at any time. Tell me how you manage it?”</w:t>
      </w:r>
      <w:r w:rsidRPr="000D3C64">
        <w:rPr>
          <w:rFonts w:ascii="Times New Roman" w:hAnsi="Times New Roman" w:cs="Times New Roman"/>
          <w:color w:val="000000"/>
          <w:sz w:val="30"/>
          <w:szCs w:val="30"/>
        </w:rPr>
        <w:br/>
      </w:r>
      <w:r w:rsidRPr="000D3C64">
        <w:rPr>
          <w:rFonts w:ascii="Times New Roman" w:hAnsi="Times New Roman" w:cs="Times New Roman"/>
          <w:color w:val="000000"/>
          <w:sz w:val="30"/>
          <w:szCs w:val="30"/>
        </w:rPr>
        <w:br/>
      </w:r>
      <w:r w:rsidRPr="000D3C64">
        <w:rPr>
          <w:rFonts w:ascii="Times New Roman" w:hAnsi="Times New Roman" w:cs="Times New Roman"/>
          <w:color w:val="000000"/>
          <w:sz w:val="30"/>
          <w:szCs w:val="30"/>
          <w:highlight w:val="white"/>
        </w:rPr>
        <w:t>“Because” Sean replied, “I have a good feed every night at Emperor’s orchard. After dark, I go there myself and pick out enough fruits to last a fortnight.”</w:t>
      </w:r>
      <w:r w:rsidRPr="000D3C64">
        <w:rPr>
          <w:rFonts w:ascii="Times New Roman" w:hAnsi="Times New Roman" w:cs="Times New Roman"/>
          <w:color w:val="000000"/>
          <w:sz w:val="30"/>
          <w:szCs w:val="30"/>
        </w:rPr>
        <w:br/>
      </w:r>
      <w:r w:rsidRPr="000D3C64">
        <w:rPr>
          <w:rFonts w:ascii="Times New Roman" w:hAnsi="Times New Roman" w:cs="Times New Roman"/>
          <w:color w:val="000000"/>
          <w:sz w:val="30"/>
          <w:szCs w:val="30"/>
        </w:rPr>
        <w:br/>
      </w:r>
      <w:r w:rsidRPr="000D3C64">
        <w:rPr>
          <w:rFonts w:ascii="Times New Roman" w:hAnsi="Times New Roman" w:cs="Times New Roman"/>
          <w:color w:val="000000"/>
          <w:sz w:val="30"/>
          <w:szCs w:val="30"/>
          <w:highlight w:val="white"/>
        </w:rPr>
        <w:t>Luke proposed to accompany his uncle to the orchard. Though reluctant because of Luke’s habit of euphoric exhibition of extreme excitement, Sean agreed to take him along. At the orchard while Sean hurriedly collected the fruits and left, Luke on the other hand at the sight of unlimited supply of fruits was excited and lifted his voice which brought Emperor’s men immediately to his side. They seized him and mistook him as the sole cause of damage to the orchard. Although Luke reiterated that he was a bird of passage, they pounded him mercilessly before setting him free.</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1.   What does “bird of passage”; mean in the context of the given passage? </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There was a bird in the orchard</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Other people stole from the orchard</w:t>
      </w:r>
    </w:p>
    <w:p w:rsidR="001E5040" w:rsidRPr="000D3C64" w:rsidRDefault="001E5040" w:rsidP="000D3C64">
      <w:pPr>
        <w:spacing w:after="0" w:line="360" w:lineRule="auto"/>
        <w:ind w:left="1080" w:hanging="720"/>
        <w:rPr>
          <w:rFonts w:ascii="Times New Roman" w:hAnsi="Times New Roman" w:cs="Times New Roman"/>
          <w:b/>
          <w:color w:val="000000"/>
          <w:sz w:val="30"/>
          <w:szCs w:val="30"/>
        </w:rPr>
      </w:pPr>
      <w:r w:rsidRPr="000D3C64">
        <w:rPr>
          <w:rFonts w:ascii="Times New Roman" w:hAnsi="Times New Roman" w:cs="Times New Roman"/>
          <w:color w:val="000000"/>
          <w:sz w:val="30"/>
          <w:szCs w:val="30"/>
        </w:rPr>
        <w:t>c. Emperor knew him personally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w:t>
      </w:r>
      <w:r w:rsidRPr="000D3C64">
        <w:rPr>
          <w:rFonts w:ascii="Times New Roman" w:hAnsi="Times New Roman" w:cs="Times New Roman"/>
          <w:b/>
          <w:color w:val="000000"/>
          <w:sz w:val="30"/>
          <w:szCs w:val="30"/>
        </w:rPr>
        <w:t>He did not visit orchard regularly</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2.   Which of the following can be inferred from the passage? </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Luke did not take good care of his uncle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Emperor was a wicked man</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c. </w:t>
      </w:r>
      <w:r w:rsidRPr="000D3C64">
        <w:rPr>
          <w:rFonts w:ascii="Times New Roman" w:hAnsi="Times New Roman" w:cs="Times New Roman"/>
          <w:b/>
          <w:color w:val="000000"/>
          <w:sz w:val="30"/>
          <w:szCs w:val="30"/>
        </w:rPr>
        <w:t>Lack of self-control had put Luke into trouble</w:t>
      </w:r>
      <w:r w:rsidRPr="000D3C64">
        <w:rPr>
          <w:rFonts w:ascii="Times New Roman" w:hAnsi="Times New Roman" w:cs="Times New Roman"/>
          <w:color w:val="000000"/>
          <w:sz w:val="30"/>
          <w:szCs w:val="30"/>
        </w:rPr>
        <w:tab/>
        <w:t>d. Luke had a habit of speaking loudly</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3.   How often did Sean visit the orchard? </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Daily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Weekly</w:t>
      </w:r>
      <w:r w:rsidRPr="000D3C64">
        <w:rPr>
          <w:rFonts w:ascii="Times New Roman" w:hAnsi="Times New Roman" w:cs="Times New Roman"/>
          <w:color w:val="000000"/>
          <w:sz w:val="30"/>
          <w:szCs w:val="30"/>
        </w:rPr>
        <w:tab/>
        <w:t>c. Once in a month</w:t>
      </w:r>
      <w:r w:rsidRPr="000D3C64">
        <w:rPr>
          <w:rFonts w:ascii="Times New Roman" w:hAnsi="Times New Roman" w:cs="Times New Roman"/>
          <w:color w:val="000000"/>
          <w:sz w:val="30"/>
          <w:szCs w:val="30"/>
        </w:rPr>
        <w:tab/>
        <w:t>d. </w:t>
      </w:r>
      <w:r w:rsidRPr="000D3C64">
        <w:rPr>
          <w:rFonts w:ascii="Times New Roman" w:hAnsi="Times New Roman" w:cs="Times New Roman"/>
          <w:b/>
          <w:color w:val="000000"/>
          <w:sz w:val="30"/>
          <w:szCs w:val="30"/>
        </w:rPr>
        <w:t>Every day after</w:t>
      </w:r>
      <w:r w:rsidRPr="000D3C64">
        <w:rPr>
          <w:rFonts w:ascii="Times New Roman" w:hAnsi="Times New Roman" w:cs="Times New Roman"/>
          <w:color w:val="000000"/>
          <w:sz w:val="30"/>
          <w:szCs w:val="30"/>
        </w:rPr>
        <w:t xml:space="preserve"> midnight</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4.  Choose the word which is most nearly the same in meaning as the word “Reluctant” used in the passage. </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Against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Resistant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Opposed</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w:t>
      </w:r>
      <w:r w:rsidRPr="000D3C64">
        <w:rPr>
          <w:rFonts w:ascii="Times New Roman" w:hAnsi="Times New Roman" w:cs="Times New Roman"/>
          <w:b/>
          <w:color w:val="000000"/>
          <w:sz w:val="30"/>
          <w:szCs w:val="30"/>
        </w:rPr>
        <w:t>Disinclined</w:t>
      </w:r>
      <w:r w:rsidRPr="000D3C64">
        <w:rPr>
          <w:rFonts w:ascii="Times New Roman" w:hAnsi="Times New Roman" w:cs="Times New Roman"/>
          <w:color w:val="000000"/>
          <w:sz w:val="30"/>
          <w:szCs w:val="30"/>
        </w:rPr>
        <w:br/>
        <w:t>24) Why did Sean leave after collecting the fruits? </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He feared that the bird’s song would awaken the Emperor  b. </w:t>
      </w:r>
      <w:r w:rsidRPr="000D3C64">
        <w:rPr>
          <w:rFonts w:ascii="Times New Roman" w:hAnsi="Times New Roman" w:cs="Times New Roman"/>
          <w:b/>
          <w:color w:val="000000"/>
          <w:sz w:val="30"/>
          <w:szCs w:val="30"/>
        </w:rPr>
        <w:t>To avoid getting</w:t>
      </w:r>
      <w:r w:rsidRPr="000D3C64">
        <w:rPr>
          <w:rFonts w:ascii="Times New Roman" w:hAnsi="Times New Roman" w:cs="Times New Roman"/>
          <w:color w:val="000000"/>
          <w:sz w:val="30"/>
          <w:szCs w:val="30"/>
        </w:rPr>
        <w:t xml:space="preserve"> caught by Emperor’s men</w:t>
      </w:r>
    </w:p>
    <w:p w:rsidR="001E5040" w:rsidRPr="000D3C64" w:rsidRDefault="001E5040"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c. He saw the Emperor’s men approaching</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 xml:space="preserve">    d. He was afraid of the dark</w:t>
      </w:r>
    </w:p>
    <w:p w:rsidR="00DB0F7E" w:rsidRPr="000D3C64" w:rsidRDefault="00DB0F7E" w:rsidP="000D3C64">
      <w:pPr>
        <w:spacing w:after="0" w:line="360" w:lineRule="auto"/>
        <w:ind w:left="1080" w:hanging="720"/>
        <w:rPr>
          <w:rFonts w:ascii="Times New Roman" w:hAnsi="Times New Roman" w:cs="Times New Roman"/>
          <w:color w:val="000000"/>
          <w:sz w:val="30"/>
          <w:szCs w:val="30"/>
        </w:rPr>
      </w:pPr>
    </w:p>
    <w:p w:rsidR="00DB0F7E" w:rsidRPr="000D3C64" w:rsidRDefault="00DB0F7E" w:rsidP="000D3C64">
      <w:pPr>
        <w:pStyle w:val="ListParagraph"/>
        <w:numPr>
          <w:ilvl w:val="0"/>
          <w:numId w:val="700"/>
        </w:numPr>
        <w:spacing w:after="160"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Professor Kittredge’s literature seminar includes students with varied tastes in poetry.All those in the seminar who enjoy the poetry of browing also enjoy the poetry of eliot.Those who enjoy the poetry of eliot despise the poetry of coleridge. Some of those who enjoy the poetry of eliot also enjoy the poetry of Auden. All of those who enjoy the poetry of Coleridge also enjoy the poetry of Donne. Some of those who enjoy the poetry of Auden also despise the poetry of Coleridge. All of those who enjoy the poetry of Donne also enjoy the poetry of Frost. </w:t>
      </w:r>
    </w:p>
    <w:p w:rsidR="00DB0F7E" w:rsidRPr="000D3C64" w:rsidRDefault="00DB0F7E" w:rsidP="000D3C64">
      <w:pPr>
        <w:pStyle w:val="ListParagraph"/>
        <w:numPr>
          <w:ilvl w:val="0"/>
          <w:numId w:val="701"/>
        </w:numPr>
        <w:spacing w:after="160" w:line="360" w:lineRule="auto"/>
        <w:ind w:right="5577"/>
        <w:jc w:val="both"/>
        <w:rPr>
          <w:rFonts w:ascii="Times New Roman" w:hAnsi="Times New Roman" w:cs="Times New Roman"/>
          <w:sz w:val="30"/>
          <w:szCs w:val="30"/>
        </w:rPr>
      </w:pPr>
      <w:r w:rsidRPr="000D3C64">
        <w:rPr>
          <w:rFonts w:ascii="Times New Roman" w:hAnsi="Times New Roman" w:cs="Times New Roman"/>
          <w:sz w:val="30"/>
          <w:szCs w:val="30"/>
        </w:rPr>
        <w:t>Miss Garfield enjoys the poetry of Donne.Which of the following must be true?</w:t>
      </w:r>
    </w:p>
    <w:p w:rsidR="00DB0F7E" w:rsidRPr="000D3C64" w:rsidRDefault="00DB0F7E" w:rsidP="000D3C64">
      <w:pPr>
        <w:numPr>
          <w:ilvl w:val="0"/>
          <w:numId w:val="697"/>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may or may not enjoy the poetry of coleridge.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0"/>
          <w:numId w:val="697"/>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does not enjoy the poetry of Browing.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0"/>
          <w:numId w:val="697"/>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does not enjoy the poetry of eliot.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0"/>
          <w:numId w:val="697"/>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enjoys the poetry of Coleridge.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49" w:line="360" w:lineRule="auto"/>
        <w:ind w:left="1518"/>
        <w:jc w:val="center"/>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sz w:val="30"/>
          <w:szCs w:val="30"/>
        </w:rPr>
        <w:tab/>
        <w:t xml:space="preserve"> </w:t>
      </w:r>
    </w:p>
    <w:p w:rsidR="00DB0F7E" w:rsidRPr="000D3C64" w:rsidRDefault="00DB0F7E" w:rsidP="000D3C64">
      <w:pPr>
        <w:pStyle w:val="ListParagraph"/>
        <w:numPr>
          <w:ilvl w:val="0"/>
          <w:numId w:val="700"/>
        </w:numPr>
        <w:spacing w:after="160"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 Mr.Huxtable enjoys the poetry of Browing.He may also enjoy any of the following poets except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 Auden. </w:t>
      </w:r>
    </w:p>
    <w:p w:rsidR="00DB0F7E" w:rsidRPr="000D3C64" w:rsidRDefault="00DB0F7E" w:rsidP="000D3C64">
      <w:pPr>
        <w:numPr>
          <w:ilvl w:val="0"/>
          <w:numId w:val="698"/>
        </w:numPr>
        <w:spacing w:after="18" w:line="360" w:lineRule="auto"/>
        <w:ind w:right="12" w:hanging="400"/>
        <w:rPr>
          <w:rFonts w:ascii="Times New Roman" w:hAnsi="Times New Roman" w:cs="Times New Roman"/>
          <w:sz w:val="30"/>
          <w:szCs w:val="30"/>
        </w:rPr>
      </w:pPr>
      <w:r w:rsidRPr="000D3C64">
        <w:rPr>
          <w:rFonts w:ascii="Times New Roman" w:hAnsi="Times New Roman" w:cs="Times New Roman"/>
          <w:sz w:val="30"/>
          <w:szCs w:val="30"/>
        </w:rPr>
        <w:t xml:space="preserve">Coleridge </w:t>
      </w:r>
    </w:p>
    <w:p w:rsidR="00DB0F7E" w:rsidRPr="000D3C64" w:rsidRDefault="00DB0F7E" w:rsidP="000D3C64">
      <w:pPr>
        <w:numPr>
          <w:ilvl w:val="0"/>
          <w:numId w:val="698"/>
        </w:numPr>
        <w:spacing w:after="18" w:line="360" w:lineRule="auto"/>
        <w:ind w:right="12" w:hanging="400"/>
        <w:rPr>
          <w:rFonts w:ascii="Times New Roman" w:hAnsi="Times New Roman" w:cs="Times New Roman"/>
          <w:sz w:val="30"/>
          <w:szCs w:val="30"/>
        </w:rPr>
      </w:pPr>
      <w:r w:rsidRPr="000D3C64">
        <w:rPr>
          <w:rFonts w:ascii="Times New Roman" w:hAnsi="Times New Roman" w:cs="Times New Roman"/>
          <w:sz w:val="30"/>
          <w:szCs w:val="30"/>
        </w:rPr>
        <w:t xml:space="preserve">Donne </w:t>
      </w:r>
    </w:p>
    <w:p w:rsidR="00DB0F7E" w:rsidRPr="000D3C64" w:rsidRDefault="00DB0F7E" w:rsidP="000D3C64">
      <w:pPr>
        <w:numPr>
          <w:ilvl w:val="0"/>
          <w:numId w:val="698"/>
        </w:numPr>
        <w:spacing w:after="18" w:line="360" w:lineRule="auto"/>
        <w:ind w:right="12" w:hanging="400"/>
        <w:rPr>
          <w:rFonts w:ascii="Times New Roman" w:hAnsi="Times New Roman" w:cs="Times New Roman"/>
          <w:sz w:val="30"/>
          <w:szCs w:val="30"/>
        </w:rPr>
      </w:pPr>
      <w:r w:rsidRPr="000D3C64">
        <w:rPr>
          <w:rFonts w:ascii="Times New Roman" w:hAnsi="Times New Roman" w:cs="Times New Roman"/>
          <w:sz w:val="30"/>
          <w:szCs w:val="30"/>
        </w:rPr>
        <w:t xml:space="preserve">Eliot </w:t>
      </w:r>
    </w:p>
    <w:p w:rsidR="00DB0F7E" w:rsidRPr="000D3C64" w:rsidRDefault="00DB0F7E" w:rsidP="000D3C64">
      <w:pPr>
        <w:numPr>
          <w:ilvl w:val="0"/>
          <w:numId w:val="698"/>
        </w:numPr>
        <w:spacing w:after="18" w:line="360" w:lineRule="auto"/>
        <w:ind w:right="12" w:hanging="400"/>
        <w:rPr>
          <w:rFonts w:ascii="Times New Roman" w:hAnsi="Times New Roman" w:cs="Times New Roman"/>
          <w:sz w:val="30"/>
          <w:szCs w:val="30"/>
        </w:rPr>
      </w:pPr>
      <w:r w:rsidRPr="000D3C64">
        <w:rPr>
          <w:rFonts w:ascii="Times New Roman" w:hAnsi="Times New Roman" w:cs="Times New Roman"/>
          <w:sz w:val="30"/>
          <w:szCs w:val="30"/>
        </w:rPr>
        <w:t xml:space="preserve">Frost </w:t>
      </w:r>
    </w:p>
    <w:p w:rsidR="00DB0F7E" w:rsidRPr="000D3C64" w:rsidRDefault="00DB0F7E" w:rsidP="000D3C64">
      <w:pPr>
        <w:spacing w:after="42"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pStyle w:val="ListParagraph"/>
        <w:numPr>
          <w:ilvl w:val="0"/>
          <w:numId w:val="700"/>
        </w:numPr>
        <w:spacing w:after="160"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 Miss Inaguchi enjoys the poetry of Coleridge.Which of the following must be false?</w:t>
      </w:r>
    </w:p>
    <w:p w:rsidR="00DB0F7E" w:rsidRPr="000D3C64" w:rsidRDefault="00DB0F7E" w:rsidP="000D3C64">
      <w:pPr>
        <w:numPr>
          <w:ilvl w:val="1"/>
          <w:numId w:val="698"/>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does not enjoy the poetry of Auden.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8"/>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enjoys the poetry of Donne.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8"/>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enjoys the poetry of Frost.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8"/>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does not enjoy the poetry of Browning.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8"/>
        </w:numPr>
        <w:spacing w:after="18" w:line="360" w:lineRule="auto"/>
        <w:ind w:right="12" w:hanging="467"/>
        <w:rPr>
          <w:rFonts w:ascii="Times New Roman" w:hAnsi="Times New Roman" w:cs="Times New Roman"/>
          <w:sz w:val="30"/>
          <w:szCs w:val="30"/>
        </w:rPr>
      </w:pPr>
      <w:r w:rsidRPr="000D3C64">
        <w:rPr>
          <w:rFonts w:ascii="Times New Roman" w:hAnsi="Times New Roman" w:cs="Times New Roman"/>
          <w:sz w:val="30"/>
          <w:szCs w:val="30"/>
        </w:rPr>
        <w:t xml:space="preserve">She may enjoy the poetry of Eliot.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49" w:line="360" w:lineRule="auto"/>
        <w:ind w:left="1518"/>
        <w:jc w:val="center"/>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sz w:val="30"/>
          <w:szCs w:val="30"/>
        </w:rPr>
        <w:tab/>
        <w:t xml:space="preserve"> </w:t>
      </w:r>
    </w:p>
    <w:p w:rsidR="00DB0F7E" w:rsidRPr="000D3C64" w:rsidRDefault="00DB0F7E" w:rsidP="000D3C64">
      <w:pPr>
        <w:pStyle w:val="ListParagraph"/>
        <w:numPr>
          <w:ilvl w:val="0"/>
          <w:numId w:val="700"/>
        </w:numPr>
        <w:spacing w:after="160"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Based on the information provided,which of the following statements concerning the members of the seminar must be true? </w:t>
      </w:r>
    </w:p>
    <w:p w:rsidR="00DB0F7E" w:rsidRPr="000D3C64" w:rsidRDefault="00DB0F7E" w:rsidP="000D3C64">
      <w:pPr>
        <w:spacing w:after="27" w:line="360" w:lineRule="auto"/>
        <w:ind w:left="3615"/>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15" w:line="360" w:lineRule="auto"/>
        <w:ind w:left="1455" w:right="4257"/>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9"/>
        </w:numPr>
        <w:spacing w:after="18" w:line="360" w:lineRule="auto"/>
        <w:ind w:right="12" w:hanging="453"/>
        <w:rPr>
          <w:rFonts w:ascii="Times New Roman" w:hAnsi="Times New Roman" w:cs="Times New Roman"/>
          <w:sz w:val="30"/>
          <w:szCs w:val="30"/>
        </w:rPr>
      </w:pPr>
      <w:r w:rsidRPr="000D3C64">
        <w:rPr>
          <w:rFonts w:ascii="Times New Roman" w:hAnsi="Times New Roman" w:cs="Times New Roman"/>
          <w:sz w:val="30"/>
          <w:szCs w:val="30"/>
        </w:rPr>
        <w:t xml:space="preserve">All the those who enjoy the poetry of eliot also enjoy the poetry of Browning.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15" w:line="360" w:lineRule="auto"/>
        <w:ind w:left="1455" w:right="4257"/>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9"/>
        </w:numPr>
        <w:spacing w:after="18" w:line="360" w:lineRule="auto"/>
        <w:ind w:right="12" w:hanging="453"/>
        <w:rPr>
          <w:rFonts w:ascii="Times New Roman" w:hAnsi="Times New Roman" w:cs="Times New Roman"/>
          <w:sz w:val="30"/>
          <w:szCs w:val="30"/>
        </w:rPr>
      </w:pPr>
      <w:r w:rsidRPr="000D3C64">
        <w:rPr>
          <w:rFonts w:ascii="Times New Roman" w:hAnsi="Times New Roman" w:cs="Times New Roman"/>
          <w:sz w:val="30"/>
          <w:szCs w:val="30"/>
        </w:rPr>
        <w:t xml:space="preserve">None of those who despise the poetry of Frost enjoy the poetry of Auden. </w:t>
      </w:r>
    </w:p>
    <w:p w:rsidR="00DB0F7E" w:rsidRPr="000D3C64" w:rsidRDefault="00DB0F7E" w:rsidP="000D3C64">
      <w:pPr>
        <w:spacing w:after="0"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15" w:line="360" w:lineRule="auto"/>
        <w:ind w:left="1455" w:right="4257"/>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9"/>
        </w:numPr>
        <w:spacing w:after="18" w:line="360" w:lineRule="auto"/>
        <w:ind w:right="12" w:hanging="453"/>
        <w:rPr>
          <w:rFonts w:ascii="Times New Roman" w:hAnsi="Times New Roman" w:cs="Times New Roman"/>
          <w:sz w:val="30"/>
          <w:szCs w:val="30"/>
        </w:rPr>
      </w:pPr>
      <w:r w:rsidRPr="000D3C64">
        <w:rPr>
          <w:rFonts w:ascii="Times New Roman" w:hAnsi="Times New Roman" w:cs="Times New Roman"/>
          <w:sz w:val="30"/>
          <w:szCs w:val="30"/>
        </w:rPr>
        <w:t xml:space="preserve">Some of those who enjoy the poetry of Auden despise the poetry of Coleridge.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15" w:line="360" w:lineRule="auto"/>
        <w:ind w:left="1455" w:right="4257"/>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9"/>
        </w:numPr>
        <w:spacing w:after="18" w:line="360" w:lineRule="auto"/>
        <w:ind w:right="12" w:hanging="453"/>
        <w:rPr>
          <w:rFonts w:ascii="Times New Roman" w:hAnsi="Times New Roman" w:cs="Times New Roman"/>
          <w:sz w:val="30"/>
          <w:szCs w:val="30"/>
        </w:rPr>
      </w:pPr>
      <w:r w:rsidRPr="000D3C64">
        <w:rPr>
          <w:rFonts w:ascii="Times New Roman" w:hAnsi="Times New Roman" w:cs="Times New Roman"/>
          <w:sz w:val="30"/>
          <w:szCs w:val="30"/>
        </w:rPr>
        <w:t xml:space="preserve">None of those who enjoy the poetry of Browning despise the poetry of Donne. </w:t>
      </w:r>
    </w:p>
    <w:p w:rsidR="00DB0F7E" w:rsidRPr="000D3C64" w:rsidRDefault="00DB0F7E" w:rsidP="000D3C64">
      <w:pPr>
        <w:spacing w:after="27" w:line="360" w:lineRule="auto"/>
        <w:ind w:left="798"/>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spacing w:after="15" w:line="360" w:lineRule="auto"/>
        <w:ind w:left="1455" w:right="4257"/>
        <w:rPr>
          <w:rFonts w:ascii="Times New Roman" w:hAnsi="Times New Roman" w:cs="Times New Roman"/>
          <w:sz w:val="30"/>
          <w:szCs w:val="30"/>
        </w:rPr>
      </w:pPr>
      <w:r w:rsidRPr="000D3C64">
        <w:rPr>
          <w:rFonts w:ascii="Times New Roman" w:hAnsi="Times New Roman" w:cs="Times New Roman"/>
          <w:sz w:val="30"/>
          <w:szCs w:val="30"/>
        </w:rPr>
        <w:t xml:space="preserve">  </w:t>
      </w:r>
    </w:p>
    <w:p w:rsidR="00DB0F7E" w:rsidRPr="000D3C64" w:rsidRDefault="00DB0F7E" w:rsidP="000D3C64">
      <w:pPr>
        <w:numPr>
          <w:ilvl w:val="1"/>
          <w:numId w:val="699"/>
        </w:numPr>
        <w:spacing w:after="17" w:line="360" w:lineRule="auto"/>
        <w:ind w:right="12"/>
        <w:rPr>
          <w:rFonts w:ascii="Times New Roman" w:hAnsi="Times New Roman" w:cs="Times New Roman"/>
          <w:sz w:val="30"/>
          <w:szCs w:val="30"/>
        </w:rPr>
      </w:pPr>
      <w:r w:rsidRPr="000D3C64">
        <w:rPr>
          <w:rFonts w:ascii="Times New Roman" w:hAnsi="Times New Roman" w:cs="Times New Roman"/>
          <w:sz w:val="30"/>
          <w:szCs w:val="30"/>
        </w:rPr>
        <w:t xml:space="preserve">Some of those who enjoys the poetry of Frost despise the poetry of Donne.  </w:t>
      </w:r>
      <w:r w:rsidRPr="000D3C64">
        <w:rPr>
          <w:rFonts w:ascii="Times New Roman" w:hAnsi="Times New Roman" w:cs="Times New Roman"/>
          <w:sz w:val="30"/>
          <w:szCs w:val="30"/>
        </w:rPr>
        <w:tab/>
        <w:t xml:space="preserve"> </w:t>
      </w:r>
    </w:p>
    <w:p w:rsidR="00DB0F7E" w:rsidRPr="000D3C64" w:rsidRDefault="00DB0F7E" w:rsidP="000D3C64">
      <w:pPr>
        <w:spacing w:line="360" w:lineRule="auto"/>
        <w:ind w:left="10" w:right="12"/>
        <w:rPr>
          <w:rFonts w:ascii="Times New Roman" w:hAnsi="Times New Roman" w:cs="Times New Roman"/>
          <w:sz w:val="30"/>
          <w:szCs w:val="30"/>
        </w:rPr>
      </w:pPr>
      <w:r w:rsidRPr="000D3C64">
        <w:rPr>
          <w:rFonts w:ascii="Times New Roman" w:hAnsi="Times New Roman" w:cs="Times New Roman"/>
          <w:sz w:val="30"/>
          <w:szCs w:val="30"/>
        </w:rPr>
        <w:t xml:space="preserve">a.Rimmie wears a hat only if goerge wears a tie. b.George wears a scarf only if Johnie wears a tie. c.Vickie wears a googles only if Rimmie wears a hat. d,e,f,g,h </w:t>
      </w:r>
    </w:p>
    <w:p w:rsidR="00DB0F7E" w:rsidRPr="000D3C64" w:rsidRDefault="00DB0F7E" w:rsidP="000D3C64">
      <w:pPr>
        <w:spacing w:after="0" w:line="360" w:lineRule="auto"/>
        <w:ind w:left="1080" w:hanging="720"/>
        <w:rPr>
          <w:rFonts w:ascii="Times New Roman" w:hAnsi="Times New Roman" w:cs="Times New Roman"/>
          <w:color w:val="000000"/>
          <w:sz w:val="30"/>
          <w:szCs w:val="30"/>
        </w:rPr>
      </w:pPr>
    </w:p>
    <w:p w:rsidR="001E5040" w:rsidRPr="000D3C64" w:rsidRDefault="001E5040" w:rsidP="000D3C64">
      <w:pPr>
        <w:spacing w:line="360" w:lineRule="auto"/>
        <w:jc w:val="both"/>
        <w:rPr>
          <w:ins w:id="87" w:author="Saranya Baskaran" w:date="2019-04-06T16:13:00Z"/>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88" w:name="_Toc10562454"/>
      <w:r w:rsidRPr="000D3C64">
        <w:rPr>
          <w:rFonts w:ascii="Times New Roman" w:hAnsi="Times New Roman" w:cs="Times New Roman"/>
          <w:sz w:val="30"/>
          <w:szCs w:val="30"/>
        </w:rPr>
        <w:t>Synonyms</w:t>
      </w:r>
      <w:bookmarkEnd w:id="88"/>
    </w:p>
    <w:p w:rsidR="003B1E1F" w:rsidRPr="000D3C64" w:rsidRDefault="003B1E1F" w:rsidP="000D3C64">
      <w:pPr>
        <w:pStyle w:val="ListParagraph"/>
        <w:numPr>
          <w:ilvl w:val="0"/>
          <w:numId w:val="130"/>
        </w:numPr>
        <w:spacing w:after="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VITUPERATE </w:t>
      </w:r>
    </w:p>
    <w:p w:rsidR="003B1E1F" w:rsidRPr="000D3C64" w:rsidRDefault="003B1E1F" w:rsidP="000D3C64">
      <w:pPr>
        <w:pStyle w:val="ListParagraph"/>
        <w:spacing w:after="0"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abuse </w:t>
      </w:r>
    </w:p>
    <w:p w:rsidR="003B1E1F" w:rsidRPr="000D3C64" w:rsidRDefault="003B1E1F" w:rsidP="000D3C64">
      <w:pPr>
        <w:pStyle w:val="ListParagraph"/>
        <w:spacing w:after="0"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rebuke </w:t>
      </w:r>
    </w:p>
    <w:p w:rsidR="003B1E1F" w:rsidRPr="000D3C64" w:rsidRDefault="003B1E1F" w:rsidP="000D3C64">
      <w:pPr>
        <w:pStyle w:val="ListParagraph"/>
        <w:spacing w:after="0"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praise </w:t>
      </w:r>
    </w:p>
    <w:p w:rsidR="003B1E1F" w:rsidRPr="000D3C64" w:rsidRDefault="003B1E1F" w:rsidP="000D3C64">
      <w:pPr>
        <w:pStyle w:val="ListParagraph"/>
        <w:spacing w:after="0"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retort </w:t>
      </w:r>
    </w:p>
    <w:p w:rsidR="003B1E1F" w:rsidRPr="000D3C64" w:rsidRDefault="003B1E1F" w:rsidP="000D3C64">
      <w:pPr>
        <w:spacing w:after="0"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Answer: Option C</w:t>
      </w:r>
    </w:p>
    <w:p w:rsidR="003B1E1F" w:rsidRPr="000D3C64" w:rsidRDefault="003B1E1F" w:rsidP="000D3C64">
      <w:pPr>
        <w:pStyle w:val="ListParagraph"/>
        <w:numPr>
          <w:ilvl w:val="0"/>
          <w:numId w:val="130"/>
        </w:numPr>
        <w:spacing w:after="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 extremely deep crack or opening in the ground </w:t>
      </w:r>
    </w:p>
    <w:p w:rsidR="003B1E1F" w:rsidRPr="000D3C64" w:rsidRDefault="003B1E1F" w:rsidP="000D3C64">
      <w:pPr>
        <w:spacing w:after="0"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Chasm </w:t>
      </w:r>
    </w:p>
    <w:p w:rsidR="003B1E1F" w:rsidRPr="000D3C64" w:rsidRDefault="003B1E1F" w:rsidP="000D3C64">
      <w:pPr>
        <w:spacing w:after="0"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B. Aperture</w:t>
      </w:r>
    </w:p>
    <w:p w:rsidR="003B1E1F" w:rsidRPr="000D3C64" w:rsidRDefault="003B1E1F" w:rsidP="000D3C64">
      <w:pPr>
        <w:spacing w:after="0"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Ditch </w:t>
      </w:r>
    </w:p>
    <w:p w:rsidR="003B1E1F" w:rsidRPr="000D3C64" w:rsidRDefault="003B1E1F" w:rsidP="000D3C64">
      <w:pPr>
        <w:spacing w:after="0"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Pit </w:t>
      </w:r>
    </w:p>
    <w:p w:rsidR="003B1E1F" w:rsidRPr="000D3C64" w:rsidRDefault="003B1E1F" w:rsidP="000D3C64">
      <w:pPr>
        <w:pStyle w:val="ListParagraph"/>
        <w:spacing w:after="0"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Option A</w:t>
      </w:r>
    </w:p>
    <w:p w:rsidR="003B1E1F" w:rsidRPr="000D3C64" w:rsidRDefault="003B1E1F" w:rsidP="000D3C64">
      <w:pPr>
        <w:pStyle w:val="ListParagraph"/>
        <w:numPr>
          <w:ilvl w:val="0"/>
          <w:numId w:val="130"/>
        </w:numPr>
        <w:spacing w:after="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CONVIVAL </w:t>
      </w:r>
    </w:p>
    <w:p w:rsidR="003B1E1F" w:rsidRPr="000D3C64" w:rsidRDefault="003B1E1F" w:rsidP="000D3C64">
      <w:pPr>
        <w:spacing w:after="0"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A. prodigal</w:t>
      </w:r>
    </w:p>
    <w:p w:rsidR="003B1E1F" w:rsidRPr="000D3C64" w:rsidRDefault="003B1E1F" w:rsidP="000D3C64">
      <w:pPr>
        <w:spacing w:after="0"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 B. serious</w:t>
      </w:r>
    </w:p>
    <w:p w:rsidR="003B1E1F" w:rsidRPr="000D3C64" w:rsidRDefault="003B1E1F" w:rsidP="000D3C64">
      <w:pPr>
        <w:spacing w:after="0"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 C. disloyal </w:t>
      </w:r>
    </w:p>
    <w:p w:rsidR="003B1E1F" w:rsidRPr="000D3C64" w:rsidRDefault="003B1E1F" w:rsidP="000D3C64">
      <w:pPr>
        <w:spacing w:after="0"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hostile </w:t>
      </w:r>
    </w:p>
    <w:p w:rsidR="003B1E1F" w:rsidRPr="000D3C64" w:rsidRDefault="003B1E1F" w:rsidP="000D3C64">
      <w:pPr>
        <w:spacing w:after="0"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friendly </w:t>
      </w:r>
    </w:p>
    <w:p w:rsidR="003B1E1F" w:rsidRPr="000D3C64" w:rsidRDefault="003B1E1F" w:rsidP="000D3C64">
      <w:pPr>
        <w:spacing w:after="0"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Answer: Option E</w:t>
      </w:r>
    </w:p>
    <w:p w:rsidR="00847529" w:rsidRPr="000D3C64" w:rsidRDefault="00847529" w:rsidP="000D3C64">
      <w:pPr>
        <w:spacing w:after="0" w:line="360" w:lineRule="auto"/>
        <w:jc w:val="both"/>
        <w:rPr>
          <w:rFonts w:ascii="Times New Roman" w:hAnsi="Times New Roman" w:cs="Times New Roman"/>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1.   Vicissitude </w:t>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sorrows</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misfortunes</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w:t>
      </w:r>
      <w:r w:rsidRPr="000D3C64">
        <w:rPr>
          <w:rFonts w:ascii="Times New Roman" w:hAnsi="Times New Roman" w:cs="Times New Roman"/>
          <w:b/>
          <w:color w:val="000000"/>
          <w:sz w:val="30"/>
          <w:szCs w:val="30"/>
        </w:rPr>
        <w:t>changes</w:t>
      </w:r>
      <w:r w:rsidRPr="000D3C64">
        <w:rPr>
          <w:rFonts w:ascii="Times New Roman" w:hAnsi="Times New Roman" w:cs="Times New Roman"/>
          <w:b/>
          <w:color w:val="000000"/>
          <w:sz w:val="30"/>
          <w:szCs w:val="30"/>
        </w:rPr>
        <w:tab/>
      </w:r>
      <w:r w:rsidRPr="000D3C64">
        <w:rPr>
          <w:rFonts w:ascii="Times New Roman" w:hAnsi="Times New Roman" w:cs="Times New Roman"/>
          <w:color w:val="000000"/>
          <w:sz w:val="30"/>
          <w:szCs w:val="30"/>
        </w:rPr>
        <w:tab/>
        <w:t>d. surprises</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2.   Pandemonium </w:t>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great joy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w:t>
      </w:r>
      <w:r w:rsidRPr="000D3C64">
        <w:rPr>
          <w:rFonts w:ascii="Times New Roman" w:hAnsi="Times New Roman" w:cs="Times New Roman"/>
          <w:b/>
          <w:color w:val="000000"/>
          <w:sz w:val="30"/>
          <w:szCs w:val="30"/>
        </w:rPr>
        <w:t>utter confusion</w:t>
      </w:r>
      <w:r w:rsidRPr="000D3C64">
        <w:rPr>
          <w:rFonts w:ascii="Times New Roman" w:hAnsi="Times New Roman" w:cs="Times New Roman"/>
          <w:color w:val="000000"/>
          <w:sz w:val="30"/>
          <w:szCs w:val="30"/>
        </w:rPr>
        <w:tab/>
        <w:t>c. loud noise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big crowd</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3.  Garrulity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credulity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speciousness</w:t>
      </w:r>
      <w:r w:rsidRPr="000D3C64">
        <w:rPr>
          <w:rFonts w:ascii="Times New Roman" w:hAnsi="Times New Roman" w:cs="Times New Roman"/>
          <w:color w:val="000000"/>
          <w:sz w:val="30"/>
          <w:szCs w:val="30"/>
        </w:rPr>
        <w:tab/>
        <w:t>c. </w:t>
      </w:r>
      <w:r w:rsidRPr="000D3C64">
        <w:rPr>
          <w:rFonts w:ascii="Times New Roman" w:hAnsi="Times New Roman" w:cs="Times New Roman"/>
          <w:b/>
          <w:color w:val="000000"/>
          <w:sz w:val="30"/>
          <w:szCs w:val="30"/>
        </w:rPr>
        <w:t>Loquaciousness</w:t>
      </w:r>
      <w:r w:rsidRPr="000D3C64">
        <w:rPr>
          <w:rFonts w:ascii="Times New Roman" w:hAnsi="Times New Roman" w:cs="Times New Roman"/>
          <w:color w:val="000000"/>
          <w:sz w:val="30"/>
          <w:szCs w:val="30"/>
        </w:rPr>
        <w:tab/>
        <w:t>d. speciousness</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4.  Magniloquent </w:t>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b/>
          <w:color w:val="000000"/>
          <w:sz w:val="30"/>
          <w:szCs w:val="30"/>
        </w:rPr>
      </w:pPr>
      <w:r w:rsidRPr="000D3C64">
        <w:rPr>
          <w:rFonts w:ascii="Times New Roman" w:hAnsi="Times New Roman" w:cs="Times New Roman"/>
          <w:color w:val="000000"/>
          <w:sz w:val="30"/>
          <w:szCs w:val="30"/>
        </w:rPr>
        <w:t>a. Amusing</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Humorous</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Intelligent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w:t>
      </w:r>
      <w:r w:rsidRPr="000D3C64">
        <w:rPr>
          <w:rFonts w:ascii="Times New Roman" w:hAnsi="Times New Roman" w:cs="Times New Roman"/>
          <w:b/>
          <w:color w:val="000000"/>
          <w:sz w:val="30"/>
          <w:szCs w:val="30"/>
        </w:rPr>
        <w:t>Boastful</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5.   Yokel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Intrigue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w:t>
      </w:r>
      <w:r w:rsidRPr="000D3C64">
        <w:rPr>
          <w:rFonts w:ascii="Times New Roman" w:hAnsi="Times New Roman" w:cs="Times New Roman"/>
          <w:b/>
          <w:color w:val="000000"/>
          <w:sz w:val="30"/>
          <w:szCs w:val="30"/>
        </w:rPr>
        <w:t>Simple-minded</w:t>
      </w:r>
      <w:r w:rsidRPr="000D3C64">
        <w:rPr>
          <w:rFonts w:ascii="Times New Roman" w:hAnsi="Times New Roman" w:cs="Times New Roman"/>
          <w:color w:val="000000"/>
          <w:sz w:val="30"/>
          <w:szCs w:val="30"/>
        </w:rPr>
        <w:tab/>
        <w:t>c. Victorious</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Noise</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6.   Chimera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Chimney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Protest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w:t>
      </w:r>
      <w:r w:rsidRPr="000D3C64">
        <w:rPr>
          <w:rFonts w:ascii="Times New Roman" w:hAnsi="Times New Roman" w:cs="Times New Roman"/>
          <w:b/>
          <w:color w:val="000000"/>
          <w:sz w:val="30"/>
          <w:szCs w:val="30"/>
        </w:rPr>
        <w:t>Illusion</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Panache</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7.   Calumny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a. </w:t>
      </w:r>
      <w:r w:rsidRPr="000D3C64">
        <w:rPr>
          <w:rFonts w:ascii="Times New Roman" w:hAnsi="Times New Roman" w:cs="Times New Roman"/>
          <w:b/>
          <w:color w:val="000000"/>
          <w:sz w:val="30"/>
          <w:szCs w:val="30"/>
        </w:rPr>
        <w:t>Libel</w:t>
      </w:r>
      <w:r w:rsidRPr="000D3C64">
        <w:rPr>
          <w:rFonts w:ascii="Times New Roman" w:hAnsi="Times New Roman" w:cs="Times New Roman"/>
          <w:b/>
          <w:color w:val="000000"/>
          <w:sz w:val="30"/>
          <w:szCs w:val="30"/>
        </w:rPr>
        <w:tab/>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Vindication</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Dissent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Commendation</w:t>
      </w:r>
    </w:p>
    <w:p w:rsidR="00847529" w:rsidRPr="000D3C64" w:rsidRDefault="00847529"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8. Conjecture</w:t>
      </w:r>
    </w:p>
    <w:p w:rsidR="00847529" w:rsidRPr="000D3C64" w:rsidRDefault="00847529" w:rsidP="000D3C64">
      <w:pPr>
        <w:numPr>
          <w:ilvl w:val="0"/>
          <w:numId w:val="525"/>
        </w:numPr>
        <w:pBdr>
          <w:top w:val="nil"/>
          <w:left w:val="nil"/>
          <w:bottom w:val="nil"/>
          <w:right w:val="nil"/>
          <w:between w:val="nil"/>
        </w:pBdr>
        <w:spacing w:after="160" w:line="360" w:lineRule="auto"/>
        <w:contextualSpacing/>
        <w:rPr>
          <w:rFonts w:ascii="Times New Roman" w:eastAsia="Overlock" w:hAnsi="Times New Roman" w:cs="Times New Roman"/>
          <w:b/>
          <w:color w:val="000000"/>
          <w:sz w:val="30"/>
          <w:szCs w:val="30"/>
        </w:rPr>
      </w:pPr>
      <w:r w:rsidRPr="000D3C64">
        <w:rPr>
          <w:rFonts w:ascii="Times New Roman" w:eastAsia="Overlock" w:hAnsi="Times New Roman" w:cs="Times New Roman"/>
          <w:color w:val="000000"/>
          <w:sz w:val="30"/>
          <w:szCs w:val="30"/>
        </w:rPr>
        <w:t xml:space="preserve"> Critic</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b)  gathering</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c)  strife</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d)  guess</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 xml:space="preserve">     </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9. Brazen</w:t>
      </w:r>
    </w:p>
    <w:p w:rsidR="00847529" w:rsidRPr="000D3C64" w:rsidRDefault="00847529" w:rsidP="000D3C64">
      <w:pPr>
        <w:numPr>
          <w:ilvl w:val="0"/>
          <w:numId w:val="528"/>
        </w:numPr>
        <w:pBdr>
          <w:top w:val="nil"/>
          <w:left w:val="nil"/>
          <w:bottom w:val="nil"/>
          <w:right w:val="nil"/>
          <w:between w:val="nil"/>
        </w:pBdr>
        <w:spacing w:after="160" w:line="360" w:lineRule="auto"/>
        <w:contextualSpacing/>
        <w:rPr>
          <w:rFonts w:ascii="Times New Roman" w:eastAsia="Overlock" w:hAnsi="Times New Roman" w:cs="Times New Roman"/>
          <w:color w:val="000000"/>
          <w:sz w:val="30"/>
          <w:szCs w:val="30"/>
        </w:rPr>
      </w:pPr>
      <w:r w:rsidRPr="000D3C64">
        <w:rPr>
          <w:rFonts w:ascii="Times New Roman" w:eastAsia="Overlock" w:hAnsi="Times New Roman" w:cs="Times New Roman"/>
          <w:color w:val="000000"/>
          <w:sz w:val="30"/>
          <w:szCs w:val="30"/>
        </w:rPr>
        <w:t xml:space="preserve"> Trashy</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b)  modest</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c)  melodramatic</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d)  shameless</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 xml:space="preserve">    </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10. Synopsis</w:t>
      </w:r>
    </w:p>
    <w:p w:rsidR="00847529" w:rsidRPr="000D3C64" w:rsidRDefault="00847529" w:rsidP="000D3C64">
      <w:pPr>
        <w:numPr>
          <w:ilvl w:val="0"/>
          <w:numId w:val="527"/>
        </w:numPr>
        <w:pBdr>
          <w:top w:val="nil"/>
          <w:left w:val="nil"/>
          <w:bottom w:val="nil"/>
          <w:right w:val="nil"/>
          <w:between w:val="nil"/>
        </w:pBdr>
        <w:spacing w:after="160" w:line="360" w:lineRule="auto"/>
        <w:contextualSpacing/>
        <w:rPr>
          <w:rFonts w:ascii="Times New Roman" w:eastAsia="Overlock" w:hAnsi="Times New Roman" w:cs="Times New Roman"/>
          <w:b/>
          <w:color w:val="000000"/>
          <w:sz w:val="30"/>
          <w:szCs w:val="30"/>
        </w:rPr>
      </w:pPr>
      <w:r w:rsidRPr="000D3C64">
        <w:rPr>
          <w:rFonts w:ascii="Times New Roman" w:eastAsia="Overlock" w:hAnsi="Times New Roman" w:cs="Times New Roman"/>
          <w:color w:val="000000"/>
          <w:sz w:val="30"/>
          <w:szCs w:val="30"/>
        </w:rPr>
        <w:t xml:space="preserve"> Preview</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b)  report</w:t>
      </w:r>
      <w:r w:rsidRPr="000D3C64">
        <w:rPr>
          <w:rFonts w:ascii="Times New Roman" w:eastAsia="Overlock" w:hAnsi="Times New Roman" w:cs="Times New Roman"/>
          <w:color w:val="000000"/>
          <w:sz w:val="30"/>
          <w:szCs w:val="30"/>
        </w:rPr>
        <w:tab/>
        <w:t>c)  discussion</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d)  summary</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 xml:space="preserve"> </w:t>
      </w: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 xml:space="preserve"> 11. Contentious</w:t>
      </w:r>
    </w:p>
    <w:p w:rsidR="00847529" w:rsidRPr="000D3C64" w:rsidRDefault="00847529" w:rsidP="000D3C64">
      <w:pPr>
        <w:numPr>
          <w:ilvl w:val="0"/>
          <w:numId w:val="526"/>
        </w:numPr>
        <w:pBdr>
          <w:top w:val="nil"/>
          <w:left w:val="nil"/>
          <w:bottom w:val="nil"/>
          <w:right w:val="nil"/>
          <w:between w:val="nil"/>
        </w:pBdr>
        <w:spacing w:after="160" w:line="360" w:lineRule="auto"/>
        <w:contextualSpacing/>
        <w:rPr>
          <w:rFonts w:ascii="Times New Roman" w:eastAsia="Overlock" w:hAnsi="Times New Roman" w:cs="Times New Roman"/>
          <w:color w:val="000000"/>
          <w:sz w:val="30"/>
          <w:szCs w:val="30"/>
        </w:rPr>
      </w:pPr>
      <w:r w:rsidRPr="000D3C64">
        <w:rPr>
          <w:rFonts w:ascii="Times New Roman" w:eastAsia="Overlock" w:hAnsi="Times New Roman" w:cs="Times New Roman"/>
          <w:color w:val="000000"/>
          <w:sz w:val="30"/>
          <w:szCs w:val="30"/>
        </w:rPr>
        <w:t xml:space="preserve"> Benevolent</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b)  controversial</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c)  extravagant</w:t>
      </w:r>
      <w:r w:rsidRPr="000D3C64">
        <w:rPr>
          <w:rFonts w:ascii="Times New Roman" w:eastAsia="Overlock" w:hAnsi="Times New Roman" w:cs="Times New Roman"/>
          <w:color w:val="000000"/>
          <w:sz w:val="30"/>
          <w:szCs w:val="30"/>
        </w:rPr>
        <w:tab/>
        <w:t>d)  precious</w:t>
      </w:r>
    </w:p>
    <w:p w:rsidR="00847529" w:rsidRPr="000D3C64" w:rsidRDefault="00847529" w:rsidP="000D3C64">
      <w:pPr>
        <w:spacing w:line="360" w:lineRule="auto"/>
        <w:rPr>
          <w:rFonts w:ascii="Times New Roman" w:eastAsia="Overlock" w:hAnsi="Times New Roman" w:cs="Times New Roman"/>
          <w:sz w:val="30"/>
          <w:szCs w:val="30"/>
        </w:rPr>
      </w:pPr>
    </w:p>
    <w:p w:rsidR="00847529" w:rsidRPr="000D3C64" w:rsidRDefault="00847529"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12. Jinx</w:t>
      </w:r>
    </w:p>
    <w:p w:rsidR="00847529" w:rsidRPr="000D3C64" w:rsidRDefault="00847529" w:rsidP="000D3C64">
      <w:pPr>
        <w:numPr>
          <w:ilvl w:val="0"/>
          <w:numId w:val="529"/>
        </w:numPr>
        <w:pBdr>
          <w:top w:val="nil"/>
          <w:left w:val="nil"/>
          <w:bottom w:val="nil"/>
          <w:right w:val="nil"/>
          <w:between w:val="nil"/>
        </w:pBdr>
        <w:spacing w:after="160" w:line="360" w:lineRule="auto"/>
        <w:contextualSpacing/>
        <w:rPr>
          <w:rFonts w:ascii="Times New Roman" w:eastAsia="Overlock" w:hAnsi="Times New Roman" w:cs="Times New Roman"/>
          <w:color w:val="000000"/>
          <w:sz w:val="30"/>
          <w:szCs w:val="30"/>
        </w:rPr>
      </w:pPr>
      <w:r w:rsidRPr="000D3C64">
        <w:rPr>
          <w:rFonts w:ascii="Times New Roman" w:eastAsia="Overlock" w:hAnsi="Times New Roman" w:cs="Times New Roman"/>
          <w:color w:val="000000"/>
          <w:sz w:val="30"/>
          <w:szCs w:val="30"/>
        </w:rPr>
        <w:t xml:space="preserve"> Taunt</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b)  juncture</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c)  spell</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d)  tour</w:t>
      </w:r>
    </w:p>
    <w:p w:rsidR="00847529" w:rsidRPr="000D3C64" w:rsidRDefault="00847529" w:rsidP="000D3C64">
      <w:pPr>
        <w:spacing w:line="360" w:lineRule="auto"/>
        <w:ind w:left="360"/>
        <w:rPr>
          <w:rFonts w:ascii="Times New Roman" w:eastAsia="Overlock" w:hAnsi="Times New Roman" w:cs="Times New Roman"/>
          <w:sz w:val="30"/>
          <w:szCs w:val="30"/>
        </w:rPr>
      </w:pPr>
      <w:r w:rsidRPr="000D3C64">
        <w:rPr>
          <w:rFonts w:ascii="Times New Roman" w:eastAsia="Overlock" w:hAnsi="Times New Roman" w:cs="Times New Roman"/>
          <w:sz w:val="30"/>
          <w:szCs w:val="30"/>
        </w:rPr>
        <w:t>In the following questions, four words are given in each question, out of which only one word is correctly spelt.  Find the correctly spelt word.</w:t>
      </w:r>
    </w:p>
    <w:p w:rsidR="00847529" w:rsidRPr="000D3C64" w:rsidRDefault="00847529" w:rsidP="000D3C64">
      <w:pPr>
        <w:spacing w:line="360" w:lineRule="auto"/>
        <w:ind w:left="360"/>
        <w:rPr>
          <w:rFonts w:ascii="Times New Roman" w:eastAsia="Overlock" w:hAnsi="Times New Roman" w:cs="Times New Roman"/>
          <w:sz w:val="30"/>
          <w:szCs w:val="30"/>
        </w:rPr>
      </w:pPr>
    </w:p>
    <w:p w:rsidR="00847529" w:rsidRPr="000D3C64" w:rsidRDefault="00847529" w:rsidP="000D3C64">
      <w:pPr>
        <w:spacing w:line="360" w:lineRule="auto"/>
        <w:ind w:left="360"/>
        <w:rPr>
          <w:rFonts w:ascii="Times New Roman" w:eastAsia="Overlock" w:hAnsi="Times New Roman" w:cs="Times New Roman"/>
          <w:b/>
          <w:sz w:val="30"/>
          <w:szCs w:val="30"/>
        </w:rPr>
      </w:pPr>
      <w:r w:rsidRPr="000D3C64">
        <w:rPr>
          <w:rFonts w:ascii="Times New Roman" w:eastAsia="Overlock" w:hAnsi="Times New Roman" w:cs="Times New Roman"/>
          <w:sz w:val="30"/>
          <w:szCs w:val="30"/>
        </w:rPr>
        <w:t>13.  a)  Turbulance</w:t>
      </w:r>
      <w:r w:rsidRPr="000D3C64">
        <w:rPr>
          <w:rFonts w:ascii="Times New Roman" w:eastAsia="Overlock" w:hAnsi="Times New Roman" w:cs="Times New Roman"/>
          <w:sz w:val="30"/>
          <w:szCs w:val="30"/>
        </w:rPr>
        <w:tab/>
        <w:t>b)  Perservarance</w:t>
      </w:r>
      <w:r w:rsidRPr="000D3C64">
        <w:rPr>
          <w:rFonts w:ascii="Times New Roman" w:eastAsia="Overlock" w:hAnsi="Times New Roman" w:cs="Times New Roman"/>
          <w:sz w:val="30"/>
          <w:szCs w:val="30"/>
        </w:rPr>
        <w:tab/>
        <w:t>c)  Surveilance</w:t>
      </w:r>
      <w:r w:rsidRPr="000D3C64">
        <w:rPr>
          <w:rFonts w:ascii="Times New Roman" w:eastAsia="Overlock" w:hAnsi="Times New Roman" w:cs="Times New Roman"/>
          <w:sz w:val="30"/>
          <w:szCs w:val="30"/>
        </w:rPr>
        <w:tab/>
      </w:r>
      <w:r w:rsidRPr="000D3C64">
        <w:rPr>
          <w:rFonts w:ascii="Times New Roman" w:eastAsia="Overlock" w:hAnsi="Times New Roman" w:cs="Times New Roman"/>
          <w:b/>
          <w:sz w:val="30"/>
          <w:szCs w:val="30"/>
        </w:rPr>
        <w:t>d)  Obeisance</w:t>
      </w:r>
    </w:p>
    <w:p w:rsidR="00847529" w:rsidRPr="000D3C64" w:rsidRDefault="00847529" w:rsidP="000D3C64">
      <w:pPr>
        <w:spacing w:line="360" w:lineRule="auto"/>
        <w:ind w:left="360"/>
        <w:rPr>
          <w:rFonts w:ascii="Times New Roman" w:eastAsia="Overlock" w:hAnsi="Times New Roman" w:cs="Times New Roman"/>
          <w:sz w:val="30"/>
          <w:szCs w:val="30"/>
        </w:rPr>
      </w:pPr>
    </w:p>
    <w:p w:rsidR="00847529" w:rsidRPr="000D3C64" w:rsidRDefault="00847529" w:rsidP="000D3C64">
      <w:pPr>
        <w:spacing w:line="360" w:lineRule="auto"/>
        <w:ind w:left="360"/>
        <w:rPr>
          <w:rFonts w:ascii="Times New Roman" w:eastAsia="Overlock" w:hAnsi="Times New Roman" w:cs="Times New Roman"/>
          <w:sz w:val="30"/>
          <w:szCs w:val="30"/>
        </w:rPr>
      </w:pPr>
      <w:r w:rsidRPr="000D3C64">
        <w:rPr>
          <w:rFonts w:ascii="Times New Roman" w:eastAsia="Overlock" w:hAnsi="Times New Roman" w:cs="Times New Roman"/>
          <w:sz w:val="30"/>
          <w:szCs w:val="30"/>
        </w:rPr>
        <w:t>14.  a</w:t>
      </w:r>
      <w:r w:rsidRPr="000D3C64">
        <w:rPr>
          <w:rFonts w:ascii="Times New Roman" w:eastAsia="Overlock" w:hAnsi="Times New Roman" w:cs="Times New Roman"/>
          <w:b/>
          <w:sz w:val="30"/>
          <w:szCs w:val="30"/>
        </w:rPr>
        <w:t>)  Hygienic</w:t>
      </w:r>
      <w:r w:rsidRPr="000D3C64">
        <w:rPr>
          <w:rFonts w:ascii="Times New Roman" w:eastAsia="Overlock" w:hAnsi="Times New Roman" w:cs="Times New Roman"/>
          <w:b/>
          <w:sz w:val="30"/>
          <w:szCs w:val="30"/>
        </w:rPr>
        <w:tab/>
      </w:r>
      <w:r w:rsidRPr="000D3C64">
        <w:rPr>
          <w:rFonts w:ascii="Times New Roman" w:eastAsia="Overlock" w:hAnsi="Times New Roman" w:cs="Times New Roman"/>
          <w:sz w:val="30"/>
          <w:szCs w:val="30"/>
        </w:rPr>
        <w:tab/>
        <w:t>b)  Hygeinic</w:t>
      </w:r>
      <w:r w:rsidRPr="000D3C64">
        <w:rPr>
          <w:rFonts w:ascii="Times New Roman" w:eastAsia="Overlock" w:hAnsi="Times New Roman" w:cs="Times New Roman"/>
          <w:sz w:val="30"/>
          <w:szCs w:val="30"/>
        </w:rPr>
        <w:tab/>
      </w:r>
      <w:r w:rsidRPr="000D3C64">
        <w:rPr>
          <w:rFonts w:ascii="Times New Roman" w:eastAsia="Overlock" w:hAnsi="Times New Roman" w:cs="Times New Roman"/>
          <w:sz w:val="30"/>
          <w:szCs w:val="30"/>
        </w:rPr>
        <w:tab/>
        <w:t>c)  Hyegienic</w:t>
      </w:r>
      <w:r w:rsidRPr="000D3C64">
        <w:rPr>
          <w:rFonts w:ascii="Times New Roman" w:eastAsia="Overlock" w:hAnsi="Times New Roman" w:cs="Times New Roman"/>
          <w:sz w:val="30"/>
          <w:szCs w:val="30"/>
        </w:rPr>
        <w:tab/>
      </w:r>
      <w:r w:rsidRPr="000D3C64">
        <w:rPr>
          <w:rFonts w:ascii="Times New Roman" w:eastAsia="Overlock" w:hAnsi="Times New Roman" w:cs="Times New Roman"/>
          <w:sz w:val="30"/>
          <w:szCs w:val="30"/>
        </w:rPr>
        <w:tab/>
        <w:t>d)  Hygeinic</w:t>
      </w:r>
    </w:p>
    <w:p w:rsidR="00847529" w:rsidRPr="000D3C64" w:rsidRDefault="00847529" w:rsidP="000D3C64">
      <w:pPr>
        <w:spacing w:line="360" w:lineRule="auto"/>
        <w:ind w:left="360"/>
        <w:rPr>
          <w:rFonts w:ascii="Times New Roman" w:eastAsia="Overlock" w:hAnsi="Times New Roman" w:cs="Times New Roman"/>
          <w:sz w:val="30"/>
          <w:szCs w:val="30"/>
        </w:rPr>
      </w:pPr>
    </w:p>
    <w:p w:rsidR="00847529" w:rsidRPr="000D3C64" w:rsidRDefault="00847529" w:rsidP="000D3C64">
      <w:pPr>
        <w:spacing w:line="360" w:lineRule="auto"/>
        <w:ind w:left="360"/>
        <w:rPr>
          <w:rFonts w:ascii="Times New Roman" w:eastAsia="Overlock" w:hAnsi="Times New Roman" w:cs="Times New Roman"/>
          <w:sz w:val="30"/>
          <w:szCs w:val="30"/>
        </w:rPr>
      </w:pPr>
      <w:r w:rsidRPr="000D3C64">
        <w:rPr>
          <w:rFonts w:ascii="Times New Roman" w:eastAsia="Overlock" w:hAnsi="Times New Roman" w:cs="Times New Roman"/>
          <w:sz w:val="30"/>
          <w:szCs w:val="30"/>
        </w:rPr>
        <w:t>15.  a)  Confinment</w:t>
      </w:r>
      <w:r w:rsidRPr="000D3C64">
        <w:rPr>
          <w:rFonts w:ascii="Times New Roman" w:eastAsia="Overlock" w:hAnsi="Times New Roman" w:cs="Times New Roman"/>
          <w:sz w:val="30"/>
          <w:szCs w:val="30"/>
        </w:rPr>
        <w:tab/>
      </w:r>
      <w:r w:rsidRPr="000D3C64">
        <w:rPr>
          <w:rFonts w:ascii="Times New Roman" w:eastAsia="Overlock" w:hAnsi="Times New Roman" w:cs="Times New Roman"/>
          <w:b/>
          <w:sz w:val="30"/>
          <w:szCs w:val="30"/>
        </w:rPr>
        <w:t>b)  Consignment</w:t>
      </w:r>
      <w:r w:rsidRPr="000D3C64">
        <w:rPr>
          <w:rFonts w:ascii="Times New Roman" w:eastAsia="Overlock" w:hAnsi="Times New Roman" w:cs="Times New Roman"/>
          <w:sz w:val="30"/>
          <w:szCs w:val="30"/>
        </w:rPr>
        <w:tab/>
        <w:t>c)  Conteinment</w:t>
      </w:r>
      <w:r w:rsidRPr="000D3C64">
        <w:rPr>
          <w:rFonts w:ascii="Times New Roman" w:eastAsia="Overlock" w:hAnsi="Times New Roman" w:cs="Times New Roman"/>
          <w:sz w:val="30"/>
          <w:szCs w:val="30"/>
        </w:rPr>
        <w:tab/>
        <w:t>d)  Conceilment</w:t>
      </w:r>
    </w:p>
    <w:p w:rsidR="00847529" w:rsidRPr="000D3C64" w:rsidRDefault="00847529" w:rsidP="000D3C64">
      <w:pPr>
        <w:spacing w:line="360" w:lineRule="auto"/>
        <w:ind w:left="360"/>
        <w:rPr>
          <w:rFonts w:ascii="Times New Roman" w:eastAsia="Overlock" w:hAnsi="Times New Roman" w:cs="Times New Roman"/>
          <w:sz w:val="30"/>
          <w:szCs w:val="30"/>
        </w:rPr>
      </w:pPr>
    </w:p>
    <w:p w:rsidR="00847529" w:rsidRPr="000D3C64" w:rsidRDefault="00847529" w:rsidP="000D3C64">
      <w:pPr>
        <w:spacing w:line="360" w:lineRule="auto"/>
        <w:ind w:left="360"/>
        <w:rPr>
          <w:rFonts w:ascii="Times New Roman" w:eastAsia="Overlock" w:hAnsi="Times New Roman" w:cs="Times New Roman"/>
          <w:b/>
          <w:sz w:val="30"/>
          <w:szCs w:val="30"/>
        </w:rPr>
      </w:pPr>
      <w:r w:rsidRPr="000D3C64">
        <w:rPr>
          <w:rFonts w:ascii="Times New Roman" w:eastAsia="Overlock" w:hAnsi="Times New Roman" w:cs="Times New Roman"/>
          <w:sz w:val="30"/>
          <w:szCs w:val="30"/>
        </w:rPr>
        <w:t>16.  a)  Auspiscious</w:t>
      </w:r>
      <w:r w:rsidRPr="000D3C64">
        <w:rPr>
          <w:rFonts w:ascii="Times New Roman" w:eastAsia="Overlock" w:hAnsi="Times New Roman" w:cs="Times New Roman"/>
          <w:sz w:val="30"/>
          <w:szCs w:val="30"/>
        </w:rPr>
        <w:tab/>
        <w:t>b)  Congrruous</w:t>
      </w:r>
      <w:r w:rsidRPr="000D3C64">
        <w:rPr>
          <w:rFonts w:ascii="Times New Roman" w:eastAsia="Overlock" w:hAnsi="Times New Roman" w:cs="Times New Roman"/>
          <w:sz w:val="30"/>
          <w:szCs w:val="30"/>
        </w:rPr>
        <w:tab/>
        <w:t>c)  Hillarious</w:t>
      </w:r>
      <w:r w:rsidRPr="000D3C64">
        <w:rPr>
          <w:rFonts w:ascii="Times New Roman" w:eastAsia="Overlock" w:hAnsi="Times New Roman" w:cs="Times New Roman"/>
          <w:sz w:val="30"/>
          <w:szCs w:val="30"/>
        </w:rPr>
        <w:tab/>
      </w:r>
      <w:r w:rsidRPr="000D3C64">
        <w:rPr>
          <w:rFonts w:ascii="Times New Roman" w:eastAsia="Overlock" w:hAnsi="Times New Roman" w:cs="Times New Roman"/>
          <w:sz w:val="30"/>
          <w:szCs w:val="30"/>
        </w:rPr>
        <w:tab/>
      </w:r>
      <w:r w:rsidRPr="000D3C64">
        <w:rPr>
          <w:rFonts w:ascii="Times New Roman" w:eastAsia="Overlock" w:hAnsi="Times New Roman" w:cs="Times New Roman"/>
          <w:b/>
          <w:sz w:val="30"/>
          <w:szCs w:val="30"/>
        </w:rPr>
        <w:t>d)  Audacious</w:t>
      </w:r>
    </w:p>
    <w:p w:rsidR="00847529" w:rsidRPr="000D3C64" w:rsidRDefault="00847529" w:rsidP="000D3C64">
      <w:pPr>
        <w:spacing w:line="360" w:lineRule="auto"/>
        <w:ind w:left="360"/>
        <w:rPr>
          <w:rFonts w:ascii="Times New Roman" w:eastAsia="Overlock" w:hAnsi="Times New Roman" w:cs="Times New Roman"/>
          <w:sz w:val="30"/>
          <w:szCs w:val="30"/>
        </w:rPr>
      </w:pPr>
    </w:p>
    <w:p w:rsidR="00847529" w:rsidRPr="000D3C64" w:rsidRDefault="00847529" w:rsidP="000D3C64">
      <w:pPr>
        <w:spacing w:line="360" w:lineRule="auto"/>
        <w:ind w:left="360"/>
        <w:rPr>
          <w:rFonts w:ascii="Times New Roman" w:eastAsia="Overlock" w:hAnsi="Times New Roman" w:cs="Times New Roman"/>
          <w:sz w:val="30"/>
          <w:szCs w:val="30"/>
        </w:rPr>
      </w:pPr>
      <w:r w:rsidRPr="000D3C64">
        <w:rPr>
          <w:rFonts w:ascii="Times New Roman" w:eastAsia="Overlock" w:hAnsi="Times New Roman" w:cs="Times New Roman"/>
          <w:sz w:val="30"/>
          <w:szCs w:val="30"/>
        </w:rPr>
        <w:t>17.  a)  Divienation</w:t>
      </w:r>
      <w:r w:rsidRPr="000D3C64">
        <w:rPr>
          <w:rFonts w:ascii="Times New Roman" w:eastAsia="Overlock" w:hAnsi="Times New Roman" w:cs="Times New Roman"/>
          <w:sz w:val="30"/>
          <w:szCs w:val="30"/>
        </w:rPr>
        <w:tab/>
        <w:t>b)  Dastitution</w:t>
      </w:r>
      <w:r w:rsidRPr="000D3C64">
        <w:rPr>
          <w:rFonts w:ascii="Times New Roman" w:eastAsia="Overlock" w:hAnsi="Times New Roman" w:cs="Times New Roman"/>
          <w:sz w:val="30"/>
          <w:szCs w:val="30"/>
        </w:rPr>
        <w:tab/>
      </w:r>
      <w:r w:rsidRPr="000D3C64">
        <w:rPr>
          <w:rFonts w:ascii="Times New Roman" w:eastAsia="Overlock" w:hAnsi="Times New Roman" w:cs="Times New Roman"/>
          <w:b/>
          <w:sz w:val="30"/>
          <w:szCs w:val="30"/>
        </w:rPr>
        <w:t>c)  Dysfunction</w:t>
      </w:r>
      <w:r w:rsidRPr="000D3C64">
        <w:rPr>
          <w:rFonts w:ascii="Times New Roman" w:eastAsia="Overlock" w:hAnsi="Times New Roman" w:cs="Times New Roman"/>
          <w:sz w:val="30"/>
          <w:szCs w:val="30"/>
        </w:rPr>
        <w:tab/>
        <w:t>d) Divarsion</w:t>
      </w:r>
    </w:p>
    <w:p w:rsidR="00847529" w:rsidRPr="000D3C64" w:rsidRDefault="00847529" w:rsidP="000D3C64">
      <w:pPr>
        <w:spacing w:line="360" w:lineRule="auto"/>
        <w:rPr>
          <w:rFonts w:ascii="Times New Roman" w:hAnsi="Times New Roman" w:cs="Times New Roman"/>
          <w:b/>
          <w:sz w:val="30"/>
          <w:szCs w:val="30"/>
        </w:rPr>
      </w:pP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1.Find out the synonym for the given word :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CONNOISSEUR </w:t>
      </w:r>
    </w:p>
    <w:p w:rsidR="00847529" w:rsidRPr="000D3C64" w:rsidRDefault="00847529" w:rsidP="000D3C64">
      <w:pPr>
        <w:numPr>
          <w:ilvl w:val="0"/>
          <w:numId w:val="537"/>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Ignorant </w:t>
      </w:r>
    </w:p>
    <w:p w:rsidR="00847529" w:rsidRPr="000D3C64" w:rsidRDefault="00847529" w:rsidP="000D3C64">
      <w:pPr>
        <w:numPr>
          <w:ilvl w:val="0"/>
          <w:numId w:val="537"/>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Lover of art </w:t>
      </w:r>
    </w:p>
    <w:p w:rsidR="00847529" w:rsidRPr="000D3C64" w:rsidRDefault="00847529" w:rsidP="000D3C64">
      <w:pPr>
        <w:numPr>
          <w:ilvl w:val="0"/>
          <w:numId w:val="537"/>
        </w:numPr>
        <w:spacing w:after="134"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Interpreter 4.</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 Delinquent </w:t>
      </w:r>
    </w:p>
    <w:p w:rsidR="00847529" w:rsidRPr="000D3C64" w:rsidRDefault="00847529" w:rsidP="000D3C64">
      <w:pPr>
        <w:tabs>
          <w:tab w:val="center" w:pos="570"/>
        </w:tabs>
        <w:spacing w:line="360" w:lineRule="auto"/>
        <w:rPr>
          <w:rFonts w:ascii="Times New Roman" w:hAnsi="Times New Roman" w:cs="Times New Roman"/>
          <w:sz w:val="30"/>
          <w:szCs w:val="30"/>
        </w:rPr>
      </w:pPr>
    </w:p>
    <w:p w:rsidR="00847529" w:rsidRPr="000D3C64" w:rsidRDefault="00847529"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2.Find out the synonym for the given word :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LAUD </w:t>
      </w:r>
    </w:p>
    <w:p w:rsidR="00847529" w:rsidRPr="000D3C64" w:rsidRDefault="00847529" w:rsidP="000D3C64">
      <w:pPr>
        <w:numPr>
          <w:ilvl w:val="0"/>
          <w:numId w:val="538"/>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Lord </w:t>
      </w:r>
    </w:p>
    <w:p w:rsidR="00847529" w:rsidRPr="000D3C64" w:rsidRDefault="00847529" w:rsidP="000D3C64">
      <w:pPr>
        <w:numPr>
          <w:ilvl w:val="0"/>
          <w:numId w:val="538"/>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Eulogy </w:t>
      </w:r>
    </w:p>
    <w:p w:rsidR="00847529" w:rsidRPr="000D3C64" w:rsidRDefault="00847529" w:rsidP="000D3C64">
      <w:pPr>
        <w:numPr>
          <w:ilvl w:val="0"/>
          <w:numId w:val="538"/>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Praise </w:t>
      </w:r>
    </w:p>
    <w:p w:rsidR="00847529" w:rsidRPr="000D3C64" w:rsidRDefault="00847529" w:rsidP="000D3C64">
      <w:pPr>
        <w:numPr>
          <w:ilvl w:val="0"/>
          <w:numId w:val="538"/>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Extolled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3.Find out the synonym for the given word :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MAYHEM </w:t>
      </w:r>
    </w:p>
    <w:p w:rsidR="00847529" w:rsidRPr="000D3C64" w:rsidRDefault="00847529" w:rsidP="000D3C64">
      <w:pPr>
        <w:numPr>
          <w:ilvl w:val="0"/>
          <w:numId w:val="53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Jubilation </w:t>
      </w:r>
    </w:p>
    <w:p w:rsidR="00847529" w:rsidRPr="000D3C64" w:rsidRDefault="00847529" w:rsidP="000D3C64">
      <w:pPr>
        <w:numPr>
          <w:ilvl w:val="0"/>
          <w:numId w:val="53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Havoc </w:t>
      </w:r>
    </w:p>
    <w:p w:rsidR="00847529" w:rsidRPr="000D3C64" w:rsidRDefault="00847529" w:rsidP="000D3C64">
      <w:pPr>
        <w:numPr>
          <w:ilvl w:val="0"/>
          <w:numId w:val="53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Excitement </w:t>
      </w:r>
    </w:p>
    <w:p w:rsidR="00847529" w:rsidRPr="000D3C64" w:rsidRDefault="00847529" w:rsidP="000D3C64">
      <w:pPr>
        <w:numPr>
          <w:ilvl w:val="0"/>
          <w:numId w:val="53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Defeat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4.Find out the synonym for the given word :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PONDER </w:t>
      </w:r>
    </w:p>
    <w:p w:rsidR="00847529" w:rsidRPr="000D3C64" w:rsidRDefault="00847529" w:rsidP="000D3C64">
      <w:pPr>
        <w:numPr>
          <w:ilvl w:val="0"/>
          <w:numId w:val="540"/>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Think </w:t>
      </w:r>
    </w:p>
    <w:p w:rsidR="00847529" w:rsidRPr="000D3C64" w:rsidRDefault="00847529" w:rsidP="000D3C64">
      <w:pPr>
        <w:numPr>
          <w:ilvl w:val="0"/>
          <w:numId w:val="540"/>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Evaluate </w:t>
      </w:r>
    </w:p>
    <w:p w:rsidR="00847529" w:rsidRPr="000D3C64" w:rsidRDefault="00847529" w:rsidP="000D3C64">
      <w:pPr>
        <w:numPr>
          <w:ilvl w:val="0"/>
          <w:numId w:val="540"/>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Anticipate </w:t>
      </w:r>
    </w:p>
    <w:p w:rsidR="00847529" w:rsidRPr="000D3C64" w:rsidRDefault="00847529" w:rsidP="000D3C64">
      <w:pPr>
        <w:numPr>
          <w:ilvl w:val="0"/>
          <w:numId w:val="540"/>
        </w:numPr>
        <w:spacing w:after="5" w:line="360" w:lineRule="auto"/>
        <w:ind w:left="250" w:right="9" w:hanging="243"/>
        <w:jc w:val="both"/>
        <w:rPr>
          <w:rFonts w:ascii="Times New Roman" w:hAnsi="Times New Roman" w:cs="Times New Roman"/>
          <w:sz w:val="30"/>
          <w:szCs w:val="30"/>
        </w:rPr>
      </w:pPr>
      <w:r w:rsidRPr="000D3C64">
        <w:rPr>
          <w:rFonts w:ascii="Times New Roman" w:hAnsi="Times New Roman" w:cs="Times New Roman"/>
          <w:sz w:val="30"/>
          <w:szCs w:val="30"/>
        </w:rPr>
        <w:t xml:space="preserve">Increase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5.Find out the synonym for the given word :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RABBLE </w:t>
      </w:r>
    </w:p>
    <w:p w:rsidR="00847529" w:rsidRPr="000D3C64" w:rsidRDefault="00847529" w:rsidP="000D3C64">
      <w:pPr>
        <w:numPr>
          <w:ilvl w:val="0"/>
          <w:numId w:val="54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Mob </w:t>
      </w:r>
    </w:p>
    <w:p w:rsidR="00847529" w:rsidRPr="000D3C64" w:rsidRDefault="00847529" w:rsidP="000D3C64">
      <w:pPr>
        <w:numPr>
          <w:ilvl w:val="0"/>
          <w:numId w:val="54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Noise </w:t>
      </w:r>
    </w:p>
    <w:p w:rsidR="00847529" w:rsidRPr="000D3C64" w:rsidRDefault="00847529" w:rsidP="000D3C64">
      <w:pPr>
        <w:numPr>
          <w:ilvl w:val="0"/>
          <w:numId w:val="54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Roar </w:t>
      </w:r>
    </w:p>
    <w:p w:rsidR="00847529" w:rsidRPr="000D3C64" w:rsidRDefault="00847529" w:rsidP="000D3C64">
      <w:pPr>
        <w:numPr>
          <w:ilvl w:val="0"/>
          <w:numId w:val="541"/>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Rubbish </w:t>
      </w:r>
    </w:p>
    <w:p w:rsidR="00847529" w:rsidRPr="000D3C64" w:rsidRDefault="00847529" w:rsidP="000D3C64">
      <w:pPr>
        <w:spacing w:after="6"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6.Find out the synonym for the given word :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WARY </w:t>
      </w:r>
    </w:p>
    <w:p w:rsidR="00847529" w:rsidRPr="000D3C64" w:rsidRDefault="00847529" w:rsidP="000D3C64">
      <w:pPr>
        <w:numPr>
          <w:ilvl w:val="0"/>
          <w:numId w:val="54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Sad </w:t>
      </w:r>
    </w:p>
    <w:p w:rsidR="00847529" w:rsidRPr="000D3C64" w:rsidRDefault="00847529" w:rsidP="000D3C64">
      <w:pPr>
        <w:numPr>
          <w:ilvl w:val="0"/>
          <w:numId w:val="54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vigilant </w:t>
      </w:r>
    </w:p>
    <w:p w:rsidR="00847529" w:rsidRPr="000D3C64" w:rsidRDefault="00847529" w:rsidP="000D3C64">
      <w:pPr>
        <w:numPr>
          <w:ilvl w:val="0"/>
          <w:numId w:val="54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Distorted </w:t>
      </w:r>
    </w:p>
    <w:p w:rsidR="00847529" w:rsidRPr="000D3C64" w:rsidRDefault="00847529" w:rsidP="000D3C64">
      <w:pPr>
        <w:numPr>
          <w:ilvl w:val="0"/>
          <w:numId w:val="542"/>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Tired </w:t>
      </w:r>
    </w:p>
    <w:p w:rsidR="00847529" w:rsidRPr="000D3C64" w:rsidRDefault="00847529" w:rsidP="000D3C64">
      <w:pPr>
        <w:spacing w:after="6" w:line="360" w:lineRule="auto"/>
        <w:ind w:left="7"/>
        <w:rPr>
          <w:rFonts w:ascii="Times New Roman" w:hAnsi="Times New Roman" w:cs="Times New Roman"/>
          <w:b/>
          <w:sz w:val="30"/>
          <w:szCs w:val="30"/>
        </w:rPr>
      </w:pPr>
    </w:p>
    <w:p w:rsidR="00847529" w:rsidRPr="000D3C64" w:rsidRDefault="00847529" w:rsidP="000D3C64">
      <w:pPr>
        <w:tabs>
          <w:tab w:val="center" w:pos="570"/>
        </w:tabs>
        <w:spacing w:line="360" w:lineRule="auto"/>
        <w:rPr>
          <w:rFonts w:ascii="Times New Roman" w:hAnsi="Times New Roman" w:cs="Times New Roman"/>
          <w:sz w:val="30"/>
          <w:szCs w:val="30"/>
        </w:rPr>
      </w:pPr>
    </w:p>
    <w:p w:rsidR="00847529" w:rsidRPr="000D3C64" w:rsidRDefault="00847529" w:rsidP="000D3C64">
      <w:pPr>
        <w:pStyle w:val="ListParagraph"/>
        <w:spacing w:line="360" w:lineRule="auto"/>
        <w:ind w:left="0" w:right="149"/>
        <w:rPr>
          <w:rFonts w:ascii="Times New Roman" w:hAnsi="Times New Roman" w:cs="Times New Roman"/>
          <w:sz w:val="30"/>
          <w:szCs w:val="30"/>
        </w:rPr>
      </w:pPr>
      <w:r w:rsidRPr="000D3C64">
        <w:rPr>
          <w:rFonts w:ascii="Times New Roman" w:hAnsi="Times New Roman" w:cs="Times New Roman"/>
          <w:sz w:val="30"/>
          <w:szCs w:val="30"/>
        </w:rPr>
        <w:t xml:space="preserve">1.Each question gives a word followed by four choices. From the choices, select most suitable synonym (word which means the same) for the question word and mark its number as the answer. Waive </w:t>
      </w:r>
    </w:p>
    <w:p w:rsidR="00847529" w:rsidRPr="000D3C64" w:rsidRDefault="00847529" w:rsidP="000D3C64">
      <w:pPr>
        <w:numPr>
          <w:ilvl w:val="0"/>
          <w:numId w:val="54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abandon </w:t>
      </w:r>
    </w:p>
    <w:p w:rsidR="00847529" w:rsidRPr="000D3C64" w:rsidRDefault="00847529" w:rsidP="000D3C64">
      <w:pPr>
        <w:numPr>
          <w:ilvl w:val="0"/>
          <w:numId w:val="54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persuade </w:t>
      </w:r>
    </w:p>
    <w:p w:rsidR="00847529" w:rsidRPr="000D3C64" w:rsidRDefault="00847529" w:rsidP="000D3C64">
      <w:pPr>
        <w:numPr>
          <w:ilvl w:val="0"/>
          <w:numId w:val="54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accredit </w:t>
      </w:r>
    </w:p>
    <w:p w:rsidR="00847529" w:rsidRPr="000D3C64" w:rsidRDefault="00847529" w:rsidP="000D3C64">
      <w:pPr>
        <w:numPr>
          <w:ilvl w:val="0"/>
          <w:numId w:val="543"/>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accuse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right="149"/>
        <w:rPr>
          <w:rFonts w:ascii="Times New Roman" w:hAnsi="Times New Roman" w:cs="Times New Roman"/>
          <w:sz w:val="30"/>
          <w:szCs w:val="30"/>
        </w:rPr>
      </w:pPr>
      <w:r w:rsidRPr="000D3C64">
        <w:rPr>
          <w:rFonts w:ascii="Times New Roman" w:hAnsi="Times New Roman" w:cs="Times New Roman"/>
          <w:sz w:val="30"/>
          <w:szCs w:val="30"/>
        </w:rPr>
        <w:t xml:space="preserve">2.    Each question gives a word followed by four choices. From the choices, select most suitable synonym (word which means the same) for the question word and mark its number as the answer. Wandering </w:t>
      </w:r>
    </w:p>
    <w:p w:rsidR="00847529" w:rsidRPr="000D3C64" w:rsidRDefault="00847529" w:rsidP="000D3C64">
      <w:pPr>
        <w:numPr>
          <w:ilvl w:val="0"/>
          <w:numId w:val="54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bohemian </w:t>
      </w:r>
    </w:p>
    <w:p w:rsidR="00847529" w:rsidRPr="000D3C64" w:rsidRDefault="00847529" w:rsidP="000D3C64">
      <w:pPr>
        <w:numPr>
          <w:ilvl w:val="0"/>
          <w:numId w:val="54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tyrannical </w:t>
      </w:r>
    </w:p>
    <w:p w:rsidR="00847529" w:rsidRPr="000D3C64" w:rsidRDefault="00847529" w:rsidP="000D3C64">
      <w:pPr>
        <w:numPr>
          <w:ilvl w:val="0"/>
          <w:numId w:val="54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halting </w:t>
      </w:r>
    </w:p>
    <w:p w:rsidR="00847529" w:rsidRPr="000D3C64" w:rsidRDefault="00847529" w:rsidP="000D3C64">
      <w:pPr>
        <w:numPr>
          <w:ilvl w:val="0"/>
          <w:numId w:val="54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rambling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left="249" w:right="9"/>
        <w:rPr>
          <w:rFonts w:ascii="Times New Roman" w:hAnsi="Times New Roman" w:cs="Times New Roman"/>
          <w:sz w:val="30"/>
          <w:szCs w:val="30"/>
        </w:rPr>
      </w:pPr>
      <w:r w:rsidRPr="000D3C64">
        <w:rPr>
          <w:rFonts w:ascii="Times New Roman" w:hAnsi="Times New Roman" w:cs="Times New Roman"/>
          <w:sz w:val="30"/>
          <w:szCs w:val="30"/>
        </w:rPr>
        <w:t xml:space="preserve">3.Each question gives a word followed by four choices. From the choices, select most suitable synonym (word which means the same) for the question word and mark its number as the answer. </w:t>
      </w:r>
    </w:p>
    <w:p w:rsidR="00847529" w:rsidRPr="000D3C64" w:rsidRDefault="00847529" w:rsidP="000D3C64">
      <w:pPr>
        <w:spacing w:line="360" w:lineRule="auto"/>
        <w:ind w:left="249" w:right="9"/>
        <w:rPr>
          <w:rFonts w:ascii="Times New Roman" w:hAnsi="Times New Roman" w:cs="Times New Roman"/>
          <w:sz w:val="30"/>
          <w:szCs w:val="30"/>
        </w:rPr>
      </w:pPr>
      <w:r w:rsidRPr="000D3C64">
        <w:rPr>
          <w:rFonts w:ascii="Times New Roman" w:hAnsi="Times New Roman" w:cs="Times New Roman"/>
          <w:sz w:val="30"/>
          <w:szCs w:val="30"/>
        </w:rPr>
        <w:t>Xenophobia</w:t>
      </w:r>
    </w:p>
    <w:p w:rsidR="00847529" w:rsidRPr="000D3C64" w:rsidRDefault="00847529" w:rsidP="000D3C64">
      <w:pPr>
        <w:pStyle w:val="ListParagraph"/>
        <w:numPr>
          <w:ilvl w:val="0"/>
          <w:numId w:val="545"/>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racism</w:t>
      </w:r>
    </w:p>
    <w:p w:rsidR="00847529" w:rsidRPr="000D3C64" w:rsidRDefault="00847529" w:rsidP="000D3C64">
      <w:pPr>
        <w:pStyle w:val="ListParagraph"/>
        <w:numPr>
          <w:ilvl w:val="0"/>
          <w:numId w:val="545"/>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ribaldry </w:t>
      </w:r>
    </w:p>
    <w:p w:rsidR="00847529" w:rsidRPr="000D3C64" w:rsidRDefault="00847529" w:rsidP="000D3C64">
      <w:pPr>
        <w:pStyle w:val="ListParagraph"/>
        <w:numPr>
          <w:ilvl w:val="0"/>
          <w:numId w:val="545"/>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illegitimacy </w:t>
      </w:r>
    </w:p>
    <w:p w:rsidR="00847529" w:rsidRPr="000D3C64" w:rsidRDefault="00847529" w:rsidP="000D3C64">
      <w:pPr>
        <w:pStyle w:val="ListParagraph"/>
        <w:numPr>
          <w:ilvl w:val="0"/>
          <w:numId w:val="545"/>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brutalism </w:t>
      </w:r>
    </w:p>
    <w:p w:rsidR="00847529" w:rsidRPr="000D3C64" w:rsidRDefault="00847529" w:rsidP="000D3C64">
      <w:pPr>
        <w:spacing w:line="360" w:lineRule="auto"/>
        <w:ind w:left="247" w:right="9"/>
        <w:rPr>
          <w:rFonts w:ascii="Times New Roman" w:hAnsi="Times New Roman" w:cs="Times New Roman"/>
          <w:sz w:val="30"/>
          <w:szCs w:val="30"/>
        </w:rPr>
      </w:pPr>
      <w:r w:rsidRPr="000D3C64">
        <w:rPr>
          <w:rFonts w:ascii="Times New Roman" w:hAnsi="Times New Roman" w:cs="Times New Roman"/>
          <w:sz w:val="30"/>
          <w:szCs w:val="30"/>
        </w:rPr>
        <w:t xml:space="preserve">4.Each question gives a word followed by four choices. From the choices, select the most suitable synonym (word which means the same) for the question word and mark its number as the answer. </w:t>
      </w:r>
    </w:p>
    <w:p w:rsidR="00847529" w:rsidRPr="000D3C64" w:rsidRDefault="00847529" w:rsidP="000D3C64">
      <w:pPr>
        <w:spacing w:line="360" w:lineRule="auto"/>
        <w:ind w:left="247" w:right="9"/>
        <w:rPr>
          <w:rFonts w:ascii="Times New Roman" w:hAnsi="Times New Roman" w:cs="Times New Roman"/>
          <w:sz w:val="30"/>
          <w:szCs w:val="30"/>
        </w:rPr>
      </w:pPr>
      <w:r w:rsidRPr="000D3C64">
        <w:rPr>
          <w:rFonts w:ascii="Times New Roman" w:hAnsi="Times New Roman" w:cs="Times New Roman"/>
          <w:sz w:val="30"/>
          <w:szCs w:val="30"/>
        </w:rPr>
        <w:t>Adjunct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847529" w:rsidRPr="000D3C64" w:rsidRDefault="00847529" w:rsidP="000D3C64">
      <w:pPr>
        <w:numPr>
          <w:ilvl w:val="0"/>
          <w:numId w:val="54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classification </w:t>
      </w:r>
    </w:p>
    <w:p w:rsidR="00847529" w:rsidRPr="000D3C64" w:rsidRDefault="00847529" w:rsidP="000D3C64">
      <w:pPr>
        <w:numPr>
          <w:ilvl w:val="0"/>
          <w:numId w:val="54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appendage </w:t>
      </w:r>
    </w:p>
    <w:p w:rsidR="00847529" w:rsidRPr="000D3C64" w:rsidRDefault="00847529" w:rsidP="000D3C64">
      <w:pPr>
        <w:numPr>
          <w:ilvl w:val="0"/>
          <w:numId w:val="54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appearance </w:t>
      </w:r>
    </w:p>
    <w:p w:rsidR="00847529" w:rsidRPr="000D3C64" w:rsidRDefault="00847529" w:rsidP="000D3C64">
      <w:pPr>
        <w:numPr>
          <w:ilvl w:val="0"/>
          <w:numId w:val="54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diversification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pStyle w:val="ListParagraph"/>
        <w:numPr>
          <w:ilvl w:val="0"/>
          <w:numId w:val="546"/>
        </w:numPr>
        <w:spacing w:after="160" w:line="360" w:lineRule="auto"/>
        <w:ind w:right="149"/>
        <w:rPr>
          <w:rFonts w:ascii="Times New Roman" w:hAnsi="Times New Roman" w:cs="Times New Roman"/>
          <w:sz w:val="30"/>
          <w:szCs w:val="30"/>
        </w:rPr>
      </w:pPr>
      <w:r w:rsidRPr="000D3C64">
        <w:rPr>
          <w:rFonts w:ascii="Times New Roman" w:hAnsi="Times New Roman" w:cs="Times New Roman"/>
          <w:sz w:val="30"/>
          <w:szCs w:val="30"/>
        </w:rPr>
        <w:t xml:space="preserve">Each question gives a word followed by four choices. From the choices, select the most suitable synonym (word which means the same) for the question word and mark its number as the answer. </w:t>
      </w:r>
    </w:p>
    <w:p w:rsidR="00847529" w:rsidRPr="000D3C64" w:rsidRDefault="00847529" w:rsidP="000D3C64">
      <w:pPr>
        <w:pStyle w:val="ListParagraph"/>
        <w:spacing w:line="360" w:lineRule="auto"/>
        <w:rPr>
          <w:rFonts w:ascii="Times New Roman" w:hAnsi="Times New Roman" w:cs="Times New Roman"/>
          <w:sz w:val="30"/>
          <w:szCs w:val="30"/>
        </w:rPr>
      </w:pPr>
    </w:p>
    <w:p w:rsidR="00847529" w:rsidRPr="000D3C64" w:rsidRDefault="00847529" w:rsidP="000D3C64">
      <w:pPr>
        <w:pStyle w:val="ListParagraph"/>
        <w:spacing w:line="360" w:lineRule="auto"/>
        <w:ind w:left="247" w:right="149"/>
        <w:rPr>
          <w:rFonts w:ascii="Times New Roman" w:hAnsi="Times New Roman" w:cs="Times New Roman"/>
          <w:sz w:val="30"/>
          <w:szCs w:val="30"/>
        </w:rPr>
      </w:pPr>
      <w:r w:rsidRPr="000D3C64">
        <w:rPr>
          <w:rFonts w:ascii="Times New Roman" w:hAnsi="Times New Roman" w:cs="Times New Roman"/>
          <w:sz w:val="30"/>
          <w:szCs w:val="30"/>
        </w:rPr>
        <w:t xml:space="preserve">Maroon </w:t>
      </w:r>
    </w:p>
    <w:p w:rsidR="00847529" w:rsidRPr="000D3C64" w:rsidRDefault="00847529" w:rsidP="000D3C64">
      <w:pPr>
        <w:numPr>
          <w:ilvl w:val="0"/>
          <w:numId w:val="5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magnify </w:t>
      </w:r>
    </w:p>
    <w:p w:rsidR="00847529" w:rsidRPr="000D3C64" w:rsidRDefault="00847529" w:rsidP="000D3C64">
      <w:pPr>
        <w:numPr>
          <w:ilvl w:val="0"/>
          <w:numId w:val="5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strand </w:t>
      </w:r>
    </w:p>
    <w:p w:rsidR="00847529" w:rsidRPr="000D3C64" w:rsidRDefault="00847529" w:rsidP="000D3C64">
      <w:pPr>
        <w:numPr>
          <w:ilvl w:val="0"/>
          <w:numId w:val="5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agitate </w:t>
      </w:r>
    </w:p>
    <w:p w:rsidR="00847529" w:rsidRPr="000D3C64" w:rsidRDefault="00847529" w:rsidP="000D3C64">
      <w:pPr>
        <w:numPr>
          <w:ilvl w:val="0"/>
          <w:numId w:val="547"/>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deprecate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right="149"/>
        <w:rPr>
          <w:rFonts w:ascii="Times New Roman" w:hAnsi="Times New Roman" w:cs="Times New Roman"/>
          <w:sz w:val="30"/>
          <w:szCs w:val="30"/>
        </w:rPr>
      </w:pPr>
      <w:r w:rsidRPr="000D3C64">
        <w:rPr>
          <w:rFonts w:ascii="Times New Roman" w:hAnsi="Times New Roman" w:cs="Times New Roman"/>
          <w:sz w:val="30"/>
          <w:szCs w:val="30"/>
        </w:rPr>
        <w:t xml:space="preserve">6.Each question gives a word followed by four choices. From the choices, select the most suitable synonym (word which means the same) for the question word and mark its number as the answer. Masquerade </w:t>
      </w:r>
    </w:p>
    <w:p w:rsidR="00847529" w:rsidRPr="000D3C64" w:rsidRDefault="00847529" w:rsidP="000D3C64">
      <w:pPr>
        <w:numPr>
          <w:ilvl w:val="0"/>
          <w:numId w:val="54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disguise </w:t>
      </w:r>
    </w:p>
    <w:p w:rsidR="00847529" w:rsidRPr="000D3C64" w:rsidRDefault="00847529" w:rsidP="000D3C64">
      <w:pPr>
        <w:numPr>
          <w:ilvl w:val="0"/>
          <w:numId w:val="54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secure </w:t>
      </w:r>
    </w:p>
    <w:p w:rsidR="00847529" w:rsidRPr="000D3C64" w:rsidRDefault="00847529" w:rsidP="000D3C64">
      <w:pPr>
        <w:numPr>
          <w:ilvl w:val="0"/>
          <w:numId w:val="54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dictate </w:t>
      </w:r>
    </w:p>
    <w:p w:rsidR="00847529" w:rsidRPr="000D3C64" w:rsidRDefault="00847529" w:rsidP="000D3C64">
      <w:pPr>
        <w:numPr>
          <w:ilvl w:val="0"/>
          <w:numId w:val="548"/>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demonstrate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right="149"/>
        <w:rPr>
          <w:rFonts w:ascii="Times New Roman" w:hAnsi="Times New Roman" w:cs="Times New Roman"/>
          <w:sz w:val="30"/>
          <w:szCs w:val="30"/>
        </w:rPr>
      </w:pPr>
      <w:r w:rsidRPr="000D3C64">
        <w:rPr>
          <w:rFonts w:ascii="Times New Roman" w:hAnsi="Times New Roman" w:cs="Times New Roman"/>
          <w:sz w:val="30"/>
          <w:szCs w:val="30"/>
        </w:rPr>
        <w:t xml:space="preserve">7.Each question gives a word followed by four choices. From the choices, select the most suitable synonym (word which means the same) for the question word and mark its number as the answer. Materialistic </w:t>
      </w:r>
    </w:p>
    <w:p w:rsidR="00847529" w:rsidRPr="000D3C64" w:rsidRDefault="00847529" w:rsidP="000D3C64">
      <w:pPr>
        <w:numPr>
          <w:ilvl w:val="0"/>
          <w:numId w:val="5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commonplace </w:t>
      </w:r>
    </w:p>
    <w:p w:rsidR="00847529" w:rsidRPr="000D3C64" w:rsidRDefault="00847529" w:rsidP="000D3C64">
      <w:pPr>
        <w:numPr>
          <w:ilvl w:val="0"/>
          <w:numId w:val="5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ethereal </w:t>
      </w:r>
    </w:p>
    <w:p w:rsidR="00847529" w:rsidRPr="000D3C64" w:rsidRDefault="00847529" w:rsidP="000D3C64">
      <w:pPr>
        <w:numPr>
          <w:ilvl w:val="0"/>
          <w:numId w:val="5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industrious </w:t>
      </w:r>
    </w:p>
    <w:p w:rsidR="00847529" w:rsidRPr="000D3C64" w:rsidRDefault="00847529" w:rsidP="000D3C64">
      <w:pPr>
        <w:numPr>
          <w:ilvl w:val="0"/>
          <w:numId w:val="549"/>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mercenary </w:t>
      </w:r>
    </w:p>
    <w:p w:rsidR="00847529" w:rsidRPr="000D3C64" w:rsidRDefault="00847529"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8.Each question gives a word followed by four choices. From the choices, select the most suitable synonym (word which means the same) for the question word and mark its number as the answer.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Hospitable</w:t>
      </w:r>
    </w:p>
    <w:p w:rsidR="00847529" w:rsidRPr="000D3C64" w:rsidRDefault="00847529" w:rsidP="000D3C64">
      <w:pPr>
        <w:pStyle w:val="ListParagraph"/>
        <w:numPr>
          <w:ilvl w:val="3"/>
          <w:numId w:val="529"/>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sickening</w:t>
      </w:r>
    </w:p>
    <w:p w:rsidR="00847529" w:rsidRPr="000D3C64" w:rsidRDefault="00847529" w:rsidP="000D3C64">
      <w:pPr>
        <w:pStyle w:val="ListParagraph"/>
        <w:numPr>
          <w:ilvl w:val="3"/>
          <w:numId w:val="529"/>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appalling </w:t>
      </w:r>
    </w:p>
    <w:p w:rsidR="00847529" w:rsidRPr="000D3C64" w:rsidRDefault="00847529" w:rsidP="000D3C64">
      <w:pPr>
        <w:pStyle w:val="ListParagraph"/>
        <w:numPr>
          <w:ilvl w:val="3"/>
          <w:numId w:val="529"/>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gracious </w:t>
      </w:r>
    </w:p>
    <w:p w:rsidR="0039737E" w:rsidRPr="000D3C64" w:rsidRDefault="00847529" w:rsidP="000D3C64">
      <w:pPr>
        <w:pStyle w:val="ListParagraph"/>
        <w:numPr>
          <w:ilvl w:val="3"/>
          <w:numId w:val="529"/>
        </w:num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serene </w:t>
      </w:r>
    </w:p>
    <w:p w:rsidR="0039737E" w:rsidRPr="000D3C64" w:rsidRDefault="0039737E"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3.EPITOMIZE </w:t>
      </w:r>
    </w:p>
    <w:p w:rsidR="0039737E" w:rsidRPr="000D3C64" w:rsidRDefault="0039737E" w:rsidP="000D3C64">
      <w:pPr>
        <w:spacing w:after="87" w:line="360" w:lineRule="auto"/>
        <w:ind w:right="642"/>
        <w:jc w:val="center"/>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numPr>
          <w:ilvl w:val="0"/>
          <w:numId w:val="707"/>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disappoint </w:t>
      </w:r>
    </w:p>
    <w:p w:rsidR="0039737E" w:rsidRPr="000D3C64" w:rsidRDefault="0039737E" w:rsidP="000D3C64">
      <w:pPr>
        <w:numPr>
          <w:ilvl w:val="0"/>
          <w:numId w:val="707"/>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distend </w:t>
      </w:r>
    </w:p>
    <w:p w:rsidR="0039737E" w:rsidRPr="000D3C64" w:rsidRDefault="0039737E" w:rsidP="000D3C64">
      <w:pPr>
        <w:numPr>
          <w:ilvl w:val="0"/>
          <w:numId w:val="707"/>
        </w:numPr>
        <w:spacing w:after="4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exemplify </w:t>
      </w:r>
    </w:p>
    <w:p w:rsidR="0039737E" w:rsidRPr="000D3C64" w:rsidRDefault="0039737E" w:rsidP="000D3C64">
      <w:pPr>
        <w:numPr>
          <w:ilvl w:val="0"/>
          <w:numId w:val="707"/>
        </w:numPr>
        <w:spacing w:after="0" w:line="360" w:lineRule="auto"/>
        <w:ind w:hanging="358"/>
        <w:rPr>
          <w:rFonts w:ascii="Times New Roman" w:hAnsi="Times New Roman" w:cs="Times New Roman"/>
          <w:sz w:val="30"/>
          <w:szCs w:val="30"/>
        </w:rPr>
      </w:pPr>
      <w:r w:rsidRPr="000D3C64">
        <w:rPr>
          <w:rFonts w:ascii="Times New Roman" w:hAnsi="Times New Roman" w:cs="Times New Roman"/>
          <w:sz w:val="30"/>
          <w:szCs w:val="30"/>
        </w:rPr>
        <w:t xml:space="preserve">generate </w:t>
      </w:r>
    </w:p>
    <w:p w:rsidR="0039737E" w:rsidRPr="000D3C64" w:rsidRDefault="0039737E"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Answer: Option C </w:t>
      </w:r>
    </w:p>
    <w:p w:rsidR="0039737E" w:rsidRPr="000D3C64" w:rsidRDefault="0039737E" w:rsidP="000D3C64">
      <w:pPr>
        <w:spacing w:line="360" w:lineRule="auto"/>
        <w:ind w:right="9"/>
        <w:rPr>
          <w:rFonts w:ascii="Times New Roman" w:hAnsi="Times New Roman" w:cs="Times New Roman"/>
          <w:sz w:val="30"/>
          <w:szCs w:val="30"/>
        </w:rPr>
      </w:pPr>
    </w:p>
    <w:p w:rsidR="00847529" w:rsidRPr="000D3C64" w:rsidRDefault="00847529" w:rsidP="000D3C64">
      <w:pPr>
        <w:pStyle w:val="ListParagraph"/>
        <w:spacing w:line="360" w:lineRule="auto"/>
        <w:ind w:left="360" w:right="9"/>
        <w:rPr>
          <w:rFonts w:ascii="Times New Roman" w:hAnsi="Times New Roman" w:cs="Times New Roman"/>
          <w:sz w:val="30"/>
          <w:szCs w:val="30"/>
        </w:rPr>
      </w:pPr>
    </w:p>
    <w:p w:rsidR="00847529" w:rsidRPr="000D3C64" w:rsidRDefault="00847529" w:rsidP="000D3C64">
      <w:pPr>
        <w:spacing w:after="0" w:line="360" w:lineRule="auto"/>
        <w:ind w:left="1080" w:hanging="720"/>
        <w:rPr>
          <w:rFonts w:ascii="Times New Roman" w:hAnsi="Times New Roman" w:cs="Times New Roman"/>
          <w:b/>
          <w:color w:val="000000"/>
          <w:sz w:val="30"/>
          <w:szCs w:val="30"/>
          <w:u w:val="single"/>
        </w:rPr>
      </w:pPr>
      <w:r w:rsidRPr="000D3C64">
        <w:rPr>
          <w:rFonts w:ascii="Times New Roman" w:hAnsi="Times New Roman" w:cs="Times New Roman"/>
          <w:b/>
          <w:color w:val="000000"/>
          <w:sz w:val="30"/>
          <w:szCs w:val="30"/>
        </w:rPr>
        <w:t xml:space="preserve">                 </w:t>
      </w:r>
      <w:r w:rsidRPr="000D3C64">
        <w:rPr>
          <w:rFonts w:ascii="Times New Roman" w:hAnsi="Times New Roman" w:cs="Times New Roman"/>
          <w:b/>
          <w:color w:val="000000"/>
          <w:sz w:val="30"/>
          <w:szCs w:val="30"/>
          <w:u w:val="single"/>
        </w:rPr>
        <w:t>Antonyms </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   </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1.Hirsute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a. Shaggy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w:t>
      </w:r>
      <w:r w:rsidRPr="000D3C64">
        <w:rPr>
          <w:rFonts w:ascii="Times New Roman" w:hAnsi="Times New Roman" w:cs="Times New Roman"/>
          <w:b/>
          <w:color w:val="000000"/>
          <w:sz w:val="30"/>
          <w:szCs w:val="30"/>
        </w:rPr>
        <w:t>bald</w:t>
      </w:r>
      <w:r w:rsidRPr="000D3C64">
        <w:rPr>
          <w:rFonts w:ascii="Times New Roman" w:hAnsi="Times New Roman" w:cs="Times New Roman"/>
          <w:b/>
          <w:color w:val="000000"/>
          <w:sz w:val="30"/>
          <w:szCs w:val="30"/>
        </w:rPr>
        <w:tab/>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erudite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glorious</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2.  Quiescent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a. indifferent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weak</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w:t>
      </w:r>
      <w:r w:rsidRPr="000D3C64">
        <w:rPr>
          <w:rFonts w:ascii="Times New Roman" w:hAnsi="Times New Roman" w:cs="Times New Roman"/>
          <w:b/>
          <w:color w:val="000000"/>
          <w:sz w:val="30"/>
          <w:szCs w:val="30"/>
        </w:rPr>
        <w:t>active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responsive</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 </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3.  Morbid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a. </w:t>
      </w:r>
      <w:r w:rsidRPr="000D3C64">
        <w:rPr>
          <w:rFonts w:ascii="Times New Roman" w:hAnsi="Times New Roman" w:cs="Times New Roman"/>
          <w:b/>
          <w:color w:val="000000"/>
          <w:sz w:val="30"/>
          <w:szCs w:val="30"/>
        </w:rPr>
        <w:t>Healthy</w:t>
      </w:r>
      <w:r w:rsidRPr="000D3C64">
        <w:rPr>
          <w:rFonts w:ascii="Times New Roman" w:hAnsi="Times New Roman" w:cs="Times New Roman"/>
          <w:b/>
          <w:color w:val="000000"/>
          <w:sz w:val="30"/>
          <w:szCs w:val="30"/>
        </w:rPr>
        <w:tab/>
      </w:r>
      <w:r w:rsidRPr="000D3C64">
        <w:rPr>
          <w:rFonts w:ascii="Times New Roman" w:hAnsi="Times New Roman" w:cs="Times New Roman"/>
          <w:color w:val="000000"/>
          <w:sz w:val="30"/>
          <w:szCs w:val="30"/>
        </w:rPr>
        <w:tab/>
        <w:t>b. Liberal</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Progressive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Stale</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 </w:t>
      </w:r>
    </w:p>
    <w:p w:rsidR="00847529" w:rsidRPr="000D3C64" w:rsidRDefault="00847529" w:rsidP="000D3C64">
      <w:pPr>
        <w:spacing w:after="0" w:line="360" w:lineRule="auto"/>
        <w:ind w:left="1080" w:hanging="720"/>
        <w:rPr>
          <w:rFonts w:ascii="Times New Roman" w:hAnsi="Times New Roman" w:cs="Times New Roman"/>
          <w:b/>
          <w:color w:val="000000"/>
          <w:sz w:val="30"/>
          <w:szCs w:val="30"/>
        </w:rPr>
      </w:pPr>
      <w:r w:rsidRPr="000D3C64">
        <w:rPr>
          <w:rFonts w:ascii="Times New Roman" w:hAnsi="Times New Roman" w:cs="Times New Roman"/>
          <w:color w:val="000000"/>
          <w:sz w:val="30"/>
          <w:szCs w:val="30"/>
        </w:rPr>
        <w:t>4.  Belittle </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a. Expand</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Prohibit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Inflate</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w:t>
      </w:r>
      <w:r w:rsidRPr="000D3C64">
        <w:rPr>
          <w:rFonts w:ascii="Times New Roman" w:hAnsi="Times New Roman" w:cs="Times New Roman"/>
          <w:b/>
          <w:color w:val="000000"/>
          <w:sz w:val="30"/>
          <w:szCs w:val="30"/>
        </w:rPr>
        <w:t>Extol</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p>
    <w:p w:rsidR="00847529" w:rsidRPr="000D3C64" w:rsidRDefault="00847529" w:rsidP="000D3C64">
      <w:pPr>
        <w:spacing w:after="0" w:line="360" w:lineRule="auto"/>
        <w:ind w:left="1080" w:hanging="720"/>
        <w:rPr>
          <w:rFonts w:ascii="Times New Roman" w:hAnsi="Times New Roman" w:cs="Times New Roman"/>
          <w:b/>
          <w:color w:val="000000"/>
          <w:sz w:val="30"/>
          <w:szCs w:val="30"/>
        </w:rPr>
      </w:pPr>
      <w:r w:rsidRPr="000D3C64">
        <w:rPr>
          <w:rFonts w:ascii="Times New Roman" w:hAnsi="Times New Roman" w:cs="Times New Roman"/>
          <w:color w:val="000000"/>
          <w:sz w:val="30"/>
          <w:szCs w:val="30"/>
        </w:rPr>
        <w:t>5.   Ostentatious </w:t>
      </w:r>
      <w:r w:rsidRPr="000D3C64">
        <w:rPr>
          <w:rFonts w:ascii="Times New Roman" w:hAnsi="Times New Roman" w:cs="Times New Roman"/>
          <w:color w:val="000000"/>
          <w:sz w:val="30"/>
          <w:szCs w:val="30"/>
        </w:rPr>
        <w:tab/>
        <w:t>a. Nescient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Awkward</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Bankrupt</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w:t>
      </w:r>
      <w:r w:rsidRPr="000D3C64">
        <w:rPr>
          <w:rFonts w:ascii="Times New Roman" w:hAnsi="Times New Roman" w:cs="Times New Roman"/>
          <w:b/>
          <w:color w:val="000000"/>
          <w:sz w:val="30"/>
          <w:szCs w:val="30"/>
        </w:rPr>
        <w:t>Reserved</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   </w:t>
      </w:r>
    </w:p>
    <w:p w:rsidR="00847529" w:rsidRPr="000D3C64" w:rsidRDefault="00847529" w:rsidP="000D3C64">
      <w:pPr>
        <w:spacing w:after="0" w:line="360" w:lineRule="auto"/>
        <w:ind w:left="1080" w:hanging="720"/>
        <w:rPr>
          <w:rFonts w:ascii="Times New Roman" w:hAnsi="Times New Roman" w:cs="Times New Roman"/>
          <w:color w:val="000000"/>
          <w:sz w:val="30"/>
          <w:szCs w:val="30"/>
        </w:rPr>
      </w:pPr>
      <w:r w:rsidRPr="000D3C64">
        <w:rPr>
          <w:rFonts w:ascii="Times New Roman" w:hAnsi="Times New Roman" w:cs="Times New Roman"/>
          <w:color w:val="000000"/>
          <w:sz w:val="30"/>
          <w:szCs w:val="30"/>
        </w:rPr>
        <w:t>6.Impecunious </w:t>
      </w:r>
      <w:r w:rsidRPr="000D3C64">
        <w:rPr>
          <w:rFonts w:ascii="Times New Roman" w:hAnsi="Times New Roman" w:cs="Times New Roman"/>
          <w:color w:val="000000"/>
          <w:sz w:val="30"/>
          <w:szCs w:val="30"/>
        </w:rPr>
        <w:tab/>
        <w:t>a. </w:t>
      </w:r>
      <w:r w:rsidRPr="000D3C64">
        <w:rPr>
          <w:rFonts w:ascii="Times New Roman" w:hAnsi="Times New Roman" w:cs="Times New Roman"/>
          <w:b/>
          <w:color w:val="000000"/>
          <w:sz w:val="30"/>
          <w:szCs w:val="30"/>
        </w:rPr>
        <w:t>Wealthy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b. Cautious</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c. Hungry</w:t>
      </w:r>
      <w:r w:rsidRPr="000D3C64">
        <w:rPr>
          <w:rFonts w:ascii="Times New Roman" w:hAnsi="Times New Roman" w:cs="Times New Roman"/>
          <w:color w:val="000000"/>
          <w:sz w:val="30"/>
          <w:szCs w:val="30"/>
        </w:rPr>
        <w:tab/>
      </w:r>
      <w:r w:rsidRPr="000D3C64">
        <w:rPr>
          <w:rFonts w:ascii="Times New Roman" w:hAnsi="Times New Roman" w:cs="Times New Roman"/>
          <w:color w:val="000000"/>
          <w:sz w:val="30"/>
          <w:szCs w:val="30"/>
        </w:rPr>
        <w:tab/>
        <w:t>d. Tardy</w:t>
      </w:r>
    </w:p>
    <w:p w:rsidR="00847529" w:rsidRPr="000D3C64" w:rsidRDefault="00847529" w:rsidP="000D3C64">
      <w:pPr>
        <w:spacing w:line="360" w:lineRule="auto"/>
        <w:ind w:right="313"/>
        <w:rPr>
          <w:rFonts w:ascii="Times New Roman" w:hAnsi="Times New Roman" w:cs="Times New Roman"/>
          <w:sz w:val="30"/>
          <w:szCs w:val="30"/>
        </w:rPr>
      </w:pPr>
    </w:p>
    <w:p w:rsidR="00847529" w:rsidRPr="000D3C64" w:rsidRDefault="00847529" w:rsidP="000D3C64">
      <w:pPr>
        <w:spacing w:line="360" w:lineRule="auto"/>
        <w:ind w:right="313"/>
        <w:rPr>
          <w:rFonts w:ascii="Times New Roman" w:hAnsi="Times New Roman" w:cs="Times New Roman"/>
          <w:color w:val="000000"/>
          <w:sz w:val="30"/>
          <w:szCs w:val="30"/>
        </w:rPr>
      </w:pPr>
      <w:r w:rsidRPr="000D3C64">
        <w:rPr>
          <w:rFonts w:ascii="Times New Roman" w:hAnsi="Times New Roman" w:cs="Times New Roman"/>
          <w:sz w:val="30"/>
          <w:szCs w:val="30"/>
        </w:rPr>
        <w:t>7.Identify the one which is opposite in meaning (antonym) to the question word and mark. proscribe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p>
    <w:p w:rsidR="00847529" w:rsidRPr="000D3C64" w:rsidRDefault="00847529" w:rsidP="000D3C64">
      <w:pPr>
        <w:spacing w:line="360" w:lineRule="auto"/>
        <w:ind w:right="313"/>
        <w:rPr>
          <w:rFonts w:ascii="Times New Roman" w:hAnsi="Times New Roman" w:cs="Times New Roman"/>
          <w:sz w:val="30"/>
          <w:szCs w:val="30"/>
        </w:rPr>
      </w:pPr>
      <w:r w:rsidRPr="000D3C64">
        <w:rPr>
          <w:rFonts w:ascii="Times New Roman" w:hAnsi="Times New Roman" w:cs="Times New Roman"/>
          <w:sz w:val="30"/>
          <w:szCs w:val="30"/>
        </w:rPr>
        <w:t xml:space="preserve"> 1. narrow </w:t>
      </w:r>
    </w:p>
    <w:p w:rsidR="00847529" w:rsidRPr="000D3C64" w:rsidRDefault="00847529" w:rsidP="000D3C64">
      <w:pPr>
        <w:numPr>
          <w:ilvl w:val="0"/>
          <w:numId w:val="530"/>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obstinate </w:t>
      </w:r>
    </w:p>
    <w:p w:rsidR="00847529" w:rsidRPr="000D3C64" w:rsidRDefault="00847529" w:rsidP="000D3C64">
      <w:pPr>
        <w:numPr>
          <w:ilvl w:val="0"/>
          <w:numId w:val="530"/>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obscure </w:t>
      </w:r>
    </w:p>
    <w:p w:rsidR="00847529" w:rsidRPr="000D3C64" w:rsidRDefault="00847529" w:rsidP="000D3C64">
      <w:pPr>
        <w:numPr>
          <w:ilvl w:val="0"/>
          <w:numId w:val="530"/>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sophisticated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tabs>
          <w:tab w:val="center" w:pos="570"/>
        </w:tabs>
        <w:spacing w:line="360" w:lineRule="auto"/>
        <w:rPr>
          <w:rFonts w:ascii="Times New Roman" w:hAnsi="Times New Roman" w:cs="Times New Roman"/>
          <w:sz w:val="30"/>
          <w:szCs w:val="30"/>
        </w:rPr>
      </w:pP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8.Identify the one which is opposite in meaning (antonym) to the question word and mark. </w:t>
      </w:r>
    </w:p>
    <w:p w:rsidR="00847529" w:rsidRPr="000D3C64" w:rsidRDefault="00847529" w:rsidP="000D3C64">
      <w:pPr>
        <w:spacing w:after="5" w:line="360" w:lineRule="auto"/>
        <w:ind w:left="247" w:right="9"/>
        <w:rPr>
          <w:rFonts w:ascii="Times New Roman" w:hAnsi="Times New Roman" w:cs="Times New Roman"/>
          <w:sz w:val="30"/>
          <w:szCs w:val="30"/>
        </w:rPr>
      </w:pPr>
      <w:r w:rsidRPr="000D3C64">
        <w:rPr>
          <w:rFonts w:ascii="Times New Roman" w:hAnsi="Times New Roman" w:cs="Times New Roman"/>
          <w:sz w:val="30"/>
          <w:szCs w:val="30"/>
        </w:rPr>
        <w:t>provnicial</w:t>
      </w:r>
    </w:p>
    <w:p w:rsidR="00847529" w:rsidRPr="000D3C64" w:rsidRDefault="00847529" w:rsidP="000D3C64">
      <w:pPr>
        <w:pStyle w:val="ListParagraph"/>
        <w:numPr>
          <w:ilvl w:val="0"/>
          <w:numId w:val="531"/>
        </w:numPr>
        <w:spacing w:after="5" w:line="360" w:lineRule="auto"/>
        <w:ind w:right="9"/>
        <w:rPr>
          <w:rFonts w:ascii="Times New Roman" w:hAnsi="Times New Roman" w:cs="Times New Roman"/>
          <w:sz w:val="30"/>
          <w:szCs w:val="30"/>
        </w:rPr>
      </w:pPr>
      <w:r w:rsidRPr="000D3C64">
        <w:rPr>
          <w:rFonts w:ascii="Times New Roman" w:hAnsi="Times New Roman" w:cs="Times New Roman"/>
          <w:sz w:val="30"/>
          <w:szCs w:val="30"/>
        </w:rPr>
        <w:t>narrow</w:t>
      </w:r>
    </w:p>
    <w:p w:rsidR="00847529" w:rsidRPr="000D3C64" w:rsidRDefault="00847529" w:rsidP="000D3C64">
      <w:pPr>
        <w:pStyle w:val="ListParagraph"/>
        <w:numPr>
          <w:ilvl w:val="0"/>
          <w:numId w:val="531"/>
        </w:numPr>
        <w:spacing w:after="5" w:line="360" w:lineRule="auto"/>
        <w:ind w:right="9"/>
        <w:rPr>
          <w:rFonts w:ascii="Times New Roman" w:hAnsi="Times New Roman" w:cs="Times New Roman"/>
          <w:sz w:val="30"/>
          <w:szCs w:val="30"/>
        </w:rPr>
      </w:pPr>
      <w:r w:rsidRPr="000D3C64">
        <w:rPr>
          <w:rFonts w:ascii="Times New Roman" w:hAnsi="Times New Roman" w:cs="Times New Roman"/>
          <w:sz w:val="30"/>
          <w:szCs w:val="30"/>
        </w:rPr>
        <w:t>obstinate</w:t>
      </w:r>
    </w:p>
    <w:p w:rsidR="00847529" w:rsidRPr="000D3C64" w:rsidRDefault="00847529" w:rsidP="000D3C64">
      <w:pPr>
        <w:pStyle w:val="ListParagraph"/>
        <w:numPr>
          <w:ilvl w:val="0"/>
          <w:numId w:val="531"/>
        </w:numPr>
        <w:spacing w:after="5" w:line="360" w:lineRule="auto"/>
        <w:ind w:right="9"/>
        <w:rPr>
          <w:rFonts w:ascii="Times New Roman" w:hAnsi="Times New Roman" w:cs="Times New Roman"/>
          <w:sz w:val="30"/>
          <w:szCs w:val="30"/>
        </w:rPr>
      </w:pPr>
      <w:r w:rsidRPr="000D3C64">
        <w:rPr>
          <w:rFonts w:ascii="Times New Roman" w:hAnsi="Times New Roman" w:cs="Times New Roman"/>
          <w:sz w:val="30"/>
          <w:szCs w:val="30"/>
        </w:rPr>
        <w:t>obscure</w:t>
      </w:r>
    </w:p>
    <w:p w:rsidR="00847529" w:rsidRPr="000D3C64" w:rsidRDefault="00847529" w:rsidP="000D3C64">
      <w:pPr>
        <w:pStyle w:val="ListParagraph"/>
        <w:numPr>
          <w:ilvl w:val="0"/>
          <w:numId w:val="53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sophisticated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after="0" w:line="360" w:lineRule="auto"/>
        <w:ind w:left="7"/>
        <w:rPr>
          <w:rFonts w:ascii="Times New Roman" w:hAnsi="Times New Roman" w:cs="Times New Roman"/>
          <w:sz w:val="30"/>
          <w:szCs w:val="30"/>
        </w:rPr>
      </w:pP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10.Identify the one which is opposite in meaning (antonym) to the question word and mark. </w:t>
      </w:r>
    </w:p>
    <w:p w:rsidR="00847529" w:rsidRPr="000D3C64" w:rsidRDefault="00847529" w:rsidP="000D3C64">
      <w:pPr>
        <w:spacing w:after="5" w:line="360" w:lineRule="auto"/>
        <w:ind w:left="247" w:right="9"/>
        <w:jc w:val="both"/>
        <w:rPr>
          <w:rFonts w:ascii="Times New Roman" w:hAnsi="Times New Roman" w:cs="Times New Roman"/>
          <w:sz w:val="30"/>
          <w:szCs w:val="30"/>
        </w:rPr>
      </w:pPr>
      <w:r w:rsidRPr="000D3C64">
        <w:rPr>
          <w:rFonts w:ascii="Times New Roman" w:hAnsi="Times New Roman" w:cs="Times New Roman"/>
          <w:sz w:val="30"/>
          <w:szCs w:val="30"/>
        </w:rPr>
        <w:t>agitated</w:t>
      </w:r>
    </w:p>
    <w:p w:rsidR="00847529" w:rsidRPr="000D3C64" w:rsidRDefault="00847529" w:rsidP="000D3C64">
      <w:pPr>
        <w:pStyle w:val="ListParagraph"/>
        <w:numPr>
          <w:ilvl w:val="0"/>
          <w:numId w:val="532"/>
        </w:numPr>
        <w:spacing w:after="5" w:line="360" w:lineRule="auto"/>
        <w:ind w:left="0" w:right="9"/>
        <w:jc w:val="both"/>
        <w:rPr>
          <w:rFonts w:ascii="Times New Roman" w:hAnsi="Times New Roman" w:cs="Times New Roman"/>
          <w:sz w:val="30"/>
          <w:szCs w:val="30"/>
        </w:rPr>
      </w:pPr>
      <w:r w:rsidRPr="000D3C64">
        <w:rPr>
          <w:rFonts w:ascii="Times New Roman" w:hAnsi="Times New Roman" w:cs="Times New Roman"/>
          <w:sz w:val="30"/>
          <w:szCs w:val="30"/>
        </w:rPr>
        <w:t>peevish</w:t>
      </w:r>
    </w:p>
    <w:p w:rsidR="00847529" w:rsidRPr="000D3C64" w:rsidRDefault="00847529" w:rsidP="000D3C64">
      <w:pPr>
        <w:pStyle w:val="ListParagraph"/>
        <w:numPr>
          <w:ilvl w:val="0"/>
          <w:numId w:val="532"/>
        </w:numPr>
        <w:spacing w:after="5" w:line="360" w:lineRule="auto"/>
        <w:ind w:left="0" w:right="9"/>
        <w:jc w:val="both"/>
        <w:rPr>
          <w:rFonts w:ascii="Times New Roman" w:hAnsi="Times New Roman" w:cs="Times New Roman"/>
          <w:sz w:val="30"/>
          <w:szCs w:val="30"/>
        </w:rPr>
      </w:pPr>
      <w:r w:rsidRPr="000D3C64">
        <w:rPr>
          <w:rFonts w:ascii="Times New Roman" w:hAnsi="Times New Roman" w:cs="Times New Roman"/>
          <w:sz w:val="30"/>
          <w:szCs w:val="30"/>
        </w:rPr>
        <w:t xml:space="preserve">peevesh </w:t>
      </w:r>
    </w:p>
    <w:p w:rsidR="00847529" w:rsidRPr="000D3C64" w:rsidRDefault="00847529" w:rsidP="000D3C64">
      <w:pPr>
        <w:pStyle w:val="ListParagraph"/>
        <w:numPr>
          <w:ilvl w:val="0"/>
          <w:numId w:val="532"/>
        </w:numPr>
        <w:spacing w:after="5" w:line="360" w:lineRule="auto"/>
        <w:ind w:left="0" w:right="9"/>
        <w:jc w:val="both"/>
        <w:rPr>
          <w:rFonts w:ascii="Times New Roman" w:hAnsi="Times New Roman" w:cs="Times New Roman"/>
          <w:sz w:val="30"/>
          <w:szCs w:val="30"/>
        </w:rPr>
      </w:pPr>
      <w:r w:rsidRPr="000D3C64">
        <w:rPr>
          <w:rFonts w:ascii="Times New Roman" w:hAnsi="Times New Roman" w:cs="Times New Roman"/>
          <w:sz w:val="30"/>
          <w:szCs w:val="30"/>
        </w:rPr>
        <w:t xml:space="preserve">timid </w:t>
      </w:r>
    </w:p>
    <w:p w:rsidR="00847529" w:rsidRPr="000D3C64" w:rsidRDefault="00847529" w:rsidP="000D3C64">
      <w:pPr>
        <w:pStyle w:val="ListParagraph"/>
        <w:numPr>
          <w:ilvl w:val="0"/>
          <w:numId w:val="532"/>
        </w:numPr>
        <w:spacing w:after="5" w:line="360" w:lineRule="auto"/>
        <w:ind w:left="0" w:right="9"/>
        <w:jc w:val="both"/>
        <w:rPr>
          <w:rFonts w:ascii="Times New Roman" w:hAnsi="Times New Roman" w:cs="Times New Roman"/>
          <w:sz w:val="30"/>
          <w:szCs w:val="30"/>
        </w:rPr>
      </w:pPr>
      <w:r w:rsidRPr="000D3C64">
        <w:rPr>
          <w:rFonts w:ascii="Times New Roman" w:hAnsi="Times New Roman" w:cs="Times New Roman"/>
          <w:sz w:val="30"/>
          <w:szCs w:val="30"/>
        </w:rPr>
        <w:t xml:space="preserve">unruffled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11.Identify the one which is opposite in meaning (antonym) to the question word and mark. </w:t>
      </w:r>
    </w:p>
    <w:p w:rsidR="00847529" w:rsidRPr="000D3C64" w:rsidRDefault="00847529" w:rsidP="000D3C64">
      <w:pPr>
        <w:spacing w:after="5" w:line="360" w:lineRule="auto"/>
        <w:ind w:left="247" w:right="9"/>
        <w:jc w:val="both"/>
        <w:rPr>
          <w:rFonts w:ascii="Times New Roman" w:hAnsi="Times New Roman" w:cs="Times New Roman"/>
          <w:sz w:val="30"/>
          <w:szCs w:val="30"/>
        </w:rPr>
      </w:pPr>
      <w:r w:rsidRPr="000D3C64">
        <w:rPr>
          <w:rFonts w:ascii="Times New Roman" w:hAnsi="Times New Roman" w:cs="Times New Roman"/>
          <w:sz w:val="30"/>
          <w:szCs w:val="30"/>
        </w:rPr>
        <w:t>contrite</w:t>
      </w:r>
    </w:p>
    <w:p w:rsidR="00847529" w:rsidRPr="000D3C64" w:rsidRDefault="00847529" w:rsidP="000D3C64">
      <w:pPr>
        <w:pStyle w:val="ListParagraph"/>
        <w:numPr>
          <w:ilvl w:val="0"/>
          <w:numId w:val="53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controlled</w:t>
      </w:r>
    </w:p>
    <w:p w:rsidR="00847529" w:rsidRPr="000D3C64" w:rsidRDefault="00847529" w:rsidP="000D3C64">
      <w:pPr>
        <w:numPr>
          <w:ilvl w:val="0"/>
          <w:numId w:val="53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penitent </w:t>
      </w:r>
    </w:p>
    <w:p w:rsidR="00847529" w:rsidRPr="000D3C64" w:rsidRDefault="00847529" w:rsidP="000D3C64">
      <w:pPr>
        <w:numPr>
          <w:ilvl w:val="0"/>
          <w:numId w:val="53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impenitent </w:t>
      </w:r>
    </w:p>
    <w:p w:rsidR="00847529" w:rsidRPr="000D3C64" w:rsidRDefault="00847529" w:rsidP="000D3C64">
      <w:pPr>
        <w:numPr>
          <w:ilvl w:val="0"/>
          <w:numId w:val="53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ecstatic </w:t>
      </w:r>
    </w:p>
    <w:p w:rsidR="00847529" w:rsidRPr="000D3C64" w:rsidRDefault="00847529"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847529" w:rsidRPr="000D3C64" w:rsidRDefault="00847529" w:rsidP="000D3C64">
      <w:pPr>
        <w:spacing w:line="360" w:lineRule="auto"/>
        <w:ind w:right="408"/>
        <w:rPr>
          <w:rFonts w:ascii="Times New Roman" w:hAnsi="Times New Roman" w:cs="Times New Roman"/>
          <w:sz w:val="30"/>
          <w:szCs w:val="30"/>
        </w:rPr>
      </w:pPr>
      <w:r w:rsidRPr="000D3C64">
        <w:rPr>
          <w:rFonts w:ascii="Times New Roman" w:hAnsi="Times New Roman" w:cs="Times New Roman"/>
          <w:sz w:val="30"/>
          <w:szCs w:val="30"/>
        </w:rPr>
        <w:t xml:space="preserve">12.Identify the one which is opposite in meaning (antonym) to the question word and mark. Protract </w:t>
      </w:r>
    </w:p>
    <w:p w:rsidR="00847529" w:rsidRPr="000D3C64" w:rsidRDefault="00847529" w:rsidP="000D3C64">
      <w:pPr>
        <w:numPr>
          <w:ilvl w:val="0"/>
          <w:numId w:val="53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curtail </w:t>
      </w:r>
    </w:p>
    <w:p w:rsidR="00847529" w:rsidRPr="000D3C64" w:rsidRDefault="00847529" w:rsidP="000D3C64">
      <w:pPr>
        <w:numPr>
          <w:ilvl w:val="0"/>
          <w:numId w:val="53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extend </w:t>
      </w:r>
    </w:p>
    <w:p w:rsidR="00847529" w:rsidRPr="000D3C64" w:rsidRDefault="00847529" w:rsidP="000D3C64">
      <w:pPr>
        <w:numPr>
          <w:ilvl w:val="0"/>
          <w:numId w:val="53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spread </w:t>
      </w:r>
    </w:p>
    <w:p w:rsidR="00847529" w:rsidRPr="000D3C64" w:rsidRDefault="00847529" w:rsidP="000D3C64">
      <w:pPr>
        <w:numPr>
          <w:ilvl w:val="0"/>
          <w:numId w:val="534"/>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contrive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spacing w:after="2" w:line="360" w:lineRule="auto"/>
        <w:ind w:left="2" w:right="1164" w:hanging="10"/>
        <w:rPr>
          <w:rFonts w:ascii="Times New Roman" w:hAnsi="Times New Roman" w:cs="Times New Roman"/>
          <w:sz w:val="30"/>
          <w:szCs w:val="30"/>
        </w:rPr>
      </w:pPr>
      <w:r w:rsidRPr="000D3C64">
        <w:rPr>
          <w:rFonts w:ascii="Times New Roman" w:hAnsi="Times New Roman" w:cs="Times New Roman"/>
          <w:sz w:val="30"/>
          <w:szCs w:val="30"/>
        </w:rPr>
        <w:t xml:space="preserve">13.Identify the one which is opposite in meaning (antonym) to the question word and mark. capitulate 1. deceive </w:t>
      </w:r>
    </w:p>
    <w:p w:rsidR="00847529" w:rsidRPr="000D3C64" w:rsidRDefault="00847529" w:rsidP="000D3C64">
      <w:pPr>
        <w:numPr>
          <w:ilvl w:val="0"/>
          <w:numId w:val="53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surrender </w:t>
      </w:r>
    </w:p>
    <w:p w:rsidR="00847529" w:rsidRPr="000D3C64" w:rsidRDefault="00847529" w:rsidP="000D3C64">
      <w:pPr>
        <w:numPr>
          <w:ilvl w:val="0"/>
          <w:numId w:val="53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resist </w:t>
      </w:r>
    </w:p>
    <w:p w:rsidR="00847529" w:rsidRPr="000D3C64" w:rsidRDefault="00847529" w:rsidP="000D3C64">
      <w:pPr>
        <w:numPr>
          <w:ilvl w:val="0"/>
          <w:numId w:val="535"/>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credit </w:t>
      </w:r>
    </w:p>
    <w:p w:rsidR="00847529" w:rsidRPr="000D3C64" w:rsidRDefault="00847529"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847529" w:rsidRPr="000D3C64" w:rsidRDefault="00847529" w:rsidP="000D3C64">
      <w:pPr>
        <w:tabs>
          <w:tab w:val="center" w:pos="540"/>
        </w:tabs>
        <w:spacing w:line="360" w:lineRule="auto"/>
        <w:rPr>
          <w:rFonts w:ascii="Times New Roman" w:hAnsi="Times New Roman" w:cs="Times New Roman"/>
          <w:sz w:val="30"/>
          <w:szCs w:val="30"/>
        </w:rPr>
      </w:pPr>
      <w:r w:rsidRPr="000D3C64">
        <w:rPr>
          <w:rFonts w:ascii="Times New Roman" w:hAnsi="Times New Roman" w:cs="Times New Roman"/>
          <w:sz w:val="30"/>
          <w:szCs w:val="30"/>
        </w:rPr>
        <w:t>14.</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Identify the one which is opposite in meaning (antonym) to the question word and mark.</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Promiscuous</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847529" w:rsidRPr="000D3C64" w:rsidRDefault="00847529" w:rsidP="000D3C64">
      <w:pPr>
        <w:numPr>
          <w:ilvl w:val="0"/>
          <w:numId w:val="53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distinguished </w:t>
      </w:r>
    </w:p>
    <w:p w:rsidR="00847529" w:rsidRPr="000D3C64" w:rsidRDefault="00847529" w:rsidP="000D3C64">
      <w:pPr>
        <w:numPr>
          <w:ilvl w:val="0"/>
          <w:numId w:val="53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equal </w:t>
      </w:r>
    </w:p>
    <w:p w:rsidR="00847529" w:rsidRPr="000D3C64" w:rsidRDefault="00847529" w:rsidP="000D3C64">
      <w:pPr>
        <w:numPr>
          <w:ilvl w:val="0"/>
          <w:numId w:val="53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same </w:t>
      </w:r>
    </w:p>
    <w:p w:rsidR="00847529" w:rsidRPr="000D3C64" w:rsidRDefault="00847529" w:rsidP="000D3C64">
      <w:pPr>
        <w:numPr>
          <w:ilvl w:val="0"/>
          <w:numId w:val="536"/>
        </w:numPr>
        <w:spacing w:after="5" w:line="360" w:lineRule="auto"/>
        <w:ind w:right="9" w:hanging="240"/>
        <w:jc w:val="both"/>
        <w:rPr>
          <w:rFonts w:ascii="Times New Roman" w:hAnsi="Times New Roman" w:cs="Times New Roman"/>
          <w:sz w:val="30"/>
          <w:szCs w:val="30"/>
        </w:rPr>
      </w:pPr>
      <w:r w:rsidRPr="000D3C64">
        <w:rPr>
          <w:rFonts w:ascii="Times New Roman" w:hAnsi="Times New Roman" w:cs="Times New Roman"/>
          <w:sz w:val="30"/>
          <w:szCs w:val="30"/>
        </w:rPr>
        <w:t xml:space="preserve">obvious </w:t>
      </w:r>
    </w:p>
    <w:p w:rsidR="00847529" w:rsidRPr="000D3C64" w:rsidRDefault="00847529" w:rsidP="000D3C64">
      <w:pPr>
        <w:spacing w:after="0" w:line="360" w:lineRule="auto"/>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89" w:name="_Toc10562455"/>
      <w:r w:rsidRPr="000D3C64">
        <w:rPr>
          <w:rFonts w:ascii="Times New Roman" w:hAnsi="Times New Roman" w:cs="Times New Roman"/>
          <w:sz w:val="30"/>
          <w:szCs w:val="30"/>
        </w:rPr>
        <w:t>Understanding the passage</w:t>
      </w:r>
      <w:bookmarkEnd w:id="89"/>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 each question below is given a passage followed by several inferences. You have to examine each inference separately in the context of the passage and decide upon its degree of truth or falsity.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Mark your answer as: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if the inference is ' definitely true' i.e., it directly follows from the facts given in the passage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if the inference is ' probably true' though not definitely true in the light of the facts given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if you think the data are in adequate i.e., from the facts given you cannot say whether the inference is likely to be true or false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if you think the inference is ' probably false' though not definitely false in the light of the facts given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 if you think inference is ' definitely false' i,e , it contradicts the given facts.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More than a decade of erosion in budgetary support from the Union Government, has seriously affected Indian Railway's capacity to finance its plan expenditures. The situation has come to a pass where the railways must now think of innovative ways to get longer mileage from its investments. Significantly the resource crunch has had grievous impact on the railways. As a result, it will not be in a position to acquire necessary equipments and this will seriously affect the railway's capacity to serve the needs of the economy in future.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Railways had so far belived in traditional ways in generating income.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Government has shifted its priority from railways to other areas.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union government has reduced drastically the budgetary support to railways during the last decade.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fiscal position of railways in the earlier plan period was better than the current plan period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During the current plan period, the railways will not be able to expand its network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smaller pesticide formulation units in India operate under heavy constraints such as obsolete technology, small scale of operation and dependence on large units for raw materials. In view of the loss of expensive material by the smaller units it is important to either eliminate or reduce losses to the extent possible through innovative and sustainable waste minimization techniques. Operating profit margins of the units are very low and small adverse conditions land these companies in trouble. Maximum   losses suffered by these units are through poor housekeeping, Sub- optional operating practices, and lack of proper opportunities for recycling waste.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Smaller units should be operationally self-sufficient so as to minimize loss.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Waste management process in India need modernization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Lack of funds compels smaller units to ignore house keeping.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recent survey shows that India has the lowest death rate for blood cancer. China, Thailand and Myanmar (countries that have taste for spices) also have low rates. Higher rates are found in S.A where spices are not used. The typical American food remains chicken rolls, butter and beef.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Americans are unorthodox in their food habits.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Americans dislike spices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Spices prevent blood cancer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Spices promote forms of cancer other than blood cancer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Chicken rolls, butter and beef promote cancer.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water resources of our country are very much underutilized . The main reason of this underutilization is the lack of capital and technology. A large portion of our water resources is wasted due to floods and unwise use of water for irrigation as well as domestic purposes. we can make full use of our water resources by building dams on rivers and by adopting policy  of awareness among people not to waste water.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Occurrence of floods adds to the water resources.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E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people do not use water resources in a judicious way.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1"/>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country does not have enough funds to develop water resources </w:t>
      </w:r>
    </w:p>
    <w:p w:rsidR="003B1E1F" w:rsidRPr="000D3C64" w:rsidRDefault="003B1E1F" w:rsidP="000D3C64">
      <w:pPr>
        <w:pStyle w:val="ListParagraph"/>
        <w:spacing w:line="360" w:lineRule="auto"/>
        <w:ind w:firstLine="360"/>
        <w:jc w:val="both"/>
        <w:rPr>
          <w:rFonts w:ascii="Times New Roman" w:hAnsi="Times New Roman" w:cs="Times New Roman"/>
          <w:sz w:val="30"/>
          <w:szCs w:val="30"/>
        </w:rPr>
      </w:pPr>
      <w:r w:rsidRPr="000D3C64">
        <w:rPr>
          <w:rFonts w:ascii="Times New Roman" w:hAnsi="Times New Roman" w:cs="Times New Roman"/>
          <w:sz w:val="30"/>
          <w:szCs w:val="30"/>
        </w:rPr>
        <w:t>Ans: A</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Read the paragraphs given and choose the best option that suits the question asked.</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Bill earns more commission than does Sandra. But since Andrew earns more commission than does Lisa, it follows that Bill earns more commission than does Lisa.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Any of the following, if introduced into the argument as an additional premise, makes the argument above logically correct EXCEPT:</w:t>
      </w:r>
    </w:p>
    <w:p w:rsidR="003B1E1F" w:rsidRPr="000D3C64" w:rsidRDefault="003B1E1F" w:rsidP="000D3C64">
      <w:pPr>
        <w:pStyle w:val="ListParagraph"/>
        <w:numPr>
          <w:ilvl w:val="0"/>
          <w:numId w:val="13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Andrew earns more commission than Bill </w:t>
      </w:r>
    </w:p>
    <w:p w:rsidR="003B1E1F" w:rsidRPr="000D3C64" w:rsidRDefault="003B1E1F" w:rsidP="000D3C64">
      <w:pPr>
        <w:pStyle w:val="ListParagraph"/>
        <w:numPr>
          <w:ilvl w:val="0"/>
          <w:numId w:val="13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Sandra earns more commission than Lisa </w:t>
      </w:r>
    </w:p>
    <w:p w:rsidR="003B1E1F" w:rsidRPr="000D3C64" w:rsidRDefault="003B1E1F" w:rsidP="000D3C64">
      <w:pPr>
        <w:pStyle w:val="ListParagraph"/>
        <w:numPr>
          <w:ilvl w:val="0"/>
          <w:numId w:val="13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Sandra earns more commission than Andrew </w:t>
      </w:r>
    </w:p>
    <w:p w:rsidR="003B1E1F" w:rsidRPr="000D3C64" w:rsidRDefault="003B1E1F" w:rsidP="000D3C64">
      <w:pPr>
        <w:pStyle w:val="ListParagraph"/>
        <w:numPr>
          <w:ilvl w:val="0"/>
          <w:numId w:val="13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Sandra and Andrew earn the same amount of commission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In 2003 an airline in United State lost more than half, on average, of the foreign passengers they had previously served each year. Researchers have alleged that this extreme drop resulted from a rise in price of tickets for international lines from $60 to $90 per 1,000 miles.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if feasible, offers the best prospects for alleviating the problem of the drop-in passengers as the researchers assessed it? </w:t>
      </w:r>
    </w:p>
    <w:p w:rsidR="003B1E1F" w:rsidRPr="000D3C64" w:rsidRDefault="003B1E1F" w:rsidP="000D3C64">
      <w:pPr>
        <w:pStyle w:val="ListParagraph"/>
        <w:numPr>
          <w:ilvl w:val="0"/>
          <w:numId w:val="14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Cooperating with other airlines to provide more international lines. </w:t>
      </w:r>
    </w:p>
    <w:p w:rsidR="003B1E1F" w:rsidRPr="000D3C64" w:rsidRDefault="003B1E1F" w:rsidP="000D3C64">
      <w:pPr>
        <w:pStyle w:val="ListParagraph"/>
        <w:numPr>
          <w:ilvl w:val="0"/>
          <w:numId w:val="14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Allowing foreign passengers to pay the same as the previous international line </w:t>
      </w:r>
    </w:p>
    <w:p w:rsidR="003B1E1F" w:rsidRPr="000D3C64" w:rsidRDefault="003B1E1F" w:rsidP="000D3C64">
      <w:pPr>
        <w:pStyle w:val="ListParagraph"/>
        <w:numPr>
          <w:ilvl w:val="0"/>
          <w:numId w:val="14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Reemphasizing the goals and mission of the airline as serving both domestic passengers and foreign passengers </w:t>
      </w:r>
    </w:p>
    <w:p w:rsidR="003B1E1F" w:rsidRPr="000D3C64" w:rsidRDefault="003B1E1F" w:rsidP="000D3C64">
      <w:pPr>
        <w:pStyle w:val="ListParagraph"/>
        <w:numPr>
          <w:ilvl w:val="0"/>
          <w:numId w:val="14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Increasing the financial resources of the airline by raising the ticket price for domestic passengers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life insurance company allows people to prepay their endowment insurance at current rates. The policyholder then pays the premium every year. People should participate in the program as a means of decreasing the cost for their living after retirement.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if true, is the most appropriate reason for people NOT to participate in the program? </w:t>
      </w:r>
    </w:p>
    <w:p w:rsidR="003B1E1F" w:rsidRPr="000D3C64" w:rsidRDefault="003B1E1F" w:rsidP="000D3C64">
      <w:pPr>
        <w:pStyle w:val="ListParagraph"/>
        <w:numPr>
          <w:ilvl w:val="0"/>
          <w:numId w:val="14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Peoples are unsure about which insurance company they will choose after retirement. </w:t>
      </w:r>
    </w:p>
    <w:p w:rsidR="003B1E1F" w:rsidRPr="000D3C64" w:rsidRDefault="003B1E1F" w:rsidP="000D3C64">
      <w:pPr>
        <w:pStyle w:val="ListParagraph"/>
        <w:numPr>
          <w:ilvl w:val="0"/>
          <w:numId w:val="14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amount of money accumulated by putting the prepayment funds in an interest-bearing account today will be greater than the total cost of insurance when they retire. </w:t>
      </w:r>
    </w:p>
    <w:p w:rsidR="003B1E1F" w:rsidRPr="000D3C64" w:rsidRDefault="003B1E1F" w:rsidP="000D3C64">
      <w:pPr>
        <w:pStyle w:val="ListParagraph"/>
        <w:numPr>
          <w:ilvl w:val="0"/>
          <w:numId w:val="14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annual cost of premium is expected to increase at a faster rate than the annual increase in the cost of living. </w:t>
      </w:r>
    </w:p>
    <w:p w:rsidR="003B1E1F" w:rsidRPr="000D3C64" w:rsidRDefault="003B1E1F" w:rsidP="000D3C64">
      <w:pPr>
        <w:pStyle w:val="ListParagraph"/>
        <w:numPr>
          <w:ilvl w:val="0"/>
          <w:numId w:val="14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Some of the insurance companies are contemplating large increases in premium next year.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If highways were restricted to cars and only those truck with capacity of less than 8 tons, most the truck traffic would be forced to run outside highway. Such a reduction in the amount of truck traffic would reduce the risk of collision in highway.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The conclusion draw in the first sentence depends on which of the following assumptions? </w:t>
      </w:r>
    </w:p>
    <w:p w:rsidR="003B1E1F" w:rsidRPr="000D3C64" w:rsidRDefault="003B1E1F" w:rsidP="000D3C64">
      <w:pPr>
        <w:pStyle w:val="ListParagraph"/>
        <w:numPr>
          <w:ilvl w:val="0"/>
          <w:numId w:val="14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roads outside highway would be as convenient as highway for most drivers of truck. </w:t>
      </w:r>
    </w:p>
    <w:p w:rsidR="003B1E1F" w:rsidRPr="000D3C64" w:rsidRDefault="003B1E1F" w:rsidP="000D3C64">
      <w:pPr>
        <w:pStyle w:val="ListParagraph"/>
        <w:numPr>
          <w:ilvl w:val="0"/>
          <w:numId w:val="14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Most roads outside highways are not ready to handle truck traffic. </w:t>
      </w:r>
    </w:p>
    <w:p w:rsidR="003B1E1F" w:rsidRPr="000D3C64" w:rsidRDefault="003B1E1F" w:rsidP="000D3C64">
      <w:pPr>
        <w:pStyle w:val="ListParagraph"/>
        <w:numPr>
          <w:ilvl w:val="0"/>
          <w:numId w:val="14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Most trucks that are currently running in highway have a capacity of more than 8 tons. </w:t>
      </w:r>
    </w:p>
    <w:p w:rsidR="003B1E1F" w:rsidRPr="000D3C64" w:rsidRDefault="003B1E1F" w:rsidP="000D3C64">
      <w:pPr>
        <w:pStyle w:val="ListParagraph"/>
        <w:numPr>
          <w:ilvl w:val="0"/>
          <w:numId w:val="14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Cars are at greater risk of becoming involved in collisions than are trucks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 1992, 5 percent of every dollar paid in tax went to support the unemployed citizens. In 1998, 8 percent of every dollar paid in tax went to such funds, although that unemployment rate has decreased in 1998 than in 1992.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Each of the following, if true, could explain the simultaneous increase in percent of every dollar paid in tax to support the unemployed citizens and decrease in the number of unemployment rate EXCEPT: </w:t>
      </w:r>
    </w:p>
    <w:p w:rsidR="003B1E1F" w:rsidRPr="000D3C64" w:rsidRDefault="003B1E1F" w:rsidP="000D3C64">
      <w:pPr>
        <w:pStyle w:val="ListParagraph"/>
        <w:numPr>
          <w:ilvl w:val="0"/>
          <w:numId w:val="14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On average, each unemployed citizen received more money in 1998 than 1992. </w:t>
      </w:r>
    </w:p>
    <w:p w:rsidR="003B1E1F" w:rsidRPr="000D3C64" w:rsidRDefault="003B1E1F" w:rsidP="000D3C64">
      <w:pPr>
        <w:pStyle w:val="ListParagraph"/>
        <w:numPr>
          <w:ilvl w:val="0"/>
          <w:numId w:val="14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On average, people paid less tax in 1998 than in 1992. </w:t>
      </w:r>
    </w:p>
    <w:p w:rsidR="003B1E1F" w:rsidRPr="000D3C64" w:rsidRDefault="003B1E1F" w:rsidP="000D3C64">
      <w:pPr>
        <w:pStyle w:val="ListParagraph"/>
        <w:numPr>
          <w:ilvl w:val="0"/>
          <w:numId w:val="14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individuals had paid more tax than did enterprises during this period. </w:t>
      </w:r>
    </w:p>
    <w:p w:rsidR="003B1E1F" w:rsidRPr="000D3C64" w:rsidRDefault="003B1E1F" w:rsidP="000D3C64">
      <w:pPr>
        <w:pStyle w:val="ListParagraph"/>
        <w:numPr>
          <w:ilvl w:val="0"/>
          <w:numId w:val="14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Income before tax has significantly decreased since 1992.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Stock analyst: "We believe Company A's stock will appreciate at 35% a year for the next 5 to 7 years. Company A just became the leader in its industry and we expect its sales to grow at 8% a year." Commentator: "But how can the stock's price be expected to grow more quickly than the company's underlying sales?"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facts would best support the stock analyst? </w:t>
      </w:r>
    </w:p>
    <w:p w:rsidR="003B1E1F" w:rsidRPr="000D3C64" w:rsidRDefault="003B1E1F" w:rsidP="000D3C64">
      <w:pPr>
        <w:pStyle w:val="ListParagraph"/>
        <w:numPr>
          <w:ilvl w:val="0"/>
          <w:numId w:val="14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company's expenses will be declining over the next 5 to 10 years. </w:t>
      </w:r>
    </w:p>
    <w:p w:rsidR="003B1E1F" w:rsidRPr="000D3C64" w:rsidRDefault="003B1E1F" w:rsidP="000D3C64">
      <w:pPr>
        <w:pStyle w:val="ListParagraph"/>
        <w:numPr>
          <w:ilvl w:val="0"/>
          <w:numId w:val="14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company just won a patent on a new product. </w:t>
      </w:r>
    </w:p>
    <w:p w:rsidR="003B1E1F" w:rsidRPr="000D3C64" w:rsidRDefault="003B1E1F" w:rsidP="000D3C64">
      <w:pPr>
        <w:pStyle w:val="ListParagraph"/>
        <w:numPr>
          <w:ilvl w:val="0"/>
          <w:numId w:val="14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Company A's stock is currently overvalued by a significant amount. </w:t>
      </w:r>
    </w:p>
    <w:p w:rsidR="003B1E1F" w:rsidRPr="000D3C64" w:rsidRDefault="003B1E1F" w:rsidP="000D3C64">
      <w:pPr>
        <w:pStyle w:val="ListParagraph"/>
        <w:numPr>
          <w:ilvl w:val="0"/>
          <w:numId w:val="14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5 to 7 year time frame is too long for anyone to accurately forecast.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Acme brand aspirin claims to be the best headache relief available on the market today. To prove this claim, Acme called 10 people and asked them their thoughts on headache relief products. All 10 of them stated that they unequivocally use Acme brand aspirin on a regular basis and that they believe it to be the best headache relief available on the market today.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would most weaken this argument? </w:t>
      </w:r>
    </w:p>
    <w:p w:rsidR="003B1E1F" w:rsidRPr="000D3C64" w:rsidRDefault="003B1E1F" w:rsidP="000D3C64">
      <w:pPr>
        <w:pStyle w:val="ListParagraph"/>
        <w:numPr>
          <w:ilvl w:val="0"/>
          <w:numId w:val="14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Acme brand aspirin is highly addictive </w:t>
      </w:r>
    </w:p>
    <w:p w:rsidR="003B1E1F" w:rsidRPr="000D3C64" w:rsidRDefault="003B1E1F" w:rsidP="000D3C64">
      <w:pPr>
        <w:pStyle w:val="ListParagraph"/>
        <w:numPr>
          <w:ilvl w:val="0"/>
          <w:numId w:val="14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10 people called were married to the company's top 10 executives, and they were coached on what to say. </w:t>
      </w:r>
    </w:p>
    <w:p w:rsidR="003B1E1F" w:rsidRPr="000D3C64" w:rsidRDefault="003B1E1F" w:rsidP="000D3C64">
      <w:pPr>
        <w:pStyle w:val="ListParagraph"/>
        <w:numPr>
          <w:ilvl w:val="0"/>
          <w:numId w:val="14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Most people choose to suffer silently through their headaches </w:t>
      </w:r>
    </w:p>
    <w:p w:rsidR="003B1E1F" w:rsidRPr="000D3C64" w:rsidRDefault="003B1E1F" w:rsidP="000D3C64">
      <w:pPr>
        <w:pStyle w:val="ListParagraph"/>
        <w:numPr>
          <w:ilvl w:val="0"/>
          <w:numId w:val="14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This survey was conducted by an independent company.</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​Most citizens are very conscientious about observing a law when they can see the reason behind it. For instance, there has been very little need to actively enforce the recently-implemented law that increased the penalty for motorists caught leaving a gas station without paying for gas they had pumped into their vehicles. This is because citizens are very conscientious of the high cost of gasoline and they know that stealing gas will only further increase the price of gasoline for everyone.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Which of the following statements would the author of this passage be most likely to believe? </w:t>
      </w:r>
    </w:p>
    <w:p w:rsidR="003B1E1F" w:rsidRPr="000D3C64" w:rsidRDefault="003B1E1F" w:rsidP="000D3C64">
      <w:pPr>
        <w:pStyle w:val="ListParagraph"/>
        <w:numPr>
          <w:ilvl w:val="0"/>
          <w:numId w:val="14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increased penalty alone is a significant motivation for most citizens to obey the law. </w:t>
      </w:r>
    </w:p>
    <w:p w:rsidR="003B1E1F" w:rsidRPr="000D3C64" w:rsidRDefault="003B1E1F" w:rsidP="000D3C64">
      <w:pPr>
        <w:pStyle w:val="ListParagraph"/>
        <w:numPr>
          <w:ilvl w:val="0"/>
          <w:numId w:val="14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are still too many inconsiderate citizens in the local community. </w:t>
      </w:r>
    </w:p>
    <w:p w:rsidR="003B1E1F" w:rsidRPr="000D3C64" w:rsidRDefault="003B1E1F" w:rsidP="000D3C64">
      <w:pPr>
        <w:pStyle w:val="ListParagraph"/>
        <w:numPr>
          <w:ilvl w:val="0"/>
          <w:numId w:val="14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High gasoline prices can be brought down if everyone does his or her part and pays for the gasoline they use at the pumps. </w:t>
      </w:r>
    </w:p>
    <w:p w:rsidR="003B1E1F" w:rsidRPr="000D3C64" w:rsidRDefault="003B1E1F" w:rsidP="000D3C64">
      <w:pPr>
        <w:pStyle w:val="ListParagraph"/>
        <w:numPr>
          <w:ilvl w:val="0"/>
          <w:numId w:val="14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Society should make an effort to teach citizens the reasons for its laws. </w:t>
      </w:r>
    </w:p>
    <w:p w:rsidR="003B1E1F" w:rsidRPr="000D3C64" w:rsidRDefault="003B1E1F" w:rsidP="000D3C64">
      <w:pPr>
        <w:pStyle w:val="ListParagraph"/>
        <w:numPr>
          <w:ilvl w:val="0"/>
          <w:numId w:val="14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People would be more likely to speed on a stretch of deserted highway than to not pay for gasoline.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​Nearly one in three subscribers to Financial Forecaster is a millionaire, and over half are in top management. Shouldn't you subscribe to Financial Forecaster now?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reader who is neither a millionaire nor in top management would be most likely to act in accordance with the advertisement's suggestion if he or she drew which of the following questionable conclusions invited by the advertisement? </w:t>
      </w:r>
    </w:p>
    <w:p w:rsidR="003B1E1F" w:rsidRPr="000D3C64" w:rsidRDefault="003B1E1F" w:rsidP="000D3C64">
      <w:pPr>
        <w:pStyle w:val="ListParagraph"/>
        <w:numPr>
          <w:ilvl w:val="0"/>
          <w:numId w:val="14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Among finance-related periodicals, Financial Forecaster provides the most detailed financial information. </w:t>
      </w:r>
    </w:p>
    <w:p w:rsidR="003B1E1F" w:rsidRPr="000D3C64" w:rsidRDefault="003B1E1F" w:rsidP="000D3C64">
      <w:pPr>
        <w:pStyle w:val="ListParagraph"/>
        <w:numPr>
          <w:ilvl w:val="0"/>
          <w:numId w:val="14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Top managers cannot do their jobs properly without reading Financial Forecaster. </w:t>
      </w:r>
    </w:p>
    <w:p w:rsidR="003B1E1F" w:rsidRPr="000D3C64" w:rsidRDefault="003B1E1F" w:rsidP="000D3C64">
      <w:pPr>
        <w:pStyle w:val="ListParagraph"/>
        <w:numPr>
          <w:ilvl w:val="0"/>
          <w:numId w:val="14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advertisement is placed where those who will be likely to read it are millionaires. </w:t>
      </w:r>
    </w:p>
    <w:p w:rsidR="003B1E1F" w:rsidRPr="000D3C64" w:rsidRDefault="003B1E1F" w:rsidP="000D3C64">
      <w:pPr>
        <w:pStyle w:val="ListParagraph"/>
        <w:numPr>
          <w:ilvl w:val="0"/>
          <w:numId w:val="14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subscribers mentioned were helped to become millionaires or join top management by reading Financial Forecaster </w:t>
      </w:r>
    </w:p>
    <w:p w:rsidR="003B1E1F" w:rsidRPr="000D3C64" w:rsidRDefault="003B1E1F" w:rsidP="000D3C64">
      <w:pPr>
        <w:pStyle w:val="ListParagraph"/>
        <w:numPr>
          <w:ilvl w:val="0"/>
          <w:numId w:val="13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​Contrary to the charges made by some of its opponents, the provisions of the new deficit-reduction law for indiscriminate cuts in the federal budget are justified. Opponents should remember that the New Deal pulled this country out of great economic troubles even though some of its programs were later found to be unconstitutional.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The author's method of attacking the charges of certain opponents of the new deficit-reduction law is to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1. attack the character of the opponents rather than their claim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 imply an analogy between the law and some New Deal programs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 point out that the opponents' claims imply a dilemma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4. show that the opponents' reasoning leads to an absurd conclusion</w:t>
      </w:r>
    </w:p>
    <w:p w:rsidR="0039737E" w:rsidRPr="000D3C64" w:rsidRDefault="0039737E" w:rsidP="000D3C64">
      <w:pPr>
        <w:pStyle w:val="ListParagraph"/>
        <w:spacing w:line="360" w:lineRule="auto"/>
        <w:ind w:left="360"/>
        <w:jc w:val="both"/>
        <w:rPr>
          <w:rFonts w:ascii="Times New Roman" w:hAnsi="Times New Roman" w:cs="Times New Roman"/>
          <w:sz w:val="30"/>
          <w:szCs w:val="30"/>
        </w:rPr>
      </w:pP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1.Directions : Study the following information and answer the question given below: In a certain code, the symbols for 0 (zero) is @ and for 1 is $. There are no other symbols for all other number greater than one. The numbers greater than 1 are to be written only by using the two symbols given above. The value of the symbol for 1 doubles itself every time it shifts one place to the left.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Study the following examples:</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‘0’ is written as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 is written as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 is written as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‘3’ is written as #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‘4’ is written as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and so on =&gt; Which of the following represents 14?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(a)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Answer (b)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given pattern is nothing but binary. In binary 2 = 10 ; 3 = 11 Thus 14 = 1110 So 14 =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2.Gautham passes through seven lane to reach his school. He finds that YELLOW lane is between his house and KAMA lane. The third lane from his school is APPLE lane. PEACOCK lane is immediately before the PARK lane. He passes ASH lane at the end. KAMA lane is between YELLOW lane and PEACOCK lane. The sixth lane from his house is RAO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I. How many lane are there between KAMA lane and RAO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one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two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three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 four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II. After passing the park lane how many lane does Gautham cross to reach the school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4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3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2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1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III. After passing the YELLOW lane how many lane does Gautham cross to reach the school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4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6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2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 1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IV. Which lane is between PARK lane and RAO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YELLOW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KAMA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APPLE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 PEACOCK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V. If the house of Gautham,each lane and his school are equidistant and he takes 2 min to pass one lane then how long will he take to reach school from his house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18 min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b) 16 min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c) 14 min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d) 12 min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Sol: 1. 3 Lanes between KAMA lane and RAO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2. Answer is 2 because after passing the PARK lane Gautham cross 3 lane to reach the school.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3. After passing the YELLOW lane Gautham cross 6 lane to reach the school.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4. APPLE lane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5. 16 minutes</w:t>
      </w:r>
    </w:p>
    <w:p w:rsidR="0039737E" w:rsidRPr="000D3C64" w:rsidRDefault="0039737E" w:rsidP="000D3C64">
      <w:pPr>
        <w:spacing w:line="360" w:lineRule="auto"/>
        <w:rPr>
          <w:rFonts w:ascii="Times New Roman" w:hAnsi="Times New Roman" w:cs="Times New Roman"/>
          <w:sz w:val="30"/>
          <w:szCs w:val="30"/>
        </w:rPr>
      </w:pP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3. Three football teams are there. Given below is the group table. Fill in the x's P - Played W - Won  L - Lost   D - Draw  F - Goals  For A - Goals Against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PWLDFA A22xxx1 B2xx124 C2xxx37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Sol: PWLDFA A2 2 0 0 7 1 B2 0 1 1 2 4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C 201 13 7 Total goals for = Total goals against 1+4+7=3+2+x x=7 A has played two and won 2 therefore lost = 0, draw = 0 B has played 2 but one is draw as A has 0 draw, it should be against C i.e C draw = 1 C played 2 draw = 1 therefore lost = 1 because A has won both matches played against them. So we can conclude that each team has played a match with every other team.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4. A bird keeper has got P pigeons, M mynas and S sparrows. The keeper goes for lunch leaving his assistant to watch the birds. Suppose p = 10, m = 5, s = 8 when the bird keeper comes back, the assistant informs the x birds have escaped. The bird keeper exclaims: "Oh no! All my sparrows are gone."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How many birds flew away? When the bird keeper comes back, the assistant told him that x birds have escaped. The keeper realized that atleast 2 sparrows have escaped. What is minimum no of birds that can escape? </w:t>
      </w:r>
    </w:p>
    <w:p w:rsidR="0039737E" w:rsidRPr="000D3C64" w:rsidRDefault="0039737E"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Sol: This question can be solved using the pigeonhole principle. I guess the answer for the first question is 23 (10 + 5 + 8 ). Since if all the birds are escaped, then only he can be sure that all sparrows are gone. And for the second one, answer is 17 (10 p + 5 m + 2 s ). If 17 birds escaped then best case such that least number of sparrows escaped will be like 10 pigeon, 5 myna and 2 sparrows escaped.</w:t>
      </w:r>
    </w:p>
    <w:p w:rsidR="0039737E" w:rsidRPr="000D3C64" w:rsidRDefault="0039737E" w:rsidP="000D3C64">
      <w:pPr>
        <w:pStyle w:val="ListParagraph"/>
        <w:spacing w:line="360" w:lineRule="auto"/>
        <w:ind w:left="360"/>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90" w:name="_Toc10562456"/>
      <w:r w:rsidRPr="000D3C64">
        <w:rPr>
          <w:rFonts w:ascii="Times New Roman" w:hAnsi="Times New Roman" w:cs="Times New Roman"/>
          <w:sz w:val="30"/>
          <w:szCs w:val="30"/>
        </w:rPr>
        <w:t>Spotting errors</w:t>
      </w:r>
      <w:bookmarkEnd w:id="90"/>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 each of the following questions, find out which part of the sentence has an error. If there is no mistake the answer is 'no error'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Our is the only / country in the world / than can boast of / unity in diversity /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B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C                    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no error</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May I know/who you want / to see please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B              C                     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Due to me being a newcomer / I was unable to get a house / suitable for my </w:t>
      </w:r>
    </w:p>
    <w:p w:rsidR="003B1E1F" w:rsidRPr="000D3C64" w:rsidRDefault="003B1E1F" w:rsidP="000D3C64">
      <w:pPr>
        <w:pStyle w:val="ListParagraph"/>
        <w:spacing w:line="360" w:lineRule="auto"/>
        <w:ind w:left="1440"/>
        <w:jc w:val="both"/>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B</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wife and me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This is the boy / whom I think had won / the gold medal in the dance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w:t>
      </w:r>
      <w:r w:rsidRPr="000D3C64">
        <w:rPr>
          <w:rFonts w:ascii="Times New Roman" w:hAnsi="Times New Roman" w:cs="Times New Roman"/>
          <w:sz w:val="30"/>
          <w:szCs w:val="30"/>
        </w:rPr>
        <w:tab/>
        <w:t xml:space="preserve">B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C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competition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number of vehicles /plying on this road /is more than on the main road /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B                      </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C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No error</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There has not been any rainfall / in this part of the country / since the last two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B                             C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years / No error</w:t>
      </w:r>
    </w:p>
    <w:p w:rsidR="003B1E1F" w:rsidRPr="000D3C64" w:rsidRDefault="003B1E1F" w:rsidP="000D3C64">
      <w:pPr>
        <w:pStyle w:val="ListParagraph"/>
        <w:spacing w:line="360" w:lineRule="auto"/>
        <w:ind w:left="108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D</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My father is / in bad mood / today.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B              C          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Both the civilians/ and armymen / joined the First World War / today.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B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C          </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D </w:t>
      </w:r>
      <w:r w:rsidRPr="000D3C64">
        <w:rPr>
          <w:rFonts w:ascii="Times New Roman" w:hAnsi="Times New Roman" w:cs="Times New Roman"/>
          <w:sz w:val="30"/>
          <w:szCs w:val="30"/>
        </w:rPr>
        <w:tab/>
        <w:t>E</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school is / with in hundred yards / from my house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B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 C          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As soon as the teacher entered / everyone fell /in a silence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B             </w:t>
      </w:r>
      <w:r w:rsidRPr="000D3C64">
        <w:rPr>
          <w:rFonts w:ascii="Times New Roman" w:hAnsi="Times New Roman" w:cs="Times New Roman"/>
          <w:sz w:val="30"/>
          <w:szCs w:val="30"/>
        </w:rPr>
        <w:tab/>
        <w:t xml:space="preserve"> C</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took to / reading Times / for better knowledge / of the facts. /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B                      C                          D               </w:t>
      </w:r>
      <w:r w:rsidRPr="000D3C64">
        <w:rPr>
          <w:rFonts w:ascii="Times New Roman" w:hAnsi="Times New Roman" w:cs="Times New Roman"/>
          <w:sz w:val="30"/>
          <w:szCs w:val="30"/>
        </w:rPr>
        <w:tab/>
        <w:t xml:space="preserve">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will put on / a note in this regard / for your consideration / and necessary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B                      </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C                          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decision./ no error</w:t>
      </w:r>
    </w:p>
    <w:p w:rsidR="003B1E1F" w:rsidRPr="000D3C64" w:rsidRDefault="003B1E1F" w:rsidP="000D3C64">
      <w:pPr>
        <w:pStyle w:val="ListParagraph"/>
        <w:spacing w:line="360" w:lineRule="auto"/>
        <w:ind w:left="2160"/>
        <w:jc w:val="both"/>
        <w:rPr>
          <w:rFonts w:ascii="Times New Roman" w:hAnsi="Times New Roman" w:cs="Times New Roman"/>
          <w:sz w:val="30"/>
          <w:szCs w:val="30"/>
        </w:rPr>
      </w:pPr>
      <w:r w:rsidRPr="000D3C64">
        <w:rPr>
          <w:rFonts w:ascii="Times New Roman" w:hAnsi="Times New Roman" w:cs="Times New Roman"/>
          <w:sz w:val="30"/>
          <w:szCs w:val="30"/>
        </w:rPr>
        <w:t>E</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has been working on /the problem from a long time /but is still not / able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B                       </w:t>
      </w:r>
      <w:r w:rsidRPr="000D3C64">
        <w:rPr>
          <w:rFonts w:ascii="Times New Roman" w:hAnsi="Times New Roman" w:cs="Times New Roman"/>
          <w:sz w:val="30"/>
          <w:szCs w:val="30"/>
        </w:rPr>
        <w:tab/>
      </w:r>
      <w:r w:rsidRPr="000D3C64">
        <w:rPr>
          <w:rFonts w:ascii="Times New Roman" w:hAnsi="Times New Roman" w:cs="Times New Roman"/>
          <w:sz w:val="30"/>
          <w:szCs w:val="30"/>
        </w:rPr>
        <w:tab/>
        <w:t xml:space="preserve">C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to solve it./ no error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E</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took to (a) / reading Times (b) / for better knowledge (c) / of the facts (d) / No error (e)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Although Rajat is inferior (b) than most of us (c) in social status (d) he is a man of great integrity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(a)Being the most wealthiest (b) business man in the city (c) he is very well known (d) in social circles.</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(a)</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(a)David often bullies (b)his classmates (c) as he is senior than (d)most of them. a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(c)</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 number of trainees ​who B) take this course every year ​find C) that ​their D) knowledge of mathematics ​is​ inadequate.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E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Either of the solutions you have B) proposed ​are C) acceptable to the union, ​whose D) members ​are willing​ to compromise.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The last man on earth ​will B) abandon his ruined house ​for C) a cave, ​and D) his woven clothes for an animal's skin.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E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The station was a ​hive B) of bustling ​activity​, C) the arrival of the train was the ​most important D) event of the day in that remote place.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B.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My grandmother's legacy ​is B) substantial, ​especially C) if the value of the rare stamps ​is D) taken ​into​ consideration.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C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Neither Bradley, nor ​more B) recent critics who ​have written C) on Shakespeare's tragedies, ​has D) been able to give a convincing explanation for the​ timing of​ events in Othello.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C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The bridal gown was ​most B) unique: ​The C) bridegroom designed ​it D) and ​his​ mother provided the lace fabric.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Answer - A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he took to B. reading times C. for better knowledge D. of the facts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Answer: Option B</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For a successful career ​as  B) a beautician, ​one  C) must be prepared to ​dissemble​:  D)you must not tell your client the unvarnished truth about ​his or her​ appearance.  E) No error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Answer – B</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CHOOSE THE CORRECT SENTENCE FROM THE FOUR ALTERNATIVES: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Men in my office love to take longer coffee breaks.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The men in my office love taking long coffee breaks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Men at my office take long coffee breaks and they love it.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Taking long breaks for coffee is what men in my office love to do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a)My laptop was stolen at the airport yesterday while I was waiting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b)They had stolen my laptop yesterday at the airport while I was waiting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c)I was waiting at the airport yesterday when they stole my laptop.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d)While I was waiting at the airport yesterday,my laptop was stolen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The hostess found out that there was no more drink in Arvind’s glass.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The hostess noticed that there was no more drink in Arvind’s glass.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The hostess noticed that Arvind’s glass could contain no more drink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The hostess identified that Arvind’s had no more to drink in his glass.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General intelligence is essential for outstanding achievement because it involves one?s natural ability to comprehend difficult concepts quicker and to analyze them clearly.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General intelligence is essential in outstanding achievement because it involves the natural ability of one in comprehending difficult concepts more quicker and to analyze them clearly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General intelligence is essential for outstanding achievement because it involves one?s natural ability to comprehend difficult concepts quicker and analyzing them with clearness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General intelligence is essential for outstanding achievement because it naturally involves one?s ability to comprehend difficult concepts quicker and an analysis of them clearly.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a)I enjoyed a visit to the museum;It was far interesting than I expected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b)My visit to the museum was by far interesting so I enjoyed it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c)I enjoyed the visit to the museum;It was far more interesting than I had expected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d)I enjoyed our visit to the museum as it was far more interesting than we expected.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a)This year?s college trip to simla was the most enjoyable vacation I have ever had.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b)This year?s college trip to simla was a more enjoyable vacation I had.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c)The most enjoyable college trip I ever have was the simla trip of this year.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d)I have enjoyed this year?s college trip in simla to the utmost.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a)To prepare himself, he subjected himself to two weeks of intensive training on the Indonesian island of Java, climbing the volcano near Bandung 25 times, spend nights in the open and to test to see how long he could hold out without food.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b)To prepare himself, he subjected himself to two weeks of intensive training on the Indonesian island of Java, climbing the volcano near Bandung 25 times, spending nights in the open and to test to see how long he could hold out without food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In preparation for himself, he subjected himself to two weeks of intensive training on the Indonesian island of Java, climbing the volcano near Bandung 25 times, spending nights in the open and testing to see how long he could hold out without food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To prepare himself, he subjected himself to two weeks of intensive training on the Indonesian island of Java, climbing the volcano near Bandung 25 times, spending nights in the open and testing to see how long he could hold out without food.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If Ram doesn't pay the mortgage to his house on time, he will be out in the street.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Ram will be out in the streets if he does not pay mortgages of his house in time.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If Ram does not pay the mortgage to his house he will be out of the streets on time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If Ram does not pay the mortgage on his house on time, he will be out on the streets.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At a time when so many skilled workers are out of work it will be easy to fill the vacancy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When so many skille workers are not working, it will be easy to fill the vacancy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To fill the vacancy will not be a problem, so many workers are there.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With so many skilled works being there, it wont be a problem filling vacancies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1) a  2) b  3) c  4) 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Read the following statements and identify which are grammatically correct.</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Every language has a lot of different words with similar but slightly differning meanings.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Words are used with each other in fairly fixed ways in every language.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Words do not only have meanings, they also have associations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At an advanced level of any language, it is important to develop an impression of what connatations certain words here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A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A and C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A,B and C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All of the above are correct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e. Only B</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It's something I feel powerfully about.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If I remember perfectly, it happened at about six thirty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It is useful to learn which adverbs most typically modify particular types of objectives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The majority of these adjectives has a negative connotation.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C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B and C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A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None of the above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All of the above are correct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 brash walk before dinner helps to enforce the appetite.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The death tally in the Pakistan earthquake has now risen to 300,000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Let's take a sluggish stroll along the beach, shall we?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If you want to stay at home tonight, that's perfectly OK with we.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A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B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C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D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e. A and B only</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The firefighters managed to save the people trapped in the burning third-floor flat.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The countryside round here is terribly flattenced and BORING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To join the Lucknow Golf Club you pay a flattened fee of Rs.5 lacs.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He was able to erect the child's toy in five minutes flat.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B and C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A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A and 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None of the above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e. A and B</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A.Whereas nineteenth century Darwinists saw evolution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B.as the story of the ascent of man from his brutish origins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C.todays darwinists want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D.to tell the tale rather of the fall of man back to beastliness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E.It is the story of ascent of man and descent of humanity.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1) A,B and 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2) B,C and 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3) C and 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4) A and 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5) A,C and D </w:t>
      </w:r>
    </w:p>
    <w:p w:rsidR="003B1E1F" w:rsidRPr="000D3C64" w:rsidRDefault="003B1E1F" w:rsidP="000D3C64">
      <w:pPr>
        <w:pStyle w:val="ListParagraph"/>
        <w:numPr>
          <w:ilvl w:val="0"/>
          <w:numId w:val="13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The project was underfunded from the outset.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During the cruise, a small cat fell board and drowned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Cooperation across the fronts has been very good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Cross-border cooperation has been exemplary good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A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B only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D and C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None of the above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e. Only Aand B</w:t>
      </w:r>
    </w:p>
    <w:p w:rsidR="001E5040" w:rsidRPr="000D3C64" w:rsidRDefault="001E5040" w:rsidP="000D3C64">
      <w:pPr>
        <w:pStyle w:val="Default"/>
        <w:spacing w:line="360" w:lineRule="auto"/>
        <w:rPr>
          <w:sz w:val="30"/>
          <w:szCs w:val="30"/>
        </w:rPr>
      </w:pPr>
      <w:r w:rsidRPr="000D3C64">
        <w:rPr>
          <w:sz w:val="30"/>
          <w:szCs w:val="30"/>
        </w:rPr>
        <w:t xml:space="preserve">1. Brenden Mccullum, (A)/ the effort of which(B) / was the highest individual score (C)/ in a t20 game(D) / was adjudged(E) / the Man of the match.(F)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2. V. S. Naipaul‟s An Area of Darkness(A) / that costs Rs. </w:t>
      </w:r>
    </w:p>
    <w:p w:rsidR="001E5040" w:rsidRPr="000D3C64" w:rsidRDefault="001E5040" w:rsidP="000D3C64">
      <w:pPr>
        <w:pStyle w:val="Default"/>
        <w:spacing w:line="360" w:lineRule="auto"/>
        <w:rPr>
          <w:sz w:val="30"/>
          <w:szCs w:val="30"/>
        </w:rPr>
      </w:pPr>
      <w:r w:rsidRPr="000D3C64">
        <w:rPr>
          <w:sz w:val="30"/>
          <w:szCs w:val="30"/>
        </w:rPr>
        <w:t xml:space="preserve">200 is available in all(B)/ Leading book shops.(C)/ No error(D).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3. </w:t>
      </w:r>
    </w:p>
    <w:p w:rsidR="001E5040" w:rsidRPr="000D3C64" w:rsidRDefault="001E5040" w:rsidP="000D3C64">
      <w:pPr>
        <w:pStyle w:val="Default"/>
        <w:spacing w:line="360" w:lineRule="auto"/>
        <w:rPr>
          <w:sz w:val="30"/>
          <w:szCs w:val="30"/>
        </w:rPr>
      </w:pPr>
      <w:r w:rsidRPr="000D3C64">
        <w:rPr>
          <w:sz w:val="30"/>
          <w:szCs w:val="30"/>
        </w:rPr>
        <w:t xml:space="preserve">a. The interviewer asked the businessman </w:t>
      </w:r>
    </w:p>
    <w:p w:rsidR="001E5040" w:rsidRPr="000D3C64" w:rsidRDefault="001E5040" w:rsidP="000D3C64">
      <w:pPr>
        <w:pStyle w:val="Default"/>
        <w:spacing w:line="360" w:lineRule="auto"/>
        <w:rPr>
          <w:sz w:val="30"/>
          <w:szCs w:val="30"/>
        </w:rPr>
      </w:pPr>
      <w:r w:rsidRPr="000D3C64">
        <w:rPr>
          <w:sz w:val="30"/>
          <w:szCs w:val="30"/>
        </w:rPr>
        <w:t xml:space="preserve">b. how could he </w:t>
      </w:r>
    </w:p>
    <w:p w:rsidR="001E5040" w:rsidRPr="000D3C64" w:rsidRDefault="001E5040" w:rsidP="000D3C64">
      <w:pPr>
        <w:pStyle w:val="Default"/>
        <w:spacing w:line="360" w:lineRule="auto"/>
        <w:rPr>
          <w:sz w:val="30"/>
          <w:szCs w:val="30"/>
        </w:rPr>
      </w:pPr>
      <w:r w:rsidRPr="000D3C64">
        <w:rPr>
          <w:sz w:val="30"/>
          <w:szCs w:val="30"/>
        </w:rPr>
        <w:t xml:space="preserve">c. manage to attain fame </w:t>
      </w:r>
    </w:p>
    <w:p w:rsidR="001E5040" w:rsidRPr="000D3C64" w:rsidRDefault="001E5040" w:rsidP="000D3C64">
      <w:pPr>
        <w:pStyle w:val="Default"/>
        <w:spacing w:line="360" w:lineRule="auto"/>
        <w:rPr>
          <w:sz w:val="30"/>
          <w:szCs w:val="30"/>
        </w:rPr>
      </w:pPr>
      <w:r w:rsidRPr="000D3C64">
        <w:rPr>
          <w:sz w:val="30"/>
          <w:szCs w:val="30"/>
        </w:rPr>
        <w:t xml:space="preserve">d. in a short period.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4. </w:t>
      </w:r>
    </w:p>
    <w:p w:rsidR="001E5040" w:rsidRPr="000D3C64" w:rsidRDefault="001E5040" w:rsidP="000D3C64">
      <w:pPr>
        <w:pStyle w:val="Default"/>
        <w:spacing w:line="360" w:lineRule="auto"/>
        <w:rPr>
          <w:sz w:val="30"/>
          <w:szCs w:val="30"/>
        </w:rPr>
      </w:pPr>
      <w:r w:rsidRPr="000D3C64">
        <w:rPr>
          <w:sz w:val="30"/>
          <w:szCs w:val="30"/>
        </w:rPr>
        <w:t xml:space="preserve">a. He neglects </w:t>
      </w:r>
    </w:p>
    <w:p w:rsidR="001E5040" w:rsidRPr="000D3C64" w:rsidRDefault="001E5040" w:rsidP="000D3C64">
      <w:pPr>
        <w:pStyle w:val="Default"/>
        <w:spacing w:line="360" w:lineRule="auto"/>
        <w:rPr>
          <w:sz w:val="30"/>
          <w:szCs w:val="30"/>
        </w:rPr>
      </w:pPr>
      <w:r w:rsidRPr="000D3C64">
        <w:rPr>
          <w:sz w:val="30"/>
          <w:szCs w:val="30"/>
        </w:rPr>
        <w:t xml:space="preserve">b. attending lectures </w:t>
      </w:r>
    </w:p>
    <w:p w:rsidR="001E5040" w:rsidRPr="000D3C64" w:rsidRDefault="001E5040" w:rsidP="000D3C64">
      <w:pPr>
        <w:pStyle w:val="Default"/>
        <w:spacing w:line="360" w:lineRule="auto"/>
        <w:rPr>
          <w:sz w:val="30"/>
          <w:szCs w:val="30"/>
        </w:rPr>
      </w:pPr>
      <w:r w:rsidRPr="000D3C64">
        <w:rPr>
          <w:sz w:val="30"/>
          <w:szCs w:val="30"/>
        </w:rPr>
        <w:t xml:space="preserve">c. regularly </w:t>
      </w:r>
    </w:p>
    <w:p w:rsidR="001E5040" w:rsidRPr="000D3C64" w:rsidRDefault="001E5040" w:rsidP="000D3C64">
      <w:pPr>
        <w:pStyle w:val="Default"/>
        <w:spacing w:line="360" w:lineRule="auto"/>
        <w:rPr>
          <w:sz w:val="30"/>
          <w:szCs w:val="30"/>
        </w:rPr>
      </w:pPr>
      <w:r w:rsidRPr="000D3C64">
        <w:rPr>
          <w:sz w:val="30"/>
          <w:szCs w:val="30"/>
        </w:rPr>
        <w:t xml:space="preserve">d. though college was only a few yards away from his house.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5. </w:t>
      </w:r>
    </w:p>
    <w:p w:rsidR="001E5040" w:rsidRPr="000D3C64" w:rsidRDefault="001E5040" w:rsidP="000D3C64">
      <w:pPr>
        <w:pStyle w:val="Default"/>
        <w:spacing w:line="360" w:lineRule="auto"/>
        <w:rPr>
          <w:sz w:val="30"/>
          <w:szCs w:val="30"/>
        </w:rPr>
      </w:pPr>
      <w:r w:rsidRPr="000D3C64">
        <w:rPr>
          <w:sz w:val="30"/>
          <w:szCs w:val="30"/>
        </w:rPr>
        <w:t xml:space="preserve">a. Manoj has not only opened </w:t>
      </w:r>
    </w:p>
    <w:p w:rsidR="001E5040" w:rsidRPr="000D3C64" w:rsidRDefault="001E5040" w:rsidP="000D3C64">
      <w:pPr>
        <w:pStyle w:val="Default"/>
        <w:spacing w:line="360" w:lineRule="auto"/>
        <w:rPr>
          <w:sz w:val="30"/>
          <w:szCs w:val="30"/>
        </w:rPr>
      </w:pPr>
      <w:r w:rsidRPr="000D3C64">
        <w:rPr>
          <w:sz w:val="30"/>
          <w:szCs w:val="30"/>
        </w:rPr>
        <w:t xml:space="preserve">b. a textile, but also </w:t>
      </w:r>
    </w:p>
    <w:p w:rsidR="001E5040" w:rsidRPr="000D3C64" w:rsidRDefault="001E5040" w:rsidP="000D3C64">
      <w:pPr>
        <w:pStyle w:val="Default"/>
        <w:spacing w:line="360" w:lineRule="auto"/>
        <w:rPr>
          <w:sz w:val="30"/>
          <w:szCs w:val="30"/>
        </w:rPr>
      </w:pPr>
      <w:r w:rsidRPr="000D3C64">
        <w:rPr>
          <w:sz w:val="30"/>
          <w:szCs w:val="30"/>
        </w:rPr>
        <w:t xml:space="preserve">c. a jewellery shop in the d. village where we live.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6. </w:t>
      </w:r>
    </w:p>
    <w:p w:rsidR="001E5040" w:rsidRPr="000D3C64" w:rsidRDefault="001E5040" w:rsidP="000D3C64">
      <w:pPr>
        <w:pStyle w:val="Default"/>
        <w:spacing w:line="360" w:lineRule="auto"/>
        <w:rPr>
          <w:sz w:val="30"/>
          <w:szCs w:val="30"/>
        </w:rPr>
      </w:pPr>
      <w:r w:rsidRPr="000D3C64">
        <w:rPr>
          <w:sz w:val="30"/>
          <w:szCs w:val="30"/>
        </w:rPr>
        <w:t xml:space="preserve">a. The six member committee were </w:t>
      </w:r>
    </w:p>
    <w:p w:rsidR="001E5040" w:rsidRPr="000D3C64" w:rsidRDefault="001E5040" w:rsidP="000D3C64">
      <w:pPr>
        <w:pStyle w:val="Default"/>
        <w:spacing w:line="360" w:lineRule="auto"/>
        <w:rPr>
          <w:sz w:val="30"/>
          <w:szCs w:val="30"/>
        </w:rPr>
      </w:pPr>
      <w:r w:rsidRPr="000D3C64">
        <w:rPr>
          <w:sz w:val="30"/>
          <w:szCs w:val="30"/>
        </w:rPr>
        <w:t xml:space="preserve">b. Of the view that the present service conditions c. of the employees of this company </w:t>
      </w:r>
    </w:p>
    <w:p w:rsidR="001E5040" w:rsidRPr="000D3C64" w:rsidRDefault="001E5040" w:rsidP="000D3C64">
      <w:pPr>
        <w:pStyle w:val="Default"/>
        <w:spacing w:line="360" w:lineRule="auto"/>
        <w:rPr>
          <w:sz w:val="30"/>
          <w:szCs w:val="30"/>
        </w:rPr>
      </w:pPr>
      <w:r w:rsidRPr="000D3C64">
        <w:rPr>
          <w:sz w:val="30"/>
          <w:szCs w:val="30"/>
        </w:rPr>
        <w:t xml:space="preserve">d. are quite good.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7. </w:t>
      </w:r>
    </w:p>
    <w:p w:rsidR="001E5040" w:rsidRPr="000D3C64" w:rsidRDefault="001E5040" w:rsidP="000D3C64">
      <w:pPr>
        <w:pStyle w:val="Default"/>
        <w:spacing w:line="360" w:lineRule="auto"/>
        <w:rPr>
          <w:sz w:val="30"/>
          <w:szCs w:val="30"/>
        </w:rPr>
      </w:pPr>
      <w:r w:rsidRPr="000D3C64">
        <w:rPr>
          <w:sz w:val="30"/>
          <w:szCs w:val="30"/>
        </w:rPr>
        <w:t xml:space="preserve">a. A large scale exchange of nuclear weapons </w:t>
      </w:r>
    </w:p>
    <w:p w:rsidR="001E5040" w:rsidRPr="000D3C64" w:rsidRDefault="001E5040" w:rsidP="000D3C64">
      <w:pPr>
        <w:pStyle w:val="Default"/>
        <w:spacing w:line="360" w:lineRule="auto"/>
        <w:rPr>
          <w:sz w:val="30"/>
          <w:szCs w:val="30"/>
        </w:rPr>
      </w:pPr>
      <w:r w:rsidRPr="000D3C64">
        <w:rPr>
          <w:sz w:val="30"/>
          <w:szCs w:val="30"/>
        </w:rPr>
        <w:t xml:space="preserve">b. Will produce unprecedented amounts of radiation </w:t>
      </w:r>
    </w:p>
    <w:p w:rsidR="001E5040" w:rsidRPr="000D3C64" w:rsidRDefault="001E5040" w:rsidP="000D3C64">
      <w:pPr>
        <w:pStyle w:val="Default"/>
        <w:spacing w:line="360" w:lineRule="auto"/>
        <w:rPr>
          <w:sz w:val="30"/>
          <w:szCs w:val="30"/>
        </w:rPr>
      </w:pPr>
      <w:r w:rsidRPr="000D3C64">
        <w:rPr>
          <w:sz w:val="30"/>
          <w:szCs w:val="30"/>
        </w:rPr>
        <w:t xml:space="preserve">c. That can penetrate into the biological tissue. </w:t>
      </w:r>
    </w:p>
    <w:p w:rsidR="001E5040" w:rsidRPr="000D3C64" w:rsidRDefault="001E5040" w:rsidP="000D3C64">
      <w:pPr>
        <w:pStyle w:val="Default"/>
        <w:spacing w:line="360" w:lineRule="auto"/>
        <w:rPr>
          <w:sz w:val="30"/>
          <w:szCs w:val="30"/>
        </w:rPr>
      </w:pPr>
      <w:r w:rsidRPr="000D3C64">
        <w:rPr>
          <w:sz w:val="30"/>
          <w:szCs w:val="30"/>
        </w:rPr>
        <w:t xml:space="preserve">d. No error.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8. </w:t>
      </w:r>
    </w:p>
    <w:p w:rsidR="001E5040" w:rsidRPr="000D3C64" w:rsidRDefault="001E5040" w:rsidP="000D3C64">
      <w:pPr>
        <w:pStyle w:val="Default"/>
        <w:spacing w:line="360" w:lineRule="auto"/>
        <w:rPr>
          <w:sz w:val="30"/>
          <w:szCs w:val="30"/>
        </w:rPr>
      </w:pPr>
      <w:r w:rsidRPr="000D3C64">
        <w:rPr>
          <w:sz w:val="30"/>
          <w:szCs w:val="30"/>
        </w:rPr>
        <w:t xml:space="preserve">a. Villas owners in the city, </w:t>
      </w:r>
    </w:p>
    <w:p w:rsidR="001E5040" w:rsidRPr="000D3C64" w:rsidRDefault="001E5040" w:rsidP="000D3C64">
      <w:pPr>
        <w:pStyle w:val="Default"/>
        <w:spacing w:line="360" w:lineRule="auto"/>
        <w:rPr>
          <w:sz w:val="30"/>
          <w:szCs w:val="30"/>
        </w:rPr>
      </w:pPr>
      <w:r w:rsidRPr="000D3C64">
        <w:rPr>
          <w:sz w:val="30"/>
          <w:szCs w:val="30"/>
        </w:rPr>
        <w:t xml:space="preserve">b. who were till now paid property tax </w:t>
      </w:r>
    </w:p>
    <w:p w:rsidR="001E5040" w:rsidRPr="000D3C64" w:rsidRDefault="001E5040" w:rsidP="000D3C64">
      <w:pPr>
        <w:pStyle w:val="Default"/>
        <w:spacing w:line="360" w:lineRule="auto"/>
        <w:rPr>
          <w:sz w:val="30"/>
          <w:szCs w:val="30"/>
        </w:rPr>
      </w:pPr>
      <w:r w:rsidRPr="000D3C64">
        <w:rPr>
          <w:sz w:val="30"/>
          <w:szCs w:val="30"/>
        </w:rPr>
        <w:t xml:space="preserve">c. for only the built-up area of the plot, will soon </w:t>
      </w:r>
    </w:p>
    <w:p w:rsidR="001E5040" w:rsidRPr="000D3C64" w:rsidRDefault="001E5040" w:rsidP="000D3C64">
      <w:pPr>
        <w:spacing w:line="360" w:lineRule="auto"/>
        <w:rPr>
          <w:rFonts w:ascii="Times New Roman" w:hAnsi="Times New Roman" w:cs="Times New Roman"/>
          <w:b/>
          <w:color w:val="FF0000"/>
          <w:sz w:val="30"/>
          <w:szCs w:val="30"/>
        </w:rPr>
      </w:pPr>
      <w:r w:rsidRPr="000D3C64">
        <w:rPr>
          <w:rFonts w:ascii="Times New Roman" w:hAnsi="Times New Roman" w:cs="Times New Roman"/>
          <w:sz w:val="30"/>
          <w:szCs w:val="30"/>
        </w:rPr>
        <w:t>d. Have to pay tax to the government for vacant land also.</w:t>
      </w:r>
      <w:r w:rsidRPr="000D3C64">
        <w:rPr>
          <w:rFonts w:ascii="Times New Roman" w:hAnsi="Times New Roman" w:cs="Times New Roman"/>
          <w:b/>
          <w:sz w:val="30"/>
          <w:szCs w:val="30"/>
        </w:rPr>
        <w:br/>
      </w: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Choose the correct sentence from the four alternatives</w:t>
      </w:r>
    </w:p>
    <w:p w:rsidR="001E5040" w:rsidRPr="000D3C64" w:rsidRDefault="001E5040" w:rsidP="000D3C64">
      <w:pPr>
        <w:pStyle w:val="NormalWeb"/>
        <w:numPr>
          <w:ilvl w:val="0"/>
          <w:numId w:val="508"/>
        </w:numPr>
        <w:shd w:val="clear" w:color="auto" w:fill="FFFFFF"/>
        <w:spacing w:before="0" w:beforeAutospacing="0" w:after="0" w:afterAutospacing="0" w:line="360" w:lineRule="auto"/>
        <w:ind w:left="360"/>
        <w:textAlignment w:val="baseline"/>
        <w:rPr>
          <w:b/>
          <w:sz w:val="30"/>
          <w:szCs w:val="30"/>
        </w:rPr>
      </w:pPr>
      <w:r w:rsidRPr="000D3C64">
        <w:rPr>
          <w:color w:val="41302D"/>
          <w:sz w:val="30"/>
          <w:szCs w:val="30"/>
        </w:rPr>
        <w:t xml:space="preserve"> Men in my office love to take longer coffee breaks.</w:t>
      </w:r>
    </w:p>
    <w:p w:rsidR="001E5040" w:rsidRPr="000D3C64" w:rsidRDefault="001E5040" w:rsidP="000D3C64">
      <w:pPr>
        <w:pStyle w:val="NormalWeb"/>
        <w:numPr>
          <w:ilvl w:val="0"/>
          <w:numId w:val="508"/>
        </w:numPr>
        <w:shd w:val="clear" w:color="auto" w:fill="FFFFFF"/>
        <w:spacing w:before="0" w:beforeAutospacing="0" w:after="0" w:afterAutospacing="0" w:line="360" w:lineRule="auto"/>
        <w:ind w:left="360"/>
        <w:textAlignment w:val="baseline"/>
        <w:rPr>
          <w:b/>
          <w:sz w:val="30"/>
          <w:szCs w:val="30"/>
        </w:rPr>
      </w:pPr>
      <w:r w:rsidRPr="000D3C64">
        <w:rPr>
          <w:color w:val="41302D"/>
          <w:sz w:val="30"/>
          <w:szCs w:val="30"/>
        </w:rPr>
        <w:t xml:space="preserve"> The men in my office love taking long coffee breaks</w:t>
      </w:r>
    </w:p>
    <w:p w:rsidR="001E5040" w:rsidRPr="000D3C64" w:rsidRDefault="001E5040" w:rsidP="000D3C64">
      <w:pPr>
        <w:pStyle w:val="NormalWeb"/>
        <w:numPr>
          <w:ilvl w:val="0"/>
          <w:numId w:val="508"/>
        </w:numPr>
        <w:shd w:val="clear" w:color="auto" w:fill="FFFFFF"/>
        <w:spacing w:before="0" w:beforeAutospacing="0" w:after="0" w:afterAutospacing="0" w:line="360" w:lineRule="auto"/>
        <w:ind w:left="360"/>
        <w:textAlignment w:val="baseline"/>
        <w:rPr>
          <w:b/>
          <w:sz w:val="30"/>
          <w:szCs w:val="30"/>
        </w:rPr>
      </w:pPr>
      <w:r w:rsidRPr="000D3C64">
        <w:rPr>
          <w:color w:val="41302D"/>
          <w:sz w:val="30"/>
          <w:szCs w:val="30"/>
        </w:rPr>
        <w:t xml:space="preserve"> Men at my office take long coffee breaks and they love it.</w:t>
      </w:r>
    </w:p>
    <w:p w:rsidR="001E5040" w:rsidRPr="000D3C64" w:rsidRDefault="001E5040" w:rsidP="000D3C64">
      <w:pPr>
        <w:pStyle w:val="NormalWeb"/>
        <w:numPr>
          <w:ilvl w:val="0"/>
          <w:numId w:val="508"/>
        </w:numPr>
        <w:shd w:val="clear" w:color="auto" w:fill="FFFFFF"/>
        <w:spacing w:before="0" w:beforeAutospacing="0" w:after="0" w:afterAutospacing="0" w:line="360" w:lineRule="auto"/>
        <w:ind w:left="360"/>
        <w:textAlignment w:val="baseline"/>
        <w:rPr>
          <w:b/>
          <w:sz w:val="30"/>
          <w:szCs w:val="30"/>
        </w:rPr>
      </w:pPr>
      <w:r w:rsidRPr="000D3C64">
        <w:rPr>
          <w:color w:val="41302D"/>
          <w:sz w:val="30"/>
          <w:szCs w:val="30"/>
        </w:rPr>
        <w:t xml:space="preserve"> Taking long breaks for coffee is what men in my office love to do</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1E5040" w:rsidRPr="000D3C64" w:rsidRDefault="001E5040" w:rsidP="000D3C64">
      <w:pPr>
        <w:pStyle w:val="NormalWeb"/>
        <w:numPr>
          <w:ilvl w:val="0"/>
          <w:numId w:val="509"/>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My laptop was stolen at the airport yesterday while I was waiting</w:t>
      </w:r>
    </w:p>
    <w:p w:rsidR="001E5040" w:rsidRPr="000D3C64" w:rsidRDefault="001E5040" w:rsidP="000D3C64">
      <w:pPr>
        <w:pStyle w:val="NormalWeb"/>
        <w:numPr>
          <w:ilvl w:val="0"/>
          <w:numId w:val="509"/>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They had stolen my laptop yesterday at the airport while I was waiting</w:t>
      </w:r>
    </w:p>
    <w:p w:rsidR="001E5040" w:rsidRPr="000D3C64" w:rsidRDefault="001E5040" w:rsidP="000D3C64">
      <w:pPr>
        <w:pStyle w:val="NormalWeb"/>
        <w:numPr>
          <w:ilvl w:val="0"/>
          <w:numId w:val="509"/>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I was waiting at the airport yesterday when they stole my laptop.</w:t>
      </w:r>
    </w:p>
    <w:p w:rsidR="001E5040" w:rsidRPr="000D3C64" w:rsidRDefault="001E5040" w:rsidP="000D3C64">
      <w:pPr>
        <w:pStyle w:val="NormalWeb"/>
        <w:numPr>
          <w:ilvl w:val="0"/>
          <w:numId w:val="509"/>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While I was waiting at the airport yesterday, my laptop was stolen</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NormalWeb"/>
        <w:numPr>
          <w:ilvl w:val="1"/>
          <w:numId w:val="507"/>
        </w:numPr>
        <w:shd w:val="clear" w:color="auto" w:fill="FFFFFF"/>
        <w:spacing w:before="0" w:beforeAutospacing="0" w:after="0" w:afterAutospacing="0" w:line="360" w:lineRule="auto"/>
        <w:textAlignment w:val="baseline"/>
        <w:rPr>
          <w:sz w:val="30"/>
          <w:szCs w:val="30"/>
        </w:rPr>
      </w:pPr>
      <w:r w:rsidRPr="000D3C64">
        <w:rPr>
          <w:color w:val="41302D"/>
          <w:sz w:val="30"/>
          <w:szCs w:val="30"/>
        </w:rPr>
        <w:t>The hostess found out that there was no more drink in Arvind’s glass.</w:t>
      </w:r>
    </w:p>
    <w:p w:rsidR="001E5040" w:rsidRPr="000D3C64" w:rsidRDefault="001E5040" w:rsidP="000D3C64">
      <w:pPr>
        <w:pStyle w:val="NormalWeb"/>
        <w:numPr>
          <w:ilvl w:val="1"/>
          <w:numId w:val="507"/>
        </w:numPr>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The hostess noticed that there was no more drink in Arvind’s glass.</w:t>
      </w:r>
    </w:p>
    <w:p w:rsidR="001E5040" w:rsidRPr="000D3C64" w:rsidRDefault="001E5040" w:rsidP="000D3C64">
      <w:pPr>
        <w:pStyle w:val="NormalWeb"/>
        <w:numPr>
          <w:ilvl w:val="1"/>
          <w:numId w:val="507"/>
        </w:numPr>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The hostess noticed that Arvind’s glass could contain no more drink</w:t>
      </w:r>
    </w:p>
    <w:p w:rsidR="001E5040" w:rsidRPr="000D3C64" w:rsidRDefault="001E5040" w:rsidP="000D3C64">
      <w:pPr>
        <w:pStyle w:val="NormalWeb"/>
        <w:numPr>
          <w:ilvl w:val="1"/>
          <w:numId w:val="507"/>
        </w:numPr>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The hostess identified that Arvind’s had no more to drink in his glass.</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color w:val="41302D"/>
          <w:sz w:val="30"/>
          <w:szCs w:val="30"/>
        </w:rPr>
      </w:pPr>
    </w:p>
    <w:p w:rsidR="001E5040" w:rsidRPr="000D3C64" w:rsidRDefault="001E5040" w:rsidP="000D3C64">
      <w:pPr>
        <w:pStyle w:val="NormalWeb"/>
        <w:numPr>
          <w:ilvl w:val="0"/>
          <w:numId w:val="510"/>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General intelligence is essential for outstanding achievement because it involves one’s natural ability to comprehend difficult concepts quicker and to analyze them clearly.</w:t>
      </w:r>
    </w:p>
    <w:p w:rsidR="001E5040" w:rsidRPr="000D3C64" w:rsidRDefault="001E5040" w:rsidP="000D3C64">
      <w:pPr>
        <w:pStyle w:val="NormalWeb"/>
        <w:numPr>
          <w:ilvl w:val="0"/>
          <w:numId w:val="510"/>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 xml:space="preserve"> General intelligence is essential in outstanding achievement because it involves the natural ability of one in comprehending difficult concepts more quicker and to analyze them clearly</w:t>
      </w:r>
    </w:p>
    <w:p w:rsidR="001E5040" w:rsidRPr="000D3C64" w:rsidRDefault="001E5040" w:rsidP="000D3C64">
      <w:pPr>
        <w:pStyle w:val="NormalWeb"/>
        <w:numPr>
          <w:ilvl w:val="0"/>
          <w:numId w:val="510"/>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 xml:space="preserve"> General intelligence is essential for outstanding achievement because it involves one’s natural ability to comprehend difficult concepts quicker and analyzing them with clearness</w:t>
      </w:r>
    </w:p>
    <w:p w:rsidR="001E5040" w:rsidRPr="000D3C64" w:rsidRDefault="001E5040" w:rsidP="000D3C64">
      <w:pPr>
        <w:pStyle w:val="NormalWeb"/>
        <w:numPr>
          <w:ilvl w:val="0"/>
          <w:numId w:val="510"/>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 xml:space="preserve"> General intelligence is essential for outstanding achievement because it naturally involves one’s ability to comprehend difficult concepts quicker and an analysis of them clearly.</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w:t>
      </w: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color w:val="41302D"/>
          <w:sz w:val="30"/>
          <w:szCs w:val="30"/>
        </w:rPr>
      </w:pPr>
    </w:p>
    <w:p w:rsidR="001E5040" w:rsidRPr="000D3C64" w:rsidRDefault="001E5040" w:rsidP="000D3C64">
      <w:pPr>
        <w:pStyle w:val="NormalWeb"/>
        <w:numPr>
          <w:ilvl w:val="0"/>
          <w:numId w:val="516"/>
        </w:numPr>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I enjoyed a visit to the museum;It was far interesting than I expected</w:t>
      </w:r>
    </w:p>
    <w:p w:rsidR="001E5040" w:rsidRPr="000D3C64" w:rsidRDefault="001E5040" w:rsidP="000D3C64">
      <w:pPr>
        <w:pStyle w:val="NormalWeb"/>
        <w:numPr>
          <w:ilvl w:val="1"/>
          <w:numId w:val="516"/>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My visit to the museum was by far interesting so I enjoyed it</w:t>
      </w:r>
    </w:p>
    <w:p w:rsidR="001E5040" w:rsidRPr="000D3C64" w:rsidRDefault="001E5040" w:rsidP="000D3C64">
      <w:pPr>
        <w:pStyle w:val="NormalWeb"/>
        <w:numPr>
          <w:ilvl w:val="1"/>
          <w:numId w:val="516"/>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I enjoyed the visit to the museum;It was far more interesting than I had expected</w:t>
      </w:r>
    </w:p>
    <w:p w:rsidR="001E5040" w:rsidRPr="000D3C64" w:rsidRDefault="001E5040" w:rsidP="000D3C64">
      <w:pPr>
        <w:pStyle w:val="NormalWeb"/>
        <w:numPr>
          <w:ilvl w:val="1"/>
          <w:numId w:val="516"/>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I enjoyed our visit to the museum as it was far more interesting than we expected.</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color w:val="41302D"/>
          <w:sz w:val="30"/>
          <w:szCs w:val="30"/>
        </w:rPr>
      </w:pPr>
    </w:p>
    <w:p w:rsidR="001E5040" w:rsidRPr="000D3C64" w:rsidRDefault="001E5040" w:rsidP="000D3C64">
      <w:pPr>
        <w:pStyle w:val="NormalWeb"/>
        <w:numPr>
          <w:ilvl w:val="0"/>
          <w:numId w:val="511"/>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This year’s college trip to simla was the most enjoyable vacation I have ever had.</w:t>
      </w:r>
    </w:p>
    <w:p w:rsidR="001E5040" w:rsidRPr="000D3C64" w:rsidRDefault="001E5040" w:rsidP="000D3C64">
      <w:pPr>
        <w:pStyle w:val="NormalWeb"/>
        <w:numPr>
          <w:ilvl w:val="0"/>
          <w:numId w:val="511"/>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This year’s college trip to simla was a more enjoyable vacation I had.</w:t>
      </w:r>
    </w:p>
    <w:p w:rsidR="001E5040" w:rsidRPr="000D3C64" w:rsidRDefault="001E5040" w:rsidP="000D3C64">
      <w:pPr>
        <w:pStyle w:val="NormalWeb"/>
        <w:numPr>
          <w:ilvl w:val="0"/>
          <w:numId w:val="511"/>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The most enjoyable college trip I ever have was the simla trip of this year.</w:t>
      </w:r>
    </w:p>
    <w:p w:rsidR="001E5040" w:rsidRPr="000D3C64" w:rsidRDefault="001E5040" w:rsidP="000D3C64">
      <w:pPr>
        <w:pStyle w:val="NormalWeb"/>
        <w:numPr>
          <w:ilvl w:val="0"/>
          <w:numId w:val="511"/>
        </w:numPr>
        <w:shd w:val="clear" w:color="auto" w:fill="FFFFFF"/>
        <w:spacing w:before="0" w:beforeAutospacing="0" w:after="0" w:afterAutospacing="0" w:line="360" w:lineRule="auto"/>
        <w:ind w:left="360"/>
        <w:textAlignment w:val="baseline"/>
        <w:rPr>
          <w:color w:val="41302D"/>
          <w:sz w:val="30"/>
          <w:szCs w:val="30"/>
        </w:rPr>
      </w:pPr>
      <w:r w:rsidRPr="000D3C64">
        <w:rPr>
          <w:color w:val="41302D"/>
          <w:sz w:val="30"/>
          <w:szCs w:val="30"/>
        </w:rPr>
        <w:t>I have enjoyed this year’s college trip in simla to the utmost.</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NormalWeb"/>
        <w:numPr>
          <w:ilvl w:val="0"/>
          <w:numId w:val="512"/>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To prepare himself, he subjected himself to two weeks of intensive training on the Indonesian island of Java, climbing the volcano near Bandung 25 times, spend nights in the open and to test to see how long he could hold out without food.</w:t>
      </w:r>
    </w:p>
    <w:p w:rsidR="001E5040" w:rsidRPr="000D3C64" w:rsidRDefault="001E5040" w:rsidP="000D3C64">
      <w:pPr>
        <w:pStyle w:val="NormalWeb"/>
        <w:numPr>
          <w:ilvl w:val="0"/>
          <w:numId w:val="512"/>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To prepare himself, he subjected himself to two weeks of intensive training on the Indonesian island of Java, climbing the volcano near Bandung 25 times, spending nights in the open and to test to see how long he could hold out without food</w:t>
      </w:r>
    </w:p>
    <w:p w:rsidR="001E5040" w:rsidRPr="000D3C64" w:rsidRDefault="001E5040" w:rsidP="000D3C64">
      <w:pPr>
        <w:pStyle w:val="NormalWeb"/>
        <w:numPr>
          <w:ilvl w:val="0"/>
          <w:numId w:val="512"/>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 xml:space="preserve"> In preparation for himself, he subjected himself to two weeks of intensive training on the Indonesian island of Java, climbing the volcano near Bandung 25 times, spending nights in the open and testing to see how long he could hold out without food</w:t>
      </w:r>
    </w:p>
    <w:p w:rsidR="001E5040" w:rsidRPr="000D3C64" w:rsidRDefault="001E5040" w:rsidP="000D3C64">
      <w:pPr>
        <w:pStyle w:val="NormalWeb"/>
        <w:numPr>
          <w:ilvl w:val="0"/>
          <w:numId w:val="512"/>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 xml:space="preserve"> To prepare himself, he subjected himself to two weeks of intensive training on the Indonesian island of Java, climbing the volcano near Bandung 25 times, spending nights in the open and testing to see how long he could hold out without food.</w:t>
      </w:r>
    </w:p>
    <w:p w:rsidR="001E5040" w:rsidRPr="000D3C64" w:rsidRDefault="001E5040" w:rsidP="000D3C64">
      <w:pPr>
        <w:pStyle w:val="NormalWeb"/>
        <w:shd w:val="clear" w:color="auto" w:fill="FFFFFF"/>
        <w:spacing w:before="0" w:beforeAutospacing="0" w:after="0" w:afterAutospacing="0" w:line="360" w:lineRule="auto"/>
        <w:ind w:left="990"/>
        <w:textAlignment w:val="baseline"/>
        <w:rPr>
          <w:sz w:val="30"/>
          <w:szCs w:val="30"/>
        </w:rPr>
      </w:pP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NormalWeb"/>
        <w:numPr>
          <w:ilvl w:val="0"/>
          <w:numId w:val="513"/>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If Ram doesn’t pay the mortgage to his house on time, he will be out in the street.</w:t>
      </w:r>
    </w:p>
    <w:p w:rsidR="001E5040" w:rsidRPr="000D3C64" w:rsidRDefault="001E5040" w:rsidP="000D3C64">
      <w:pPr>
        <w:pStyle w:val="NormalWeb"/>
        <w:numPr>
          <w:ilvl w:val="0"/>
          <w:numId w:val="513"/>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 xml:space="preserve"> Ram will be out in the streets if he does not pay mortgages of his house in time.</w:t>
      </w:r>
    </w:p>
    <w:p w:rsidR="001E5040" w:rsidRPr="000D3C64" w:rsidRDefault="001E5040" w:rsidP="000D3C64">
      <w:pPr>
        <w:pStyle w:val="NormalWeb"/>
        <w:numPr>
          <w:ilvl w:val="0"/>
          <w:numId w:val="513"/>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 xml:space="preserve"> If Ram does not pay mortgage to his house he will be out of the streets on time</w:t>
      </w:r>
    </w:p>
    <w:p w:rsidR="001E5040" w:rsidRPr="000D3C64" w:rsidRDefault="001E5040" w:rsidP="000D3C64">
      <w:pPr>
        <w:pStyle w:val="NormalWeb"/>
        <w:numPr>
          <w:ilvl w:val="0"/>
          <w:numId w:val="513"/>
        </w:numPr>
        <w:shd w:val="clear" w:color="auto" w:fill="FFFFFF"/>
        <w:spacing w:before="0" w:beforeAutospacing="0" w:after="0" w:afterAutospacing="0" w:line="360" w:lineRule="auto"/>
        <w:ind w:left="360"/>
        <w:textAlignment w:val="baseline"/>
        <w:rPr>
          <w:sz w:val="30"/>
          <w:szCs w:val="30"/>
        </w:rPr>
      </w:pPr>
      <w:r w:rsidRPr="000D3C64">
        <w:rPr>
          <w:color w:val="41302D"/>
          <w:sz w:val="30"/>
          <w:szCs w:val="30"/>
        </w:rPr>
        <w:t xml:space="preserve"> If Ram does not pay the mortgage on his house on time, he will be out on the streets.</w:t>
      </w:r>
    </w:p>
    <w:p w:rsidR="001E5040" w:rsidRPr="000D3C64" w:rsidRDefault="001E5040"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w:t>
      </w:r>
    </w:p>
    <w:p w:rsidR="001E5040" w:rsidRPr="000D3C64" w:rsidRDefault="001E5040" w:rsidP="000D3C64">
      <w:pPr>
        <w:pStyle w:val="NormalWeb"/>
        <w:numPr>
          <w:ilvl w:val="2"/>
          <w:numId w:val="445"/>
        </w:numPr>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ListParagraph"/>
        <w:numPr>
          <w:ilvl w:val="0"/>
          <w:numId w:val="514"/>
        </w:numPr>
        <w:spacing w:after="0" w:line="360" w:lineRule="auto"/>
        <w:ind w:left="270"/>
        <w:rPr>
          <w:rFonts w:ascii="Times New Roman" w:hAnsi="Times New Roman" w:cs="Times New Roman"/>
          <w:sz w:val="30"/>
          <w:szCs w:val="30"/>
        </w:rPr>
      </w:pPr>
      <w:r w:rsidRPr="000D3C64">
        <w:rPr>
          <w:rFonts w:ascii="Times New Roman" w:hAnsi="Times New Roman" w:cs="Times New Roman"/>
          <w:sz w:val="30"/>
          <w:szCs w:val="30"/>
        </w:rPr>
        <w:t>At a time when so many skilled workers are out of work, it will be easy to fill the vacancy</w:t>
      </w:r>
    </w:p>
    <w:p w:rsidR="001E5040" w:rsidRPr="000D3C64" w:rsidRDefault="001E5040" w:rsidP="000D3C64">
      <w:pPr>
        <w:pStyle w:val="ListParagraph"/>
        <w:numPr>
          <w:ilvl w:val="0"/>
          <w:numId w:val="514"/>
        </w:numPr>
        <w:spacing w:after="0" w:line="360" w:lineRule="auto"/>
        <w:ind w:left="270"/>
        <w:rPr>
          <w:rFonts w:ascii="Times New Roman" w:hAnsi="Times New Roman" w:cs="Times New Roman"/>
          <w:sz w:val="30"/>
          <w:szCs w:val="30"/>
        </w:rPr>
      </w:pPr>
      <w:r w:rsidRPr="000D3C64">
        <w:rPr>
          <w:rFonts w:ascii="Times New Roman" w:hAnsi="Times New Roman" w:cs="Times New Roman"/>
          <w:sz w:val="30"/>
          <w:szCs w:val="30"/>
        </w:rPr>
        <w:t>When so many skilled workers are not working, it will be easy to fill the vacancy</w:t>
      </w:r>
    </w:p>
    <w:p w:rsidR="001E5040" w:rsidRPr="000D3C64" w:rsidRDefault="001E5040" w:rsidP="000D3C64">
      <w:pPr>
        <w:pStyle w:val="ListParagraph"/>
        <w:numPr>
          <w:ilvl w:val="0"/>
          <w:numId w:val="514"/>
        </w:numPr>
        <w:spacing w:after="0" w:line="360" w:lineRule="auto"/>
        <w:ind w:left="270"/>
        <w:rPr>
          <w:rFonts w:ascii="Times New Roman" w:hAnsi="Times New Roman" w:cs="Times New Roman"/>
          <w:sz w:val="30"/>
          <w:szCs w:val="30"/>
        </w:rPr>
      </w:pPr>
      <w:r w:rsidRPr="000D3C64">
        <w:rPr>
          <w:rFonts w:ascii="Times New Roman" w:hAnsi="Times New Roman" w:cs="Times New Roman"/>
          <w:sz w:val="30"/>
          <w:szCs w:val="30"/>
        </w:rPr>
        <w:t>to fill the vacancy wont be a problem, as so many workers are there</w:t>
      </w:r>
    </w:p>
    <w:p w:rsidR="001E5040" w:rsidRPr="000D3C64" w:rsidRDefault="001E5040" w:rsidP="000D3C64">
      <w:pPr>
        <w:pStyle w:val="ListParagraph"/>
        <w:numPr>
          <w:ilvl w:val="0"/>
          <w:numId w:val="514"/>
        </w:numPr>
        <w:spacing w:after="0" w:line="360" w:lineRule="auto"/>
        <w:ind w:left="270"/>
        <w:rPr>
          <w:rFonts w:ascii="Times New Roman" w:hAnsi="Times New Roman" w:cs="Times New Roman"/>
          <w:sz w:val="30"/>
          <w:szCs w:val="30"/>
        </w:rPr>
      </w:pPr>
      <w:r w:rsidRPr="000D3C64">
        <w:rPr>
          <w:rFonts w:ascii="Times New Roman" w:hAnsi="Times New Roman" w:cs="Times New Roman"/>
          <w:sz w:val="30"/>
          <w:szCs w:val="30"/>
        </w:rPr>
        <w:t>With so many skilled workers being there, it won’t be a problem filling vacancies</w:t>
      </w:r>
    </w:p>
    <w:p w:rsidR="001E5040" w:rsidRPr="000D3C64" w:rsidRDefault="001E5040" w:rsidP="000D3C64">
      <w:pPr>
        <w:pStyle w:val="ListParagraph"/>
        <w:numPr>
          <w:ilvl w:val="0"/>
          <w:numId w:val="515"/>
        </w:numPr>
        <w:spacing w:after="0" w:line="360" w:lineRule="auto"/>
        <w:ind w:left="540"/>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C</w:t>
      </w:r>
    </w:p>
    <w:p w:rsidR="001E5040" w:rsidRPr="000D3C64" w:rsidRDefault="001E5040" w:rsidP="000D3C64">
      <w:pPr>
        <w:pStyle w:val="ListParagraph"/>
        <w:numPr>
          <w:ilvl w:val="0"/>
          <w:numId w:val="515"/>
        </w:numPr>
        <w:spacing w:after="0" w:line="360" w:lineRule="auto"/>
        <w:ind w:left="540"/>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D</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PlainText"/>
        <w:spacing w:line="360" w:lineRule="auto"/>
        <w:rPr>
          <w:rFonts w:ascii="Times New Roman" w:hAnsi="Times New Roman"/>
          <w:sz w:val="30"/>
          <w:szCs w:val="30"/>
        </w:rPr>
      </w:pPr>
      <w:r w:rsidRPr="000D3C64">
        <w:rPr>
          <w:rFonts w:ascii="Times New Roman" w:hAnsi="Times New Roman"/>
          <w:sz w:val="30"/>
          <w:szCs w:val="30"/>
        </w:rPr>
        <w:t>Identify which part of the sentence has error and mark it as answer</w:t>
      </w:r>
    </w:p>
    <w:p w:rsidR="001E5040" w:rsidRPr="000D3C64" w:rsidRDefault="001E5040" w:rsidP="000D3C64">
      <w:pPr>
        <w:pStyle w:val="ise"/>
        <w:numPr>
          <w:ilvl w:val="0"/>
          <w:numId w:val="504"/>
        </w:numPr>
        <w:shd w:val="clear" w:color="auto" w:fill="FFFFFF"/>
        <w:spacing w:before="0" w:beforeAutospacing="0" w:after="0" w:afterAutospacing="0" w:line="360" w:lineRule="auto"/>
        <w:textAlignment w:val="baseline"/>
        <w:rPr>
          <w:bCs/>
          <w:sz w:val="30"/>
          <w:szCs w:val="30"/>
          <w:shd w:val="clear" w:color="auto" w:fill="FFFFFF"/>
        </w:rPr>
      </w:pPr>
    </w:p>
    <w:p w:rsidR="001E5040" w:rsidRPr="000D3C64" w:rsidRDefault="001E5040" w:rsidP="000D3C64">
      <w:pPr>
        <w:pStyle w:val="ise"/>
        <w:numPr>
          <w:ilvl w:val="0"/>
          <w:numId w:val="498"/>
        </w:numPr>
        <w:shd w:val="clear" w:color="auto" w:fill="FFFFFF"/>
        <w:spacing w:before="0" w:beforeAutospacing="0" w:after="0" w:afterAutospacing="0" w:line="360" w:lineRule="auto"/>
        <w:textAlignment w:val="baseline"/>
        <w:rPr>
          <w:rStyle w:val="apple-converted-space"/>
          <w:sz w:val="30"/>
          <w:szCs w:val="30"/>
        </w:rPr>
      </w:pPr>
      <w:r w:rsidRPr="000D3C64">
        <w:rPr>
          <w:sz w:val="30"/>
          <w:szCs w:val="30"/>
        </w:rPr>
        <w:t>A number of trainees</w:t>
      </w:r>
      <w:r w:rsidRPr="000D3C64">
        <w:rPr>
          <w:rStyle w:val="apple-converted-space"/>
          <w:sz w:val="30"/>
          <w:szCs w:val="30"/>
        </w:rPr>
        <w:t> </w:t>
      </w:r>
      <w:r w:rsidRPr="000D3C64">
        <w:rPr>
          <w:sz w:val="30"/>
          <w:szCs w:val="30"/>
          <w:u w:val="single"/>
          <w:bdr w:val="none" w:sz="0" w:space="0" w:color="auto" w:frame="1"/>
        </w:rPr>
        <w:t>who</w:t>
      </w:r>
      <w:r w:rsidRPr="000D3C64">
        <w:rPr>
          <w:rStyle w:val="apple-converted-space"/>
          <w:sz w:val="30"/>
          <w:szCs w:val="30"/>
        </w:rPr>
        <w:t> </w:t>
      </w:r>
    </w:p>
    <w:p w:rsidR="001E5040" w:rsidRPr="000D3C64" w:rsidRDefault="001E5040" w:rsidP="000D3C64">
      <w:pPr>
        <w:pStyle w:val="ise"/>
        <w:numPr>
          <w:ilvl w:val="0"/>
          <w:numId w:val="498"/>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take this course every year</w:t>
      </w:r>
      <w:r w:rsidRPr="000D3C64">
        <w:rPr>
          <w:rStyle w:val="apple-converted-space"/>
          <w:sz w:val="30"/>
          <w:szCs w:val="30"/>
        </w:rPr>
        <w:t> </w:t>
      </w:r>
      <w:r w:rsidRPr="000D3C64">
        <w:rPr>
          <w:sz w:val="30"/>
          <w:szCs w:val="30"/>
          <w:u w:val="single"/>
          <w:bdr w:val="none" w:sz="0" w:space="0" w:color="auto" w:frame="1"/>
        </w:rPr>
        <w:t xml:space="preserve">find </w:t>
      </w:r>
    </w:p>
    <w:p w:rsidR="001E5040" w:rsidRPr="000D3C64" w:rsidRDefault="001E5040" w:rsidP="000D3C64">
      <w:pPr>
        <w:pStyle w:val="ise"/>
        <w:numPr>
          <w:ilvl w:val="0"/>
          <w:numId w:val="498"/>
        </w:numPr>
        <w:shd w:val="clear" w:color="auto" w:fill="FFFFFF"/>
        <w:spacing w:before="0" w:beforeAutospacing="0" w:after="0" w:afterAutospacing="0" w:line="360" w:lineRule="auto"/>
        <w:textAlignment w:val="baseline"/>
        <w:rPr>
          <w:rStyle w:val="apple-converted-space"/>
          <w:sz w:val="30"/>
          <w:szCs w:val="30"/>
        </w:rPr>
      </w:pPr>
      <w:r w:rsidRPr="000D3C64">
        <w:rPr>
          <w:sz w:val="30"/>
          <w:szCs w:val="30"/>
        </w:rPr>
        <w:t xml:space="preserve">that </w:t>
      </w:r>
      <w:r w:rsidRPr="000D3C64">
        <w:rPr>
          <w:sz w:val="30"/>
          <w:szCs w:val="30"/>
          <w:u w:val="single"/>
          <w:bdr w:val="none" w:sz="0" w:space="0" w:color="auto" w:frame="1"/>
        </w:rPr>
        <w:t>their</w:t>
      </w:r>
      <w:r w:rsidRPr="000D3C64">
        <w:rPr>
          <w:rStyle w:val="apple-converted-space"/>
          <w:sz w:val="30"/>
          <w:szCs w:val="30"/>
        </w:rPr>
        <w:t> </w:t>
      </w:r>
    </w:p>
    <w:p w:rsidR="001E5040" w:rsidRPr="000D3C64" w:rsidRDefault="001E5040" w:rsidP="000D3C64">
      <w:pPr>
        <w:pStyle w:val="ise"/>
        <w:numPr>
          <w:ilvl w:val="0"/>
          <w:numId w:val="498"/>
        </w:numPr>
        <w:shd w:val="clear" w:color="auto" w:fill="FFFFFF"/>
        <w:spacing w:before="0" w:beforeAutospacing="0" w:after="0" w:afterAutospacing="0" w:line="360" w:lineRule="auto"/>
        <w:textAlignment w:val="baseline"/>
        <w:rPr>
          <w:sz w:val="30"/>
          <w:szCs w:val="30"/>
        </w:rPr>
      </w:pPr>
      <w:r w:rsidRPr="000D3C64">
        <w:rPr>
          <w:sz w:val="30"/>
          <w:szCs w:val="30"/>
        </w:rPr>
        <w:t>knowledge of mathematics</w:t>
      </w:r>
      <w:r w:rsidRPr="000D3C64">
        <w:rPr>
          <w:rStyle w:val="apple-converted-space"/>
          <w:sz w:val="30"/>
          <w:szCs w:val="30"/>
        </w:rPr>
        <w:t> </w:t>
      </w:r>
      <w:r w:rsidRPr="000D3C64">
        <w:rPr>
          <w:sz w:val="30"/>
          <w:szCs w:val="30"/>
          <w:u w:val="single"/>
          <w:bdr w:val="none" w:sz="0" w:space="0" w:color="auto" w:frame="1"/>
        </w:rPr>
        <w:t>is</w:t>
      </w:r>
      <w:r w:rsidRPr="000D3C64">
        <w:rPr>
          <w:rStyle w:val="apple-converted-space"/>
          <w:sz w:val="30"/>
          <w:szCs w:val="30"/>
        </w:rPr>
        <w:t> </w:t>
      </w:r>
      <w:r w:rsidRPr="000D3C64">
        <w:rPr>
          <w:sz w:val="30"/>
          <w:szCs w:val="30"/>
        </w:rPr>
        <w:t>inadequate.</w:t>
      </w:r>
    </w:p>
    <w:p w:rsidR="001E5040" w:rsidRPr="000D3C64" w:rsidRDefault="001E5040" w:rsidP="000D3C64">
      <w:pPr>
        <w:pStyle w:val="ise"/>
        <w:numPr>
          <w:ilvl w:val="0"/>
          <w:numId w:val="498"/>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u w:val="single"/>
          <w:bdr w:val="none" w:sz="0" w:space="0" w:color="auto" w:frame="1"/>
        </w:rPr>
        <w:t>No error</w:t>
      </w:r>
    </w:p>
    <w:p w:rsidR="001E5040" w:rsidRPr="000D3C64" w:rsidRDefault="001E5040" w:rsidP="000D3C64">
      <w:pPr>
        <w:pStyle w:val="ise"/>
        <w:shd w:val="clear" w:color="auto" w:fill="FFFFFF"/>
        <w:spacing w:before="0" w:beforeAutospacing="0" w:after="0" w:afterAutospacing="0" w:line="360" w:lineRule="auto"/>
        <w:ind w:left="720"/>
        <w:textAlignment w:val="baseline"/>
        <w:rPr>
          <w:sz w:val="30"/>
          <w:szCs w:val="30"/>
          <w:bdr w:val="none" w:sz="0" w:space="0" w:color="auto" w:frame="1"/>
        </w:rPr>
      </w:pPr>
    </w:p>
    <w:p w:rsidR="001E5040" w:rsidRPr="000D3C64" w:rsidRDefault="001E5040" w:rsidP="000D3C64">
      <w:pPr>
        <w:pStyle w:val="ise"/>
        <w:numPr>
          <w:ilvl w:val="0"/>
          <w:numId w:val="504"/>
        </w:numPr>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ise"/>
        <w:numPr>
          <w:ilvl w:val="0"/>
          <w:numId w:val="499"/>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Either of the solutions you</w:t>
      </w:r>
      <w:r w:rsidRPr="000D3C64">
        <w:rPr>
          <w:rStyle w:val="apple-converted-space"/>
          <w:sz w:val="30"/>
          <w:szCs w:val="30"/>
        </w:rPr>
        <w:t> </w:t>
      </w:r>
      <w:r w:rsidRPr="000D3C64">
        <w:rPr>
          <w:sz w:val="30"/>
          <w:szCs w:val="30"/>
          <w:u w:val="single"/>
          <w:bdr w:val="none" w:sz="0" w:space="0" w:color="auto" w:frame="1"/>
        </w:rPr>
        <w:t>have</w:t>
      </w:r>
    </w:p>
    <w:p w:rsidR="001E5040" w:rsidRPr="000D3C64" w:rsidRDefault="001E5040" w:rsidP="000D3C64">
      <w:pPr>
        <w:pStyle w:val="ise"/>
        <w:numPr>
          <w:ilvl w:val="0"/>
          <w:numId w:val="499"/>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proposed</w:t>
      </w:r>
      <w:r w:rsidRPr="000D3C64">
        <w:rPr>
          <w:rStyle w:val="apple-converted-space"/>
          <w:sz w:val="30"/>
          <w:szCs w:val="30"/>
        </w:rPr>
        <w:t> </w:t>
      </w:r>
      <w:r w:rsidRPr="000D3C64">
        <w:rPr>
          <w:sz w:val="30"/>
          <w:szCs w:val="30"/>
          <w:u w:val="single"/>
          <w:bdr w:val="none" w:sz="0" w:space="0" w:color="auto" w:frame="1"/>
        </w:rPr>
        <w:t>are</w:t>
      </w:r>
    </w:p>
    <w:p w:rsidR="001E5040" w:rsidRPr="000D3C64" w:rsidRDefault="001E5040" w:rsidP="000D3C64">
      <w:pPr>
        <w:pStyle w:val="ise"/>
        <w:numPr>
          <w:ilvl w:val="0"/>
          <w:numId w:val="499"/>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acceptable to the union,</w:t>
      </w:r>
      <w:r w:rsidRPr="000D3C64">
        <w:rPr>
          <w:rStyle w:val="apple-converted-space"/>
          <w:sz w:val="30"/>
          <w:szCs w:val="30"/>
        </w:rPr>
        <w:t> </w:t>
      </w:r>
      <w:r w:rsidRPr="000D3C64">
        <w:rPr>
          <w:sz w:val="30"/>
          <w:szCs w:val="30"/>
          <w:u w:val="single"/>
          <w:bdr w:val="none" w:sz="0" w:space="0" w:color="auto" w:frame="1"/>
        </w:rPr>
        <w:t>whose</w:t>
      </w:r>
    </w:p>
    <w:p w:rsidR="001E5040" w:rsidRPr="000D3C64" w:rsidRDefault="001E5040" w:rsidP="000D3C64">
      <w:pPr>
        <w:pStyle w:val="ise"/>
        <w:numPr>
          <w:ilvl w:val="0"/>
          <w:numId w:val="499"/>
        </w:numPr>
        <w:shd w:val="clear" w:color="auto" w:fill="FFFFFF"/>
        <w:spacing w:before="0" w:beforeAutospacing="0" w:after="0" w:afterAutospacing="0" w:line="360" w:lineRule="auto"/>
        <w:textAlignment w:val="baseline"/>
        <w:rPr>
          <w:sz w:val="30"/>
          <w:szCs w:val="30"/>
        </w:rPr>
      </w:pPr>
      <w:r w:rsidRPr="000D3C64">
        <w:rPr>
          <w:sz w:val="30"/>
          <w:szCs w:val="30"/>
        </w:rPr>
        <w:t>members</w:t>
      </w:r>
      <w:r w:rsidRPr="000D3C64">
        <w:rPr>
          <w:rStyle w:val="apple-converted-space"/>
          <w:sz w:val="30"/>
          <w:szCs w:val="30"/>
        </w:rPr>
        <w:t> </w:t>
      </w:r>
      <w:r w:rsidRPr="000D3C64">
        <w:rPr>
          <w:sz w:val="30"/>
          <w:szCs w:val="30"/>
          <w:u w:val="single"/>
          <w:bdr w:val="none" w:sz="0" w:space="0" w:color="auto" w:frame="1"/>
        </w:rPr>
        <w:t>are willing</w:t>
      </w:r>
      <w:r w:rsidRPr="000D3C64">
        <w:rPr>
          <w:rStyle w:val="apple-converted-space"/>
          <w:sz w:val="30"/>
          <w:szCs w:val="30"/>
        </w:rPr>
        <w:t> </w:t>
      </w:r>
      <w:r w:rsidRPr="000D3C64">
        <w:rPr>
          <w:sz w:val="30"/>
          <w:szCs w:val="30"/>
        </w:rPr>
        <w:t>to compromise.</w:t>
      </w:r>
    </w:p>
    <w:p w:rsidR="001E5040" w:rsidRPr="000D3C64" w:rsidRDefault="001E5040" w:rsidP="000D3C64">
      <w:pPr>
        <w:pStyle w:val="ise"/>
        <w:numPr>
          <w:ilvl w:val="0"/>
          <w:numId w:val="499"/>
        </w:numPr>
        <w:shd w:val="clear" w:color="auto" w:fill="FFFFFF"/>
        <w:spacing w:before="0" w:beforeAutospacing="0" w:after="0" w:afterAutospacing="0" w:line="360" w:lineRule="auto"/>
        <w:textAlignment w:val="baseline"/>
        <w:rPr>
          <w:sz w:val="30"/>
          <w:szCs w:val="30"/>
        </w:rPr>
      </w:pPr>
      <w:r w:rsidRPr="000D3C64">
        <w:rPr>
          <w:sz w:val="30"/>
          <w:szCs w:val="30"/>
          <w:u w:val="single"/>
          <w:bdr w:val="none" w:sz="0" w:space="0" w:color="auto" w:frame="1"/>
        </w:rPr>
        <w:t>No error</w:t>
      </w:r>
    </w:p>
    <w:p w:rsidR="001E5040" w:rsidRPr="000D3C64" w:rsidRDefault="001E5040" w:rsidP="000D3C64">
      <w:pPr>
        <w:pStyle w:val="ise"/>
        <w:shd w:val="clear" w:color="auto" w:fill="FFFFFF"/>
        <w:spacing w:before="0" w:beforeAutospacing="0" w:after="0" w:afterAutospacing="0" w:line="360" w:lineRule="auto"/>
        <w:ind w:left="720"/>
        <w:textAlignment w:val="baseline"/>
        <w:rPr>
          <w:sz w:val="30"/>
          <w:szCs w:val="30"/>
          <w:bdr w:val="none" w:sz="0" w:space="0" w:color="auto" w:frame="1"/>
          <w:vertAlign w:val="subscript"/>
        </w:rPr>
      </w:pPr>
    </w:p>
    <w:p w:rsidR="001E5040" w:rsidRPr="000D3C64" w:rsidRDefault="001E5040" w:rsidP="000D3C64">
      <w:pPr>
        <w:pStyle w:val="ise"/>
        <w:numPr>
          <w:ilvl w:val="0"/>
          <w:numId w:val="504"/>
        </w:numPr>
        <w:shd w:val="clear" w:color="auto" w:fill="FFFFFF"/>
        <w:spacing w:before="0" w:beforeAutospacing="0" w:after="0" w:afterAutospacing="0" w:line="360" w:lineRule="auto"/>
        <w:textAlignment w:val="baseline"/>
        <w:rPr>
          <w:sz w:val="30"/>
          <w:szCs w:val="30"/>
        </w:rPr>
      </w:pPr>
    </w:p>
    <w:p w:rsidR="001E5040" w:rsidRPr="000D3C64" w:rsidRDefault="001E5040" w:rsidP="000D3C64">
      <w:pPr>
        <w:pStyle w:val="ise"/>
        <w:numPr>
          <w:ilvl w:val="0"/>
          <w:numId w:val="500"/>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The last man on earth</w:t>
      </w:r>
      <w:r w:rsidRPr="000D3C64">
        <w:rPr>
          <w:rStyle w:val="apple-converted-space"/>
          <w:sz w:val="30"/>
          <w:szCs w:val="30"/>
        </w:rPr>
        <w:t> </w:t>
      </w:r>
      <w:r w:rsidRPr="000D3C64">
        <w:rPr>
          <w:sz w:val="30"/>
          <w:szCs w:val="30"/>
          <w:u w:val="single"/>
          <w:bdr w:val="none" w:sz="0" w:space="0" w:color="auto" w:frame="1"/>
        </w:rPr>
        <w:t>will</w:t>
      </w:r>
    </w:p>
    <w:p w:rsidR="001E5040" w:rsidRPr="000D3C64" w:rsidRDefault="001E5040" w:rsidP="000D3C64">
      <w:pPr>
        <w:pStyle w:val="ise"/>
        <w:numPr>
          <w:ilvl w:val="0"/>
          <w:numId w:val="500"/>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abandon his ruined house</w:t>
      </w:r>
      <w:r w:rsidRPr="000D3C64">
        <w:rPr>
          <w:rStyle w:val="apple-converted-space"/>
          <w:sz w:val="30"/>
          <w:szCs w:val="30"/>
        </w:rPr>
        <w:t> </w:t>
      </w:r>
      <w:r w:rsidRPr="000D3C64">
        <w:rPr>
          <w:sz w:val="30"/>
          <w:szCs w:val="30"/>
          <w:u w:val="single"/>
          <w:bdr w:val="none" w:sz="0" w:space="0" w:color="auto" w:frame="1"/>
        </w:rPr>
        <w:t>for</w:t>
      </w:r>
    </w:p>
    <w:p w:rsidR="001E5040" w:rsidRPr="000D3C64" w:rsidRDefault="001E5040" w:rsidP="000D3C64">
      <w:pPr>
        <w:pStyle w:val="ise"/>
        <w:numPr>
          <w:ilvl w:val="0"/>
          <w:numId w:val="500"/>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a cave</w:t>
      </w:r>
      <w:r w:rsidRPr="000D3C64">
        <w:rPr>
          <w:sz w:val="30"/>
          <w:szCs w:val="30"/>
          <w:u w:val="single"/>
          <w:bdr w:val="none" w:sz="0" w:space="0" w:color="auto" w:frame="1"/>
        </w:rPr>
        <w:t>, and</w:t>
      </w:r>
    </w:p>
    <w:p w:rsidR="001E5040" w:rsidRPr="000D3C64" w:rsidRDefault="001E5040" w:rsidP="000D3C64">
      <w:pPr>
        <w:pStyle w:val="ise"/>
        <w:numPr>
          <w:ilvl w:val="0"/>
          <w:numId w:val="500"/>
        </w:numPr>
        <w:shd w:val="clear" w:color="auto" w:fill="FFFFFF"/>
        <w:spacing w:before="0" w:beforeAutospacing="0" w:after="0" w:afterAutospacing="0" w:line="360" w:lineRule="auto"/>
        <w:textAlignment w:val="baseline"/>
        <w:rPr>
          <w:sz w:val="30"/>
          <w:szCs w:val="30"/>
        </w:rPr>
      </w:pPr>
      <w:r w:rsidRPr="000D3C64">
        <w:rPr>
          <w:sz w:val="30"/>
          <w:szCs w:val="30"/>
        </w:rPr>
        <w:t>his woven clothes for an</w:t>
      </w:r>
      <w:r w:rsidRPr="000D3C64">
        <w:rPr>
          <w:rStyle w:val="apple-converted-space"/>
          <w:sz w:val="30"/>
          <w:szCs w:val="30"/>
        </w:rPr>
        <w:t> </w:t>
      </w:r>
      <w:r w:rsidRPr="000D3C64">
        <w:rPr>
          <w:sz w:val="30"/>
          <w:szCs w:val="30"/>
          <w:u w:val="single"/>
          <w:bdr w:val="none" w:sz="0" w:space="0" w:color="auto" w:frame="1"/>
        </w:rPr>
        <w:t>animal's</w:t>
      </w:r>
      <w:r w:rsidRPr="000D3C64">
        <w:rPr>
          <w:rStyle w:val="apple-converted-space"/>
          <w:sz w:val="30"/>
          <w:szCs w:val="30"/>
        </w:rPr>
        <w:t> </w:t>
      </w:r>
      <w:r w:rsidRPr="000D3C64">
        <w:rPr>
          <w:sz w:val="30"/>
          <w:szCs w:val="30"/>
        </w:rPr>
        <w:t>skin.</w:t>
      </w:r>
    </w:p>
    <w:p w:rsidR="001E5040" w:rsidRPr="000D3C64" w:rsidRDefault="001E5040" w:rsidP="000D3C64">
      <w:pPr>
        <w:pStyle w:val="ise"/>
        <w:numPr>
          <w:ilvl w:val="0"/>
          <w:numId w:val="500"/>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u w:val="single"/>
          <w:bdr w:val="none" w:sz="0" w:space="0" w:color="auto" w:frame="1"/>
        </w:rPr>
        <w:t>No error</w:t>
      </w:r>
      <w:r w:rsidRPr="000D3C64">
        <w:rPr>
          <w:sz w:val="30"/>
          <w:szCs w:val="30"/>
          <w:bdr w:val="none" w:sz="0" w:space="0" w:color="auto" w:frame="1"/>
          <w:vertAlign w:val="subscript"/>
        </w:rPr>
        <w:t>.</w:t>
      </w:r>
    </w:p>
    <w:p w:rsidR="001E5040" w:rsidRPr="000D3C64" w:rsidRDefault="001E5040" w:rsidP="000D3C64">
      <w:pPr>
        <w:pStyle w:val="ise"/>
        <w:shd w:val="clear" w:color="auto" w:fill="FFFFFF"/>
        <w:spacing w:before="0" w:beforeAutospacing="0" w:after="0" w:afterAutospacing="0" w:line="360" w:lineRule="auto"/>
        <w:ind w:left="720"/>
        <w:textAlignment w:val="baseline"/>
        <w:rPr>
          <w:sz w:val="30"/>
          <w:szCs w:val="30"/>
          <w:bdr w:val="none" w:sz="0" w:space="0" w:color="auto" w:frame="1"/>
          <w:vertAlign w:val="subscript"/>
        </w:rPr>
      </w:pPr>
      <w:r w:rsidRPr="000D3C64">
        <w:rPr>
          <w:sz w:val="30"/>
          <w:szCs w:val="30"/>
          <w:bdr w:val="none" w:sz="0" w:space="0" w:color="auto" w:frame="1"/>
          <w:vertAlign w:val="subscript"/>
        </w:rPr>
        <w:t xml:space="preserve"> </w:t>
      </w:r>
    </w:p>
    <w:p w:rsidR="001E5040" w:rsidRPr="000D3C64" w:rsidRDefault="001E5040" w:rsidP="000D3C64">
      <w:pPr>
        <w:pStyle w:val="ise"/>
        <w:numPr>
          <w:ilvl w:val="0"/>
          <w:numId w:val="504"/>
        </w:numPr>
        <w:shd w:val="clear" w:color="auto" w:fill="FFFFFF"/>
        <w:spacing w:before="0" w:beforeAutospacing="0" w:after="0" w:afterAutospacing="0" w:line="360" w:lineRule="auto"/>
        <w:textAlignment w:val="baseline"/>
        <w:rPr>
          <w:sz w:val="30"/>
          <w:szCs w:val="30"/>
          <w:bdr w:val="none" w:sz="0" w:space="0" w:color="auto" w:frame="1"/>
        </w:rPr>
      </w:pPr>
    </w:p>
    <w:p w:rsidR="001E5040" w:rsidRPr="000D3C64" w:rsidRDefault="001E5040" w:rsidP="000D3C64">
      <w:pPr>
        <w:pStyle w:val="ise"/>
        <w:numPr>
          <w:ilvl w:val="0"/>
          <w:numId w:val="501"/>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The station was a</w:t>
      </w:r>
      <w:r w:rsidRPr="000D3C64">
        <w:rPr>
          <w:rStyle w:val="apple-converted-space"/>
          <w:sz w:val="30"/>
          <w:szCs w:val="30"/>
        </w:rPr>
        <w:t> </w:t>
      </w:r>
      <w:r w:rsidRPr="000D3C64">
        <w:rPr>
          <w:sz w:val="30"/>
          <w:szCs w:val="30"/>
          <w:u w:val="single"/>
          <w:bdr w:val="none" w:sz="0" w:space="0" w:color="auto" w:frame="1"/>
        </w:rPr>
        <w:t>hive</w:t>
      </w:r>
    </w:p>
    <w:p w:rsidR="001E5040" w:rsidRPr="000D3C64" w:rsidRDefault="001E5040" w:rsidP="000D3C64">
      <w:pPr>
        <w:pStyle w:val="ise"/>
        <w:numPr>
          <w:ilvl w:val="0"/>
          <w:numId w:val="501"/>
        </w:numPr>
        <w:shd w:val="clear" w:color="auto" w:fill="FFFFFF"/>
        <w:spacing w:before="0" w:beforeAutospacing="0" w:after="0" w:afterAutospacing="0" w:line="360" w:lineRule="auto"/>
        <w:textAlignment w:val="baseline"/>
        <w:rPr>
          <w:rStyle w:val="apple-converted-space"/>
          <w:sz w:val="30"/>
          <w:szCs w:val="30"/>
        </w:rPr>
      </w:pPr>
      <w:r w:rsidRPr="000D3C64">
        <w:rPr>
          <w:sz w:val="30"/>
          <w:szCs w:val="30"/>
        </w:rPr>
        <w:t>of bustling</w:t>
      </w:r>
      <w:r w:rsidRPr="000D3C64">
        <w:rPr>
          <w:rStyle w:val="apple-converted-space"/>
          <w:sz w:val="30"/>
          <w:szCs w:val="30"/>
        </w:rPr>
        <w:t> </w:t>
      </w:r>
      <w:r w:rsidRPr="000D3C64">
        <w:rPr>
          <w:sz w:val="30"/>
          <w:szCs w:val="30"/>
          <w:u w:val="single"/>
          <w:bdr w:val="none" w:sz="0" w:space="0" w:color="auto" w:frame="1"/>
        </w:rPr>
        <w:t>activity,</w:t>
      </w:r>
      <w:r w:rsidRPr="000D3C64">
        <w:rPr>
          <w:rStyle w:val="apple-converted-space"/>
          <w:sz w:val="30"/>
          <w:szCs w:val="30"/>
        </w:rPr>
        <w:t> </w:t>
      </w:r>
    </w:p>
    <w:p w:rsidR="001E5040" w:rsidRPr="000D3C64" w:rsidRDefault="001E5040" w:rsidP="000D3C64">
      <w:pPr>
        <w:pStyle w:val="ise"/>
        <w:numPr>
          <w:ilvl w:val="0"/>
          <w:numId w:val="501"/>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rPr>
        <w:t>the arrival of the train was the</w:t>
      </w:r>
      <w:r w:rsidRPr="000D3C64">
        <w:rPr>
          <w:rStyle w:val="apple-converted-space"/>
          <w:sz w:val="30"/>
          <w:szCs w:val="30"/>
        </w:rPr>
        <w:t> </w:t>
      </w:r>
      <w:r w:rsidRPr="000D3C64">
        <w:rPr>
          <w:sz w:val="30"/>
          <w:szCs w:val="30"/>
          <w:u w:val="single"/>
          <w:bdr w:val="none" w:sz="0" w:space="0" w:color="auto" w:frame="1"/>
        </w:rPr>
        <w:t>most important</w:t>
      </w:r>
    </w:p>
    <w:p w:rsidR="001E5040" w:rsidRPr="000D3C64" w:rsidRDefault="001E5040" w:rsidP="000D3C64">
      <w:pPr>
        <w:pStyle w:val="ise"/>
        <w:numPr>
          <w:ilvl w:val="0"/>
          <w:numId w:val="501"/>
        </w:numPr>
        <w:shd w:val="clear" w:color="auto" w:fill="FFFFFF"/>
        <w:spacing w:before="0" w:beforeAutospacing="0" w:after="0" w:afterAutospacing="0" w:line="360" w:lineRule="auto"/>
        <w:textAlignment w:val="baseline"/>
        <w:rPr>
          <w:rStyle w:val="apple-converted-space"/>
          <w:sz w:val="30"/>
          <w:szCs w:val="30"/>
        </w:rPr>
      </w:pPr>
      <w:r w:rsidRPr="000D3C64">
        <w:rPr>
          <w:sz w:val="30"/>
          <w:szCs w:val="30"/>
        </w:rPr>
        <w:t>event of the day</w:t>
      </w:r>
      <w:r w:rsidRPr="000D3C64">
        <w:rPr>
          <w:rStyle w:val="apple-converted-space"/>
          <w:sz w:val="30"/>
          <w:szCs w:val="30"/>
        </w:rPr>
        <w:t> </w:t>
      </w:r>
      <w:r w:rsidRPr="000D3C64">
        <w:rPr>
          <w:sz w:val="30"/>
          <w:szCs w:val="30"/>
          <w:u w:val="single"/>
          <w:bdr w:val="none" w:sz="0" w:space="0" w:color="auto" w:frame="1"/>
        </w:rPr>
        <w:t>in</w:t>
      </w:r>
      <w:r w:rsidRPr="000D3C64">
        <w:rPr>
          <w:rStyle w:val="apple-converted-space"/>
          <w:sz w:val="30"/>
          <w:szCs w:val="30"/>
        </w:rPr>
        <w:t> </w:t>
      </w:r>
      <w:r w:rsidRPr="000D3C64">
        <w:rPr>
          <w:sz w:val="30"/>
          <w:szCs w:val="30"/>
        </w:rPr>
        <w:t>that remote place.</w:t>
      </w:r>
      <w:r w:rsidRPr="000D3C64">
        <w:rPr>
          <w:rStyle w:val="apple-converted-space"/>
          <w:sz w:val="30"/>
          <w:szCs w:val="30"/>
        </w:rPr>
        <w:t> </w:t>
      </w:r>
    </w:p>
    <w:p w:rsidR="001E5040" w:rsidRPr="000D3C64" w:rsidRDefault="001E5040" w:rsidP="000D3C64">
      <w:pPr>
        <w:pStyle w:val="ise"/>
        <w:numPr>
          <w:ilvl w:val="0"/>
          <w:numId w:val="501"/>
        </w:numPr>
        <w:shd w:val="clear" w:color="auto" w:fill="FFFFFF"/>
        <w:spacing w:before="0" w:beforeAutospacing="0" w:after="0" w:afterAutospacing="0" w:line="360" w:lineRule="auto"/>
        <w:textAlignment w:val="baseline"/>
        <w:rPr>
          <w:sz w:val="30"/>
          <w:szCs w:val="30"/>
          <w:bdr w:val="none" w:sz="0" w:space="0" w:color="auto" w:frame="1"/>
          <w:vertAlign w:val="subscript"/>
        </w:rPr>
      </w:pPr>
      <w:r w:rsidRPr="000D3C64">
        <w:rPr>
          <w:sz w:val="30"/>
          <w:szCs w:val="30"/>
          <w:u w:val="single"/>
          <w:bdr w:val="none" w:sz="0" w:space="0" w:color="auto" w:frame="1"/>
        </w:rPr>
        <w:t>No error</w:t>
      </w:r>
    </w:p>
    <w:p w:rsidR="001E5040" w:rsidRPr="000D3C64" w:rsidRDefault="001E5040" w:rsidP="000D3C64">
      <w:pPr>
        <w:pStyle w:val="ise"/>
        <w:shd w:val="clear" w:color="auto" w:fill="FFFFFF"/>
        <w:spacing w:before="0" w:beforeAutospacing="0" w:after="0" w:afterAutospacing="0" w:line="360" w:lineRule="auto"/>
        <w:ind w:left="720"/>
        <w:textAlignment w:val="baseline"/>
        <w:rPr>
          <w:sz w:val="30"/>
          <w:szCs w:val="30"/>
          <w:bdr w:val="none" w:sz="0" w:space="0" w:color="auto" w:frame="1"/>
          <w:vertAlign w:val="subscript"/>
        </w:rPr>
      </w:pPr>
      <w:r w:rsidRPr="000D3C64">
        <w:rPr>
          <w:sz w:val="30"/>
          <w:szCs w:val="30"/>
          <w:bdr w:val="none" w:sz="0" w:space="0" w:color="auto" w:frame="1"/>
          <w:vertAlign w:val="subscript"/>
        </w:rPr>
        <w:t xml:space="preserve"> </w:t>
      </w:r>
    </w:p>
    <w:p w:rsidR="001E5040" w:rsidRPr="000D3C64" w:rsidRDefault="001E5040" w:rsidP="000D3C64">
      <w:pPr>
        <w:spacing w:after="0" w:line="360" w:lineRule="auto"/>
        <w:rPr>
          <w:rFonts w:ascii="Times New Roman" w:hAnsi="Times New Roman" w:cs="Times New Roman"/>
          <w:bCs/>
          <w:sz w:val="30"/>
          <w:szCs w:val="30"/>
          <w:shd w:val="clear" w:color="auto" w:fill="FFFFFF"/>
        </w:rPr>
      </w:pPr>
    </w:p>
    <w:p w:rsidR="001E5040" w:rsidRPr="000D3C64" w:rsidRDefault="001E5040" w:rsidP="000D3C64">
      <w:pPr>
        <w:spacing w:after="0" w:line="360" w:lineRule="auto"/>
        <w:rPr>
          <w:rFonts w:ascii="Times New Roman" w:hAnsi="Times New Roman" w:cs="Times New Roman"/>
          <w:bCs/>
          <w:sz w:val="30"/>
          <w:szCs w:val="30"/>
          <w:shd w:val="clear" w:color="auto" w:fill="FFFFFF"/>
        </w:rPr>
      </w:pPr>
      <w:r w:rsidRPr="000D3C64">
        <w:rPr>
          <w:rFonts w:ascii="Times New Roman" w:hAnsi="Times New Roman" w:cs="Times New Roman"/>
          <w:bCs/>
          <w:sz w:val="30"/>
          <w:szCs w:val="30"/>
          <w:shd w:val="clear" w:color="auto" w:fill="FFFFFF"/>
        </w:rPr>
        <w:t>5)</w:t>
      </w:r>
    </w:p>
    <w:p w:rsidR="001E5040" w:rsidRPr="000D3C64" w:rsidRDefault="001E5040" w:rsidP="000D3C64">
      <w:pPr>
        <w:pStyle w:val="ListParagraph"/>
        <w:numPr>
          <w:ilvl w:val="0"/>
          <w:numId w:val="502"/>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My grandmother's legacy</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is</w:t>
      </w:r>
    </w:p>
    <w:p w:rsidR="001E5040" w:rsidRPr="000D3C64" w:rsidRDefault="001E5040" w:rsidP="000D3C64">
      <w:pPr>
        <w:pStyle w:val="ListParagraph"/>
        <w:numPr>
          <w:ilvl w:val="0"/>
          <w:numId w:val="502"/>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substantial,</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especially</w:t>
      </w:r>
    </w:p>
    <w:p w:rsidR="001E5040" w:rsidRPr="000D3C64" w:rsidRDefault="001E5040" w:rsidP="000D3C64">
      <w:pPr>
        <w:pStyle w:val="ListParagraph"/>
        <w:numPr>
          <w:ilvl w:val="0"/>
          <w:numId w:val="502"/>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if the value of the rare stamps</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are</w:t>
      </w:r>
    </w:p>
    <w:p w:rsidR="001E5040" w:rsidRPr="000D3C64" w:rsidRDefault="001E5040" w:rsidP="000D3C64">
      <w:pPr>
        <w:pStyle w:val="ListParagraph"/>
        <w:numPr>
          <w:ilvl w:val="0"/>
          <w:numId w:val="502"/>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taken</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into</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rPr>
        <w:t>consideration.</w:t>
      </w:r>
    </w:p>
    <w:p w:rsidR="001E5040" w:rsidRPr="000D3C64" w:rsidRDefault="001E5040" w:rsidP="000D3C64">
      <w:pPr>
        <w:pStyle w:val="ListParagraph"/>
        <w:numPr>
          <w:ilvl w:val="0"/>
          <w:numId w:val="502"/>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u w:val="single"/>
          <w:bdr w:val="none" w:sz="0" w:space="0" w:color="auto" w:frame="1"/>
        </w:rPr>
        <w:t>No error</w:t>
      </w:r>
    </w:p>
    <w:p w:rsidR="001E5040" w:rsidRPr="000D3C64" w:rsidRDefault="001E5040" w:rsidP="000D3C64">
      <w:pPr>
        <w:pStyle w:val="ise"/>
        <w:shd w:val="clear" w:color="auto" w:fill="FFFFFF"/>
        <w:spacing w:before="0" w:beforeAutospacing="0" w:after="0" w:afterAutospacing="0" w:line="360" w:lineRule="auto"/>
        <w:ind w:left="720"/>
        <w:textAlignment w:val="baseline"/>
        <w:rPr>
          <w:sz w:val="30"/>
          <w:szCs w:val="30"/>
          <w:bdr w:val="none" w:sz="0" w:space="0" w:color="auto" w:frame="1"/>
          <w:vertAlign w:val="subscript"/>
        </w:rPr>
      </w:pPr>
      <w:r w:rsidRPr="000D3C64">
        <w:rPr>
          <w:sz w:val="30"/>
          <w:szCs w:val="30"/>
          <w:bdr w:val="none" w:sz="0" w:space="0" w:color="auto" w:frame="1"/>
          <w:vertAlign w:val="subscript"/>
        </w:rPr>
        <w:t xml:space="preserve">  </w:t>
      </w:r>
    </w:p>
    <w:p w:rsidR="001E5040" w:rsidRPr="000D3C64" w:rsidRDefault="001E5040" w:rsidP="000D3C64">
      <w:pPr>
        <w:spacing w:after="0" w:line="360" w:lineRule="auto"/>
        <w:ind w:left="360"/>
        <w:rPr>
          <w:rFonts w:ascii="Times New Roman" w:hAnsi="Times New Roman" w:cs="Times New Roman"/>
          <w:sz w:val="30"/>
          <w:szCs w:val="30"/>
          <w:bdr w:val="none" w:sz="0" w:space="0" w:color="auto" w:frame="1"/>
        </w:rPr>
      </w:pPr>
      <w:r w:rsidRPr="000D3C64">
        <w:rPr>
          <w:rFonts w:ascii="Times New Roman" w:hAnsi="Times New Roman" w:cs="Times New Roman"/>
          <w:sz w:val="30"/>
          <w:szCs w:val="30"/>
          <w:bdr w:val="none" w:sz="0" w:space="0" w:color="auto" w:frame="1"/>
        </w:rPr>
        <w:t>6)</w:t>
      </w:r>
    </w:p>
    <w:p w:rsidR="001E5040" w:rsidRPr="000D3C64" w:rsidRDefault="001E5040" w:rsidP="000D3C64">
      <w:pPr>
        <w:pStyle w:val="ListParagraph"/>
        <w:numPr>
          <w:ilvl w:val="0"/>
          <w:numId w:val="503"/>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Neither Bradley, nor</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more</w:t>
      </w:r>
    </w:p>
    <w:p w:rsidR="001E5040" w:rsidRPr="000D3C64" w:rsidRDefault="001E5040" w:rsidP="000D3C64">
      <w:pPr>
        <w:pStyle w:val="ListParagraph"/>
        <w:numPr>
          <w:ilvl w:val="0"/>
          <w:numId w:val="503"/>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recent critics who</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have written</w:t>
      </w:r>
    </w:p>
    <w:p w:rsidR="001E5040" w:rsidRPr="000D3C64" w:rsidRDefault="001E5040" w:rsidP="000D3C64">
      <w:pPr>
        <w:pStyle w:val="ListParagraph"/>
        <w:numPr>
          <w:ilvl w:val="0"/>
          <w:numId w:val="503"/>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on Shakespeare's tragedies,</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has</w:t>
      </w:r>
    </w:p>
    <w:p w:rsidR="001E5040" w:rsidRPr="000D3C64" w:rsidRDefault="001E5040" w:rsidP="000D3C64">
      <w:pPr>
        <w:pStyle w:val="ListParagraph"/>
        <w:numPr>
          <w:ilvl w:val="0"/>
          <w:numId w:val="503"/>
        </w:numPr>
        <w:spacing w:after="0" w:line="360" w:lineRule="auto"/>
        <w:rPr>
          <w:rStyle w:val="apple-converted-space"/>
          <w:rFonts w:ascii="Times New Roman" w:hAnsi="Times New Roman" w:cs="Times New Roman"/>
          <w:sz w:val="30"/>
          <w:szCs w:val="30"/>
        </w:rPr>
      </w:pPr>
      <w:r w:rsidRPr="000D3C64">
        <w:rPr>
          <w:rFonts w:ascii="Times New Roman" w:hAnsi="Times New Roman" w:cs="Times New Roman"/>
          <w:sz w:val="30"/>
          <w:szCs w:val="30"/>
        </w:rPr>
        <w:t>been able to give a convincing explanation for the</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timing of</w:t>
      </w:r>
      <w:r w:rsidRPr="000D3C64">
        <w:rPr>
          <w:rFonts w:ascii="Times New Roman" w:hAnsi="Times New Roman" w:cs="Times New Roman"/>
          <w:sz w:val="30"/>
          <w:szCs w:val="30"/>
          <w:bdr w:val="none" w:sz="0" w:space="0" w:color="auto" w:frame="1"/>
          <w:vertAlign w:val="subscript"/>
        </w:rPr>
        <w:t xml:space="preserve"> </w:t>
      </w:r>
      <w:r w:rsidRPr="000D3C64">
        <w:rPr>
          <w:rFonts w:ascii="Times New Roman" w:hAnsi="Times New Roman" w:cs="Times New Roman"/>
          <w:sz w:val="30"/>
          <w:szCs w:val="30"/>
        </w:rPr>
        <w:t>events in</w:t>
      </w:r>
      <w:r w:rsidRPr="000D3C64">
        <w:rPr>
          <w:rStyle w:val="apple-converted-space"/>
          <w:rFonts w:ascii="Times New Roman" w:hAnsi="Times New Roman" w:cs="Times New Roman"/>
          <w:sz w:val="30"/>
          <w:szCs w:val="30"/>
        </w:rPr>
        <w:t> </w:t>
      </w:r>
      <w:r w:rsidRPr="000D3C64">
        <w:rPr>
          <w:rFonts w:ascii="Times New Roman" w:hAnsi="Times New Roman" w:cs="Times New Roman"/>
          <w:i/>
          <w:iCs/>
          <w:sz w:val="30"/>
          <w:szCs w:val="30"/>
          <w:bdr w:val="none" w:sz="0" w:space="0" w:color="auto" w:frame="1"/>
        </w:rPr>
        <w:t>Othello</w:t>
      </w:r>
      <w:r w:rsidRPr="000D3C64">
        <w:rPr>
          <w:rFonts w:ascii="Times New Roman" w:hAnsi="Times New Roman" w:cs="Times New Roman"/>
          <w:sz w:val="30"/>
          <w:szCs w:val="30"/>
        </w:rPr>
        <w:t>.</w:t>
      </w:r>
      <w:r w:rsidRPr="000D3C64">
        <w:rPr>
          <w:rStyle w:val="apple-converted-space"/>
          <w:rFonts w:ascii="Times New Roman" w:hAnsi="Times New Roman" w:cs="Times New Roman"/>
          <w:sz w:val="30"/>
          <w:szCs w:val="30"/>
        </w:rPr>
        <w:t> </w:t>
      </w:r>
    </w:p>
    <w:p w:rsidR="001E5040" w:rsidRPr="000D3C64" w:rsidRDefault="001E5040" w:rsidP="000D3C64">
      <w:pPr>
        <w:pStyle w:val="ListParagraph"/>
        <w:numPr>
          <w:ilvl w:val="0"/>
          <w:numId w:val="503"/>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u w:val="single"/>
          <w:bdr w:val="none" w:sz="0" w:space="0" w:color="auto" w:frame="1"/>
        </w:rPr>
        <w:t>No error</w:t>
      </w:r>
    </w:p>
    <w:p w:rsidR="001E5040" w:rsidRPr="000D3C64" w:rsidRDefault="001E5040" w:rsidP="000D3C64">
      <w:pPr>
        <w:pStyle w:val="ise"/>
        <w:shd w:val="clear" w:color="auto" w:fill="FFFFFF"/>
        <w:spacing w:before="0" w:beforeAutospacing="0" w:after="0" w:afterAutospacing="0" w:line="360" w:lineRule="auto"/>
        <w:ind w:left="720"/>
        <w:textAlignment w:val="baseline"/>
        <w:rPr>
          <w:sz w:val="30"/>
          <w:szCs w:val="30"/>
          <w:bdr w:val="none" w:sz="0" w:space="0" w:color="auto" w:frame="1"/>
          <w:vertAlign w:val="subscript"/>
        </w:rPr>
      </w:pPr>
      <w:r w:rsidRPr="000D3C64">
        <w:rPr>
          <w:sz w:val="30"/>
          <w:szCs w:val="30"/>
          <w:bdr w:val="none" w:sz="0" w:space="0" w:color="auto" w:frame="1"/>
          <w:vertAlign w:val="subscript"/>
        </w:rPr>
        <w:t xml:space="preserve">  </w:t>
      </w:r>
    </w:p>
    <w:p w:rsidR="001E5040" w:rsidRPr="000D3C64" w:rsidRDefault="001E5040" w:rsidP="000D3C64">
      <w:pPr>
        <w:spacing w:after="0" w:line="360" w:lineRule="auto"/>
        <w:ind w:left="360"/>
        <w:rPr>
          <w:rFonts w:ascii="Times New Roman" w:hAnsi="Times New Roman" w:cs="Times New Roman"/>
          <w:sz w:val="30"/>
          <w:szCs w:val="30"/>
          <w:bdr w:val="none" w:sz="0" w:space="0" w:color="auto" w:frame="1"/>
        </w:rPr>
      </w:pPr>
      <w:r w:rsidRPr="000D3C64">
        <w:rPr>
          <w:rFonts w:ascii="Times New Roman" w:hAnsi="Times New Roman" w:cs="Times New Roman"/>
          <w:sz w:val="30"/>
          <w:szCs w:val="30"/>
          <w:bdr w:val="none" w:sz="0" w:space="0" w:color="auto" w:frame="1"/>
        </w:rPr>
        <w:t>7)</w:t>
      </w:r>
    </w:p>
    <w:p w:rsidR="001E5040" w:rsidRPr="000D3C64" w:rsidRDefault="001E5040" w:rsidP="000D3C64">
      <w:pPr>
        <w:pStyle w:val="ListParagraph"/>
        <w:numPr>
          <w:ilvl w:val="0"/>
          <w:numId w:val="505"/>
        </w:numPr>
        <w:spacing w:after="0" w:line="360" w:lineRule="auto"/>
        <w:rPr>
          <w:rFonts w:ascii="Times New Roman" w:hAnsi="Times New Roman" w:cs="Times New Roman"/>
          <w:sz w:val="30"/>
          <w:szCs w:val="30"/>
          <w:u w:val="single"/>
          <w:bdr w:val="none" w:sz="0" w:space="0" w:color="auto" w:frame="1"/>
        </w:rPr>
      </w:pPr>
      <w:r w:rsidRPr="000D3C64">
        <w:rPr>
          <w:rFonts w:ascii="Times New Roman" w:hAnsi="Times New Roman" w:cs="Times New Roman"/>
          <w:sz w:val="30"/>
          <w:szCs w:val="30"/>
        </w:rPr>
        <w:t>The bridal gown was</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most</w:t>
      </w:r>
    </w:p>
    <w:p w:rsidR="001E5040" w:rsidRPr="000D3C64" w:rsidRDefault="001E5040" w:rsidP="000D3C64">
      <w:pPr>
        <w:pStyle w:val="ListParagraph"/>
        <w:numPr>
          <w:ilvl w:val="0"/>
          <w:numId w:val="505"/>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unique</w:t>
      </w:r>
      <w:r w:rsidRPr="000D3C64">
        <w:rPr>
          <w:rFonts w:ascii="Times New Roman" w:hAnsi="Times New Roman" w:cs="Times New Roman"/>
          <w:sz w:val="30"/>
          <w:szCs w:val="30"/>
          <w:u w:val="single"/>
          <w:bdr w:val="none" w:sz="0" w:space="0" w:color="auto" w:frame="1"/>
        </w:rPr>
        <w:t>: the</w:t>
      </w:r>
    </w:p>
    <w:p w:rsidR="001E5040" w:rsidRPr="000D3C64" w:rsidRDefault="001E5040" w:rsidP="000D3C64">
      <w:pPr>
        <w:pStyle w:val="ListParagraph"/>
        <w:numPr>
          <w:ilvl w:val="0"/>
          <w:numId w:val="505"/>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bridegroom designed</w:t>
      </w:r>
      <w:r w:rsidRPr="000D3C64">
        <w:rPr>
          <w:rFonts w:ascii="Times New Roman" w:hAnsi="Times New Roman" w:cs="Times New Roman"/>
          <w:sz w:val="30"/>
          <w:szCs w:val="30"/>
          <w:u w:val="single"/>
          <w:bdr w:val="none" w:sz="0" w:space="0" w:color="auto" w:frame="1"/>
        </w:rPr>
        <w:t>it</w:t>
      </w:r>
    </w:p>
    <w:p w:rsidR="001E5040" w:rsidRPr="000D3C64" w:rsidRDefault="001E5040" w:rsidP="000D3C64">
      <w:pPr>
        <w:pStyle w:val="ListParagraph"/>
        <w:numPr>
          <w:ilvl w:val="0"/>
          <w:numId w:val="50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and</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his</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rPr>
        <w:t>mother provided the lace fabric.</w:t>
      </w:r>
    </w:p>
    <w:p w:rsidR="001E5040" w:rsidRPr="000D3C64" w:rsidRDefault="001E5040" w:rsidP="000D3C64">
      <w:pPr>
        <w:pStyle w:val="ListParagraph"/>
        <w:numPr>
          <w:ilvl w:val="0"/>
          <w:numId w:val="505"/>
        </w:numPr>
        <w:spacing w:after="0" w:line="360" w:lineRule="auto"/>
        <w:rPr>
          <w:rFonts w:ascii="Times New Roman" w:hAnsi="Times New Roman" w:cs="Times New Roman"/>
          <w:sz w:val="30"/>
          <w:szCs w:val="30"/>
        </w:rPr>
      </w:pPr>
      <w:r w:rsidRPr="000D3C64">
        <w:rPr>
          <w:rFonts w:ascii="Times New Roman" w:hAnsi="Times New Roman" w:cs="Times New Roman"/>
          <w:sz w:val="30"/>
          <w:szCs w:val="30"/>
          <w:u w:val="single"/>
          <w:bdr w:val="none" w:sz="0" w:space="0" w:color="auto" w:frame="1"/>
        </w:rPr>
        <w:t>No error</w:t>
      </w:r>
      <w:r w:rsidRPr="000D3C64">
        <w:rPr>
          <w:rFonts w:ascii="Times New Roman" w:hAnsi="Times New Roman" w:cs="Times New Roman"/>
          <w:sz w:val="30"/>
          <w:szCs w:val="30"/>
        </w:rPr>
        <w:t>.</w:t>
      </w:r>
    </w:p>
    <w:p w:rsidR="001E5040" w:rsidRPr="000D3C64" w:rsidRDefault="001E5040" w:rsidP="000D3C64">
      <w:pPr>
        <w:pStyle w:val="ise"/>
        <w:shd w:val="clear" w:color="auto" w:fill="FFFFFF"/>
        <w:spacing w:before="0" w:beforeAutospacing="0" w:after="0" w:afterAutospacing="0" w:line="360" w:lineRule="auto"/>
        <w:textAlignment w:val="baseline"/>
        <w:rPr>
          <w:sz w:val="30"/>
          <w:szCs w:val="30"/>
          <w:bdr w:val="none" w:sz="0" w:space="0" w:color="auto" w:frame="1"/>
          <w:vertAlign w:val="subscript"/>
        </w:rPr>
      </w:pPr>
    </w:p>
    <w:p w:rsidR="001E5040" w:rsidRPr="000D3C64" w:rsidRDefault="001E504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8)</w:t>
      </w:r>
    </w:p>
    <w:p w:rsidR="001E5040" w:rsidRPr="000D3C64" w:rsidRDefault="001E5040" w:rsidP="000D3C64">
      <w:pPr>
        <w:pStyle w:val="ListParagraph"/>
        <w:numPr>
          <w:ilvl w:val="0"/>
          <w:numId w:val="506"/>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For a successful career</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as</w:t>
      </w:r>
    </w:p>
    <w:p w:rsidR="001E5040" w:rsidRPr="000D3C64" w:rsidRDefault="001E5040" w:rsidP="000D3C64">
      <w:pPr>
        <w:pStyle w:val="ListParagraph"/>
        <w:numPr>
          <w:ilvl w:val="0"/>
          <w:numId w:val="506"/>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a beautician,</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one</w:t>
      </w:r>
    </w:p>
    <w:p w:rsidR="001E5040" w:rsidRPr="000D3C64" w:rsidRDefault="001E5040" w:rsidP="000D3C64">
      <w:pPr>
        <w:pStyle w:val="ListParagraph"/>
        <w:numPr>
          <w:ilvl w:val="0"/>
          <w:numId w:val="506"/>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rPr>
        <w:t>must be prepared to</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dissemble:</w:t>
      </w:r>
    </w:p>
    <w:p w:rsidR="001E5040" w:rsidRPr="000D3C64" w:rsidRDefault="001E5040" w:rsidP="000D3C64">
      <w:pPr>
        <w:pStyle w:val="ListParagraph"/>
        <w:numPr>
          <w:ilvl w:val="0"/>
          <w:numId w:val="506"/>
        </w:num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you must not tell your client the unvarnished truth about</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his or her</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rPr>
        <w:t>appearance.</w:t>
      </w:r>
    </w:p>
    <w:p w:rsidR="001E5040" w:rsidRPr="000D3C64" w:rsidRDefault="001E5040" w:rsidP="000D3C64">
      <w:pPr>
        <w:pStyle w:val="ListParagraph"/>
        <w:numPr>
          <w:ilvl w:val="0"/>
          <w:numId w:val="506"/>
        </w:numPr>
        <w:spacing w:after="0" w:line="360" w:lineRule="auto"/>
        <w:rPr>
          <w:rFonts w:ascii="Times New Roman" w:hAnsi="Times New Roman" w:cs="Times New Roman"/>
          <w:sz w:val="30"/>
          <w:szCs w:val="30"/>
          <w:bdr w:val="none" w:sz="0" w:space="0" w:color="auto" w:frame="1"/>
          <w:vertAlign w:val="subscript"/>
        </w:rPr>
      </w:pPr>
      <w:r w:rsidRPr="000D3C64">
        <w:rPr>
          <w:rFonts w:ascii="Times New Roman" w:hAnsi="Times New Roman" w:cs="Times New Roman"/>
          <w:sz w:val="30"/>
          <w:szCs w:val="30"/>
          <w:u w:val="single"/>
          <w:bdr w:val="none" w:sz="0" w:space="0" w:color="auto" w:frame="1"/>
        </w:rPr>
        <w:t>No error</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9) She decided(a)/ not to go there(b)/ like it was(c)/ very late.(d)</w:t>
      </w:r>
    </w:p>
    <w:p w:rsidR="001E5040" w:rsidRPr="000D3C64" w:rsidRDefault="001E5040" w:rsidP="000D3C64">
      <w:pPr>
        <w:spacing w:before="3" w:after="0" w:line="360" w:lineRule="auto"/>
        <w:ind w:left="395" w:right="598"/>
        <w:rPr>
          <w:rFonts w:ascii="Times New Roman" w:hAnsi="Times New Roman" w:cs="Times New Roman"/>
          <w:sz w:val="30"/>
          <w:szCs w:val="30"/>
        </w:rPr>
      </w:pPr>
      <w:r w:rsidRPr="000D3C64">
        <w:rPr>
          <w:rFonts w:ascii="Times New Roman" w:hAnsi="Times New Roman" w:cs="Times New Roman"/>
          <w:sz w:val="30"/>
          <w:szCs w:val="30"/>
        </w:rPr>
        <w:t xml:space="preserve">a.   She decided                     b.  not to go there </w:t>
      </w:r>
    </w:p>
    <w:p w:rsidR="001E5040" w:rsidRPr="000D3C64" w:rsidRDefault="001E5040" w:rsidP="000D3C64">
      <w:pPr>
        <w:spacing w:before="3" w:after="0" w:line="360" w:lineRule="auto"/>
        <w:ind w:left="395" w:right="598"/>
        <w:rPr>
          <w:rFonts w:ascii="Times New Roman" w:hAnsi="Times New Roman" w:cs="Times New Roman"/>
          <w:sz w:val="30"/>
          <w:szCs w:val="30"/>
        </w:rPr>
      </w:pPr>
      <w:r w:rsidRPr="000D3C64">
        <w:rPr>
          <w:rFonts w:ascii="Times New Roman" w:hAnsi="Times New Roman" w:cs="Times New Roman"/>
          <w:sz w:val="30"/>
          <w:szCs w:val="30"/>
        </w:rPr>
        <w:t>c.   like it was                             d.  very late.</w:t>
      </w:r>
    </w:p>
    <w:p w:rsidR="001E5040" w:rsidRPr="000D3C64" w:rsidRDefault="001E5040" w:rsidP="000D3C64">
      <w:pPr>
        <w:spacing w:before="20" w:after="0" w:line="360" w:lineRule="auto"/>
        <w:rPr>
          <w:rFonts w:ascii="Times New Roman" w:eastAsia="Times New Roman" w:hAnsi="Times New Roman" w:cs="Times New Roman"/>
          <w:sz w:val="30"/>
          <w:szCs w:val="30"/>
        </w:rPr>
      </w:pPr>
    </w:p>
    <w:p w:rsidR="001E5040" w:rsidRPr="000D3C64" w:rsidRDefault="001E5040" w:rsidP="000D3C64">
      <w:pPr>
        <w:spacing w:before="5" w:after="0" w:line="360" w:lineRule="auto"/>
        <w:rPr>
          <w:rFonts w:ascii="Times New Roman" w:hAnsi="Times New Roman" w:cs="Times New Roman"/>
          <w:sz w:val="30"/>
          <w:szCs w:val="30"/>
        </w:rPr>
      </w:pPr>
      <w:r w:rsidRPr="000D3C64">
        <w:rPr>
          <w:rFonts w:ascii="Times New Roman" w:hAnsi="Times New Roman" w:cs="Times New Roman"/>
          <w:sz w:val="30"/>
          <w:szCs w:val="30"/>
        </w:rPr>
        <w:t>10) Ashok and his friends(a)/ were walking towards the theatre(b)/ along with(c)/ his common friend(d)</w:t>
      </w:r>
    </w:p>
    <w:p w:rsidR="001E5040" w:rsidRPr="000D3C64" w:rsidRDefault="001E5040" w:rsidP="000D3C64">
      <w:pPr>
        <w:spacing w:before="5"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Ashok and his friends    b.  were walking towards the theatre </w:t>
      </w:r>
    </w:p>
    <w:p w:rsidR="001E5040" w:rsidRPr="000D3C64" w:rsidRDefault="001E5040" w:rsidP="000D3C64">
      <w:pPr>
        <w:spacing w:after="0" w:line="360" w:lineRule="auto"/>
        <w:ind w:left="395" w:right="1328"/>
        <w:rPr>
          <w:rFonts w:ascii="Times New Roman" w:hAnsi="Times New Roman" w:cs="Times New Roman"/>
          <w:sz w:val="30"/>
          <w:szCs w:val="30"/>
        </w:rPr>
      </w:pPr>
      <w:r w:rsidRPr="000D3C64">
        <w:rPr>
          <w:rFonts w:ascii="Times New Roman" w:hAnsi="Times New Roman" w:cs="Times New Roman"/>
          <w:sz w:val="30"/>
          <w:szCs w:val="30"/>
        </w:rPr>
        <w:t>c.   along with              d.  his common friend</w:t>
      </w:r>
    </w:p>
    <w:p w:rsidR="001E5040" w:rsidRPr="000D3C64" w:rsidRDefault="001E5040" w:rsidP="000D3C64">
      <w:pPr>
        <w:spacing w:after="0" w:line="360" w:lineRule="auto"/>
        <w:rPr>
          <w:rFonts w:ascii="Times New Roman" w:hAnsi="Times New Roman" w:cs="Times New Roman"/>
          <w:sz w:val="30"/>
          <w:szCs w:val="30"/>
        </w:rPr>
      </w:pPr>
      <w:r w:rsidRPr="000D3C64">
        <w:rPr>
          <w:rFonts w:ascii="Times New Roman" w:eastAsia="Times New Roman" w:hAnsi="Times New Roman" w:cs="Times New Roman"/>
          <w:sz w:val="30"/>
          <w:szCs w:val="30"/>
        </w:rPr>
        <w:t>11</w:t>
      </w:r>
      <w:r w:rsidRPr="000D3C64">
        <w:rPr>
          <w:rFonts w:ascii="Times New Roman" w:hAnsi="Times New Roman" w:cs="Times New Roman"/>
          <w:sz w:val="30"/>
          <w:szCs w:val="30"/>
        </w:rPr>
        <w:t>) Students preparing(a)/for competitive exams(b)/should keep themselves</w:t>
      </w:r>
    </w:p>
    <w:p w:rsidR="001E5040" w:rsidRPr="000D3C64" w:rsidRDefault="001E5040" w:rsidP="000D3C64">
      <w:pPr>
        <w:spacing w:after="0" w:line="360" w:lineRule="auto"/>
        <w:ind w:left="112"/>
        <w:rPr>
          <w:rFonts w:ascii="Times New Roman" w:eastAsia="Times New Roman" w:hAnsi="Times New Roman" w:cs="Times New Roman"/>
          <w:sz w:val="30"/>
          <w:szCs w:val="30"/>
        </w:rPr>
      </w:pPr>
      <w:r w:rsidRPr="000D3C64">
        <w:rPr>
          <w:rFonts w:ascii="Times New Roman" w:hAnsi="Times New Roman" w:cs="Times New Roman"/>
          <w:sz w:val="30"/>
          <w:szCs w:val="30"/>
        </w:rPr>
        <w:t xml:space="preserve">    abreast(c)/of the later news(d)</w:t>
      </w:r>
    </w:p>
    <w:p w:rsidR="001E5040" w:rsidRPr="000D3C64" w:rsidRDefault="001E5040" w:rsidP="000D3C64">
      <w:pPr>
        <w:spacing w:after="0" w:line="360" w:lineRule="auto"/>
        <w:ind w:left="112"/>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r w:rsidRPr="000D3C64">
        <w:rPr>
          <w:rFonts w:ascii="Times New Roman" w:hAnsi="Times New Roman" w:cs="Times New Roman"/>
          <w:sz w:val="30"/>
          <w:szCs w:val="30"/>
        </w:rPr>
        <w:t>a.  Students preparing</w:t>
      </w:r>
      <w:r w:rsidRPr="000D3C64">
        <w:rPr>
          <w:rFonts w:ascii="Times New Roman" w:eastAsia="Times New Roman" w:hAnsi="Times New Roman" w:cs="Times New Roman"/>
          <w:sz w:val="30"/>
          <w:szCs w:val="30"/>
        </w:rPr>
        <w:t xml:space="preserve">     </w:t>
      </w:r>
      <w:r w:rsidRPr="000D3C64">
        <w:rPr>
          <w:rFonts w:ascii="Times New Roman" w:hAnsi="Times New Roman" w:cs="Times New Roman"/>
          <w:sz w:val="30"/>
          <w:szCs w:val="30"/>
        </w:rPr>
        <w:t>b.  for competitive exams</w:t>
      </w:r>
    </w:p>
    <w:p w:rsidR="001E5040" w:rsidRPr="000D3C64" w:rsidRDefault="001E5040" w:rsidP="000D3C64">
      <w:pPr>
        <w:spacing w:before="1" w:after="0" w:line="360" w:lineRule="auto"/>
        <w:ind w:left="283" w:right="1591"/>
        <w:rPr>
          <w:rFonts w:ascii="Times New Roman" w:hAnsi="Times New Roman" w:cs="Times New Roman"/>
          <w:sz w:val="30"/>
          <w:szCs w:val="30"/>
        </w:rPr>
      </w:pPr>
      <w:r w:rsidRPr="000D3C64">
        <w:rPr>
          <w:rFonts w:ascii="Times New Roman" w:hAnsi="Times New Roman" w:cs="Times New Roman"/>
          <w:sz w:val="30"/>
          <w:szCs w:val="30"/>
        </w:rPr>
        <w:t>c.   should keep themselves abreast     d.  of the later news.</w:t>
      </w:r>
    </w:p>
    <w:p w:rsidR="001E5040" w:rsidRPr="000D3C64" w:rsidRDefault="001E5040" w:rsidP="000D3C64">
      <w:pPr>
        <w:spacing w:before="2"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right="70"/>
        <w:jc w:val="both"/>
        <w:rPr>
          <w:rFonts w:ascii="Times New Roman" w:hAnsi="Times New Roman" w:cs="Times New Roman"/>
          <w:sz w:val="30"/>
          <w:szCs w:val="30"/>
        </w:rPr>
      </w:pPr>
      <w:r w:rsidRPr="000D3C64">
        <w:rPr>
          <w:rFonts w:ascii="Times New Roman" w:eastAsia="Times New Roman" w:hAnsi="Times New Roman" w:cs="Times New Roman"/>
          <w:sz w:val="30"/>
          <w:szCs w:val="30"/>
        </w:rPr>
        <w:t>12</w:t>
      </w:r>
      <w:r w:rsidRPr="000D3C64">
        <w:rPr>
          <w:rFonts w:ascii="Times New Roman" w:hAnsi="Times New Roman" w:cs="Times New Roman"/>
          <w:sz w:val="30"/>
          <w:szCs w:val="30"/>
        </w:rPr>
        <w:t>)  You can get (A)/ all the information you want (B)/ in this web page (C)/ No error (D).</w:t>
      </w:r>
    </w:p>
    <w:p w:rsidR="001E5040" w:rsidRPr="000D3C64" w:rsidRDefault="001E5040" w:rsidP="000D3C64">
      <w:pPr>
        <w:spacing w:before="8"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left="283" w:right="72" w:hanging="283"/>
        <w:jc w:val="both"/>
        <w:rPr>
          <w:rFonts w:ascii="Times New Roman" w:hAnsi="Times New Roman" w:cs="Times New Roman"/>
          <w:sz w:val="30"/>
          <w:szCs w:val="30"/>
        </w:rPr>
      </w:pPr>
      <w:r w:rsidRPr="000D3C64">
        <w:rPr>
          <w:rFonts w:ascii="Times New Roman" w:hAnsi="Times New Roman" w:cs="Times New Roman"/>
          <w:sz w:val="30"/>
          <w:szCs w:val="30"/>
        </w:rPr>
        <w:t>13) The crime has growth (A)/ rapidly in India (B)/ since the disintegration (C) of the communist system.(D)</w:t>
      </w:r>
    </w:p>
    <w:p w:rsidR="001E5040" w:rsidRPr="000D3C64" w:rsidRDefault="001E5040" w:rsidP="000D3C64">
      <w:pPr>
        <w:spacing w:before="46" w:after="0" w:line="360" w:lineRule="auto"/>
        <w:ind w:right="2858"/>
        <w:jc w:val="both"/>
        <w:rPr>
          <w:rFonts w:ascii="Times New Roman" w:hAnsi="Times New Roman" w:cs="Times New Roman"/>
          <w:sz w:val="30"/>
          <w:szCs w:val="30"/>
        </w:rPr>
      </w:pPr>
    </w:p>
    <w:p w:rsidR="001E5040" w:rsidRPr="000D3C64" w:rsidRDefault="001E5040" w:rsidP="000D3C64">
      <w:pPr>
        <w:spacing w:before="46" w:after="0" w:line="360" w:lineRule="auto"/>
        <w:ind w:right="2858"/>
        <w:jc w:val="both"/>
        <w:rPr>
          <w:rFonts w:ascii="Times New Roman" w:hAnsi="Times New Roman" w:cs="Times New Roman"/>
          <w:sz w:val="30"/>
          <w:szCs w:val="30"/>
        </w:rPr>
      </w:pPr>
      <w:r w:rsidRPr="000D3C64">
        <w:rPr>
          <w:rFonts w:ascii="Times New Roman" w:hAnsi="Times New Roman" w:cs="Times New Roman"/>
          <w:sz w:val="30"/>
          <w:szCs w:val="30"/>
        </w:rPr>
        <w:t>14) Wherever they go(a)/Americans easily adapt to(b)/ Local circumstances(c)/No error(d)</w:t>
      </w:r>
    </w:p>
    <w:p w:rsidR="001E5040" w:rsidRPr="000D3C64" w:rsidRDefault="001E5040" w:rsidP="000D3C64">
      <w:pPr>
        <w:spacing w:before="46" w:after="0" w:line="360" w:lineRule="auto"/>
        <w:ind w:left="283" w:right="2858"/>
        <w:jc w:val="both"/>
        <w:rPr>
          <w:rFonts w:ascii="Times New Roman" w:hAnsi="Times New Roman" w:cs="Times New Roman"/>
          <w:sz w:val="30"/>
          <w:szCs w:val="30"/>
        </w:rPr>
      </w:pPr>
      <w:r w:rsidRPr="000D3C64">
        <w:rPr>
          <w:rFonts w:ascii="Times New Roman" w:hAnsi="Times New Roman" w:cs="Times New Roman"/>
          <w:sz w:val="30"/>
          <w:szCs w:val="30"/>
        </w:rPr>
        <w:t>a.  Wherever they go</w:t>
      </w:r>
    </w:p>
    <w:p w:rsidR="001E5040" w:rsidRPr="000D3C64" w:rsidRDefault="001E5040" w:rsidP="000D3C64">
      <w:pPr>
        <w:spacing w:before="41" w:after="0" w:line="360" w:lineRule="auto"/>
        <w:ind w:left="283" w:right="2166"/>
        <w:rPr>
          <w:rFonts w:ascii="Times New Roman" w:hAnsi="Times New Roman" w:cs="Times New Roman"/>
          <w:sz w:val="30"/>
          <w:szCs w:val="30"/>
        </w:rPr>
      </w:pPr>
      <w:r w:rsidRPr="000D3C64">
        <w:rPr>
          <w:rFonts w:ascii="Times New Roman" w:hAnsi="Times New Roman" w:cs="Times New Roman"/>
          <w:sz w:val="30"/>
          <w:szCs w:val="30"/>
        </w:rPr>
        <w:t xml:space="preserve">b.  Americans easily adapt to </w:t>
      </w:r>
    </w:p>
    <w:p w:rsidR="001E5040" w:rsidRPr="000D3C64" w:rsidRDefault="001E5040" w:rsidP="000D3C64">
      <w:pPr>
        <w:spacing w:before="41" w:after="0" w:line="360" w:lineRule="auto"/>
        <w:ind w:left="283" w:right="2166"/>
        <w:rPr>
          <w:rFonts w:ascii="Times New Roman" w:hAnsi="Times New Roman" w:cs="Times New Roman"/>
          <w:sz w:val="30"/>
          <w:szCs w:val="30"/>
        </w:rPr>
      </w:pPr>
      <w:r w:rsidRPr="000D3C64">
        <w:rPr>
          <w:rFonts w:ascii="Times New Roman" w:hAnsi="Times New Roman" w:cs="Times New Roman"/>
          <w:sz w:val="30"/>
          <w:szCs w:val="30"/>
        </w:rPr>
        <w:t>c.   Local circumstances</w:t>
      </w:r>
    </w:p>
    <w:p w:rsidR="001E5040" w:rsidRPr="000D3C64" w:rsidRDefault="001E5040" w:rsidP="000D3C64">
      <w:pPr>
        <w:spacing w:before="9" w:after="0" w:line="360" w:lineRule="auto"/>
        <w:ind w:left="283" w:right="3649"/>
        <w:jc w:val="both"/>
        <w:rPr>
          <w:rFonts w:ascii="Times New Roman" w:hAnsi="Times New Roman" w:cs="Times New Roman"/>
          <w:sz w:val="30"/>
          <w:szCs w:val="30"/>
        </w:rPr>
      </w:pPr>
      <w:r w:rsidRPr="000D3C64">
        <w:rPr>
          <w:rFonts w:ascii="Times New Roman" w:hAnsi="Times New Roman" w:cs="Times New Roman"/>
          <w:sz w:val="30"/>
          <w:szCs w:val="30"/>
        </w:rPr>
        <w:t>d.  No error.</w:t>
      </w:r>
    </w:p>
    <w:p w:rsidR="001E5040" w:rsidRPr="000D3C64" w:rsidRDefault="001E5040" w:rsidP="000D3C64">
      <w:pPr>
        <w:spacing w:before="8"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right="4787"/>
        <w:jc w:val="both"/>
        <w:rPr>
          <w:rFonts w:ascii="Times New Roman" w:hAnsi="Times New Roman" w:cs="Times New Roman"/>
          <w:sz w:val="30"/>
          <w:szCs w:val="30"/>
        </w:rPr>
      </w:pPr>
      <w:r w:rsidRPr="000D3C64">
        <w:rPr>
          <w:rFonts w:ascii="Times New Roman" w:hAnsi="Times New Roman" w:cs="Times New Roman"/>
          <w:sz w:val="30"/>
          <w:szCs w:val="30"/>
        </w:rPr>
        <w:t>15)</w:t>
      </w:r>
    </w:p>
    <w:p w:rsidR="001E5040" w:rsidRPr="000D3C64" w:rsidRDefault="001E5040" w:rsidP="000D3C64">
      <w:pPr>
        <w:spacing w:before="46" w:after="0" w:line="360" w:lineRule="auto"/>
        <w:ind w:left="283" w:right="2764"/>
        <w:jc w:val="both"/>
        <w:rPr>
          <w:rFonts w:ascii="Times New Roman" w:hAnsi="Times New Roman" w:cs="Times New Roman"/>
          <w:sz w:val="30"/>
          <w:szCs w:val="30"/>
        </w:rPr>
      </w:pPr>
      <w:r w:rsidRPr="000D3C64">
        <w:rPr>
          <w:rFonts w:ascii="Times New Roman" w:hAnsi="Times New Roman" w:cs="Times New Roman"/>
          <w:sz w:val="30"/>
          <w:szCs w:val="30"/>
        </w:rPr>
        <w:t>a.  During that period,</w:t>
      </w:r>
    </w:p>
    <w:p w:rsidR="001E5040" w:rsidRPr="000D3C64" w:rsidRDefault="001E5040" w:rsidP="000D3C64">
      <w:pPr>
        <w:spacing w:before="41" w:after="0" w:line="360" w:lineRule="auto"/>
        <w:ind w:left="283" w:right="1930"/>
        <w:jc w:val="both"/>
        <w:rPr>
          <w:rFonts w:ascii="Times New Roman" w:hAnsi="Times New Roman" w:cs="Times New Roman"/>
          <w:sz w:val="30"/>
          <w:szCs w:val="30"/>
        </w:rPr>
      </w:pPr>
      <w:r w:rsidRPr="000D3C64">
        <w:rPr>
          <w:rFonts w:ascii="Times New Roman" w:hAnsi="Times New Roman" w:cs="Times New Roman"/>
          <w:sz w:val="30"/>
          <w:szCs w:val="30"/>
        </w:rPr>
        <w:t xml:space="preserve">b.  many bike buyers preferred </w:t>
      </w:r>
    </w:p>
    <w:p w:rsidR="001E5040" w:rsidRPr="000D3C64" w:rsidRDefault="001E5040" w:rsidP="000D3C64">
      <w:pPr>
        <w:spacing w:before="41" w:after="0" w:line="360" w:lineRule="auto"/>
        <w:ind w:left="283" w:right="1930"/>
        <w:jc w:val="both"/>
        <w:rPr>
          <w:rFonts w:ascii="Times New Roman" w:hAnsi="Times New Roman" w:cs="Times New Roman"/>
          <w:sz w:val="30"/>
          <w:szCs w:val="30"/>
        </w:rPr>
      </w:pPr>
      <w:r w:rsidRPr="000D3C64">
        <w:rPr>
          <w:rFonts w:ascii="Times New Roman" w:hAnsi="Times New Roman" w:cs="Times New Roman"/>
          <w:sz w:val="30"/>
          <w:szCs w:val="30"/>
        </w:rPr>
        <w:t xml:space="preserve">c.   bikes that are red and shiny. </w:t>
      </w:r>
    </w:p>
    <w:p w:rsidR="001E5040" w:rsidRPr="000D3C64" w:rsidRDefault="001E5040" w:rsidP="000D3C64">
      <w:pPr>
        <w:spacing w:before="41" w:after="0" w:line="360" w:lineRule="auto"/>
        <w:ind w:left="283" w:right="1930"/>
        <w:jc w:val="both"/>
        <w:rPr>
          <w:rFonts w:ascii="Times New Roman" w:hAnsi="Times New Roman" w:cs="Times New Roman"/>
          <w:sz w:val="30"/>
          <w:szCs w:val="30"/>
        </w:rPr>
      </w:pPr>
      <w:r w:rsidRPr="000D3C64">
        <w:rPr>
          <w:rFonts w:ascii="Times New Roman" w:hAnsi="Times New Roman" w:cs="Times New Roman"/>
          <w:sz w:val="30"/>
          <w:szCs w:val="30"/>
        </w:rPr>
        <w:t>d.  No error.</w:t>
      </w:r>
    </w:p>
    <w:p w:rsidR="001E5040" w:rsidRPr="000D3C64" w:rsidRDefault="001E5040" w:rsidP="000D3C64">
      <w:pPr>
        <w:spacing w:before="5"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rPr>
          <w:rFonts w:ascii="Times New Roman" w:eastAsia="Times New Roman" w:hAnsi="Times New Roman" w:cs="Times New Roman"/>
          <w:sz w:val="30"/>
          <w:szCs w:val="30"/>
        </w:rPr>
      </w:pPr>
    </w:p>
    <w:p w:rsidR="001E5040" w:rsidRPr="000D3C64" w:rsidRDefault="001E5040" w:rsidP="000D3C64">
      <w:pPr>
        <w:spacing w:after="0" w:line="360" w:lineRule="auto"/>
        <w:ind w:right="4787"/>
        <w:jc w:val="both"/>
        <w:rPr>
          <w:rFonts w:ascii="Times New Roman" w:hAnsi="Times New Roman" w:cs="Times New Roman"/>
          <w:sz w:val="30"/>
          <w:szCs w:val="30"/>
        </w:rPr>
      </w:pPr>
      <w:r w:rsidRPr="000D3C64">
        <w:rPr>
          <w:rFonts w:ascii="Times New Roman" w:hAnsi="Times New Roman" w:cs="Times New Roman"/>
          <w:sz w:val="30"/>
          <w:szCs w:val="30"/>
        </w:rPr>
        <w:t>16)</w:t>
      </w:r>
    </w:p>
    <w:p w:rsidR="001E5040" w:rsidRPr="000D3C64" w:rsidRDefault="001E5040" w:rsidP="000D3C64">
      <w:pPr>
        <w:spacing w:before="46" w:after="0" w:line="360" w:lineRule="auto"/>
        <w:ind w:left="283" w:right="2116"/>
        <w:rPr>
          <w:rFonts w:ascii="Times New Roman" w:hAnsi="Times New Roman" w:cs="Times New Roman"/>
          <w:sz w:val="30"/>
          <w:szCs w:val="30"/>
        </w:rPr>
      </w:pPr>
      <w:r w:rsidRPr="000D3C64">
        <w:rPr>
          <w:rFonts w:ascii="Times New Roman" w:hAnsi="Times New Roman" w:cs="Times New Roman"/>
          <w:sz w:val="30"/>
          <w:szCs w:val="30"/>
        </w:rPr>
        <w:t xml:space="preserve">a.  Our meticulous plan came </w:t>
      </w:r>
    </w:p>
    <w:p w:rsidR="001E5040" w:rsidRPr="000D3C64" w:rsidRDefault="001E5040" w:rsidP="000D3C64">
      <w:pPr>
        <w:spacing w:before="46" w:after="0" w:line="360" w:lineRule="auto"/>
        <w:ind w:left="283" w:right="2116"/>
        <w:rPr>
          <w:rFonts w:ascii="Times New Roman" w:hAnsi="Times New Roman" w:cs="Times New Roman"/>
          <w:sz w:val="30"/>
          <w:szCs w:val="30"/>
        </w:rPr>
      </w:pPr>
      <w:r w:rsidRPr="000D3C64">
        <w:rPr>
          <w:rFonts w:ascii="Times New Roman" w:hAnsi="Times New Roman" w:cs="Times New Roman"/>
          <w:sz w:val="30"/>
          <w:szCs w:val="30"/>
        </w:rPr>
        <w:t>b.  for nothing as he had to</w:t>
      </w:r>
    </w:p>
    <w:p w:rsidR="001E5040" w:rsidRPr="000D3C64" w:rsidRDefault="001E5040" w:rsidP="000D3C64">
      <w:pPr>
        <w:spacing w:before="5" w:after="0" w:line="360" w:lineRule="auto"/>
        <w:ind w:left="283" w:right="3003"/>
        <w:rPr>
          <w:rFonts w:ascii="Times New Roman" w:hAnsi="Times New Roman" w:cs="Times New Roman"/>
          <w:sz w:val="30"/>
          <w:szCs w:val="30"/>
        </w:rPr>
      </w:pPr>
      <w:r w:rsidRPr="000D3C64">
        <w:rPr>
          <w:rFonts w:ascii="Times New Roman" w:hAnsi="Times New Roman" w:cs="Times New Roman"/>
          <w:sz w:val="30"/>
          <w:szCs w:val="30"/>
        </w:rPr>
        <w:t xml:space="preserve">c.   leave for boston </w:t>
      </w:r>
    </w:p>
    <w:p w:rsidR="001E5040" w:rsidRPr="000D3C64" w:rsidRDefault="001E5040" w:rsidP="000D3C64">
      <w:pPr>
        <w:spacing w:before="5" w:after="0" w:line="360" w:lineRule="auto"/>
        <w:ind w:left="283" w:right="3003"/>
        <w:rPr>
          <w:rFonts w:ascii="Times New Roman" w:hAnsi="Times New Roman" w:cs="Times New Roman"/>
          <w:sz w:val="30"/>
          <w:szCs w:val="30"/>
        </w:rPr>
      </w:pPr>
      <w:r w:rsidRPr="000D3C64">
        <w:rPr>
          <w:rFonts w:ascii="Times New Roman" w:hAnsi="Times New Roman" w:cs="Times New Roman"/>
          <w:sz w:val="30"/>
          <w:szCs w:val="30"/>
        </w:rPr>
        <w:t>d.  at short notice.</w:t>
      </w:r>
    </w:p>
    <w:p w:rsidR="001E5040" w:rsidRPr="000D3C64" w:rsidRDefault="001E5040" w:rsidP="000D3C64">
      <w:pPr>
        <w:spacing w:before="9" w:after="0" w:line="360" w:lineRule="auto"/>
        <w:rPr>
          <w:rFonts w:ascii="Times New Roman" w:eastAsia="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1.  That hospital is so badly run (A) / that neither the nurses  nor  the  doctor  (B)  /  come  on  time,  and  so the  patients  (C)  /  have  to  wait  indefinitely  to  get attended to (D).</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2.  The   chairman  reviewed  the   many   details  (A)  / connecting  with  probability  (B)  /  of  the  company and  then  decided  that  (C)  /  further  expansion  was not desirable (D).</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3.  Many  working  men  and  women  have  been  (A)  / able to acquire a university degree (B) / during the last  ten  years  after  (C)  /  many  universities  started correspondent courses (D).</w:t>
      </w:r>
    </w:p>
    <w:p w:rsidR="001E5040" w:rsidRPr="000D3C64" w:rsidRDefault="001E5040" w:rsidP="000D3C64">
      <w:pPr>
        <w:autoSpaceDE w:val="0"/>
        <w:autoSpaceDN w:val="0"/>
        <w:adjustRightInd w:val="0"/>
        <w:spacing w:before="7"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4.  Like his brother who did not wear his helmet (A) / and  was  injured  in  the  accident  (B)  /  Raja  was always careful (C) / and wore his helmet without fail (D).</w:t>
      </w:r>
    </w:p>
    <w:p w:rsidR="001E5040" w:rsidRPr="000D3C64" w:rsidRDefault="001E5040" w:rsidP="000D3C64">
      <w:pPr>
        <w:autoSpaceDE w:val="0"/>
        <w:autoSpaceDN w:val="0"/>
        <w:adjustRightInd w:val="0"/>
        <w:spacing w:before="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5.  She  was  wearing  a  wig  that  was  (A)  /  far  more attractive than (B) / the other women who had (C) / their natural hair (D).</w:t>
      </w:r>
    </w:p>
    <w:p w:rsidR="001E5040" w:rsidRPr="000D3C64" w:rsidRDefault="001E5040" w:rsidP="000D3C64">
      <w:pPr>
        <w:autoSpaceDE w:val="0"/>
        <w:autoSpaceDN w:val="0"/>
        <w:adjustRightInd w:val="0"/>
        <w:spacing w:before="6"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83" w:right="66" w:hanging="283"/>
        <w:jc w:val="both"/>
        <w:rPr>
          <w:rFonts w:ascii="Times New Roman" w:hAnsi="Times New Roman" w:cs="Times New Roman"/>
          <w:sz w:val="30"/>
          <w:szCs w:val="30"/>
        </w:rPr>
      </w:pPr>
      <w:r w:rsidRPr="000D3C64">
        <w:rPr>
          <w:rFonts w:ascii="Times New Roman" w:hAnsi="Times New Roman" w:cs="Times New Roman"/>
          <w:sz w:val="30"/>
          <w:szCs w:val="30"/>
        </w:rPr>
        <w:t>6.  It is futile to discuss this further (A) / since neither his  nor  you  (B)  /  are  going  to  agree  (C)  /  with  the other on this problem (D).</w:t>
      </w:r>
    </w:p>
    <w:p w:rsidR="001E5040" w:rsidRPr="000D3C64" w:rsidRDefault="001E5040" w:rsidP="000D3C64">
      <w:pPr>
        <w:tabs>
          <w:tab w:val="left" w:pos="3980"/>
        </w:tabs>
        <w:autoSpaceDE w:val="0"/>
        <w:autoSpaceDN w:val="0"/>
        <w:adjustRightInd w:val="0"/>
        <w:spacing w:after="0" w:line="360" w:lineRule="auto"/>
        <w:ind w:left="112" w:right="-53"/>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83" w:right="66" w:hanging="283"/>
        <w:jc w:val="both"/>
        <w:rPr>
          <w:rFonts w:ascii="Times New Roman" w:hAnsi="Times New Roman" w:cs="Times New Roman"/>
          <w:sz w:val="30"/>
          <w:szCs w:val="30"/>
        </w:rPr>
      </w:pPr>
      <w:r w:rsidRPr="000D3C64">
        <w:rPr>
          <w:rFonts w:ascii="Times New Roman" w:hAnsi="Times New Roman" w:cs="Times New Roman"/>
          <w:sz w:val="30"/>
          <w:szCs w:val="30"/>
        </w:rPr>
        <w:t>7.  Each   of   the   dancers   whom   I   invited   (A)   /   to participate  in  the  competition  has  (B)  /  indicated their   unwillingness   (C)   /   because   of   the   short notice(D).</w:t>
      </w: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before="12"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8.  If one watches the news regularly (A) / you will be surprised  at  the  improvement  (B)  /  in  your  overall  reading skills (C) / from day to day (D).</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autoSpaceDE w:val="0"/>
        <w:autoSpaceDN w:val="0"/>
        <w:adjustRightInd w:val="0"/>
        <w:spacing w:before="7" w:after="0" w:line="360" w:lineRule="auto"/>
        <w:ind w:right="-34"/>
        <w:jc w:val="both"/>
        <w:rPr>
          <w:rFonts w:ascii="Times New Roman" w:hAnsi="Times New Roman" w:cs="Times New Roman"/>
          <w:sz w:val="30"/>
          <w:szCs w:val="30"/>
        </w:rPr>
      </w:pPr>
      <w:r w:rsidRPr="000D3C64">
        <w:rPr>
          <w:rFonts w:ascii="Times New Roman" w:hAnsi="Times New Roman" w:cs="Times New Roman"/>
          <w:sz w:val="30"/>
          <w:szCs w:val="30"/>
        </w:rPr>
        <w:t>9. Brenden  Mccullum,  (A)/  the  effort  of  which(B)  /was the highest individual score    (C)/ in a t20 game(D) / was adjudged(E) / the Man of the match.(F)</w:t>
      </w:r>
    </w:p>
    <w:p w:rsidR="001E5040" w:rsidRPr="000D3C64" w:rsidRDefault="001E5040" w:rsidP="000D3C64">
      <w:pPr>
        <w:autoSpaceDE w:val="0"/>
        <w:autoSpaceDN w:val="0"/>
        <w:adjustRightInd w:val="0"/>
        <w:spacing w:before="2"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48"/>
        <w:rPr>
          <w:rFonts w:ascii="Times New Roman" w:hAnsi="Times New Roman" w:cs="Times New Roman"/>
          <w:sz w:val="30"/>
          <w:szCs w:val="30"/>
        </w:rPr>
      </w:pPr>
      <w:r w:rsidRPr="000D3C64">
        <w:rPr>
          <w:rFonts w:ascii="Times New Roman" w:hAnsi="Times New Roman" w:cs="Times New Roman"/>
          <w:sz w:val="30"/>
          <w:szCs w:val="30"/>
        </w:rPr>
        <w:t>10. V. S. Naipaul’s An Area of Darkness(A) / that costs Rs.200  is  available  in  all(B)/  Leading  book  shops.(C)/  No error(D).</w:t>
      </w:r>
    </w:p>
    <w:p w:rsidR="001E5040" w:rsidRPr="000D3C64" w:rsidRDefault="001E5040" w:rsidP="000D3C64">
      <w:pPr>
        <w:autoSpaceDE w:val="0"/>
        <w:autoSpaceDN w:val="0"/>
        <w:adjustRightInd w:val="0"/>
        <w:spacing w:before="7"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11. The interviewer asked the businessman(a)/ how could he(b)/ manage to attain fame</w:t>
      </w:r>
    </w:p>
    <w:p w:rsidR="001E5040" w:rsidRPr="000D3C64" w:rsidRDefault="001E5040" w:rsidP="000D3C64">
      <w:pPr>
        <w:autoSpaceDE w:val="0"/>
        <w:autoSpaceDN w:val="0"/>
        <w:adjustRightInd w:val="0"/>
        <w:spacing w:before="1" w:after="0" w:line="360" w:lineRule="auto"/>
        <w:ind w:left="316" w:right="1007"/>
        <w:rPr>
          <w:rFonts w:ascii="Times New Roman" w:hAnsi="Times New Roman" w:cs="Times New Roman"/>
          <w:sz w:val="30"/>
          <w:szCs w:val="30"/>
        </w:rPr>
      </w:pPr>
      <w:r w:rsidRPr="000D3C64">
        <w:rPr>
          <w:rFonts w:ascii="Times New Roman" w:hAnsi="Times New Roman" w:cs="Times New Roman"/>
          <w:sz w:val="30"/>
          <w:szCs w:val="30"/>
        </w:rPr>
        <w:t>(c)/ in a short period.(d)</w:t>
      </w:r>
    </w:p>
    <w:p w:rsidR="001E5040" w:rsidRPr="000D3C64" w:rsidRDefault="001E5040" w:rsidP="000D3C64">
      <w:pPr>
        <w:autoSpaceDE w:val="0"/>
        <w:autoSpaceDN w:val="0"/>
        <w:adjustRightInd w:val="0"/>
        <w:spacing w:before="1" w:after="0" w:line="360" w:lineRule="auto"/>
        <w:ind w:left="316" w:right="1007"/>
        <w:rPr>
          <w:rFonts w:ascii="Times New Roman" w:hAnsi="Times New Roman" w:cs="Times New Roman"/>
          <w:sz w:val="30"/>
          <w:szCs w:val="30"/>
        </w:rPr>
      </w:pPr>
    </w:p>
    <w:p w:rsidR="001E5040" w:rsidRPr="000D3C64" w:rsidRDefault="001E5040" w:rsidP="000D3C64">
      <w:pPr>
        <w:autoSpaceDE w:val="0"/>
        <w:autoSpaceDN w:val="0"/>
        <w:adjustRightInd w:val="0"/>
        <w:spacing w:before="1" w:after="0" w:line="360" w:lineRule="auto"/>
        <w:ind w:left="316" w:right="1007"/>
        <w:rPr>
          <w:rFonts w:ascii="Times New Roman" w:hAnsi="Times New Roman" w:cs="Times New Roman"/>
          <w:sz w:val="30"/>
          <w:szCs w:val="30"/>
        </w:rPr>
      </w:pPr>
      <w:r w:rsidRPr="000D3C64">
        <w:rPr>
          <w:rFonts w:ascii="Times New Roman" w:hAnsi="Times New Roman" w:cs="Times New Roman"/>
          <w:sz w:val="30"/>
          <w:szCs w:val="30"/>
        </w:rPr>
        <w:t xml:space="preserve">a.     The interviewer asked the businessman </w:t>
      </w:r>
    </w:p>
    <w:p w:rsidR="001E5040" w:rsidRPr="000D3C64" w:rsidRDefault="001E5040" w:rsidP="000D3C64">
      <w:pPr>
        <w:autoSpaceDE w:val="0"/>
        <w:autoSpaceDN w:val="0"/>
        <w:adjustRightInd w:val="0"/>
        <w:spacing w:before="1" w:after="0" w:line="360" w:lineRule="auto"/>
        <w:ind w:left="316" w:right="1007"/>
        <w:rPr>
          <w:rFonts w:ascii="Times New Roman" w:hAnsi="Times New Roman" w:cs="Times New Roman"/>
          <w:sz w:val="30"/>
          <w:szCs w:val="30"/>
        </w:rPr>
      </w:pPr>
      <w:r w:rsidRPr="000D3C64">
        <w:rPr>
          <w:rFonts w:ascii="Times New Roman" w:hAnsi="Times New Roman" w:cs="Times New Roman"/>
          <w:sz w:val="30"/>
          <w:szCs w:val="30"/>
        </w:rPr>
        <w:t>b.     how could he</w:t>
      </w:r>
    </w:p>
    <w:p w:rsidR="001E5040" w:rsidRPr="000D3C64" w:rsidRDefault="001E5040" w:rsidP="000D3C64">
      <w:pPr>
        <w:autoSpaceDE w:val="0"/>
        <w:autoSpaceDN w:val="0"/>
        <w:adjustRightInd w:val="0"/>
        <w:spacing w:before="2" w:after="0" w:line="360" w:lineRule="auto"/>
        <w:ind w:left="316" w:right="2367"/>
        <w:rPr>
          <w:rFonts w:ascii="Times New Roman" w:hAnsi="Times New Roman" w:cs="Times New Roman"/>
          <w:sz w:val="30"/>
          <w:szCs w:val="30"/>
        </w:rPr>
      </w:pPr>
      <w:r w:rsidRPr="000D3C64">
        <w:rPr>
          <w:rFonts w:ascii="Times New Roman" w:hAnsi="Times New Roman" w:cs="Times New Roman"/>
          <w:sz w:val="30"/>
          <w:szCs w:val="30"/>
        </w:rPr>
        <w:t xml:space="preserve">c.     manage to attain fame </w:t>
      </w:r>
    </w:p>
    <w:p w:rsidR="001E5040" w:rsidRPr="000D3C64" w:rsidRDefault="001E5040" w:rsidP="000D3C64">
      <w:pPr>
        <w:autoSpaceDE w:val="0"/>
        <w:autoSpaceDN w:val="0"/>
        <w:adjustRightInd w:val="0"/>
        <w:spacing w:before="2" w:after="0" w:line="360" w:lineRule="auto"/>
        <w:ind w:left="316" w:right="2367"/>
        <w:rPr>
          <w:rFonts w:ascii="Times New Roman" w:hAnsi="Times New Roman" w:cs="Times New Roman"/>
          <w:sz w:val="30"/>
          <w:szCs w:val="30"/>
        </w:rPr>
      </w:pPr>
      <w:r w:rsidRPr="000D3C64">
        <w:rPr>
          <w:rFonts w:ascii="Times New Roman" w:hAnsi="Times New Roman" w:cs="Times New Roman"/>
          <w:sz w:val="30"/>
          <w:szCs w:val="30"/>
        </w:rPr>
        <w:t>d.     in a short period.</w:t>
      </w:r>
    </w:p>
    <w:p w:rsidR="001E5040" w:rsidRPr="000D3C64" w:rsidRDefault="001E5040" w:rsidP="000D3C64">
      <w:pPr>
        <w:autoSpaceDE w:val="0"/>
        <w:autoSpaceDN w:val="0"/>
        <w:adjustRightInd w:val="0"/>
        <w:spacing w:before="2" w:after="0" w:line="360" w:lineRule="auto"/>
        <w:ind w:left="316" w:right="236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12. He neglects(a)/ attending lectures(b)/ regularly(c)/ though college was only a few yards away from his house.(d)</w:t>
      </w:r>
    </w:p>
    <w:p w:rsidR="001E5040" w:rsidRPr="000D3C64" w:rsidRDefault="001E5040" w:rsidP="000D3C64">
      <w:pPr>
        <w:autoSpaceDE w:val="0"/>
        <w:autoSpaceDN w:val="0"/>
        <w:adjustRightInd w:val="0"/>
        <w:spacing w:after="0" w:line="360" w:lineRule="auto"/>
        <w:ind w:left="206"/>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a.   He neglects</w:t>
      </w:r>
    </w:p>
    <w:p w:rsidR="001E5040" w:rsidRPr="000D3C64" w:rsidRDefault="001E5040" w:rsidP="000D3C64">
      <w:pPr>
        <w:autoSpaceDE w:val="0"/>
        <w:autoSpaceDN w:val="0"/>
        <w:adjustRightInd w:val="0"/>
        <w:spacing w:after="0" w:line="360" w:lineRule="auto"/>
        <w:ind w:left="206" w:right="2848"/>
        <w:rPr>
          <w:rFonts w:ascii="Times New Roman" w:hAnsi="Times New Roman" w:cs="Times New Roman"/>
          <w:sz w:val="30"/>
          <w:szCs w:val="30"/>
        </w:rPr>
      </w:pPr>
      <w:r w:rsidRPr="000D3C64">
        <w:rPr>
          <w:rFonts w:ascii="Times New Roman" w:hAnsi="Times New Roman" w:cs="Times New Roman"/>
          <w:sz w:val="30"/>
          <w:szCs w:val="30"/>
        </w:rPr>
        <w:t xml:space="preserve">     b.   attending lectures </w:t>
      </w:r>
    </w:p>
    <w:p w:rsidR="001E5040" w:rsidRPr="000D3C64" w:rsidRDefault="001E5040" w:rsidP="000D3C64">
      <w:pPr>
        <w:autoSpaceDE w:val="0"/>
        <w:autoSpaceDN w:val="0"/>
        <w:adjustRightInd w:val="0"/>
        <w:spacing w:after="0" w:line="360" w:lineRule="auto"/>
        <w:ind w:left="206" w:right="2848"/>
        <w:rPr>
          <w:rFonts w:ascii="Times New Roman" w:hAnsi="Times New Roman" w:cs="Times New Roman"/>
          <w:sz w:val="30"/>
          <w:szCs w:val="30"/>
        </w:rPr>
      </w:pPr>
      <w:r w:rsidRPr="000D3C64">
        <w:rPr>
          <w:rFonts w:ascii="Times New Roman" w:hAnsi="Times New Roman" w:cs="Times New Roman"/>
          <w:sz w:val="30"/>
          <w:szCs w:val="30"/>
        </w:rPr>
        <w:t xml:space="preserve">     c.   regularly</w:t>
      </w:r>
    </w:p>
    <w:p w:rsidR="001E5040" w:rsidRPr="000D3C64" w:rsidRDefault="001E5040" w:rsidP="000D3C64">
      <w:pPr>
        <w:tabs>
          <w:tab w:val="left" w:pos="560"/>
        </w:tabs>
        <w:autoSpaceDE w:val="0"/>
        <w:autoSpaceDN w:val="0"/>
        <w:adjustRightInd w:val="0"/>
        <w:spacing w:after="0" w:line="360" w:lineRule="auto"/>
        <w:ind w:left="566" w:right="78" w:hanging="360"/>
        <w:rPr>
          <w:rFonts w:ascii="Times New Roman" w:hAnsi="Times New Roman" w:cs="Times New Roman"/>
          <w:sz w:val="30"/>
          <w:szCs w:val="30"/>
        </w:rPr>
      </w:pPr>
      <w:r w:rsidRPr="000D3C64">
        <w:rPr>
          <w:rFonts w:ascii="Times New Roman" w:hAnsi="Times New Roman" w:cs="Times New Roman"/>
          <w:sz w:val="30"/>
          <w:szCs w:val="30"/>
        </w:rPr>
        <w:t xml:space="preserve">     d.   though college was only a few yards away from his house.</w:t>
      </w:r>
    </w:p>
    <w:p w:rsidR="001E5040" w:rsidRPr="000D3C64" w:rsidRDefault="001E5040" w:rsidP="000D3C64">
      <w:pPr>
        <w:autoSpaceDE w:val="0"/>
        <w:autoSpaceDN w:val="0"/>
        <w:adjustRightInd w:val="0"/>
        <w:spacing w:before="7"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13. Manoj has not only opened(a)/ a textile, but also(b)/ a jewellery shop in the(c)/ village where we live.(d)</w:t>
      </w: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a.     Manoj has not only opened</w:t>
      </w:r>
    </w:p>
    <w:p w:rsidR="001E5040" w:rsidRPr="000D3C64" w:rsidRDefault="001E5040" w:rsidP="000D3C64">
      <w:pPr>
        <w:autoSpaceDE w:val="0"/>
        <w:autoSpaceDN w:val="0"/>
        <w:adjustRightInd w:val="0"/>
        <w:spacing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b.     a textile, but also</w:t>
      </w:r>
    </w:p>
    <w:p w:rsidR="001E5040" w:rsidRPr="000D3C64" w:rsidRDefault="001E5040" w:rsidP="000D3C64">
      <w:pPr>
        <w:autoSpaceDE w:val="0"/>
        <w:autoSpaceDN w:val="0"/>
        <w:adjustRightInd w:val="0"/>
        <w:spacing w:after="0" w:line="360" w:lineRule="auto"/>
        <w:ind w:left="206" w:right="2492"/>
        <w:rPr>
          <w:rFonts w:ascii="Times New Roman" w:hAnsi="Times New Roman" w:cs="Times New Roman"/>
          <w:sz w:val="30"/>
          <w:szCs w:val="30"/>
        </w:rPr>
      </w:pPr>
      <w:r w:rsidRPr="000D3C64">
        <w:rPr>
          <w:rFonts w:ascii="Times New Roman" w:hAnsi="Times New Roman" w:cs="Times New Roman"/>
          <w:sz w:val="30"/>
          <w:szCs w:val="30"/>
        </w:rPr>
        <w:t xml:space="preserve">c.     a jewellery shop in the </w:t>
      </w:r>
    </w:p>
    <w:p w:rsidR="001E5040" w:rsidRPr="000D3C64" w:rsidRDefault="001E5040" w:rsidP="000D3C64">
      <w:pPr>
        <w:autoSpaceDE w:val="0"/>
        <w:autoSpaceDN w:val="0"/>
        <w:adjustRightInd w:val="0"/>
        <w:spacing w:after="0" w:line="360" w:lineRule="auto"/>
        <w:ind w:left="206" w:right="2492"/>
        <w:rPr>
          <w:rFonts w:ascii="Times New Roman" w:hAnsi="Times New Roman" w:cs="Times New Roman"/>
          <w:sz w:val="30"/>
          <w:szCs w:val="30"/>
        </w:rPr>
      </w:pPr>
      <w:r w:rsidRPr="000D3C64">
        <w:rPr>
          <w:rFonts w:ascii="Times New Roman" w:hAnsi="Times New Roman" w:cs="Times New Roman"/>
          <w:sz w:val="30"/>
          <w:szCs w:val="30"/>
        </w:rPr>
        <w:t>d.    village where we live.</w:t>
      </w:r>
    </w:p>
    <w:p w:rsidR="001E5040" w:rsidRPr="000D3C64" w:rsidRDefault="001E5040" w:rsidP="000D3C64">
      <w:pPr>
        <w:autoSpaceDE w:val="0"/>
        <w:autoSpaceDN w:val="0"/>
        <w:adjustRightInd w:val="0"/>
        <w:spacing w:before="2"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14. The six member committee were(a)/ Of the view that the present service conditions</w:t>
      </w:r>
    </w:p>
    <w:p w:rsidR="001E5040" w:rsidRPr="000D3C64" w:rsidRDefault="001E5040" w:rsidP="000D3C64">
      <w:pPr>
        <w:autoSpaceDE w:val="0"/>
        <w:autoSpaceDN w:val="0"/>
        <w:adjustRightInd w:val="0"/>
        <w:spacing w:before="1"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(b)/ of the employees of this company(c)/ are quite good.(d)</w:t>
      </w:r>
    </w:p>
    <w:p w:rsidR="001E5040" w:rsidRPr="000D3C64" w:rsidRDefault="001E5040" w:rsidP="000D3C64">
      <w:pPr>
        <w:autoSpaceDE w:val="0"/>
        <w:autoSpaceDN w:val="0"/>
        <w:adjustRightInd w:val="0"/>
        <w:spacing w:before="1"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 xml:space="preserve">    a.     The six member committee were</w:t>
      </w:r>
    </w:p>
    <w:p w:rsidR="001E5040" w:rsidRPr="000D3C64" w:rsidRDefault="001E5040" w:rsidP="000D3C64">
      <w:pPr>
        <w:autoSpaceDE w:val="0"/>
        <w:autoSpaceDN w:val="0"/>
        <w:adjustRightInd w:val="0"/>
        <w:spacing w:before="1" w:after="0" w:line="360" w:lineRule="auto"/>
        <w:ind w:left="206" w:right="523"/>
        <w:rPr>
          <w:rFonts w:ascii="Times New Roman" w:hAnsi="Times New Roman" w:cs="Times New Roman"/>
          <w:sz w:val="30"/>
          <w:szCs w:val="30"/>
        </w:rPr>
      </w:pPr>
      <w:r w:rsidRPr="000D3C64">
        <w:rPr>
          <w:rFonts w:ascii="Times New Roman" w:hAnsi="Times New Roman" w:cs="Times New Roman"/>
          <w:sz w:val="30"/>
          <w:szCs w:val="30"/>
        </w:rPr>
        <w:t xml:space="preserve">    b.     Of the view that the present service conditions </w:t>
      </w:r>
    </w:p>
    <w:p w:rsidR="001E5040" w:rsidRPr="000D3C64" w:rsidRDefault="001E5040" w:rsidP="000D3C64">
      <w:pPr>
        <w:autoSpaceDE w:val="0"/>
        <w:autoSpaceDN w:val="0"/>
        <w:adjustRightInd w:val="0"/>
        <w:spacing w:before="1" w:after="0" w:line="360" w:lineRule="auto"/>
        <w:ind w:left="206" w:right="523"/>
        <w:rPr>
          <w:rFonts w:ascii="Times New Roman" w:hAnsi="Times New Roman" w:cs="Times New Roman"/>
          <w:sz w:val="30"/>
          <w:szCs w:val="30"/>
        </w:rPr>
      </w:pPr>
      <w:r w:rsidRPr="000D3C64">
        <w:rPr>
          <w:rFonts w:ascii="Times New Roman" w:hAnsi="Times New Roman" w:cs="Times New Roman"/>
          <w:sz w:val="30"/>
          <w:szCs w:val="30"/>
        </w:rPr>
        <w:t xml:space="preserve">    c.     of the employees of this company</w:t>
      </w:r>
    </w:p>
    <w:p w:rsidR="001E5040" w:rsidRPr="000D3C64" w:rsidRDefault="001E5040" w:rsidP="000D3C64">
      <w:pPr>
        <w:autoSpaceDE w:val="0"/>
        <w:autoSpaceDN w:val="0"/>
        <w:adjustRightInd w:val="0"/>
        <w:spacing w:before="2"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 xml:space="preserve">    d.     are quite good.</w:t>
      </w:r>
    </w:p>
    <w:p w:rsidR="001E5040" w:rsidRPr="000D3C64" w:rsidRDefault="001E5040" w:rsidP="000D3C64">
      <w:pPr>
        <w:autoSpaceDE w:val="0"/>
        <w:autoSpaceDN w:val="0"/>
        <w:adjustRightInd w:val="0"/>
        <w:spacing w:before="3"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left="206" w:right="241"/>
        <w:rPr>
          <w:rFonts w:ascii="Times New Roman" w:hAnsi="Times New Roman" w:cs="Times New Roman"/>
          <w:sz w:val="30"/>
          <w:szCs w:val="30"/>
        </w:rPr>
      </w:pPr>
      <w:r w:rsidRPr="000D3C64">
        <w:rPr>
          <w:rFonts w:ascii="Times New Roman" w:hAnsi="Times New Roman" w:cs="Times New Roman"/>
          <w:sz w:val="30"/>
          <w:szCs w:val="30"/>
        </w:rPr>
        <w:t>15. A large scale exchange of nuclear weapons(a)/ Will produce unprecedented amounts of radiation(b)/ That can penetrate into the biological tissue.(c)/ No error.(d)</w:t>
      </w:r>
    </w:p>
    <w:p w:rsidR="001E5040" w:rsidRPr="000D3C64" w:rsidRDefault="001E5040" w:rsidP="000D3C64">
      <w:pPr>
        <w:autoSpaceDE w:val="0"/>
        <w:autoSpaceDN w:val="0"/>
        <w:adjustRightInd w:val="0"/>
        <w:spacing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 xml:space="preserve">      a.     A large scale exchange of nuclear weapons</w:t>
      </w:r>
    </w:p>
    <w:p w:rsidR="001E5040" w:rsidRPr="000D3C64" w:rsidRDefault="001E5040" w:rsidP="000D3C64">
      <w:pPr>
        <w:autoSpaceDE w:val="0"/>
        <w:autoSpaceDN w:val="0"/>
        <w:adjustRightInd w:val="0"/>
        <w:spacing w:after="0" w:line="360" w:lineRule="auto"/>
        <w:ind w:left="206" w:right="241"/>
        <w:rPr>
          <w:rFonts w:ascii="Times New Roman" w:hAnsi="Times New Roman" w:cs="Times New Roman"/>
          <w:sz w:val="30"/>
          <w:szCs w:val="30"/>
        </w:rPr>
      </w:pPr>
      <w:r w:rsidRPr="000D3C64">
        <w:rPr>
          <w:rFonts w:ascii="Times New Roman" w:hAnsi="Times New Roman" w:cs="Times New Roman"/>
          <w:sz w:val="30"/>
          <w:szCs w:val="30"/>
        </w:rPr>
        <w:t xml:space="preserve">      b.     Will produce unprecedented amounts of radiation </w:t>
      </w:r>
    </w:p>
    <w:p w:rsidR="001E5040" w:rsidRPr="000D3C64" w:rsidRDefault="001E5040" w:rsidP="000D3C64">
      <w:pPr>
        <w:autoSpaceDE w:val="0"/>
        <w:autoSpaceDN w:val="0"/>
        <w:adjustRightInd w:val="0"/>
        <w:spacing w:after="0" w:line="360" w:lineRule="auto"/>
        <w:ind w:left="206" w:right="241"/>
        <w:rPr>
          <w:rFonts w:ascii="Times New Roman" w:hAnsi="Times New Roman" w:cs="Times New Roman"/>
          <w:sz w:val="30"/>
          <w:szCs w:val="30"/>
        </w:rPr>
      </w:pPr>
      <w:r w:rsidRPr="000D3C64">
        <w:rPr>
          <w:rFonts w:ascii="Times New Roman" w:hAnsi="Times New Roman" w:cs="Times New Roman"/>
          <w:sz w:val="30"/>
          <w:szCs w:val="30"/>
        </w:rPr>
        <w:t xml:space="preserve">      c.     That can penetrate into the biological tissue.</w:t>
      </w:r>
    </w:p>
    <w:p w:rsidR="001E5040" w:rsidRPr="000D3C64" w:rsidRDefault="001E5040" w:rsidP="000D3C64">
      <w:pPr>
        <w:autoSpaceDE w:val="0"/>
        <w:autoSpaceDN w:val="0"/>
        <w:adjustRightInd w:val="0"/>
        <w:spacing w:after="0" w:line="360" w:lineRule="auto"/>
        <w:ind w:left="206"/>
        <w:rPr>
          <w:rFonts w:ascii="Times New Roman" w:hAnsi="Times New Roman" w:cs="Times New Roman"/>
          <w:sz w:val="30"/>
          <w:szCs w:val="30"/>
        </w:rPr>
      </w:pPr>
      <w:r w:rsidRPr="000D3C64">
        <w:rPr>
          <w:rFonts w:ascii="Times New Roman" w:hAnsi="Times New Roman" w:cs="Times New Roman"/>
          <w:sz w:val="30"/>
          <w:szCs w:val="30"/>
        </w:rPr>
        <w:t xml:space="preserve">      d.     No error.</w:t>
      </w:r>
    </w:p>
    <w:p w:rsidR="001E5040" w:rsidRPr="000D3C64" w:rsidRDefault="001E5040" w:rsidP="000D3C64">
      <w:pPr>
        <w:autoSpaceDE w:val="0"/>
        <w:autoSpaceDN w:val="0"/>
        <w:adjustRightInd w:val="0"/>
        <w:spacing w:before="5"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before="1" w:after="0" w:line="360" w:lineRule="auto"/>
        <w:ind w:left="566" w:right="80" w:hanging="283"/>
        <w:rPr>
          <w:rFonts w:ascii="Times New Roman" w:hAnsi="Times New Roman" w:cs="Times New Roman"/>
          <w:sz w:val="30"/>
          <w:szCs w:val="30"/>
        </w:rPr>
      </w:pPr>
      <w:r w:rsidRPr="000D3C64">
        <w:rPr>
          <w:rFonts w:ascii="Times New Roman" w:hAnsi="Times New Roman" w:cs="Times New Roman"/>
          <w:sz w:val="30"/>
          <w:szCs w:val="30"/>
        </w:rPr>
        <w:t>16. Villas owners in the city,(a)/ who were till now paid property tax(b)/ for only the built-up area of the plot, will soon(c)/ Have to pay tax to the government for vacant land also.(d)</w:t>
      </w:r>
    </w:p>
    <w:p w:rsidR="001E5040" w:rsidRPr="000D3C64" w:rsidRDefault="001E5040"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 xml:space="preserve">   a.   Villas owners in the city,</w:t>
      </w:r>
    </w:p>
    <w:p w:rsidR="001E5040" w:rsidRPr="000D3C64" w:rsidRDefault="001E5040"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 xml:space="preserve">   b.   who were till now paid property tax</w:t>
      </w:r>
    </w:p>
    <w:p w:rsidR="001E5040" w:rsidRPr="000D3C64" w:rsidRDefault="001E5040"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 xml:space="preserve">   c.   for only the built-up area of the plot, will soon</w:t>
      </w:r>
    </w:p>
    <w:p w:rsidR="001E5040" w:rsidRPr="000D3C64" w:rsidRDefault="001E5040" w:rsidP="000D3C64">
      <w:pPr>
        <w:autoSpaceDE w:val="0"/>
        <w:autoSpaceDN w:val="0"/>
        <w:adjustRightInd w:val="0"/>
        <w:spacing w:before="1" w:after="0" w:line="360" w:lineRule="auto"/>
        <w:ind w:left="566" w:right="80" w:hanging="283"/>
        <w:rPr>
          <w:rFonts w:ascii="Times New Roman" w:hAnsi="Times New Roman" w:cs="Times New Roman"/>
          <w:sz w:val="30"/>
          <w:szCs w:val="30"/>
        </w:rPr>
      </w:pPr>
      <w:r w:rsidRPr="000D3C64">
        <w:rPr>
          <w:rFonts w:ascii="Times New Roman" w:hAnsi="Times New Roman" w:cs="Times New Roman"/>
          <w:sz w:val="30"/>
          <w:szCs w:val="30"/>
        </w:rPr>
        <w:t xml:space="preserve">   d.   Have to pay tax to the government for vacant land also.</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autoSpaceDE w:val="0"/>
        <w:autoSpaceDN w:val="0"/>
        <w:adjustRightInd w:val="0"/>
        <w:spacing w:after="0" w:line="360" w:lineRule="auto"/>
        <w:ind w:left="283" w:right="69" w:hanging="283"/>
        <w:jc w:val="both"/>
        <w:rPr>
          <w:rFonts w:ascii="Times New Roman" w:hAnsi="Times New Roman" w:cs="Times New Roman"/>
          <w:sz w:val="30"/>
          <w:szCs w:val="30"/>
        </w:rPr>
      </w:pPr>
      <w:r w:rsidRPr="000D3C64">
        <w:rPr>
          <w:rFonts w:ascii="Times New Roman" w:hAnsi="Times New Roman" w:cs="Times New Roman"/>
          <w:sz w:val="30"/>
          <w:szCs w:val="30"/>
        </w:rPr>
        <w:t>17. I  have  been  living  (A)/  in  this  city  (B)/since  last several years (C)/ but have never experienced any problems.(D)</w:t>
      </w: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18. I found this key (A)/while digging in the backyard.(B)/ I don’t know (C)/who it belonged to.(D)</w:t>
      </w:r>
    </w:p>
    <w:p w:rsidR="001E5040" w:rsidRPr="000D3C64" w:rsidRDefault="001E5040" w:rsidP="000D3C64">
      <w:pPr>
        <w:autoSpaceDE w:val="0"/>
        <w:autoSpaceDN w:val="0"/>
        <w:adjustRightInd w:val="0"/>
        <w:spacing w:after="0" w:line="360" w:lineRule="auto"/>
        <w:ind w:right="1209"/>
        <w:rPr>
          <w:rFonts w:ascii="Times New Roman" w:hAnsi="Times New Roman" w:cs="Times New Roman"/>
          <w:sz w:val="30"/>
          <w:szCs w:val="30"/>
        </w:rPr>
      </w:pPr>
      <w:r w:rsidRPr="000D3C64">
        <w:rPr>
          <w:rFonts w:ascii="Times New Roman" w:hAnsi="Times New Roman" w:cs="Times New Roman"/>
          <w:sz w:val="30"/>
          <w:szCs w:val="30"/>
        </w:rPr>
        <w:t>19. The ship(A)/ laden with merchandise(B)/ got drowned in the Atlantic ocean(C)</w:t>
      </w:r>
    </w:p>
    <w:p w:rsidR="001E5040" w:rsidRPr="000D3C64" w:rsidRDefault="001E5040" w:rsidP="000D3C64">
      <w:pPr>
        <w:autoSpaceDE w:val="0"/>
        <w:autoSpaceDN w:val="0"/>
        <w:adjustRightInd w:val="0"/>
        <w:spacing w:after="0" w:line="360" w:lineRule="auto"/>
        <w:ind w:left="348"/>
        <w:rPr>
          <w:rFonts w:ascii="Times New Roman" w:hAnsi="Times New Roman" w:cs="Times New Roman"/>
          <w:sz w:val="30"/>
          <w:szCs w:val="30"/>
        </w:rPr>
      </w:pPr>
      <w:r w:rsidRPr="000D3C64">
        <w:rPr>
          <w:rFonts w:ascii="Times New Roman" w:hAnsi="Times New Roman" w:cs="Times New Roman"/>
          <w:sz w:val="30"/>
          <w:szCs w:val="30"/>
        </w:rPr>
        <w:t>a. The ship</w:t>
      </w:r>
    </w:p>
    <w:p w:rsidR="001E5040" w:rsidRPr="000D3C64" w:rsidRDefault="001E5040" w:rsidP="000D3C64">
      <w:pPr>
        <w:autoSpaceDE w:val="0"/>
        <w:autoSpaceDN w:val="0"/>
        <w:adjustRightInd w:val="0"/>
        <w:spacing w:after="0" w:line="360" w:lineRule="auto"/>
        <w:ind w:left="348"/>
        <w:rPr>
          <w:rFonts w:ascii="Times New Roman" w:hAnsi="Times New Roman" w:cs="Times New Roman"/>
          <w:sz w:val="30"/>
          <w:szCs w:val="30"/>
        </w:rPr>
      </w:pPr>
      <w:r w:rsidRPr="000D3C64">
        <w:rPr>
          <w:rFonts w:ascii="Times New Roman" w:hAnsi="Times New Roman" w:cs="Times New Roman"/>
          <w:sz w:val="30"/>
          <w:szCs w:val="30"/>
        </w:rPr>
        <w:t>b. laden with merchandise</w:t>
      </w:r>
    </w:p>
    <w:p w:rsidR="001E5040" w:rsidRPr="000D3C64" w:rsidRDefault="001E5040" w:rsidP="000D3C64">
      <w:pPr>
        <w:autoSpaceDE w:val="0"/>
        <w:autoSpaceDN w:val="0"/>
        <w:adjustRightInd w:val="0"/>
        <w:spacing w:after="0" w:line="360" w:lineRule="auto"/>
        <w:ind w:left="348" w:right="1209"/>
        <w:rPr>
          <w:rFonts w:ascii="Times New Roman" w:hAnsi="Times New Roman" w:cs="Times New Roman"/>
          <w:sz w:val="30"/>
          <w:szCs w:val="30"/>
        </w:rPr>
      </w:pPr>
      <w:r w:rsidRPr="000D3C64">
        <w:rPr>
          <w:rFonts w:ascii="Times New Roman" w:hAnsi="Times New Roman" w:cs="Times New Roman"/>
          <w:sz w:val="30"/>
          <w:szCs w:val="30"/>
        </w:rPr>
        <w:t xml:space="preserve">c. got drowned in the Atlantic ocean </w:t>
      </w:r>
    </w:p>
    <w:p w:rsidR="001E5040" w:rsidRPr="000D3C64" w:rsidRDefault="001E5040" w:rsidP="000D3C64">
      <w:pPr>
        <w:autoSpaceDE w:val="0"/>
        <w:autoSpaceDN w:val="0"/>
        <w:adjustRightInd w:val="0"/>
        <w:spacing w:after="0" w:line="360" w:lineRule="auto"/>
        <w:ind w:left="348" w:right="1209"/>
        <w:rPr>
          <w:rFonts w:ascii="Times New Roman" w:hAnsi="Times New Roman" w:cs="Times New Roman"/>
          <w:sz w:val="30"/>
          <w:szCs w:val="30"/>
        </w:rPr>
      </w:pPr>
      <w:r w:rsidRPr="000D3C64">
        <w:rPr>
          <w:rFonts w:ascii="Times New Roman" w:hAnsi="Times New Roman" w:cs="Times New Roman"/>
          <w:sz w:val="30"/>
          <w:szCs w:val="30"/>
        </w:rPr>
        <w:t>d. No error</w:t>
      </w:r>
    </w:p>
    <w:p w:rsidR="001E5040" w:rsidRPr="000D3C64" w:rsidRDefault="001E5040" w:rsidP="000D3C64">
      <w:pPr>
        <w:autoSpaceDE w:val="0"/>
        <w:autoSpaceDN w:val="0"/>
        <w:adjustRightInd w:val="0"/>
        <w:spacing w:after="0" w:line="360" w:lineRule="auto"/>
        <w:ind w:right="1113"/>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1113"/>
        <w:rPr>
          <w:rFonts w:ascii="Times New Roman" w:hAnsi="Times New Roman" w:cs="Times New Roman"/>
          <w:sz w:val="30"/>
          <w:szCs w:val="30"/>
        </w:rPr>
      </w:pPr>
      <w:r w:rsidRPr="000D3C64">
        <w:rPr>
          <w:rFonts w:ascii="Times New Roman" w:hAnsi="Times New Roman" w:cs="Times New Roman"/>
          <w:sz w:val="30"/>
          <w:szCs w:val="30"/>
        </w:rPr>
        <w:t>20. I could not put up in the restaurant(A)/ because the charges(B)/ were exorbitant(C)</w:t>
      </w:r>
    </w:p>
    <w:p w:rsidR="001E5040" w:rsidRPr="000D3C64" w:rsidRDefault="001E5040" w:rsidP="000D3C64">
      <w:pPr>
        <w:autoSpaceDE w:val="0"/>
        <w:autoSpaceDN w:val="0"/>
        <w:adjustRightInd w:val="0"/>
        <w:spacing w:after="0" w:line="360" w:lineRule="auto"/>
        <w:ind w:left="348" w:right="1113"/>
        <w:rPr>
          <w:rFonts w:ascii="Times New Roman" w:hAnsi="Times New Roman" w:cs="Times New Roman"/>
          <w:sz w:val="30"/>
          <w:szCs w:val="30"/>
        </w:rPr>
      </w:pPr>
      <w:r w:rsidRPr="000D3C64">
        <w:rPr>
          <w:rFonts w:ascii="Times New Roman" w:hAnsi="Times New Roman" w:cs="Times New Roman"/>
          <w:sz w:val="30"/>
          <w:szCs w:val="30"/>
        </w:rPr>
        <w:t xml:space="preserve">a. I could not put up in the restaurant </w:t>
      </w:r>
    </w:p>
    <w:p w:rsidR="001E5040" w:rsidRPr="000D3C64" w:rsidRDefault="001E5040" w:rsidP="000D3C64">
      <w:pPr>
        <w:autoSpaceDE w:val="0"/>
        <w:autoSpaceDN w:val="0"/>
        <w:adjustRightInd w:val="0"/>
        <w:spacing w:after="0" w:line="360" w:lineRule="auto"/>
        <w:ind w:left="348" w:right="1113"/>
        <w:rPr>
          <w:rFonts w:ascii="Times New Roman" w:hAnsi="Times New Roman" w:cs="Times New Roman"/>
          <w:sz w:val="30"/>
          <w:szCs w:val="30"/>
        </w:rPr>
      </w:pPr>
      <w:r w:rsidRPr="000D3C64">
        <w:rPr>
          <w:rFonts w:ascii="Times New Roman" w:hAnsi="Times New Roman" w:cs="Times New Roman"/>
          <w:sz w:val="30"/>
          <w:szCs w:val="30"/>
        </w:rPr>
        <w:t>b. because the charges</w:t>
      </w:r>
    </w:p>
    <w:p w:rsidR="001E5040" w:rsidRPr="000D3C64" w:rsidRDefault="001E5040" w:rsidP="000D3C64">
      <w:pPr>
        <w:autoSpaceDE w:val="0"/>
        <w:autoSpaceDN w:val="0"/>
        <w:adjustRightInd w:val="0"/>
        <w:spacing w:after="0" w:line="360" w:lineRule="auto"/>
        <w:ind w:left="348" w:right="2815"/>
        <w:rPr>
          <w:rFonts w:ascii="Times New Roman" w:hAnsi="Times New Roman" w:cs="Times New Roman"/>
          <w:sz w:val="30"/>
          <w:szCs w:val="30"/>
        </w:rPr>
      </w:pPr>
      <w:r w:rsidRPr="000D3C64">
        <w:rPr>
          <w:rFonts w:ascii="Times New Roman" w:hAnsi="Times New Roman" w:cs="Times New Roman"/>
          <w:sz w:val="30"/>
          <w:szCs w:val="30"/>
        </w:rPr>
        <w:t xml:space="preserve">c. were exorbitant </w:t>
      </w:r>
    </w:p>
    <w:p w:rsidR="001E5040" w:rsidRPr="000D3C64" w:rsidRDefault="001E5040" w:rsidP="000D3C64">
      <w:pPr>
        <w:autoSpaceDE w:val="0"/>
        <w:autoSpaceDN w:val="0"/>
        <w:adjustRightInd w:val="0"/>
        <w:spacing w:after="0" w:line="360" w:lineRule="auto"/>
        <w:ind w:left="348" w:right="2815"/>
        <w:rPr>
          <w:rFonts w:ascii="Times New Roman" w:hAnsi="Times New Roman" w:cs="Times New Roman"/>
          <w:sz w:val="30"/>
          <w:szCs w:val="30"/>
        </w:rPr>
      </w:pPr>
      <w:r w:rsidRPr="000D3C64">
        <w:rPr>
          <w:rFonts w:ascii="Times New Roman" w:hAnsi="Times New Roman" w:cs="Times New Roman"/>
          <w:sz w:val="30"/>
          <w:szCs w:val="30"/>
        </w:rPr>
        <w:t>d. No error</w:t>
      </w:r>
    </w:p>
    <w:p w:rsidR="001E5040" w:rsidRPr="000D3C64" w:rsidRDefault="001E5040" w:rsidP="000D3C64">
      <w:pPr>
        <w:autoSpaceDE w:val="0"/>
        <w:autoSpaceDN w:val="0"/>
        <w:adjustRightInd w:val="0"/>
        <w:spacing w:before="18"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21. Having received your message(A)/ this evening, we are writing(B)/ to thank you for the same(C)</w:t>
      </w:r>
    </w:p>
    <w:p w:rsidR="001E5040" w:rsidRPr="000D3C64" w:rsidRDefault="001E5040" w:rsidP="000D3C64">
      <w:pPr>
        <w:autoSpaceDE w:val="0"/>
        <w:autoSpaceDN w:val="0"/>
        <w:adjustRightInd w:val="0"/>
        <w:spacing w:after="0" w:line="360" w:lineRule="auto"/>
        <w:ind w:left="348"/>
        <w:rPr>
          <w:rFonts w:ascii="Times New Roman" w:hAnsi="Times New Roman" w:cs="Times New Roman"/>
          <w:sz w:val="30"/>
          <w:szCs w:val="30"/>
        </w:rPr>
      </w:pPr>
      <w:r w:rsidRPr="000D3C64">
        <w:rPr>
          <w:rFonts w:ascii="Times New Roman" w:hAnsi="Times New Roman" w:cs="Times New Roman"/>
          <w:sz w:val="30"/>
          <w:szCs w:val="30"/>
        </w:rPr>
        <w:t>a. Having received your message</w:t>
      </w:r>
    </w:p>
    <w:p w:rsidR="001E5040" w:rsidRPr="000D3C64" w:rsidRDefault="001E5040" w:rsidP="000D3C64">
      <w:pPr>
        <w:autoSpaceDE w:val="0"/>
        <w:autoSpaceDN w:val="0"/>
        <w:adjustRightInd w:val="0"/>
        <w:spacing w:after="0" w:line="360" w:lineRule="auto"/>
        <w:ind w:left="348" w:right="1781"/>
        <w:rPr>
          <w:rFonts w:ascii="Times New Roman" w:hAnsi="Times New Roman" w:cs="Times New Roman"/>
          <w:sz w:val="30"/>
          <w:szCs w:val="30"/>
        </w:rPr>
      </w:pPr>
      <w:r w:rsidRPr="000D3C64">
        <w:rPr>
          <w:rFonts w:ascii="Times New Roman" w:hAnsi="Times New Roman" w:cs="Times New Roman"/>
          <w:sz w:val="30"/>
          <w:szCs w:val="30"/>
        </w:rPr>
        <w:t xml:space="preserve">b. this evening, we are writing </w:t>
      </w:r>
    </w:p>
    <w:p w:rsidR="001E5040" w:rsidRPr="000D3C64" w:rsidRDefault="001E5040" w:rsidP="000D3C64">
      <w:pPr>
        <w:autoSpaceDE w:val="0"/>
        <w:autoSpaceDN w:val="0"/>
        <w:adjustRightInd w:val="0"/>
        <w:spacing w:after="0" w:line="360" w:lineRule="auto"/>
        <w:ind w:left="348" w:right="1781"/>
        <w:rPr>
          <w:rFonts w:ascii="Times New Roman" w:hAnsi="Times New Roman" w:cs="Times New Roman"/>
          <w:sz w:val="30"/>
          <w:szCs w:val="30"/>
        </w:rPr>
      </w:pPr>
      <w:r w:rsidRPr="000D3C64">
        <w:rPr>
          <w:rFonts w:ascii="Times New Roman" w:hAnsi="Times New Roman" w:cs="Times New Roman"/>
          <w:sz w:val="30"/>
          <w:szCs w:val="30"/>
        </w:rPr>
        <w:t>c. to thank you for the same</w:t>
      </w:r>
    </w:p>
    <w:p w:rsidR="001E5040" w:rsidRPr="000D3C64" w:rsidRDefault="001E5040" w:rsidP="000D3C64">
      <w:pPr>
        <w:autoSpaceDE w:val="0"/>
        <w:autoSpaceDN w:val="0"/>
        <w:adjustRightInd w:val="0"/>
        <w:spacing w:after="0" w:line="360" w:lineRule="auto"/>
        <w:ind w:left="348"/>
        <w:rPr>
          <w:rFonts w:ascii="Times New Roman" w:hAnsi="Times New Roman" w:cs="Times New Roman"/>
          <w:sz w:val="30"/>
          <w:szCs w:val="30"/>
        </w:rPr>
      </w:pPr>
      <w:r w:rsidRPr="000D3C64">
        <w:rPr>
          <w:rFonts w:ascii="Times New Roman" w:hAnsi="Times New Roman" w:cs="Times New Roman"/>
          <w:sz w:val="30"/>
          <w:szCs w:val="30"/>
        </w:rPr>
        <w:t>d. No error</w:t>
      </w:r>
    </w:p>
    <w:p w:rsidR="001E5040" w:rsidRPr="000D3C64" w:rsidRDefault="001E5040" w:rsidP="000D3C64">
      <w:pPr>
        <w:autoSpaceDE w:val="0"/>
        <w:autoSpaceDN w:val="0"/>
        <w:adjustRightInd w:val="0"/>
        <w:spacing w:before="19" w:after="0" w:line="360" w:lineRule="auto"/>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191"/>
        <w:rPr>
          <w:rFonts w:ascii="Times New Roman" w:hAnsi="Times New Roman" w:cs="Times New Roman"/>
          <w:sz w:val="30"/>
          <w:szCs w:val="30"/>
        </w:rPr>
      </w:pPr>
    </w:p>
    <w:p w:rsidR="001E5040" w:rsidRPr="000D3C64" w:rsidRDefault="001E5040" w:rsidP="000D3C64">
      <w:pPr>
        <w:autoSpaceDE w:val="0"/>
        <w:autoSpaceDN w:val="0"/>
        <w:adjustRightInd w:val="0"/>
        <w:spacing w:after="0" w:line="360" w:lineRule="auto"/>
        <w:ind w:right="191"/>
        <w:rPr>
          <w:rFonts w:ascii="Times New Roman" w:hAnsi="Times New Roman" w:cs="Times New Roman"/>
          <w:sz w:val="30"/>
          <w:szCs w:val="30"/>
        </w:rPr>
      </w:pPr>
      <w:r w:rsidRPr="000D3C64">
        <w:rPr>
          <w:rFonts w:ascii="Times New Roman" w:hAnsi="Times New Roman" w:cs="Times New Roman"/>
          <w:sz w:val="30"/>
          <w:szCs w:val="30"/>
        </w:rPr>
        <w:t xml:space="preserve">22. She couldn’t but help(A)/ Shedding tears at the plight of the villagers(B)/ Rendered homeless by a       devastating cyclone.(C) </w:t>
      </w:r>
    </w:p>
    <w:p w:rsidR="001E5040" w:rsidRPr="000D3C64" w:rsidRDefault="001E5040" w:rsidP="000D3C64">
      <w:pPr>
        <w:autoSpaceDE w:val="0"/>
        <w:autoSpaceDN w:val="0"/>
        <w:adjustRightInd w:val="0"/>
        <w:spacing w:after="0" w:line="360" w:lineRule="auto"/>
        <w:ind w:left="348"/>
        <w:rPr>
          <w:rFonts w:ascii="Times New Roman" w:hAnsi="Times New Roman" w:cs="Times New Roman"/>
          <w:sz w:val="30"/>
          <w:szCs w:val="30"/>
        </w:rPr>
      </w:pPr>
      <w:r w:rsidRPr="000D3C64">
        <w:rPr>
          <w:rFonts w:ascii="Times New Roman" w:hAnsi="Times New Roman" w:cs="Times New Roman"/>
          <w:sz w:val="30"/>
          <w:szCs w:val="30"/>
        </w:rPr>
        <w:t>a. She couldn’t but help</w:t>
      </w:r>
    </w:p>
    <w:p w:rsidR="001E5040" w:rsidRPr="000D3C64" w:rsidRDefault="001E5040" w:rsidP="000D3C64">
      <w:pPr>
        <w:autoSpaceDE w:val="0"/>
        <w:autoSpaceDN w:val="0"/>
        <w:adjustRightInd w:val="0"/>
        <w:spacing w:after="0" w:line="360" w:lineRule="auto"/>
        <w:ind w:left="348"/>
        <w:rPr>
          <w:rFonts w:ascii="Times New Roman" w:hAnsi="Times New Roman" w:cs="Times New Roman"/>
          <w:sz w:val="30"/>
          <w:szCs w:val="30"/>
        </w:rPr>
      </w:pPr>
      <w:r w:rsidRPr="000D3C64">
        <w:rPr>
          <w:rFonts w:ascii="Times New Roman" w:hAnsi="Times New Roman" w:cs="Times New Roman"/>
          <w:sz w:val="30"/>
          <w:szCs w:val="30"/>
        </w:rPr>
        <w:t>b. Shedding tears at the plight of the villagers</w:t>
      </w:r>
    </w:p>
    <w:p w:rsidR="001E5040" w:rsidRPr="000D3C64" w:rsidRDefault="001E5040" w:rsidP="000D3C64">
      <w:pPr>
        <w:autoSpaceDE w:val="0"/>
        <w:autoSpaceDN w:val="0"/>
        <w:adjustRightInd w:val="0"/>
        <w:spacing w:after="0" w:line="360" w:lineRule="auto"/>
        <w:ind w:left="348" w:right="191"/>
        <w:rPr>
          <w:rFonts w:ascii="Times New Roman" w:hAnsi="Times New Roman" w:cs="Times New Roman"/>
          <w:sz w:val="30"/>
          <w:szCs w:val="30"/>
        </w:rPr>
      </w:pPr>
      <w:r w:rsidRPr="000D3C64">
        <w:rPr>
          <w:rFonts w:ascii="Times New Roman" w:hAnsi="Times New Roman" w:cs="Times New Roman"/>
          <w:sz w:val="30"/>
          <w:szCs w:val="30"/>
        </w:rPr>
        <w:t xml:space="preserve">c. Rendered homeless by a devastating cyclone. </w:t>
      </w:r>
    </w:p>
    <w:p w:rsidR="001E5040" w:rsidRPr="000D3C64" w:rsidRDefault="001E5040" w:rsidP="000D3C64">
      <w:pPr>
        <w:autoSpaceDE w:val="0"/>
        <w:autoSpaceDN w:val="0"/>
        <w:adjustRightInd w:val="0"/>
        <w:spacing w:after="0" w:line="360" w:lineRule="auto"/>
        <w:ind w:left="348" w:right="191"/>
        <w:rPr>
          <w:rFonts w:ascii="Times New Roman" w:hAnsi="Times New Roman" w:cs="Times New Roman"/>
          <w:sz w:val="30"/>
          <w:szCs w:val="30"/>
        </w:rPr>
      </w:pPr>
      <w:r w:rsidRPr="000D3C64">
        <w:rPr>
          <w:rFonts w:ascii="Times New Roman" w:hAnsi="Times New Roman" w:cs="Times New Roman"/>
          <w:sz w:val="30"/>
          <w:szCs w:val="30"/>
        </w:rPr>
        <w:t>d. No error</w:t>
      </w:r>
    </w:p>
    <w:p w:rsidR="001E5040" w:rsidRPr="000D3C64" w:rsidRDefault="001E5040" w:rsidP="000D3C64">
      <w:pPr>
        <w:autoSpaceDE w:val="0"/>
        <w:autoSpaceDN w:val="0"/>
        <w:adjustRightInd w:val="0"/>
        <w:spacing w:before="21" w:after="0" w:line="360" w:lineRule="auto"/>
        <w:ind w:right="-53"/>
        <w:rPr>
          <w:rFonts w:ascii="Times New Roman" w:hAnsi="Times New Roman" w:cs="Times New Roman"/>
          <w:sz w:val="30"/>
          <w:szCs w:val="30"/>
        </w:rPr>
      </w:pPr>
    </w:p>
    <w:p w:rsidR="001E5040" w:rsidRPr="000D3C64" w:rsidRDefault="001E5040" w:rsidP="000D3C64">
      <w:pPr>
        <w:autoSpaceDE w:val="0"/>
        <w:autoSpaceDN w:val="0"/>
        <w:adjustRightInd w:val="0"/>
        <w:spacing w:before="21" w:after="0" w:line="360" w:lineRule="auto"/>
        <w:ind w:right="-53"/>
        <w:rPr>
          <w:rFonts w:ascii="Times New Roman" w:hAnsi="Times New Roman" w:cs="Times New Roman"/>
          <w:sz w:val="30"/>
          <w:szCs w:val="30"/>
        </w:rPr>
      </w:pPr>
      <w:r w:rsidRPr="000D3C64">
        <w:rPr>
          <w:rFonts w:ascii="Times New Roman" w:hAnsi="Times New Roman" w:cs="Times New Roman"/>
          <w:sz w:val="30"/>
          <w:szCs w:val="30"/>
        </w:rPr>
        <w:t>23. Most of the members at the meeting felt(A)/ that the group appointed for investigating the case(B)/ were not competent to do the job efficiently(C)</w:t>
      </w:r>
    </w:p>
    <w:p w:rsidR="001E5040" w:rsidRPr="000D3C64" w:rsidRDefault="001E5040" w:rsidP="000D3C64">
      <w:pPr>
        <w:autoSpaceDE w:val="0"/>
        <w:autoSpaceDN w:val="0"/>
        <w:adjustRightInd w:val="0"/>
        <w:spacing w:before="21" w:after="0" w:line="360" w:lineRule="auto"/>
        <w:ind w:left="112" w:right="-53"/>
        <w:rPr>
          <w:rFonts w:ascii="Times New Roman" w:hAnsi="Times New Roman" w:cs="Times New Roman"/>
          <w:sz w:val="30"/>
          <w:szCs w:val="30"/>
        </w:rPr>
      </w:pPr>
      <w:r w:rsidRPr="000D3C64">
        <w:rPr>
          <w:rFonts w:ascii="Times New Roman" w:hAnsi="Times New Roman" w:cs="Times New Roman"/>
          <w:sz w:val="30"/>
          <w:szCs w:val="30"/>
        </w:rPr>
        <w:t xml:space="preserve">   a. Most of the members at the meeting felt</w:t>
      </w:r>
    </w:p>
    <w:p w:rsidR="001E5040" w:rsidRPr="000D3C64" w:rsidRDefault="001E5040" w:rsidP="000D3C64">
      <w:pPr>
        <w:autoSpaceDE w:val="0"/>
        <w:autoSpaceDN w:val="0"/>
        <w:adjustRightInd w:val="0"/>
        <w:spacing w:before="1" w:after="0" w:line="360" w:lineRule="auto"/>
        <w:ind w:left="219" w:right="-40" w:hanging="219"/>
        <w:rPr>
          <w:rFonts w:ascii="Times New Roman" w:hAnsi="Times New Roman" w:cs="Times New Roman"/>
          <w:sz w:val="30"/>
          <w:szCs w:val="30"/>
        </w:rPr>
      </w:pPr>
      <w:r w:rsidRPr="000D3C64">
        <w:rPr>
          <w:rFonts w:ascii="Times New Roman" w:hAnsi="Times New Roman" w:cs="Times New Roman"/>
          <w:sz w:val="30"/>
          <w:szCs w:val="30"/>
        </w:rPr>
        <w:t xml:space="preserve">      b. that the group appointed for investigating the case</w:t>
      </w:r>
    </w:p>
    <w:p w:rsidR="001E5040" w:rsidRPr="000D3C64" w:rsidRDefault="001E5040" w:rsidP="000D3C64">
      <w:pPr>
        <w:autoSpaceDE w:val="0"/>
        <w:autoSpaceDN w:val="0"/>
        <w:adjustRightInd w:val="0"/>
        <w:spacing w:before="2" w:after="0" w:line="360" w:lineRule="auto"/>
        <w:ind w:right="103"/>
        <w:rPr>
          <w:rFonts w:ascii="Times New Roman" w:hAnsi="Times New Roman" w:cs="Times New Roman"/>
          <w:sz w:val="30"/>
          <w:szCs w:val="30"/>
        </w:rPr>
      </w:pPr>
      <w:r w:rsidRPr="000D3C64">
        <w:rPr>
          <w:rFonts w:ascii="Times New Roman" w:hAnsi="Times New Roman" w:cs="Times New Roman"/>
          <w:sz w:val="30"/>
          <w:szCs w:val="30"/>
        </w:rPr>
        <w:t xml:space="preserve">      c. were not competent to do the job efficiently. </w:t>
      </w:r>
    </w:p>
    <w:p w:rsidR="001E5040" w:rsidRPr="000D3C64" w:rsidRDefault="001E5040" w:rsidP="000D3C64">
      <w:pPr>
        <w:autoSpaceDE w:val="0"/>
        <w:autoSpaceDN w:val="0"/>
        <w:adjustRightInd w:val="0"/>
        <w:spacing w:before="2" w:after="0" w:line="360" w:lineRule="auto"/>
        <w:ind w:right="103"/>
        <w:rPr>
          <w:rFonts w:ascii="Times New Roman" w:hAnsi="Times New Roman" w:cs="Times New Roman"/>
          <w:sz w:val="30"/>
          <w:szCs w:val="30"/>
        </w:rPr>
      </w:pPr>
      <w:r w:rsidRPr="000D3C64">
        <w:rPr>
          <w:rFonts w:ascii="Times New Roman" w:hAnsi="Times New Roman" w:cs="Times New Roman"/>
          <w:sz w:val="30"/>
          <w:szCs w:val="30"/>
        </w:rPr>
        <w:t xml:space="preserve">     d. No error</w:t>
      </w:r>
    </w:p>
    <w:p w:rsidR="001E5040" w:rsidRPr="000D3C64" w:rsidRDefault="001E5040" w:rsidP="000D3C64">
      <w:pPr>
        <w:autoSpaceDE w:val="0"/>
        <w:autoSpaceDN w:val="0"/>
        <w:adjustRightInd w:val="0"/>
        <w:spacing w:before="2" w:after="0" w:line="360" w:lineRule="auto"/>
        <w:ind w:right="103"/>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autoSpaceDE w:val="0"/>
        <w:autoSpaceDN w:val="0"/>
        <w:adjustRightInd w:val="0"/>
        <w:spacing w:before="12" w:after="0" w:line="360" w:lineRule="auto"/>
        <w:rPr>
          <w:rFonts w:ascii="Times New Roman" w:hAnsi="Times New Roman" w:cs="Times New Roman"/>
          <w:sz w:val="30"/>
          <w:szCs w:val="30"/>
        </w:rPr>
      </w:pPr>
      <w:r w:rsidRPr="000D3C64">
        <w:rPr>
          <w:rFonts w:ascii="Times New Roman" w:hAnsi="Times New Roman" w:cs="Times New Roman"/>
          <w:sz w:val="30"/>
          <w:szCs w:val="30"/>
        </w:rPr>
        <w:t>24. Please try to understand(A)/ that  the  dispute  on  this  issue  is  between my boss and myself,(B)/ and concerns nobody else.(C)/ got in trouble.(D)</w:t>
      </w:r>
    </w:p>
    <w:p w:rsidR="001E5040" w:rsidRPr="000D3C64" w:rsidRDefault="001E5040" w:rsidP="000D3C64">
      <w:pPr>
        <w:autoSpaceDE w:val="0"/>
        <w:autoSpaceDN w:val="0"/>
        <w:adjustRightInd w:val="0"/>
        <w:spacing w:after="0" w:line="360" w:lineRule="auto"/>
        <w:ind w:left="142"/>
        <w:rPr>
          <w:rFonts w:ascii="Times New Roman" w:hAnsi="Times New Roman" w:cs="Times New Roman"/>
          <w:sz w:val="30"/>
          <w:szCs w:val="30"/>
        </w:rPr>
      </w:pPr>
      <w:r w:rsidRPr="000D3C64">
        <w:rPr>
          <w:rFonts w:ascii="Times New Roman" w:hAnsi="Times New Roman" w:cs="Times New Roman"/>
          <w:sz w:val="30"/>
          <w:szCs w:val="30"/>
        </w:rPr>
        <w:t>a. Please try to understand</w:t>
      </w:r>
    </w:p>
    <w:p w:rsidR="001E5040" w:rsidRPr="000D3C64" w:rsidRDefault="001E5040" w:rsidP="000D3C64">
      <w:pPr>
        <w:autoSpaceDE w:val="0"/>
        <w:autoSpaceDN w:val="0"/>
        <w:adjustRightInd w:val="0"/>
        <w:spacing w:after="0" w:line="360" w:lineRule="auto"/>
        <w:ind w:left="142"/>
        <w:rPr>
          <w:rFonts w:ascii="Times New Roman" w:hAnsi="Times New Roman" w:cs="Times New Roman"/>
          <w:sz w:val="30"/>
          <w:szCs w:val="30"/>
        </w:rPr>
      </w:pPr>
      <w:r w:rsidRPr="000D3C64">
        <w:rPr>
          <w:rFonts w:ascii="Times New Roman" w:hAnsi="Times New Roman" w:cs="Times New Roman"/>
          <w:sz w:val="30"/>
          <w:szCs w:val="30"/>
        </w:rPr>
        <w:t>b.  that  the  dispute  on  this  issue  is  between my boss and myself,</w:t>
      </w:r>
    </w:p>
    <w:p w:rsidR="001E5040" w:rsidRPr="000D3C64" w:rsidRDefault="001E5040" w:rsidP="000D3C64">
      <w:pPr>
        <w:autoSpaceDE w:val="0"/>
        <w:autoSpaceDN w:val="0"/>
        <w:adjustRightInd w:val="0"/>
        <w:spacing w:after="0" w:line="360" w:lineRule="auto"/>
        <w:ind w:left="142" w:right="2008"/>
        <w:rPr>
          <w:rFonts w:ascii="Times New Roman" w:hAnsi="Times New Roman" w:cs="Times New Roman"/>
          <w:sz w:val="30"/>
          <w:szCs w:val="30"/>
        </w:rPr>
      </w:pPr>
      <w:r w:rsidRPr="000D3C64">
        <w:rPr>
          <w:rFonts w:ascii="Times New Roman" w:hAnsi="Times New Roman" w:cs="Times New Roman"/>
          <w:sz w:val="30"/>
          <w:szCs w:val="30"/>
        </w:rPr>
        <w:t>c. and concerns nobody else.</w:t>
      </w:r>
    </w:p>
    <w:p w:rsidR="001E5040" w:rsidRPr="000D3C64" w:rsidRDefault="001E5040" w:rsidP="000D3C64">
      <w:pPr>
        <w:autoSpaceDE w:val="0"/>
        <w:autoSpaceDN w:val="0"/>
        <w:adjustRightInd w:val="0"/>
        <w:spacing w:after="0" w:line="360" w:lineRule="auto"/>
        <w:ind w:left="142" w:right="2008"/>
        <w:rPr>
          <w:rFonts w:ascii="Times New Roman" w:hAnsi="Times New Roman" w:cs="Times New Roman"/>
          <w:sz w:val="30"/>
          <w:szCs w:val="30"/>
        </w:rPr>
      </w:pPr>
      <w:r w:rsidRPr="000D3C64">
        <w:rPr>
          <w:rFonts w:ascii="Times New Roman" w:hAnsi="Times New Roman" w:cs="Times New Roman"/>
          <w:sz w:val="30"/>
          <w:szCs w:val="30"/>
        </w:rPr>
        <w:t>d. got in trouble.</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Default"/>
        <w:spacing w:line="360" w:lineRule="auto"/>
        <w:rPr>
          <w:sz w:val="30"/>
          <w:szCs w:val="30"/>
        </w:rPr>
      </w:pPr>
      <w:r w:rsidRPr="000D3C64">
        <w:rPr>
          <w:sz w:val="30"/>
          <w:szCs w:val="30"/>
        </w:rPr>
        <w:t xml:space="preserve">25. That hospital is so badly run (A) / that neither the nurses nor the doctor (B) / come on time, and so the patients (C) / have to wait indefinitely to get attended to (D). </w:t>
      </w:r>
    </w:p>
    <w:p w:rsidR="001E5040" w:rsidRPr="000D3C64" w:rsidRDefault="001E5040" w:rsidP="000D3C64">
      <w:pPr>
        <w:pStyle w:val="Default"/>
        <w:spacing w:line="360" w:lineRule="auto"/>
        <w:rPr>
          <w:sz w:val="30"/>
          <w:szCs w:val="30"/>
        </w:rPr>
      </w:pP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26. a.   She decided             b.  not to go there  c.   like it was                         d.  very late.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27. a.  Ashok and his friends b.  were walking towards the theatre  c.   along with d.  his common friend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28.   a.  Students preparing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for competitive exams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should keep themselves abreast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of the later news.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29.  You can get (A)/ all the information you want (B)/ in this web page (C)/ No error (D).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30. The crime has growth (A)/ rapidly in India (B)/ since the disintegration (C) of the communist system.(D)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31.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Wherever they go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Americans easily adapt to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Local circumstances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No error.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32.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During that period,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many bike buyers preferred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bikes that are red and shiny.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No error.   </w:t>
      </w:r>
    </w:p>
    <w:p w:rsidR="001E5040" w:rsidRPr="000D3C64" w:rsidRDefault="001E5040" w:rsidP="000D3C64">
      <w:pPr>
        <w:spacing w:line="360" w:lineRule="auto"/>
        <w:ind w:left="360"/>
        <w:jc w:val="both"/>
        <w:rPr>
          <w:rFonts w:ascii="Times New Roman" w:hAnsi="Times New Roman" w:cs="Times New Roman"/>
          <w:sz w:val="30"/>
          <w:szCs w:val="30"/>
        </w:rPr>
      </w:pPr>
    </w:p>
    <w:p w:rsidR="001E5040" w:rsidRPr="000D3C64" w:rsidRDefault="001E5040" w:rsidP="000D3C64">
      <w:pPr>
        <w:spacing w:line="360" w:lineRule="auto"/>
        <w:ind w:left="360"/>
        <w:jc w:val="both"/>
        <w:rPr>
          <w:rFonts w:ascii="Times New Roman" w:hAnsi="Times New Roman" w:cs="Times New Roman"/>
          <w:sz w:val="30"/>
          <w:szCs w:val="30"/>
        </w:rPr>
      </w:pP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33.     a.  Our meticulous plan came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for nothing as he had to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leave for boston  </w:t>
      </w:r>
    </w:p>
    <w:p w:rsidR="001E5040" w:rsidRPr="000D3C64" w:rsidRDefault="001E5040"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at short notice.</w:t>
      </w:r>
    </w:p>
    <w:p w:rsidR="001E5040" w:rsidRPr="000D3C64" w:rsidRDefault="001E5040" w:rsidP="000D3C64">
      <w:pPr>
        <w:pStyle w:val="Default"/>
        <w:spacing w:line="360" w:lineRule="auto"/>
        <w:rPr>
          <w:sz w:val="30"/>
          <w:szCs w:val="30"/>
        </w:rPr>
      </w:pPr>
    </w:p>
    <w:p w:rsidR="001E5040" w:rsidRPr="000D3C64" w:rsidRDefault="001E5040" w:rsidP="000D3C64">
      <w:pPr>
        <w:pStyle w:val="Default"/>
        <w:pageBreakBefore/>
        <w:spacing w:line="360" w:lineRule="auto"/>
        <w:rPr>
          <w:sz w:val="30"/>
          <w:szCs w:val="30"/>
        </w:rPr>
      </w:pPr>
      <w:r w:rsidRPr="000D3C64">
        <w:rPr>
          <w:sz w:val="30"/>
          <w:szCs w:val="30"/>
        </w:rPr>
        <w:t xml:space="preserve">1. The chairman reviewed the many details (A) / connecting with probability (B) / of the company and then decided that (C) / further expansion was not desirable (D).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2. Many working men and women have been (A) / able to acquire a university degree (B) / during the last ten years after (C) / many universities started correspondent courses (D).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3. Like his brother who did not wear his helmet (A) / and was injured in the accident (B) / Raja was always careful (C) / and wore his helmet without fail (D). </w:t>
      </w:r>
    </w:p>
    <w:p w:rsidR="001E5040" w:rsidRPr="000D3C64" w:rsidRDefault="001E5040" w:rsidP="000D3C64">
      <w:pPr>
        <w:pStyle w:val="Default"/>
        <w:spacing w:line="360" w:lineRule="auto"/>
        <w:rPr>
          <w:sz w:val="30"/>
          <w:szCs w:val="30"/>
        </w:rPr>
      </w:pPr>
      <w:r w:rsidRPr="000D3C64">
        <w:rPr>
          <w:sz w:val="30"/>
          <w:szCs w:val="30"/>
        </w:rPr>
        <w:t xml:space="preserve"> Read the each sentence to find out whether there is any grammatical error in it. The error, if any will be in one part of the sentence.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4. She was wearing a wig that was (A) / far more attractive than (B) / the other women who had (C) / their natural hair (D).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5. It is futile to discuss this further (A) / since neither his nor you (B) / are going to agree (C) / with the other on this problem (D).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6. Each of the dancers whom I invited (A) / to participate in the competition has (B) / indicated their unwillingness (C) / because of the short notice(D).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u w:val="single"/>
        </w:rPr>
      </w:pPr>
      <w:r w:rsidRPr="000D3C64">
        <w:rPr>
          <w:sz w:val="30"/>
          <w:szCs w:val="30"/>
        </w:rPr>
        <w:t>7. If one watches the news regularly (A) / you will be surprised at the improvement (B) / in your overall reading skills (C) / from day to day (D).</w:t>
      </w:r>
    </w:p>
    <w:p w:rsidR="001E5040" w:rsidRPr="000D3C64" w:rsidRDefault="001E5040" w:rsidP="000D3C64">
      <w:pPr>
        <w:spacing w:line="360" w:lineRule="auto"/>
        <w:rPr>
          <w:rFonts w:ascii="Times New Roman" w:hAnsi="Times New Roman" w:cs="Times New Roman"/>
          <w:b/>
          <w:color w:val="FF0000"/>
          <w:sz w:val="30"/>
          <w:szCs w:val="30"/>
        </w:rPr>
      </w:pPr>
    </w:p>
    <w:p w:rsidR="001E5040" w:rsidRPr="000D3C64" w:rsidRDefault="001E5040" w:rsidP="000D3C64">
      <w:pPr>
        <w:pStyle w:val="Default"/>
        <w:spacing w:line="360" w:lineRule="auto"/>
        <w:rPr>
          <w:sz w:val="30"/>
          <w:szCs w:val="30"/>
        </w:rPr>
      </w:pPr>
      <w:r w:rsidRPr="000D3C64">
        <w:rPr>
          <w:sz w:val="30"/>
          <w:szCs w:val="30"/>
        </w:rPr>
        <w:t xml:space="preserve">8. Brenden Mccullum, (A)/ the effort of which(B) / was the highest individual score (C)/ in a t20 game(D) / was adjudged(E) / the Man of the match.(F)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9. V. S. Naipaul‟s An Area of Darkness(A) / that costs Rs. </w:t>
      </w:r>
    </w:p>
    <w:p w:rsidR="001E5040" w:rsidRPr="000D3C64" w:rsidRDefault="001E5040" w:rsidP="000D3C64">
      <w:pPr>
        <w:pStyle w:val="Default"/>
        <w:spacing w:line="360" w:lineRule="auto"/>
        <w:rPr>
          <w:sz w:val="30"/>
          <w:szCs w:val="30"/>
        </w:rPr>
      </w:pPr>
      <w:r w:rsidRPr="000D3C64">
        <w:rPr>
          <w:sz w:val="30"/>
          <w:szCs w:val="30"/>
        </w:rPr>
        <w:t xml:space="preserve">200 is available in all(B)/ Leading book shops.(C)/ No error(D).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10. </w:t>
      </w:r>
    </w:p>
    <w:p w:rsidR="001E5040" w:rsidRPr="000D3C64" w:rsidRDefault="001E5040" w:rsidP="000D3C64">
      <w:pPr>
        <w:pStyle w:val="Default"/>
        <w:spacing w:line="360" w:lineRule="auto"/>
        <w:rPr>
          <w:sz w:val="30"/>
          <w:szCs w:val="30"/>
        </w:rPr>
      </w:pPr>
      <w:r w:rsidRPr="000D3C64">
        <w:rPr>
          <w:sz w:val="30"/>
          <w:szCs w:val="30"/>
        </w:rPr>
        <w:t xml:space="preserve">a. The interviewer asked the businessman </w:t>
      </w:r>
    </w:p>
    <w:p w:rsidR="001E5040" w:rsidRPr="000D3C64" w:rsidRDefault="001E5040" w:rsidP="000D3C64">
      <w:pPr>
        <w:pStyle w:val="Default"/>
        <w:spacing w:line="360" w:lineRule="auto"/>
        <w:rPr>
          <w:sz w:val="30"/>
          <w:szCs w:val="30"/>
        </w:rPr>
      </w:pPr>
      <w:r w:rsidRPr="000D3C64">
        <w:rPr>
          <w:sz w:val="30"/>
          <w:szCs w:val="30"/>
        </w:rPr>
        <w:t xml:space="preserve">b. how could he </w:t>
      </w:r>
    </w:p>
    <w:p w:rsidR="001E5040" w:rsidRPr="000D3C64" w:rsidRDefault="001E5040" w:rsidP="000D3C64">
      <w:pPr>
        <w:pStyle w:val="Default"/>
        <w:spacing w:line="360" w:lineRule="auto"/>
        <w:rPr>
          <w:sz w:val="30"/>
          <w:szCs w:val="30"/>
        </w:rPr>
      </w:pPr>
      <w:r w:rsidRPr="000D3C64">
        <w:rPr>
          <w:sz w:val="30"/>
          <w:szCs w:val="30"/>
        </w:rPr>
        <w:t xml:space="preserve">c. manage to attain fame </w:t>
      </w:r>
    </w:p>
    <w:p w:rsidR="001E5040" w:rsidRPr="000D3C64" w:rsidRDefault="001E5040" w:rsidP="000D3C64">
      <w:pPr>
        <w:pStyle w:val="Default"/>
        <w:spacing w:line="360" w:lineRule="auto"/>
        <w:rPr>
          <w:sz w:val="30"/>
          <w:szCs w:val="30"/>
        </w:rPr>
      </w:pPr>
      <w:r w:rsidRPr="000D3C64">
        <w:rPr>
          <w:sz w:val="30"/>
          <w:szCs w:val="30"/>
        </w:rPr>
        <w:t xml:space="preserve">d. in a short period.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11. </w:t>
      </w:r>
    </w:p>
    <w:p w:rsidR="001E5040" w:rsidRPr="000D3C64" w:rsidRDefault="001E5040" w:rsidP="000D3C64">
      <w:pPr>
        <w:pStyle w:val="Default"/>
        <w:spacing w:line="360" w:lineRule="auto"/>
        <w:rPr>
          <w:sz w:val="30"/>
          <w:szCs w:val="30"/>
        </w:rPr>
      </w:pPr>
      <w:r w:rsidRPr="000D3C64">
        <w:rPr>
          <w:sz w:val="30"/>
          <w:szCs w:val="30"/>
        </w:rPr>
        <w:t xml:space="preserve">a. He neglects </w:t>
      </w:r>
    </w:p>
    <w:p w:rsidR="001E5040" w:rsidRPr="000D3C64" w:rsidRDefault="001E5040" w:rsidP="000D3C64">
      <w:pPr>
        <w:pStyle w:val="Default"/>
        <w:spacing w:line="360" w:lineRule="auto"/>
        <w:rPr>
          <w:sz w:val="30"/>
          <w:szCs w:val="30"/>
        </w:rPr>
      </w:pPr>
      <w:r w:rsidRPr="000D3C64">
        <w:rPr>
          <w:sz w:val="30"/>
          <w:szCs w:val="30"/>
        </w:rPr>
        <w:t xml:space="preserve">b. attending lectures </w:t>
      </w:r>
    </w:p>
    <w:p w:rsidR="001E5040" w:rsidRPr="000D3C64" w:rsidRDefault="001E5040" w:rsidP="000D3C64">
      <w:pPr>
        <w:pStyle w:val="Default"/>
        <w:spacing w:line="360" w:lineRule="auto"/>
        <w:rPr>
          <w:sz w:val="30"/>
          <w:szCs w:val="30"/>
        </w:rPr>
      </w:pPr>
      <w:r w:rsidRPr="000D3C64">
        <w:rPr>
          <w:sz w:val="30"/>
          <w:szCs w:val="30"/>
        </w:rPr>
        <w:t xml:space="preserve">c. regularly </w:t>
      </w:r>
    </w:p>
    <w:p w:rsidR="001E5040" w:rsidRPr="000D3C64" w:rsidRDefault="001E5040" w:rsidP="000D3C64">
      <w:pPr>
        <w:pStyle w:val="Default"/>
        <w:spacing w:line="360" w:lineRule="auto"/>
        <w:rPr>
          <w:sz w:val="30"/>
          <w:szCs w:val="30"/>
        </w:rPr>
      </w:pPr>
      <w:r w:rsidRPr="000D3C64">
        <w:rPr>
          <w:sz w:val="30"/>
          <w:szCs w:val="30"/>
        </w:rPr>
        <w:t xml:space="preserve">d. though college was only a few yards away from his house.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12. </w:t>
      </w:r>
    </w:p>
    <w:p w:rsidR="001E5040" w:rsidRPr="000D3C64" w:rsidRDefault="001E5040" w:rsidP="000D3C64">
      <w:pPr>
        <w:pStyle w:val="Default"/>
        <w:spacing w:line="360" w:lineRule="auto"/>
        <w:rPr>
          <w:sz w:val="30"/>
          <w:szCs w:val="30"/>
        </w:rPr>
      </w:pPr>
      <w:r w:rsidRPr="000D3C64">
        <w:rPr>
          <w:sz w:val="30"/>
          <w:szCs w:val="30"/>
        </w:rPr>
        <w:t xml:space="preserve">a. Manoj has not only opened </w:t>
      </w:r>
    </w:p>
    <w:p w:rsidR="001E5040" w:rsidRPr="000D3C64" w:rsidRDefault="001E5040" w:rsidP="000D3C64">
      <w:pPr>
        <w:pStyle w:val="Default"/>
        <w:spacing w:line="360" w:lineRule="auto"/>
        <w:rPr>
          <w:sz w:val="30"/>
          <w:szCs w:val="30"/>
        </w:rPr>
      </w:pPr>
      <w:r w:rsidRPr="000D3C64">
        <w:rPr>
          <w:sz w:val="30"/>
          <w:szCs w:val="30"/>
        </w:rPr>
        <w:t xml:space="preserve">b. a textile, but also </w:t>
      </w:r>
    </w:p>
    <w:p w:rsidR="001E5040" w:rsidRPr="000D3C64" w:rsidRDefault="001E5040" w:rsidP="000D3C64">
      <w:pPr>
        <w:pStyle w:val="Default"/>
        <w:spacing w:line="360" w:lineRule="auto"/>
        <w:rPr>
          <w:sz w:val="30"/>
          <w:szCs w:val="30"/>
        </w:rPr>
      </w:pPr>
      <w:r w:rsidRPr="000D3C64">
        <w:rPr>
          <w:sz w:val="30"/>
          <w:szCs w:val="30"/>
        </w:rPr>
        <w:t xml:space="preserve">c. a jewellery shop in the d. village where we live.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13. </w:t>
      </w:r>
    </w:p>
    <w:p w:rsidR="001E5040" w:rsidRPr="000D3C64" w:rsidRDefault="001E5040" w:rsidP="000D3C64">
      <w:pPr>
        <w:pStyle w:val="Default"/>
        <w:spacing w:line="360" w:lineRule="auto"/>
        <w:rPr>
          <w:sz w:val="30"/>
          <w:szCs w:val="30"/>
        </w:rPr>
      </w:pPr>
      <w:r w:rsidRPr="000D3C64">
        <w:rPr>
          <w:sz w:val="30"/>
          <w:szCs w:val="30"/>
        </w:rPr>
        <w:t xml:space="preserve">a. The six member committee were </w:t>
      </w:r>
    </w:p>
    <w:p w:rsidR="001E5040" w:rsidRPr="000D3C64" w:rsidRDefault="001E5040" w:rsidP="000D3C64">
      <w:pPr>
        <w:pStyle w:val="Default"/>
        <w:spacing w:line="360" w:lineRule="auto"/>
        <w:rPr>
          <w:sz w:val="30"/>
          <w:szCs w:val="30"/>
        </w:rPr>
      </w:pPr>
      <w:r w:rsidRPr="000D3C64">
        <w:rPr>
          <w:sz w:val="30"/>
          <w:szCs w:val="30"/>
        </w:rPr>
        <w:t xml:space="preserve">b. Of the view that the present service conditions c. of the employees of this company </w:t>
      </w:r>
    </w:p>
    <w:p w:rsidR="001E5040" w:rsidRPr="000D3C64" w:rsidRDefault="001E5040" w:rsidP="000D3C64">
      <w:pPr>
        <w:pStyle w:val="Default"/>
        <w:spacing w:line="360" w:lineRule="auto"/>
        <w:rPr>
          <w:sz w:val="30"/>
          <w:szCs w:val="30"/>
        </w:rPr>
      </w:pPr>
      <w:r w:rsidRPr="000D3C64">
        <w:rPr>
          <w:sz w:val="30"/>
          <w:szCs w:val="30"/>
        </w:rPr>
        <w:t xml:space="preserve">d. are quite good.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14. </w:t>
      </w:r>
    </w:p>
    <w:p w:rsidR="001E5040" w:rsidRPr="000D3C64" w:rsidRDefault="001E5040" w:rsidP="000D3C64">
      <w:pPr>
        <w:pStyle w:val="Default"/>
        <w:spacing w:line="360" w:lineRule="auto"/>
        <w:rPr>
          <w:sz w:val="30"/>
          <w:szCs w:val="30"/>
        </w:rPr>
      </w:pPr>
      <w:r w:rsidRPr="000D3C64">
        <w:rPr>
          <w:sz w:val="30"/>
          <w:szCs w:val="30"/>
        </w:rPr>
        <w:t xml:space="preserve">a. A large scale exchange of nuclear weapons </w:t>
      </w:r>
    </w:p>
    <w:p w:rsidR="001E5040" w:rsidRPr="000D3C64" w:rsidRDefault="001E5040" w:rsidP="000D3C64">
      <w:pPr>
        <w:pStyle w:val="Default"/>
        <w:spacing w:line="360" w:lineRule="auto"/>
        <w:rPr>
          <w:sz w:val="30"/>
          <w:szCs w:val="30"/>
        </w:rPr>
      </w:pPr>
      <w:r w:rsidRPr="000D3C64">
        <w:rPr>
          <w:sz w:val="30"/>
          <w:szCs w:val="30"/>
        </w:rPr>
        <w:t xml:space="preserve">b. Will produce unprecedented amounts of radiation </w:t>
      </w:r>
    </w:p>
    <w:p w:rsidR="001E5040" w:rsidRPr="000D3C64" w:rsidRDefault="001E5040" w:rsidP="000D3C64">
      <w:pPr>
        <w:pStyle w:val="Default"/>
        <w:spacing w:line="360" w:lineRule="auto"/>
        <w:rPr>
          <w:sz w:val="30"/>
          <w:szCs w:val="30"/>
        </w:rPr>
      </w:pPr>
      <w:r w:rsidRPr="000D3C64">
        <w:rPr>
          <w:sz w:val="30"/>
          <w:szCs w:val="30"/>
        </w:rPr>
        <w:t xml:space="preserve">c. That can penetrate into the biological tissue. </w:t>
      </w:r>
    </w:p>
    <w:p w:rsidR="001E5040" w:rsidRPr="000D3C64" w:rsidRDefault="001E5040" w:rsidP="000D3C64">
      <w:pPr>
        <w:pStyle w:val="Default"/>
        <w:spacing w:line="360" w:lineRule="auto"/>
        <w:rPr>
          <w:sz w:val="30"/>
          <w:szCs w:val="30"/>
        </w:rPr>
      </w:pPr>
      <w:r w:rsidRPr="000D3C64">
        <w:rPr>
          <w:sz w:val="30"/>
          <w:szCs w:val="30"/>
        </w:rPr>
        <w:t xml:space="preserve">d. No error. </w:t>
      </w:r>
    </w:p>
    <w:p w:rsidR="001E5040" w:rsidRPr="000D3C64" w:rsidRDefault="001E5040" w:rsidP="000D3C64">
      <w:pPr>
        <w:pStyle w:val="Default"/>
        <w:spacing w:line="360" w:lineRule="auto"/>
        <w:rPr>
          <w:sz w:val="30"/>
          <w:szCs w:val="30"/>
        </w:rPr>
      </w:pPr>
    </w:p>
    <w:p w:rsidR="001E5040" w:rsidRPr="000D3C64" w:rsidRDefault="001E5040" w:rsidP="000D3C64">
      <w:pPr>
        <w:pStyle w:val="Default"/>
        <w:spacing w:line="360" w:lineRule="auto"/>
        <w:rPr>
          <w:sz w:val="30"/>
          <w:szCs w:val="30"/>
        </w:rPr>
      </w:pPr>
      <w:r w:rsidRPr="000D3C64">
        <w:rPr>
          <w:sz w:val="30"/>
          <w:szCs w:val="30"/>
        </w:rPr>
        <w:t xml:space="preserve">15. </w:t>
      </w:r>
    </w:p>
    <w:p w:rsidR="001E5040" w:rsidRPr="000D3C64" w:rsidRDefault="001E5040" w:rsidP="000D3C64">
      <w:pPr>
        <w:pStyle w:val="Default"/>
        <w:spacing w:line="360" w:lineRule="auto"/>
        <w:rPr>
          <w:sz w:val="30"/>
          <w:szCs w:val="30"/>
        </w:rPr>
      </w:pPr>
      <w:r w:rsidRPr="000D3C64">
        <w:rPr>
          <w:sz w:val="30"/>
          <w:szCs w:val="30"/>
        </w:rPr>
        <w:t xml:space="preserve">a. Villas owners in the city, </w:t>
      </w:r>
    </w:p>
    <w:p w:rsidR="001E5040" w:rsidRPr="000D3C64" w:rsidRDefault="001E5040" w:rsidP="000D3C64">
      <w:pPr>
        <w:pStyle w:val="Default"/>
        <w:spacing w:line="360" w:lineRule="auto"/>
        <w:rPr>
          <w:sz w:val="30"/>
          <w:szCs w:val="30"/>
        </w:rPr>
      </w:pPr>
      <w:r w:rsidRPr="000D3C64">
        <w:rPr>
          <w:sz w:val="30"/>
          <w:szCs w:val="30"/>
        </w:rPr>
        <w:t xml:space="preserve">b. who were till now paid property tax </w:t>
      </w:r>
    </w:p>
    <w:p w:rsidR="001E5040" w:rsidRPr="000D3C64" w:rsidRDefault="001E5040" w:rsidP="000D3C64">
      <w:pPr>
        <w:pStyle w:val="Default"/>
        <w:spacing w:line="360" w:lineRule="auto"/>
        <w:rPr>
          <w:sz w:val="30"/>
          <w:szCs w:val="30"/>
        </w:rPr>
      </w:pPr>
      <w:r w:rsidRPr="000D3C64">
        <w:rPr>
          <w:sz w:val="30"/>
          <w:szCs w:val="30"/>
        </w:rPr>
        <w:t xml:space="preserve">c. for only the built-up area of the plot, will soon </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 Have to pay tax to the government for vacant land also.</w:t>
      </w:r>
    </w:p>
    <w:p w:rsidR="001E5040" w:rsidRPr="000D3C64" w:rsidRDefault="001E5040"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b/>
          <w:color w:val="222222"/>
          <w:sz w:val="30"/>
          <w:szCs w:val="30"/>
        </w:rPr>
        <w:t>1.</w:t>
      </w:r>
      <w:r w:rsidRPr="000D3C64">
        <w:rPr>
          <w:rFonts w:ascii="Times New Roman" w:eastAsia="Times New Roman" w:hAnsi="Times New Roman" w:cs="Times New Roman"/>
          <w:color w:val="222222"/>
          <w:sz w:val="30"/>
          <w:szCs w:val="30"/>
        </w:rPr>
        <w:t xml:space="preserve"> Directions: A phrase in the sentences below is underlined. Which one of the phrases given below a, b, c, or d should replace it to make it a grammatically correct sentence</w:t>
      </w:r>
    </w:p>
    <w:p w:rsidR="001E5040" w:rsidRPr="000D3C64" w:rsidRDefault="001E5040"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Dr. Abdul Khalam's book ignited minds is simplistic and thought provoking.</w:t>
      </w:r>
      <w:r w:rsidRPr="000D3C64">
        <w:rPr>
          <w:rFonts w:ascii="Times New Roman" w:eastAsia="Times New Roman" w:hAnsi="Times New Roman" w:cs="Times New Roman"/>
          <w:color w:val="222222"/>
          <w:sz w:val="30"/>
          <w:szCs w:val="30"/>
        </w:rPr>
        <w:br/>
        <w:t>has been simple</w:t>
      </w:r>
      <w:r w:rsidRPr="000D3C64">
        <w:rPr>
          <w:rFonts w:ascii="Times New Roman" w:eastAsia="Times New Roman" w:hAnsi="Times New Roman" w:cs="Times New Roman"/>
          <w:color w:val="222222"/>
          <w:sz w:val="30"/>
          <w:szCs w:val="30"/>
        </w:rPr>
        <w:br/>
        <w:t>was simplistic</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is simple</w:t>
      </w:r>
      <w:r w:rsidRPr="000D3C64">
        <w:rPr>
          <w:rFonts w:ascii="Times New Roman" w:eastAsia="Times New Roman" w:hAnsi="Times New Roman" w:cs="Times New Roman"/>
          <w:color w:val="222222"/>
          <w:sz w:val="30"/>
          <w:szCs w:val="30"/>
        </w:rPr>
        <w:br/>
        <w:t>is simplified</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(IS SIMPLE)</w:t>
      </w:r>
    </w:p>
    <w:p w:rsidR="001E5040" w:rsidRPr="000D3C64" w:rsidRDefault="001E5040"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2. DIRECTIONS: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in the original sentence; this answer should be clear and exact, without awkwardness, ambiguity or redundancy.</w:t>
      </w:r>
      <w:r w:rsidRPr="000D3C64">
        <w:rPr>
          <w:rFonts w:ascii="Times New Roman" w:eastAsia="Times New Roman" w:hAnsi="Times New Roman" w:cs="Times New Roman"/>
          <w:color w:val="222222"/>
          <w:sz w:val="30"/>
          <w:szCs w:val="30"/>
        </w:rPr>
        <w:br/>
        <w:t>As a teenager he had many aspirations, one of this was to play the drums in the band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one of them was to play the drums in the band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one of which was to play the drums in a band</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one of whose was to play the drums in the band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one of his was for playing the drums in the band</w:t>
      </w:r>
      <w:r w:rsidRPr="000D3C64">
        <w:rPr>
          <w:rFonts w:ascii="Times New Roman" w:eastAsia="Times New Roman" w:hAnsi="Times New Roman" w:cs="Times New Roman"/>
          <w:color w:val="222222"/>
          <w:sz w:val="30"/>
          <w:szCs w:val="30"/>
        </w:rPr>
        <w:br/>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eastAsia="Times New Roman" w:hAnsi="Times New Roman" w:cs="Times New Roman"/>
          <w:color w:val="222222"/>
          <w:sz w:val="30"/>
          <w:szCs w:val="30"/>
        </w:rPr>
        <w:t>3.</w:t>
      </w:r>
      <w:r w:rsidRPr="000D3C64">
        <w:rPr>
          <w:rFonts w:ascii="Times New Roman" w:hAnsi="Times New Roman" w:cs="Times New Roman"/>
          <w:sz w:val="30"/>
          <w:szCs w:val="30"/>
        </w:rPr>
        <w:t xml:space="preserve"> I have got some tea, but I do not have a sugar.</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Any</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Some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More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Got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4.They examined both the samples very carefully but failed to detect any difference in them.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Any difference between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Some difference between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Any difference among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Some difference in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5.Can you tell me why did you not speak the truth?</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Why did you not spoke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Why did not you speak</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That why did you not speak</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Why you did not speak</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6.We demonstrated to them how we were prepared the artistic pattern.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Are prepared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Have prepared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prepared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Are preparing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7.I need not offer any explanation regarding this incident- my behaviour is speaking itself.</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Speaks about itself</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Will speak to itself</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Speaks for itself</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Has been speaking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8.No sooner do the bells ring than the curtain rose.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the bell rang</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Did the bells ring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Did the bell ring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the bell rung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9.I earnestly believe that you will visit our relatives during your forthcoming trip to Mumbai.</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Certainly believing that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Sincerely would believe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hardly believe that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Could not believe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10.Most of the Indian workers are as healthy as, if not healthier than, British workers.</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So healthy, if not healthier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Healthier but not as healthy</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As healthy, if not healthier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As if healthy as not healthier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11.Because of his mastery in this field, his suggestions are wide accepted.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Are widely accepted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widely accepted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been wide accepted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Widely acceptance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12.There are not many men who are so famous that they are frequently referred to by their short names only.</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Initials</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Pictures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Signatures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Middle names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13.If he has to spend five hours in the queue, it was really a waste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Is a really wastage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Is real a wastage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Is really a wastage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Has really a wastage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14.The light has gone away from our lives and there is darkness everywhere.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Off</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Out of</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Out from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Out off</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15.My hair stood off ends when I saw the horrible sight.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Stood at ends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Stands on ends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Stood to ends</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Stood on ends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16.We were still standing in the queue when the film was beginning.</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Film began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Film begins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Film had begun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Beginning of the film was over</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17.They failed in their attempt to repair the demolished portion of that building.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In their attempting to repair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For their attempt to repair</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With their attempt to repair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In their attempt for repairs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18.The small child does whatever his father was done.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Does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done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Has done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Did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19.The crime has growth rapidly in Russia since the disintegration of the communist system.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Crimes grow rapidly</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Crime has grown rapidly</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Rapid crime has grown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Crimes have been rapidly grown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20.By such time you finish that chapter, I will write a letter.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By the time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The time when</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time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By that time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21.They have a scheme of rewarding the best of the performers every year.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best of the performer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best among the performer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best among performer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 best performer</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22.Because of his ill health, the doctor has advised him not to refrain from smoking.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not refrain from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resort to</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be refrained from</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To refrain from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23.The long or short of it is that I do not want to deal with the new firm.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long and short for it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long and short for it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short and long for it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The long and short of it</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24.The moment the manager came to know fraudulent action of his assistant, he order immediately dismissed him.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Immediately ordered his dismissed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Ordered his immediate dismissal</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Immediately order dismissal of his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Ordered for immediately dismissal of him</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25.Making friends is more rewarding than to make enemies.</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Being unsociable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be unsociable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Making enemies</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be sociable</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26.He shouldn’t had done it.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Should had not</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Should not have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not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Should have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27.The moment they saw me, they were delight.</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Were delighted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delighted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been delighted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Are delighted</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28.He is too important for tolerating any delay.</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At tolerating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With tolerating</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To tolerate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tolerating</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29.What happens to all those travellers on the ship was not known.</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What happened to</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What is that happens to</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What happened of</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What happened in</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30.Had I realised how close I was to the edge of the valley, I would not have carried the bags there.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I been realised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If I would have realised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I had realized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When I realised</w:t>
      </w: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31.The tea-estate administration is in such a mess there is no leader to set things right.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Mark as error</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In such a mess here</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In such a mess that there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With such a mess that there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In a such mess that here</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32.The man to who I sold my house was a cheat.</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who I sell</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whom I sell</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Who was sold to</w:t>
      </w:r>
    </w:p>
    <w:p w:rsidR="001E5040" w:rsidRPr="000D3C64" w:rsidRDefault="001E5040"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1E5040" w:rsidRPr="000D3C64" w:rsidRDefault="001E5040"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To whom I sold</w:t>
      </w:r>
    </w:p>
    <w:p w:rsidR="001E5040" w:rsidRPr="000D3C64" w:rsidRDefault="001E5040" w:rsidP="000D3C64">
      <w:pPr>
        <w:shd w:val="clear" w:color="auto" w:fill="FFFFFF"/>
        <w:spacing w:after="0" w:line="360" w:lineRule="auto"/>
        <w:rPr>
          <w:rFonts w:ascii="Times New Roman" w:hAnsi="Times New Roman" w:cs="Times New Roman"/>
          <w:sz w:val="30"/>
          <w:szCs w:val="30"/>
        </w:rPr>
      </w:pPr>
    </w:p>
    <w:p w:rsidR="001E5040" w:rsidRPr="000D3C64" w:rsidRDefault="001E5040" w:rsidP="000D3C64">
      <w:pPr>
        <w:spacing w:line="360" w:lineRule="auto"/>
        <w:rPr>
          <w:rFonts w:ascii="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bus could not(A) / ascend the steep hill(B) / because it was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the wrong gears(C) / No error(D)</w:t>
      </w:r>
    </w:p>
    <w:tbl>
      <w:tblPr>
        <w:tblW w:w="0" w:type="auto"/>
        <w:tblCellSpacing w:w="15" w:type="dxa"/>
        <w:tblCellMar>
          <w:top w:w="15" w:type="dxa"/>
          <w:left w:w="15" w:type="dxa"/>
          <w:bottom w:w="15" w:type="dxa"/>
          <w:right w:w="15" w:type="dxa"/>
        </w:tblCellMar>
        <w:tblLook w:val="04A0"/>
      </w:tblPr>
      <w:tblGrid>
        <w:gridCol w:w="292"/>
        <w:gridCol w:w="277"/>
        <w:gridCol w:w="45"/>
      </w:tblGrid>
      <w:tr w:rsidR="001E5040" w:rsidRPr="000D3C64" w:rsidTr="00810B3F">
        <w:trPr>
          <w:gridAfter w:val="1"/>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r>
      <w:tr w:rsidR="001E5040" w:rsidRPr="000D3C64" w:rsidTr="00810B3F">
        <w:trPr>
          <w:gridAfter w:val="1"/>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r>
      <w:tr w:rsidR="001E5040" w:rsidRPr="000D3C64" w:rsidTr="00810B3F">
        <w:trPr>
          <w:gridAfter w:val="1"/>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r>
      <w:tr w:rsidR="001E5040" w:rsidRPr="000D3C64" w:rsidTr="00810B3F">
        <w:trPr>
          <w:gridAfter w:val="1"/>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r>
      <w:tr w:rsidR="001E5040" w:rsidRPr="000D3C64" w:rsidTr="00810B3F">
        <w:trPr>
          <w:tblCellSpacing w:w="15" w:type="dxa"/>
        </w:trPr>
        <w:tc>
          <w:tcPr>
            <w:tcW w:w="0" w:type="auto"/>
            <w:gridSpan w:val="3"/>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No stronger(A) / a figure than his(B) / is prescribed in the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history(C) / No error(D)</w:t>
      </w:r>
    </w:p>
    <w:tbl>
      <w:tblPr>
        <w:tblW w:w="0" w:type="auto"/>
        <w:tblCellSpacing w:w="15" w:type="dxa"/>
        <w:tblCellMar>
          <w:top w:w="15" w:type="dxa"/>
          <w:left w:w="15" w:type="dxa"/>
          <w:bottom w:w="15" w:type="dxa"/>
          <w:right w:w="15" w:type="dxa"/>
        </w:tblCellMar>
        <w:tblLook w:val="04A0"/>
      </w:tblPr>
      <w:tblGrid>
        <w:gridCol w:w="292"/>
        <w:gridCol w:w="292"/>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r>
    </w:tbl>
    <w:p w:rsidR="001E5040" w:rsidRPr="000D3C64" w:rsidRDefault="001E5040"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p>
        </w:tc>
      </w:tr>
    </w:tbl>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Most people would have(A) /attended the union meeting(B) / if </w:t>
      </w:r>
    </w:p>
    <w:p w:rsidR="001E5040" w:rsidRPr="000D3C64" w:rsidRDefault="001E5040"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they had(C) / had longer notice of it(D) / No error(E)</w:t>
      </w:r>
    </w:p>
    <w:tbl>
      <w:tblPr>
        <w:tblW w:w="0" w:type="auto"/>
        <w:tblCellSpacing w:w="15" w:type="dxa"/>
        <w:tblCellMar>
          <w:top w:w="15" w:type="dxa"/>
          <w:left w:w="15" w:type="dxa"/>
          <w:bottom w:w="15" w:type="dxa"/>
          <w:right w:w="15" w:type="dxa"/>
        </w:tblCellMar>
        <w:tblLook w:val="04A0"/>
      </w:tblPr>
      <w:tblGrid>
        <w:gridCol w:w="292"/>
        <w:gridCol w:w="292"/>
      </w:tblGrid>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r>
      <w:tr w:rsidR="001E5040" w:rsidRPr="000D3C64" w:rsidTr="00810B3F">
        <w:trPr>
          <w:tblCellSpacing w:w="15" w:type="dxa"/>
        </w:trPr>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vAlign w:val="center"/>
            <w:hideMark/>
          </w:tcPr>
          <w:p w:rsidR="001E5040" w:rsidRPr="000D3C64" w:rsidRDefault="001E5040"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r>
    </w:tbl>
    <w:p w:rsidR="001E5040" w:rsidRPr="000D3C64" w:rsidRDefault="001E5040" w:rsidP="000D3C64">
      <w:pPr>
        <w:spacing w:line="360" w:lineRule="auto"/>
        <w:rPr>
          <w:rFonts w:ascii="Times New Roman" w:hAnsi="Times New Roman" w:cs="Times New Roman"/>
          <w:b/>
          <w:sz w:val="30"/>
          <w:szCs w:val="30"/>
        </w:rPr>
      </w:pPr>
    </w:p>
    <w:p w:rsidR="001E5040" w:rsidRPr="000D3C64" w:rsidRDefault="001E5040" w:rsidP="000D3C64">
      <w:pPr>
        <w:tabs>
          <w:tab w:val="center" w:pos="570"/>
        </w:tabs>
        <w:spacing w:after="52" w:line="360" w:lineRule="auto"/>
        <w:rPr>
          <w:rFonts w:ascii="Times New Roman" w:hAnsi="Times New Roman" w:cs="Times New Roman"/>
          <w:sz w:val="30"/>
          <w:szCs w:val="30"/>
        </w:rPr>
      </w:pP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tabs>
          <w:tab w:val="center" w:pos="4981"/>
        </w:tabs>
        <w:spacing w:line="360" w:lineRule="auto"/>
        <w:rPr>
          <w:rFonts w:ascii="Times New Roman" w:hAnsi="Times New Roman" w:cs="Times New Roman"/>
          <w:sz w:val="30"/>
          <w:szCs w:val="30"/>
        </w:rPr>
      </w:pPr>
      <w:r w:rsidRPr="000D3C64">
        <w:rPr>
          <w:rFonts w:ascii="Times New Roman" w:hAnsi="Times New Roman" w:cs="Times New Roman"/>
          <w:sz w:val="30"/>
          <w:szCs w:val="30"/>
        </w:rPr>
        <w:t>1.Identify the part of a sentence that has an error in it.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1091"/>
        <w:rPr>
          <w:rFonts w:ascii="Times New Roman" w:hAnsi="Times New Roman" w:cs="Times New Roman"/>
          <w:sz w:val="30"/>
          <w:szCs w:val="30"/>
        </w:rPr>
      </w:pPr>
      <w:r w:rsidRPr="000D3C64">
        <w:rPr>
          <w:rFonts w:ascii="Times New Roman" w:hAnsi="Times New Roman" w:cs="Times New Roman"/>
          <w:sz w:val="30"/>
          <w:szCs w:val="30"/>
        </w:rPr>
        <w:t>Another note(a) /said that ,(b)/ "We have captured(c) / the board of school directors"(d)</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1. a </w:t>
      </w:r>
    </w:p>
    <w:p w:rsidR="001E5040" w:rsidRPr="000D3C64" w:rsidRDefault="001E5040" w:rsidP="000D3C64">
      <w:pPr>
        <w:numPr>
          <w:ilvl w:val="0"/>
          <w:numId w:val="51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1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17"/>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p>
    <w:p w:rsidR="001E5040" w:rsidRPr="000D3C64" w:rsidRDefault="001E5040" w:rsidP="000D3C64">
      <w:pPr>
        <w:spacing w:line="360" w:lineRule="auto"/>
        <w:ind w:right="9"/>
        <w:rPr>
          <w:rFonts w:ascii="Times New Roman" w:hAnsi="Times New Roman" w:cs="Times New Roman"/>
          <w:sz w:val="30"/>
          <w:szCs w:val="30"/>
        </w:rPr>
      </w:pP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2.</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 xml:space="preserve">Identify the part of a sentence that has an error in it.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Mr.George Wilton (a)/ a schoolmaster of Epping England (b)/ has been got in trouble (c)/No error (d) </w:t>
      </w:r>
    </w:p>
    <w:p w:rsidR="001E5040" w:rsidRPr="000D3C64" w:rsidRDefault="001E5040" w:rsidP="000D3C64">
      <w:pPr>
        <w:numPr>
          <w:ilvl w:val="0"/>
          <w:numId w:val="51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1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1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18"/>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570"/>
        </w:tabs>
        <w:spacing w:after="48" w:line="360" w:lineRule="auto"/>
        <w:rPr>
          <w:rFonts w:ascii="Times New Roman" w:hAnsi="Times New Roman" w:cs="Times New Roman"/>
          <w:sz w:val="30"/>
          <w:szCs w:val="30"/>
        </w:rPr>
      </w:pPr>
      <w:r w:rsidRPr="000D3C64">
        <w:rPr>
          <w:rFonts w:ascii="Times New Roman" w:hAnsi="Times New Roman" w:cs="Times New Roman"/>
          <w:sz w:val="30"/>
          <w:szCs w:val="30"/>
        </w:rPr>
        <w:t>3</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Identify the part of a sentence that has an error in it.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The notes(a) / were pinned(b)/up to (c)/ the classroom wall.(d) </w:t>
      </w:r>
    </w:p>
    <w:p w:rsidR="001E5040" w:rsidRPr="000D3C64" w:rsidRDefault="001E5040" w:rsidP="000D3C64">
      <w:pPr>
        <w:numPr>
          <w:ilvl w:val="0"/>
          <w:numId w:val="51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1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1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1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spacing w:line="360" w:lineRule="auto"/>
        <w:rPr>
          <w:rFonts w:ascii="Times New Roman" w:hAnsi="Times New Roman" w:cs="Times New Roman"/>
          <w:b/>
          <w:sz w:val="30"/>
          <w:szCs w:val="30"/>
        </w:rPr>
      </w:pP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color w:val="000000"/>
          <w:sz w:val="30"/>
          <w:szCs w:val="30"/>
          <w:vertAlign w:val="subscript"/>
        </w:rPr>
        <w:t>4.</w:t>
      </w:r>
      <w:r w:rsidRPr="000D3C64">
        <w:rPr>
          <w:rFonts w:ascii="Times New Roman" w:hAnsi="Times New Roman" w:cs="Times New Roman"/>
          <w:sz w:val="30"/>
          <w:szCs w:val="30"/>
        </w:rPr>
        <w:t xml:space="preserve">Find out which part of the sentence has an error.And though one did not / quite believe his claim / one saw no harm / in granting him permission / No error </w:t>
      </w:r>
    </w:p>
    <w:p w:rsidR="001E5040" w:rsidRPr="000D3C64" w:rsidRDefault="001E5040" w:rsidP="000D3C64">
      <w:pPr>
        <w:numPr>
          <w:ilvl w:val="0"/>
          <w:numId w:val="52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2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2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2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numPr>
          <w:ilvl w:val="0"/>
          <w:numId w:val="52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5.</w:t>
      </w:r>
      <w:r w:rsidRPr="000D3C64">
        <w:rPr>
          <w:rFonts w:ascii="Times New Roman" w:hAnsi="Times New Roman" w:cs="Times New Roman"/>
          <w:color w:val="000000"/>
          <w:sz w:val="30"/>
          <w:szCs w:val="30"/>
        </w:rPr>
        <w:t xml:space="preserve"> </w:t>
      </w:r>
      <w:r w:rsidRPr="000D3C64">
        <w:rPr>
          <w:rFonts w:ascii="Times New Roman" w:hAnsi="Times New Roman" w:cs="Times New Roman"/>
          <w:sz w:val="30"/>
          <w:szCs w:val="30"/>
        </w:rPr>
        <w:t>Find out which part of the sentence has an error.I going there / will not solve / this complicated problem / No error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52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2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2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21"/>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6. Find out which part of the sentence has an error. most people would have /attended the union meeting / if they had / longer notice of it / No error </w:t>
      </w:r>
    </w:p>
    <w:p w:rsidR="001E5040" w:rsidRPr="000D3C64" w:rsidRDefault="001E5040" w:rsidP="000D3C64">
      <w:pPr>
        <w:numPr>
          <w:ilvl w:val="0"/>
          <w:numId w:val="52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2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2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2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numPr>
          <w:ilvl w:val="0"/>
          <w:numId w:val="522"/>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1E5040" w:rsidRPr="000D3C64" w:rsidRDefault="001E5040"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1E5040" w:rsidRPr="000D3C64" w:rsidRDefault="001E5040" w:rsidP="000D3C64">
      <w:pPr>
        <w:tabs>
          <w:tab w:val="center" w:pos="570"/>
        </w:tabs>
        <w:spacing w:line="360" w:lineRule="auto"/>
        <w:rPr>
          <w:rFonts w:ascii="Times New Roman" w:hAnsi="Times New Roman" w:cs="Times New Roman"/>
          <w:sz w:val="30"/>
          <w:szCs w:val="30"/>
        </w:rPr>
      </w:pPr>
    </w:p>
    <w:p w:rsidR="001E5040" w:rsidRPr="000D3C64" w:rsidRDefault="001E5040" w:rsidP="000D3C64">
      <w:pPr>
        <w:tabs>
          <w:tab w:val="center" w:pos="570"/>
        </w:tabs>
        <w:spacing w:line="360" w:lineRule="auto"/>
        <w:rPr>
          <w:rFonts w:ascii="Times New Roman" w:hAnsi="Times New Roman" w:cs="Times New Roman"/>
          <w:sz w:val="30"/>
          <w:szCs w:val="30"/>
        </w:rPr>
      </w:pP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7.</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Find out which part of the sentence has an error. You can get /all the information you want / in this book / No error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52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2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2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2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numPr>
          <w:ilvl w:val="0"/>
          <w:numId w:val="523"/>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1E5040" w:rsidRPr="000D3C64" w:rsidRDefault="001E5040" w:rsidP="000D3C64">
      <w:pPr>
        <w:spacing w:after="9"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1E5040" w:rsidRPr="000D3C64" w:rsidRDefault="001E5040" w:rsidP="000D3C64">
      <w:pPr>
        <w:tabs>
          <w:tab w:val="center" w:pos="570"/>
        </w:tabs>
        <w:spacing w:line="360" w:lineRule="auto"/>
        <w:rPr>
          <w:rFonts w:ascii="Times New Roman" w:hAnsi="Times New Roman" w:cs="Times New Roman"/>
          <w:sz w:val="30"/>
          <w:szCs w:val="30"/>
        </w:rPr>
      </w:pPr>
      <w:r w:rsidRPr="000D3C64">
        <w:rPr>
          <w:rFonts w:ascii="Times New Roman" w:hAnsi="Times New Roman" w:cs="Times New Roman"/>
          <w:sz w:val="30"/>
          <w:szCs w:val="30"/>
        </w:rPr>
        <w:t>8.</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Find out which part of the sentence has an error. You can get /all the information you want / in this book / No error</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1E5040" w:rsidRPr="000D3C64" w:rsidRDefault="001E5040" w:rsidP="000D3C64">
      <w:pPr>
        <w:numPr>
          <w:ilvl w:val="0"/>
          <w:numId w:val="52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A </w:t>
      </w:r>
    </w:p>
    <w:p w:rsidR="001E5040" w:rsidRPr="000D3C64" w:rsidRDefault="001E5040" w:rsidP="000D3C64">
      <w:pPr>
        <w:numPr>
          <w:ilvl w:val="0"/>
          <w:numId w:val="52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B </w:t>
      </w:r>
    </w:p>
    <w:p w:rsidR="001E5040" w:rsidRPr="000D3C64" w:rsidRDefault="001E5040" w:rsidP="000D3C64">
      <w:pPr>
        <w:numPr>
          <w:ilvl w:val="0"/>
          <w:numId w:val="52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C </w:t>
      </w:r>
    </w:p>
    <w:p w:rsidR="001E5040" w:rsidRPr="000D3C64" w:rsidRDefault="001E5040" w:rsidP="000D3C64">
      <w:pPr>
        <w:numPr>
          <w:ilvl w:val="0"/>
          <w:numId w:val="52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 </w:t>
      </w:r>
    </w:p>
    <w:p w:rsidR="001E5040" w:rsidRPr="000D3C64" w:rsidRDefault="001E5040" w:rsidP="000D3C64">
      <w:pPr>
        <w:numPr>
          <w:ilvl w:val="0"/>
          <w:numId w:val="524"/>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E </w:t>
      </w:r>
    </w:p>
    <w:p w:rsidR="001E5040" w:rsidRPr="000D3C64" w:rsidRDefault="001E5040" w:rsidP="000D3C64">
      <w:pPr>
        <w:spacing w:line="360" w:lineRule="auto"/>
        <w:jc w:val="both"/>
        <w:rPr>
          <w:rFonts w:ascii="Times New Roman" w:hAnsi="Times New Roman" w:cs="Times New Roman"/>
          <w:sz w:val="30"/>
          <w:szCs w:val="30"/>
        </w:rPr>
      </w:pPr>
    </w:p>
    <w:p w:rsidR="002F569A" w:rsidRDefault="002F569A" w:rsidP="000D3C64">
      <w:pPr>
        <w:pStyle w:val="Heading1"/>
        <w:spacing w:line="360" w:lineRule="auto"/>
        <w:rPr>
          <w:rFonts w:ascii="Times New Roman" w:hAnsi="Times New Roman" w:cs="Times New Roman"/>
          <w:sz w:val="30"/>
          <w:szCs w:val="30"/>
        </w:rPr>
      </w:pPr>
      <w:bookmarkStart w:id="91" w:name="_Toc10562457"/>
      <w:r w:rsidRPr="000D3C64">
        <w:rPr>
          <w:rFonts w:ascii="Times New Roman" w:hAnsi="Times New Roman" w:cs="Times New Roman"/>
          <w:sz w:val="30"/>
          <w:szCs w:val="30"/>
        </w:rPr>
        <w:t>Sentence Improvement</w:t>
      </w:r>
      <w:bookmarkEnd w:id="91"/>
    </w:p>
    <w:p w:rsidR="00FA6091" w:rsidRPr="000D3C64" w:rsidRDefault="00FA6091" w:rsidP="00FA6091">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Choose the option that is the best alternative for the underlined phrase in the sentence.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Dolphins have an array of cognitive abilities that allow them to respond and adapt to new situations in their both physical and social worlds.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in its both physical and social world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2. in their both physical and their social world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3. both in their physical and social world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4. both in their physical and in their social worlds.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One who has cultivated the art of reading will instantly discern in a book what ought to be remembered because it meets ones personal needs to be of value as general knowledge.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it will meet one’s personal needs or of value as general knowledge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2. it meets one’s personal needs in addition to being value as general knowledge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3. it meets one’s personal needs or is of value as general knowledge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4. it meets his personal needs or be of value as general knowledge.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environmental impact of organically derived bio diesel substantially is lower than petro diesel.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is substantially lower than that of petro-diesel.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2. substantially lower than petro diesel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3. substantially is lower than that of petro diesel.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4. substantially lower than that is of petro diesel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While campus placements at the graduation level are fast emerging as a trend, there are many still who opt to go for higher studies before finally getting started on a career.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still many who opt for higher studies finally before.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2. still many who opt to go in for higher studies before finally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3. still many who opt for higher studies before finally </w:t>
      </w:r>
    </w:p>
    <w:p w:rsidR="00FA6091" w:rsidRPr="000D3C64" w:rsidRDefault="00FA6091" w:rsidP="00FA6091">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4. many who still opt to go for higher studies finally before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It is only when some institutions are seen to perform better than others and rewarded for it , there will be a move towards better teaching quality all around </w:t>
      </w:r>
    </w:p>
    <w:p w:rsidR="00FA6091" w:rsidRPr="000D3C64" w:rsidRDefault="00FA6091" w:rsidP="00FA6091">
      <w:pPr>
        <w:pStyle w:val="ListParagraph"/>
        <w:numPr>
          <w:ilvl w:val="0"/>
          <w:numId w:val="14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better than each other and rewarded for it, that there will be a move </w:t>
      </w:r>
    </w:p>
    <w:p w:rsidR="00FA6091" w:rsidRPr="000D3C64" w:rsidRDefault="00FA6091" w:rsidP="00FA6091">
      <w:pPr>
        <w:pStyle w:val="ListParagraph"/>
        <w:numPr>
          <w:ilvl w:val="0"/>
          <w:numId w:val="14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better than each other and are rewarded for it that there will be a move. </w:t>
      </w:r>
    </w:p>
    <w:p w:rsidR="00FA6091" w:rsidRPr="000D3C64" w:rsidRDefault="00FA6091" w:rsidP="00FA6091">
      <w:pPr>
        <w:pStyle w:val="ListParagraph"/>
        <w:numPr>
          <w:ilvl w:val="0"/>
          <w:numId w:val="14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better than others and are rewarded for it, that there will be a move. </w:t>
      </w:r>
    </w:p>
    <w:p w:rsidR="00FA6091" w:rsidRPr="000D3C64" w:rsidRDefault="00FA6091" w:rsidP="00FA6091">
      <w:pPr>
        <w:pStyle w:val="ListParagraph"/>
        <w:numPr>
          <w:ilvl w:val="0"/>
          <w:numId w:val="14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better than one another and are rewarded for it, there will be a move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Japanese interests and capabilities are so different than Indian that the two never have tried for competitive influence in Asia. </w:t>
      </w:r>
    </w:p>
    <w:p w:rsidR="00FA6091" w:rsidRPr="000D3C64" w:rsidRDefault="00FA6091" w:rsidP="00FA6091">
      <w:pPr>
        <w:pStyle w:val="ListParagraph"/>
        <w:numPr>
          <w:ilvl w:val="0"/>
          <w:numId w:val="14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 much different from India’s that the two have never </w:t>
      </w:r>
    </w:p>
    <w:p w:rsidR="00FA6091" w:rsidRPr="000D3C64" w:rsidRDefault="00FA6091" w:rsidP="00FA6091">
      <w:pPr>
        <w:pStyle w:val="ListParagraph"/>
        <w:numPr>
          <w:ilvl w:val="0"/>
          <w:numId w:val="14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 different than India’s that the two never have </w:t>
      </w:r>
    </w:p>
    <w:p w:rsidR="00FA6091" w:rsidRPr="000D3C64" w:rsidRDefault="00FA6091" w:rsidP="00FA6091">
      <w:pPr>
        <w:pStyle w:val="ListParagraph"/>
        <w:numPr>
          <w:ilvl w:val="0"/>
          <w:numId w:val="14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such different than India’s that the two never have </w:t>
      </w:r>
    </w:p>
    <w:p w:rsidR="00FA6091" w:rsidRPr="000D3C64" w:rsidRDefault="00FA6091" w:rsidP="00FA6091">
      <w:pPr>
        <w:pStyle w:val="ListParagraph"/>
        <w:numPr>
          <w:ilvl w:val="0"/>
          <w:numId w:val="14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such different from that of India that the two have never </w:t>
      </w:r>
    </w:p>
    <w:p w:rsidR="00FA6091" w:rsidRPr="000D3C64" w:rsidRDefault="00FA6091" w:rsidP="00FA6091">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Earthquake result from the eruption of the sub-terranean tectonic plate movements, the forecasting of which can greatly mitigate the misery they cause. </w:t>
      </w:r>
    </w:p>
    <w:p w:rsidR="00FA6091" w:rsidRPr="000D3C64" w:rsidRDefault="00FA6091" w:rsidP="00FA6091">
      <w:pPr>
        <w:pStyle w:val="ListParagraph"/>
        <w:numPr>
          <w:ilvl w:val="0"/>
          <w:numId w:val="15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can greatly mitigate the misery they cause </w:t>
      </w:r>
    </w:p>
    <w:p w:rsidR="00FA6091" w:rsidRPr="000D3C64" w:rsidRDefault="00FA6091" w:rsidP="00FA6091">
      <w:pPr>
        <w:pStyle w:val="ListParagraph"/>
        <w:numPr>
          <w:ilvl w:val="0"/>
          <w:numId w:val="15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could greatly mitigate the misery they cause </w:t>
      </w:r>
    </w:p>
    <w:p w:rsidR="00FA6091" w:rsidRPr="000D3C64" w:rsidRDefault="00FA6091" w:rsidP="00FA6091">
      <w:pPr>
        <w:pStyle w:val="ListParagraph"/>
        <w:numPr>
          <w:ilvl w:val="0"/>
          <w:numId w:val="15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should greatly mitigate the misery they cause. </w:t>
      </w:r>
    </w:p>
    <w:p w:rsidR="00FA6091" w:rsidRPr="000D3C64" w:rsidRDefault="00FA6091" w:rsidP="00FA6091">
      <w:pPr>
        <w:pStyle w:val="ListParagraph"/>
        <w:numPr>
          <w:ilvl w:val="0"/>
          <w:numId w:val="15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will greatly mitigate the misery they cause</w:t>
      </w:r>
    </w:p>
    <w:p w:rsidR="00FA6091" w:rsidRPr="00FA6091" w:rsidRDefault="00FA6091" w:rsidP="00FA6091"/>
    <w:p w:rsidR="002F569A" w:rsidRPr="000D3C64" w:rsidRDefault="002F569A" w:rsidP="000D3C64">
      <w:pPr>
        <w:pStyle w:val="NormalWeb"/>
        <w:numPr>
          <w:ilvl w:val="0"/>
          <w:numId w:val="507"/>
        </w:numPr>
        <w:shd w:val="clear" w:color="auto" w:fill="FFFFFF"/>
        <w:spacing w:before="0" w:beforeAutospacing="0" w:after="0" w:afterAutospacing="0" w:line="360" w:lineRule="auto"/>
        <w:ind w:left="360"/>
        <w:textAlignment w:val="baseline"/>
        <w:rPr>
          <w:sz w:val="30"/>
          <w:szCs w:val="30"/>
        </w:rPr>
      </w:pPr>
      <w:r w:rsidRPr="000D3C64">
        <w:rPr>
          <w:sz w:val="30"/>
          <w:szCs w:val="30"/>
        </w:rPr>
        <w:t>A conjunction is used to connect</w:t>
      </w:r>
      <w:r w:rsidRPr="000D3C64">
        <w:rPr>
          <w:rStyle w:val="apple-converted-space"/>
          <w:sz w:val="30"/>
          <w:szCs w:val="30"/>
        </w:rPr>
        <w:t> </w:t>
      </w:r>
      <w:r w:rsidRPr="000D3C64">
        <w:rPr>
          <w:sz w:val="30"/>
          <w:szCs w:val="30"/>
          <w:u w:val="single"/>
          <w:bdr w:val="none" w:sz="0" w:space="0" w:color="auto" w:frame="1"/>
        </w:rPr>
        <w:t>words and sentences together</w:t>
      </w:r>
      <w:r w:rsidRPr="000D3C64">
        <w:rPr>
          <w:sz w:val="30"/>
          <w:szCs w:val="30"/>
        </w:rPr>
        <w:t>.</w:t>
      </w:r>
    </w:p>
    <w:p w:rsidR="002F569A" w:rsidRPr="000D3C64" w:rsidRDefault="002F569A" w:rsidP="000D3C64">
      <w:pPr>
        <w:pStyle w:val="NormalWeb"/>
        <w:numPr>
          <w:ilvl w:val="0"/>
          <w:numId w:val="672"/>
        </w:numPr>
        <w:shd w:val="clear" w:color="auto" w:fill="FFFFFF"/>
        <w:spacing w:before="0" w:beforeAutospacing="0" w:after="0" w:afterAutospacing="0" w:line="360" w:lineRule="auto"/>
        <w:ind w:left="990"/>
        <w:textAlignment w:val="baseline"/>
        <w:rPr>
          <w:sz w:val="30"/>
          <w:szCs w:val="30"/>
        </w:rPr>
      </w:pPr>
      <w:r w:rsidRPr="000D3C64">
        <w:rPr>
          <w:sz w:val="30"/>
          <w:szCs w:val="30"/>
        </w:rPr>
        <w:t>words and sentences together</w:t>
      </w:r>
    </w:p>
    <w:p w:rsidR="002F569A" w:rsidRPr="000D3C64" w:rsidRDefault="002F569A" w:rsidP="000D3C64">
      <w:pPr>
        <w:pStyle w:val="NormalWeb"/>
        <w:numPr>
          <w:ilvl w:val="0"/>
          <w:numId w:val="672"/>
        </w:numPr>
        <w:shd w:val="clear" w:color="auto" w:fill="FFFFFF"/>
        <w:spacing w:before="0" w:beforeAutospacing="0" w:after="0" w:afterAutospacing="0" w:line="360" w:lineRule="auto"/>
        <w:ind w:left="990"/>
        <w:textAlignment w:val="baseline"/>
        <w:rPr>
          <w:sz w:val="30"/>
          <w:szCs w:val="30"/>
        </w:rPr>
      </w:pPr>
      <w:r w:rsidRPr="000D3C64">
        <w:rPr>
          <w:sz w:val="30"/>
          <w:szCs w:val="30"/>
        </w:rPr>
        <w:t>words or sentences together</w:t>
      </w:r>
    </w:p>
    <w:p w:rsidR="002F569A" w:rsidRPr="000D3C64" w:rsidRDefault="002F569A" w:rsidP="000D3C64">
      <w:pPr>
        <w:pStyle w:val="NormalWeb"/>
        <w:numPr>
          <w:ilvl w:val="0"/>
          <w:numId w:val="672"/>
        </w:numPr>
        <w:shd w:val="clear" w:color="auto" w:fill="FFFFFF"/>
        <w:spacing w:before="0" w:beforeAutospacing="0" w:after="0" w:afterAutospacing="0" w:line="360" w:lineRule="auto"/>
        <w:ind w:left="990"/>
        <w:textAlignment w:val="baseline"/>
        <w:rPr>
          <w:sz w:val="30"/>
          <w:szCs w:val="30"/>
        </w:rPr>
      </w:pPr>
      <w:r w:rsidRPr="000D3C64">
        <w:rPr>
          <w:sz w:val="30"/>
          <w:szCs w:val="30"/>
        </w:rPr>
        <w:t>words and sentences</w:t>
      </w:r>
    </w:p>
    <w:p w:rsidR="002F569A" w:rsidRPr="000D3C64" w:rsidRDefault="002F569A" w:rsidP="000D3C64">
      <w:pPr>
        <w:pStyle w:val="NormalWeb"/>
        <w:numPr>
          <w:ilvl w:val="0"/>
          <w:numId w:val="672"/>
        </w:numPr>
        <w:shd w:val="clear" w:color="auto" w:fill="FFFFFF"/>
        <w:spacing w:before="0" w:beforeAutospacing="0" w:after="0" w:afterAutospacing="0" w:line="360" w:lineRule="auto"/>
        <w:ind w:left="990"/>
        <w:textAlignment w:val="baseline"/>
        <w:rPr>
          <w:sz w:val="30"/>
          <w:szCs w:val="30"/>
        </w:rPr>
      </w:pPr>
      <w:r w:rsidRPr="000D3C64">
        <w:rPr>
          <w:sz w:val="30"/>
          <w:szCs w:val="30"/>
        </w:rPr>
        <w:t>words or sentences</w:t>
      </w:r>
    </w:p>
    <w:p w:rsidR="002F569A" w:rsidRPr="000D3C64" w:rsidRDefault="002F569A" w:rsidP="000D3C64">
      <w:pPr>
        <w:pStyle w:val="NormalWeb"/>
        <w:numPr>
          <w:ilvl w:val="0"/>
          <w:numId w:val="672"/>
        </w:numPr>
        <w:shd w:val="clear" w:color="auto" w:fill="FFFFFF"/>
        <w:spacing w:before="0" w:beforeAutospacing="0" w:after="0" w:afterAutospacing="0" w:line="360" w:lineRule="auto"/>
        <w:ind w:left="990"/>
        <w:textAlignment w:val="baseline"/>
        <w:rPr>
          <w:sz w:val="30"/>
          <w:szCs w:val="30"/>
        </w:rPr>
      </w:pPr>
      <w:r w:rsidRPr="000D3C64">
        <w:rPr>
          <w:sz w:val="30"/>
          <w:szCs w:val="30"/>
        </w:rPr>
        <w:t>words to sentences.</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NormalWeb"/>
        <w:numPr>
          <w:ilvl w:val="0"/>
          <w:numId w:val="507"/>
        </w:numPr>
        <w:shd w:val="clear" w:color="auto" w:fill="FFFFFF"/>
        <w:spacing w:before="0" w:beforeAutospacing="0" w:after="0" w:afterAutospacing="0" w:line="360" w:lineRule="auto"/>
        <w:ind w:left="360"/>
        <w:textAlignment w:val="baseline"/>
        <w:rPr>
          <w:sz w:val="30"/>
          <w:szCs w:val="30"/>
          <w:u w:val="single"/>
          <w:bdr w:val="none" w:sz="0" w:space="0" w:color="auto" w:frame="1"/>
        </w:rPr>
      </w:pPr>
      <w:r w:rsidRPr="000D3C64">
        <w:rPr>
          <w:sz w:val="30"/>
          <w:szCs w:val="30"/>
        </w:rPr>
        <w:t>Antony, coming alongside Cleopatra's ship,</w:t>
      </w:r>
      <w:r w:rsidRPr="000D3C64">
        <w:rPr>
          <w:rStyle w:val="apple-converted-space"/>
          <w:sz w:val="30"/>
          <w:szCs w:val="30"/>
        </w:rPr>
        <w:t> </w:t>
      </w:r>
      <w:r w:rsidRPr="000D3C64">
        <w:rPr>
          <w:sz w:val="30"/>
          <w:szCs w:val="30"/>
          <w:u w:val="single"/>
          <w:bdr w:val="none" w:sz="0" w:space="0" w:color="auto" w:frame="1"/>
        </w:rPr>
        <w:t>climbed aboard without seeing or being seen by her.</w:t>
      </w:r>
    </w:p>
    <w:p w:rsidR="002F569A" w:rsidRPr="000D3C64" w:rsidRDefault="002F569A" w:rsidP="000D3C64">
      <w:pPr>
        <w:pStyle w:val="NormalWeb"/>
        <w:numPr>
          <w:ilvl w:val="0"/>
          <w:numId w:val="673"/>
        </w:numPr>
        <w:shd w:val="clear" w:color="auto" w:fill="FFFFFF"/>
        <w:spacing w:before="0" w:beforeAutospacing="0" w:after="0" w:afterAutospacing="0" w:line="360" w:lineRule="auto"/>
        <w:ind w:left="900"/>
        <w:textAlignment w:val="baseline"/>
        <w:rPr>
          <w:rStyle w:val="apple-converted-space"/>
          <w:sz w:val="30"/>
          <w:szCs w:val="30"/>
        </w:rPr>
      </w:pPr>
      <w:r w:rsidRPr="000D3C64">
        <w:rPr>
          <w:sz w:val="30"/>
          <w:szCs w:val="30"/>
        </w:rPr>
        <w:t>climbed aboard without seeing or being seen by her.</w:t>
      </w:r>
      <w:r w:rsidRPr="000D3C64">
        <w:rPr>
          <w:rStyle w:val="apple-converted-space"/>
          <w:sz w:val="30"/>
          <w:szCs w:val="30"/>
        </w:rPr>
        <w:t> </w:t>
      </w:r>
    </w:p>
    <w:p w:rsidR="002F569A" w:rsidRPr="000D3C64" w:rsidRDefault="002F569A" w:rsidP="000D3C64">
      <w:pPr>
        <w:pStyle w:val="NormalWeb"/>
        <w:numPr>
          <w:ilvl w:val="0"/>
          <w:numId w:val="673"/>
        </w:numPr>
        <w:shd w:val="clear" w:color="auto" w:fill="FFFFFF"/>
        <w:spacing w:before="0" w:beforeAutospacing="0" w:after="0" w:afterAutospacing="0" w:line="360" w:lineRule="auto"/>
        <w:ind w:left="900"/>
        <w:textAlignment w:val="baseline"/>
        <w:rPr>
          <w:sz w:val="30"/>
          <w:szCs w:val="30"/>
        </w:rPr>
      </w:pPr>
      <w:r w:rsidRPr="000D3C64">
        <w:rPr>
          <w:sz w:val="30"/>
          <w:szCs w:val="30"/>
        </w:rPr>
        <w:t>climbed aboard without seeing Cleopatra or being seen by her</w:t>
      </w:r>
    </w:p>
    <w:p w:rsidR="002F569A" w:rsidRPr="000D3C64" w:rsidRDefault="002F569A" w:rsidP="000D3C64">
      <w:pPr>
        <w:pStyle w:val="NormalWeb"/>
        <w:numPr>
          <w:ilvl w:val="0"/>
          <w:numId w:val="673"/>
        </w:numPr>
        <w:shd w:val="clear" w:color="auto" w:fill="FFFFFF"/>
        <w:spacing w:before="0" w:beforeAutospacing="0" w:after="0" w:afterAutospacing="0" w:line="360" w:lineRule="auto"/>
        <w:ind w:left="900"/>
        <w:textAlignment w:val="baseline"/>
        <w:rPr>
          <w:sz w:val="30"/>
          <w:szCs w:val="30"/>
        </w:rPr>
      </w:pPr>
      <w:r w:rsidRPr="000D3C64">
        <w:rPr>
          <w:sz w:val="30"/>
          <w:szCs w:val="30"/>
        </w:rPr>
        <w:t>climbs aboard without Cleopatra seeing him</w:t>
      </w:r>
    </w:p>
    <w:p w:rsidR="002F569A" w:rsidRPr="000D3C64" w:rsidRDefault="002F569A" w:rsidP="000D3C64">
      <w:pPr>
        <w:pStyle w:val="NormalWeb"/>
        <w:numPr>
          <w:ilvl w:val="0"/>
          <w:numId w:val="673"/>
        </w:numPr>
        <w:shd w:val="clear" w:color="auto" w:fill="FFFFFF"/>
        <w:spacing w:before="0" w:beforeAutospacing="0" w:after="0" w:afterAutospacing="0" w:line="360" w:lineRule="auto"/>
        <w:ind w:left="900"/>
        <w:textAlignment w:val="baseline"/>
        <w:rPr>
          <w:sz w:val="30"/>
          <w:szCs w:val="30"/>
        </w:rPr>
      </w:pPr>
      <w:r w:rsidRPr="000D3C64">
        <w:rPr>
          <w:sz w:val="30"/>
          <w:szCs w:val="30"/>
        </w:rPr>
        <w:t>boarded without being seen by her</w:t>
      </w:r>
    </w:p>
    <w:p w:rsidR="002F569A" w:rsidRPr="000D3C64" w:rsidRDefault="002F569A" w:rsidP="000D3C64">
      <w:pPr>
        <w:pStyle w:val="NormalWeb"/>
        <w:numPr>
          <w:ilvl w:val="0"/>
          <w:numId w:val="673"/>
        </w:numPr>
        <w:shd w:val="clear" w:color="auto" w:fill="FFFFFF"/>
        <w:spacing w:before="0" w:beforeAutospacing="0" w:after="0" w:afterAutospacing="0" w:line="360" w:lineRule="auto"/>
        <w:ind w:left="900"/>
        <w:textAlignment w:val="baseline"/>
        <w:rPr>
          <w:sz w:val="30"/>
          <w:szCs w:val="30"/>
        </w:rPr>
      </w:pPr>
      <w:r w:rsidRPr="000D3C64">
        <w:rPr>
          <w:sz w:val="30"/>
          <w:szCs w:val="30"/>
        </w:rPr>
        <w:t>boarded without seeing Cleopatra.</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ListParagraph"/>
        <w:numPr>
          <w:ilvl w:val="0"/>
          <w:numId w:val="507"/>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Bombast</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is when high sounding words for effect, not suitability, are used</w:t>
      </w:r>
      <w:r w:rsidRPr="000D3C64">
        <w:rPr>
          <w:rFonts w:ascii="Times New Roman" w:hAnsi="Times New Roman" w:cs="Times New Roman"/>
          <w:sz w:val="30"/>
          <w:szCs w:val="30"/>
        </w:rPr>
        <w:t>.</w:t>
      </w:r>
    </w:p>
    <w:p w:rsidR="002F569A" w:rsidRPr="000D3C64" w:rsidRDefault="002F569A" w:rsidP="000D3C64">
      <w:pPr>
        <w:pStyle w:val="ListParagraph"/>
        <w:numPr>
          <w:ilvl w:val="0"/>
          <w:numId w:val="674"/>
        </w:numPr>
        <w:spacing w:after="0" w:line="360" w:lineRule="auto"/>
        <w:ind w:left="900"/>
        <w:rPr>
          <w:rStyle w:val="apple-converted-space"/>
          <w:rFonts w:ascii="Times New Roman" w:hAnsi="Times New Roman" w:cs="Times New Roman"/>
          <w:sz w:val="30"/>
          <w:szCs w:val="30"/>
        </w:rPr>
      </w:pPr>
      <w:r w:rsidRPr="000D3C64">
        <w:rPr>
          <w:rFonts w:ascii="Times New Roman" w:hAnsi="Times New Roman" w:cs="Times New Roman"/>
          <w:sz w:val="30"/>
          <w:szCs w:val="30"/>
        </w:rPr>
        <w:t>is when high sounding words for effect, not suitability, are used.</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4"/>
        </w:numPr>
        <w:spacing w:after="0" w:line="360" w:lineRule="auto"/>
        <w:ind w:left="900"/>
        <w:rPr>
          <w:rStyle w:val="apple-converted-space"/>
          <w:rFonts w:ascii="Times New Roman" w:hAnsi="Times New Roman" w:cs="Times New Roman"/>
          <w:sz w:val="30"/>
          <w:szCs w:val="30"/>
        </w:rPr>
      </w:pPr>
      <w:r w:rsidRPr="000D3C64">
        <w:rPr>
          <w:rFonts w:ascii="Times New Roman" w:hAnsi="Times New Roman" w:cs="Times New Roman"/>
          <w:sz w:val="30"/>
          <w:szCs w:val="30"/>
        </w:rPr>
        <w:t>is the use of high-sounding words for effect rather than for suitability.</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4"/>
        </w:numPr>
        <w:spacing w:after="0" w:line="360" w:lineRule="auto"/>
        <w:ind w:left="900"/>
        <w:rPr>
          <w:rStyle w:val="apple-converted-space"/>
          <w:rFonts w:ascii="Times New Roman" w:hAnsi="Times New Roman" w:cs="Times New Roman"/>
          <w:sz w:val="30"/>
          <w:szCs w:val="30"/>
        </w:rPr>
      </w:pPr>
      <w:r w:rsidRPr="000D3C64">
        <w:rPr>
          <w:rFonts w:ascii="Times New Roman" w:hAnsi="Times New Roman" w:cs="Times New Roman"/>
          <w:sz w:val="30"/>
          <w:szCs w:val="30"/>
        </w:rPr>
        <w:t>is where high-sounding words are used for effect not suitability.</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4"/>
        </w:numPr>
        <w:spacing w:after="0" w:line="360" w:lineRule="auto"/>
        <w:ind w:left="900"/>
        <w:rPr>
          <w:rStyle w:val="apple-converted-space"/>
          <w:rFonts w:ascii="Times New Roman" w:hAnsi="Times New Roman" w:cs="Times New Roman"/>
          <w:sz w:val="30"/>
          <w:szCs w:val="30"/>
        </w:rPr>
      </w:pPr>
      <w:r w:rsidRPr="000D3C64">
        <w:rPr>
          <w:rFonts w:ascii="Times New Roman" w:hAnsi="Times New Roman" w:cs="Times New Roman"/>
          <w:sz w:val="30"/>
          <w:szCs w:val="30"/>
        </w:rPr>
        <w:t>is the using of high-sounding words for effect only.</w:t>
      </w:r>
    </w:p>
    <w:p w:rsidR="002F569A" w:rsidRPr="000D3C64" w:rsidRDefault="002F569A" w:rsidP="000D3C64">
      <w:pPr>
        <w:pStyle w:val="ListParagraph"/>
        <w:numPr>
          <w:ilvl w:val="0"/>
          <w:numId w:val="674"/>
        </w:numPr>
        <w:spacing w:after="0" w:line="360" w:lineRule="auto"/>
        <w:ind w:left="900"/>
        <w:rPr>
          <w:rFonts w:ascii="Times New Roman" w:hAnsi="Times New Roman" w:cs="Times New Roman"/>
          <w:sz w:val="30"/>
          <w:szCs w:val="30"/>
        </w:rPr>
      </w:pPr>
      <w:r w:rsidRPr="000D3C64">
        <w:rPr>
          <w:rFonts w:ascii="Times New Roman" w:hAnsi="Times New Roman" w:cs="Times New Roman"/>
          <w:sz w:val="30"/>
          <w:szCs w:val="30"/>
        </w:rPr>
        <w:t xml:space="preserve"> is when you use high-sounding words for effect rather than for suitability.</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NormalWeb"/>
        <w:numPr>
          <w:ilvl w:val="0"/>
          <w:numId w:val="507"/>
        </w:numPr>
        <w:shd w:val="clear" w:color="auto" w:fill="FFFFFF"/>
        <w:spacing w:before="0" w:beforeAutospacing="0" w:after="0" w:afterAutospacing="0" w:line="360" w:lineRule="auto"/>
        <w:ind w:left="360"/>
        <w:textAlignment w:val="baseline"/>
        <w:rPr>
          <w:sz w:val="30"/>
          <w:szCs w:val="30"/>
        </w:rPr>
      </w:pPr>
      <w:r w:rsidRPr="000D3C64">
        <w:rPr>
          <w:sz w:val="30"/>
          <w:szCs w:val="30"/>
          <w:u w:val="single"/>
          <w:bdr w:val="none" w:sz="0" w:space="0" w:color="auto" w:frame="1"/>
        </w:rPr>
        <w:t>I would like to thank whoever it was that wrote that piece of music:</w:t>
      </w:r>
      <w:r w:rsidRPr="000D3C64">
        <w:rPr>
          <w:rStyle w:val="apple-converted-space"/>
          <w:sz w:val="30"/>
          <w:szCs w:val="30"/>
        </w:rPr>
        <w:t> </w:t>
      </w:r>
      <w:r w:rsidRPr="000D3C64">
        <w:rPr>
          <w:sz w:val="30"/>
          <w:szCs w:val="30"/>
        </w:rPr>
        <w:t>it has given me so much pleasure.</w:t>
      </w:r>
    </w:p>
    <w:p w:rsidR="002F569A" w:rsidRPr="000D3C64" w:rsidRDefault="002F569A" w:rsidP="000D3C64">
      <w:pPr>
        <w:pStyle w:val="ListParagraph"/>
        <w:numPr>
          <w:ilvl w:val="0"/>
          <w:numId w:val="675"/>
        </w:numPr>
        <w:spacing w:after="0" w:line="360" w:lineRule="auto"/>
        <w:ind w:left="810"/>
        <w:rPr>
          <w:rFonts w:ascii="Times New Roman" w:hAnsi="Times New Roman" w:cs="Times New Roman"/>
          <w:sz w:val="30"/>
          <w:szCs w:val="30"/>
        </w:rPr>
      </w:pPr>
      <w:r w:rsidRPr="000D3C64">
        <w:rPr>
          <w:rFonts w:ascii="Times New Roman" w:hAnsi="Times New Roman" w:cs="Times New Roman"/>
          <w:sz w:val="30"/>
          <w:szCs w:val="30"/>
        </w:rPr>
        <w:t>I would like to thank whoever it was that wrote that piece of music:</w:t>
      </w:r>
    </w:p>
    <w:p w:rsidR="002F569A" w:rsidRPr="000D3C64" w:rsidRDefault="002F569A" w:rsidP="000D3C64">
      <w:pPr>
        <w:pStyle w:val="ListParagraph"/>
        <w:numPr>
          <w:ilvl w:val="0"/>
          <w:numId w:val="675"/>
        </w:numPr>
        <w:spacing w:after="0" w:line="360" w:lineRule="auto"/>
        <w:ind w:left="810"/>
        <w:rPr>
          <w:rStyle w:val="apple-converted-space"/>
          <w:rFonts w:ascii="Times New Roman" w:hAnsi="Times New Roman" w:cs="Times New Roman"/>
          <w:sz w:val="30"/>
          <w:szCs w:val="30"/>
        </w:rPr>
      </w:pPr>
      <w:r w:rsidRPr="000D3C64">
        <w:rPr>
          <w:rFonts w:ascii="Times New Roman" w:hAnsi="Times New Roman" w:cs="Times New Roman"/>
          <w:sz w:val="30"/>
          <w:szCs w:val="30"/>
        </w:rPr>
        <w:t>I would like to thank whomever it was that has written that piece of music:</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5"/>
        </w:numPr>
        <w:spacing w:after="0" w:line="360" w:lineRule="auto"/>
        <w:ind w:left="810"/>
        <w:rPr>
          <w:rStyle w:val="apple-converted-space"/>
          <w:rFonts w:ascii="Times New Roman" w:hAnsi="Times New Roman" w:cs="Times New Roman"/>
          <w:sz w:val="30"/>
          <w:szCs w:val="30"/>
        </w:rPr>
      </w:pPr>
      <w:r w:rsidRPr="000D3C64">
        <w:rPr>
          <w:rFonts w:ascii="Times New Roman" w:hAnsi="Times New Roman" w:cs="Times New Roman"/>
          <w:sz w:val="30"/>
          <w:szCs w:val="30"/>
        </w:rPr>
        <w:t>I would like to thank whomever it might be that wrote that piece of music:</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5"/>
        </w:numPr>
        <w:spacing w:after="0" w:line="360" w:lineRule="auto"/>
        <w:ind w:left="810"/>
        <w:rPr>
          <w:rStyle w:val="apple-converted-space"/>
          <w:rFonts w:ascii="Times New Roman" w:hAnsi="Times New Roman" w:cs="Times New Roman"/>
          <w:sz w:val="30"/>
          <w:szCs w:val="30"/>
        </w:rPr>
      </w:pPr>
      <w:r w:rsidRPr="000D3C64">
        <w:rPr>
          <w:rFonts w:ascii="Times New Roman" w:hAnsi="Times New Roman" w:cs="Times New Roman"/>
          <w:sz w:val="30"/>
          <w:szCs w:val="30"/>
        </w:rPr>
        <w:t>Whoever it was that wrote that piece of music, I would like to thank because</w:t>
      </w:r>
      <w:r w:rsidRPr="000D3C64">
        <w:rPr>
          <w:rStyle w:val="apple-converted-space"/>
          <w:rFonts w:ascii="Times New Roman" w:hAnsi="Times New Roman" w:cs="Times New Roman"/>
          <w:sz w:val="30"/>
          <w:szCs w:val="30"/>
        </w:rPr>
        <w:t> </w:t>
      </w:r>
    </w:p>
    <w:p w:rsidR="002F569A" w:rsidRPr="000D3C64" w:rsidRDefault="002F569A" w:rsidP="000D3C64">
      <w:pPr>
        <w:pStyle w:val="NormalWeb"/>
        <w:numPr>
          <w:ilvl w:val="0"/>
          <w:numId w:val="675"/>
        </w:numPr>
        <w:shd w:val="clear" w:color="auto" w:fill="FFFFFF"/>
        <w:spacing w:before="0" w:beforeAutospacing="0" w:after="0" w:afterAutospacing="0" w:line="360" w:lineRule="auto"/>
        <w:ind w:left="810"/>
        <w:textAlignment w:val="baseline"/>
        <w:rPr>
          <w:sz w:val="30"/>
          <w:szCs w:val="30"/>
        </w:rPr>
      </w:pPr>
      <w:r w:rsidRPr="000D3C64">
        <w:rPr>
          <w:sz w:val="30"/>
          <w:szCs w:val="30"/>
        </w:rPr>
        <w:t>I would like to thank whoever it was that wrote that piece of music,</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ListParagraph"/>
        <w:numPr>
          <w:ilvl w:val="0"/>
          <w:numId w:val="507"/>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u w:val="single"/>
          <w:bdr w:val="none" w:sz="0" w:space="0" w:color="auto" w:frame="1"/>
        </w:rPr>
        <w:t>Your taking a loan to buy a car annoyed Father</w:t>
      </w:r>
      <w:r w:rsidRPr="000D3C64">
        <w:rPr>
          <w:rFonts w:ascii="Times New Roman" w:hAnsi="Times New Roman" w:cs="Times New Roman"/>
          <w:sz w:val="30"/>
          <w:szCs w:val="30"/>
        </w:rPr>
        <w:t>.</w:t>
      </w:r>
    </w:p>
    <w:p w:rsidR="002F569A" w:rsidRPr="000D3C64" w:rsidRDefault="002F569A" w:rsidP="000D3C64">
      <w:pPr>
        <w:pStyle w:val="ListParagraph"/>
        <w:spacing w:after="0" w:line="360" w:lineRule="auto"/>
        <w:ind w:left="360"/>
        <w:rPr>
          <w:rFonts w:ascii="Times New Roman" w:hAnsi="Times New Roman" w:cs="Times New Roman"/>
          <w:sz w:val="30"/>
          <w:szCs w:val="30"/>
        </w:rPr>
      </w:pPr>
    </w:p>
    <w:p w:rsidR="002F569A" w:rsidRPr="000D3C64" w:rsidRDefault="002F569A" w:rsidP="000D3C64">
      <w:pPr>
        <w:pStyle w:val="ListParagraph"/>
        <w:numPr>
          <w:ilvl w:val="0"/>
          <w:numId w:val="676"/>
        </w:numPr>
        <w:spacing w:after="0" w:line="360" w:lineRule="auto"/>
        <w:ind w:left="720"/>
        <w:rPr>
          <w:rFonts w:ascii="Times New Roman" w:hAnsi="Times New Roman" w:cs="Times New Roman"/>
          <w:sz w:val="30"/>
          <w:szCs w:val="30"/>
        </w:rPr>
      </w:pPr>
      <w:r w:rsidRPr="000D3C64">
        <w:rPr>
          <w:rFonts w:ascii="Times New Roman" w:hAnsi="Times New Roman" w:cs="Times New Roman"/>
          <w:sz w:val="30"/>
          <w:szCs w:val="30"/>
        </w:rPr>
        <w:t>Your taking a loan to buy a car annoyed Father</w:t>
      </w:r>
    </w:p>
    <w:p w:rsidR="002F569A" w:rsidRPr="000D3C64" w:rsidRDefault="002F569A" w:rsidP="000D3C64">
      <w:pPr>
        <w:pStyle w:val="ListParagraph"/>
        <w:numPr>
          <w:ilvl w:val="0"/>
          <w:numId w:val="676"/>
        </w:numPr>
        <w:spacing w:after="0" w:line="360" w:lineRule="auto"/>
        <w:ind w:left="720"/>
        <w:rPr>
          <w:rStyle w:val="apple-converted-space"/>
          <w:rFonts w:ascii="Times New Roman" w:hAnsi="Times New Roman" w:cs="Times New Roman"/>
          <w:sz w:val="30"/>
          <w:szCs w:val="30"/>
        </w:rPr>
      </w:pPr>
      <w:r w:rsidRPr="000D3C64">
        <w:rPr>
          <w:rFonts w:ascii="Times New Roman" w:hAnsi="Times New Roman" w:cs="Times New Roman"/>
          <w:sz w:val="30"/>
          <w:szCs w:val="30"/>
        </w:rPr>
        <w:t>Your taking a loan to buy a car aggravated Father.</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6"/>
        </w:numPr>
        <w:spacing w:after="0" w:line="360" w:lineRule="auto"/>
        <w:ind w:left="720"/>
        <w:rPr>
          <w:rStyle w:val="apple-converted-space"/>
          <w:rFonts w:ascii="Times New Roman" w:hAnsi="Times New Roman" w:cs="Times New Roman"/>
          <w:sz w:val="30"/>
          <w:szCs w:val="30"/>
        </w:rPr>
      </w:pPr>
      <w:r w:rsidRPr="000D3C64">
        <w:rPr>
          <w:rFonts w:ascii="Times New Roman" w:hAnsi="Times New Roman" w:cs="Times New Roman"/>
          <w:sz w:val="30"/>
          <w:szCs w:val="30"/>
        </w:rPr>
        <w:t>You taking a loan to buy a car irritated Father.</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6"/>
        </w:numPr>
        <w:spacing w:after="0" w:line="360" w:lineRule="auto"/>
        <w:ind w:left="720"/>
        <w:rPr>
          <w:rFonts w:ascii="Times New Roman" w:hAnsi="Times New Roman" w:cs="Times New Roman"/>
          <w:sz w:val="30"/>
          <w:szCs w:val="30"/>
        </w:rPr>
      </w:pPr>
      <w:r w:rsidRPr="000D3C64">
        <w:rPr>
          <w:rFonts w:ascii="Times New Roman" w:hAnsi="Times New Roman" w:cs="Times New Roman"/>
          <w:sz w:val="30"/>
          <w:szCs w:val="30"/>
        </w:rPr>
        <w:t>You taking a loan to buy a car annoyed Father.</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6"/>
        </w:numPr>
        <w:spacing w:after="0" w:line="360" w:lineRule="auto"/>
        <w:ind w:left="720"/>
        <w:rPr>
          <w:rFonts w:ascii="Times New Roman" w:hAnsi="Times New Roman" w:cs="Times New Roman"/>
          <w:sz w:val="30"/>
          <w:szCs w:val="30"/>
        </w:rPr>
      </w:pPr>
      <w:r w:rsidRPr="000D3C64">
        <w:rPr>
          <w:rFonts w:ascii="Times New Roman" w:hAnsi="Times New Roman" w:cs="Times New Roman"/>
          <w:sz w:val="30"/>
          <w:szCs w:val="30"/>
        </w:rPr>
        <w:t>Father was annoyed by you taking a loan to buy a car.</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NormalWeb"/>
        <w:numPr>
          <w:ilvl w:val="0"/>
          <w:numId w:val="507"/>
        </w:numPr>
        <w:shd w:val="clear" w:color="auto" w:fill="FFFFFF"/>
        <w:spacing w:before="0" w:beforeAutospacing="0" w:after="0" w:afterAutospacing="0" w:line="360" w:lineRule="auto"/>
        <w:ind w:left="360"/>
        <w:textAlignment w:val="baseline"/>
        <w:rPr>
          <w:sz w:val="30"/>
          <w:szCs w:val="30"/>
        </w:rPr>
      </w:pPr>
      <w:r w:rsidRPr="000D3C64">
        <w:rPr>
          <w:sz w:val="30"/>
          <w:szCs w:val="30"/>
        </w:rPr>
        <w:t>In the initial stages of learning a new language we learn more through listening</w:t>
      </w:r>
      <w:r w:rsidRPr="000D3C64">
        <w:rPr>
          <w:rStyle w:val="apple-converted-space"/>
          <w:sz w:val="30"/>
          <w:szCs w:val="30"/>
        </w:rPr>
        <w:t> </w:t>
      </w:r>
      <w:r w:rsidRPr="000D3C64">
        <w:rPr>
          <w:sz w:val="30"/>
          <w:szCs w:val="30"/>
          <w:u w:val="single"/>
          <w:bdr w:val="none" w:sz="0" w:space="0" w:color="auto" w:frame="1"/>
        </w:rPr>
        <w:t>and attempting to copy speech patterns and not through reading grammar books.</w:t>
      </w:r>
    </w:p>
    <w:p w:rsidR="002F569A" w:rsidRPr="000D3C64" w:rsidRDefault="002F569A" w:rsidP="000D3C64">
      <w:pPr>
        <w:pStyle w:val="ListParagraph"/>
        <w:numPr>
          <w:ilvl w:val="0"/>
          <w:numId w:val="677"/>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attempting to copy speech patterns and not through reading grammar books.</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7"/>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attempting to copy speech patterns than through reading grammar books.</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7"/>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attempts to copy speech patterns than through reading grammar books.</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7"/>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attempts at copying speech patterns than through reading grammar books.</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7"/>
        </w:numPr>
        <w:spacing w:after="0" w:line="360" w:lineRule="auto"/>
        <w:ind w:left="630"/>
        <w:rPr>
          <w:rFonts w:ascii="Times New Roman" w:hAnsi="Times New Roman" w:cs="Times New Roman"/>
          <w:sz w:val="30"/>
          <w:szCs w:val="30"/>
        </w:rPr>
      </w:pPr>
      <w:r w:rsidRPr="000D3C64">
        <w:rPr>
          <w:rFonts w:ascii="Times New Roman" w:hAnsi="Times New Roman" w:cs="Times New Roman"/>
          <w:sz w:val="30"/>
          <w:szCs w:val="30"/>
        </w:rPr>
        <w:t>and attempts at copying speech patterns and not grammar books.</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ListParagraph"/>
        <w:numPr>
          <w:ilvl w:val="0"/>
          <w:numId w:val="507"/>
        </w:numPr>
        <w:spacing w:after="0" w:line="360" w:lineRule="auto"/>
        <w:ind w:left="360"/>
        <w:rPr>
          <w:rFonts w:ascii="Times New Roman" w:hAnsi="Times New Roman" w:cs="Times New Roman"/>
          <w:sz w:val="30"/>
          <w:szCs w:val="30"/>
          <w:u w:val="single"/>
          <w:bdr w:val="none" w:sz="0" w:space="0" w:color="auto" w:frame="1"/>
        </w:rPr>
      </w:pPr>
      <w:r w:rsidRPr="000D3C64">
        <w:rPr>
          <w:rFonts w:ascii="Times New Roman" w:hAnsi="Times New Roman" w:cs="Times New Roman"/>
          <w:sz w:val="30"/>
          <w:szCs w:val="30"/>
        </w:rPr>
        <w:t>Between you</w:t>
      </w:r>
      <w:r w:rsidRPr="000D3C64">
        <w:rPr>
          <w:rStyle w:val="apple-converted-space"/>
          <w:rFonts w:ascii="Times New Roman" w:hAnsi="Times New Roman" w:cs="Times New Roman"/>
          <w:sz w:val="30"/>
          <w:szCs w:val="30"/>
        </w:rPr>
        <w:t> </w:t>
      </w:r>
      <w:r w:rsidRPr="000D3C64">
        <w:rPr>
          <w:rFonts w:ascii="Times New Roman" w:hAnsi="Times New Roman" w:cs="Times New Roman"/>
          <w:sz w:val="30"/>
          <w:szCs w:val="30"/>
          <w:u w:val="single"/>
          <w:bdr w:val="none" w:sz="0" w:space="0" w:color="auto" w:frame="1"/>
        </w:rPr>
        <w:t>and I, I doubt that he will come</w:t>
      </w:r>
    </w:p>
    <w:p w:rsidR="002F569A" w:rsidRPr="000D3C64" w:rsidRDefault="002F569A" w:rsidP="000D3C64">
      <w:pPr>
        <w:pStyle w:val="ListParagraph"/>
        <w:numPr>
          <w:ilvl w:val="0"/>
          <w:numId w:val="678"/>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I, I doubt that he will come.</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8"/>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I, I doubt that he would come.</w:t>
      </w:r>
      <w:r w:rsidRPr="000D3C64">
        <w:rPr>
          <w:rStyle w:val="apple-converted-space"/>
          <w:rFonts w:ascii="Times New Roman" w:hAnsi="Times New Roman" w:cs="Times New Roman"/>
          <w:sz w:val="30"/>
          <w:szCs w:val="30"/>
        </w:rPr>
        <w:t> </w:t>
      </w:r>
    </w:p>
    <w:p w:rsidR="002F569A" w:rsidRPr="000D3C64" w:rsidRDefault="002F569A" w:rsidP="000D3C64">
      <w:pPr>
        <w:pStyle w:val="ListParagraph"/>
        <w:numPr>
          <w:ilvl w:val="0"/>
          <w:numId w:val="678"/>
        </w:numPr>
        <w:spacing w:after="0" w:line="360" w:lineRule="auto"/>
        <w:ind w:left="630"/>
        <w:rPr>
          <w:rFonts w:ascii="Times New Roman" w:hAnsi="Times New Roman" w:cs="Times New Roman"/>
          <w:sz w:val="30"/>
          <w:szCs w:val="30"/>
        </w:rPr>
      </w:pPr>
      <w:r w:rsidRPr="000D3C64">
        <w:rPr>
          <w:rFonts w:ascii="Times New Roman" w:hAnsi="Times New Roman" w:cs="Times New Roman"/>
          <w:sz w:val="30"/>
          <w:szCs w:val="30"/>
        </w:rPr>
        <w:t>and me, I doubt that he will come</w:t>
      </w:r>
    </w:p>
    <w:p w:rsidR="002F569A" w:rsidRPr="000D3C64" w:rsidRDefault="002F569A" w:rsidP="000D3C64">
      <w:pPr>
        <w:pStyle w:val="ListParagraph"/>
        <w:numPr>
          <w:ilvl w:val="0"/>
          <w:numId w:val="678"/>
        </w:numPr>
        <w:spacing w:after="0" w:line="360" w:lineRule="auto"/>
        <w:ind w:left="630"/>
        <w:rPr>
          <w:rStyle w:val="apple-converted-space"/>
          <w:rFonts w:ascii="Times New Roman" w:hAnsi="Times New Roman" w:cs="Times New Roman"/>
          <w:sz w:val="30"/>
          <w:szCs w:val="30"/>
        </w:rPr>
      </w:pPr>
      <w:r w:rsidRPr="000D3C64">
        <w:rPr>
          <w:rFonts w:ascii="Times New Roman" w:hAnsi="Times New Roman" w:cs="Times New Roman"/>
          <w:sz w:val="30"/>
          <w:szCs w:val="30"/>
        </w:rPr>
        <w:t>and me, I doubt that he would come.</w:t>
      </w:r>
      <w:r w:rsidRPr="000D3C64">
        <w:rPr>
          <w:rStyle w:val="apple-converted-space"/>
          <w:rFonts w:ascii="Times New Roman" w:hAnsi="Times New Roman" w:cs="Times New Roman"/>
          <w:sz w:val="30"/>
          <w:szCs w:val="30"/>
        </w:rPr>
        <w:t> </w:t>
      </w:r>
    </w:p>
    <w:p w:rsidR="002F569A" w:rsidRPr="000D3C64" w:rsidRDefault="002F569A" w:rsidP="000D3C64">
      <w:pPr>
        <w:pStyle w:val="NormalWeb"/>
        <w:numPr>
          <w:ilvl w:val="0"/>
          <w:numId w:val="678"/>
        </w:numPr>
        <w:shd w:val="clear" w:color="auto" w:fill="FFFFFF"/>
        <w:spacing w:before="0" w:beforeAutospacing="0" w:after="0" w:afterAutospacing="0" w:line="360" w:lineRule="auto"/>
        <w:ind w:left="630"/>
        <w:textAlignment w:val="baseline"/>
        <w:rPr>
          <w:sz w:val="30"/>
          <w:szCs w:val="30"/>
        </w:rPr>
      </w:pPr>
      <w:r w:rsidRPr="000D3C64">
        <w:rPr>
          <w:sz w:val="30"/>
          <w:szCs w:val="30"/>
        </w:rPr>
        <w:t>and me, I doubt whether he will be coming.</w:t>
      </w:r>
    </w:p>
    <w:p w:rsidR="002F569A" w:rsidRPr="000D3C64" w:rsidRDefault="002F569A" w:rsidP="000D3C64">
      <w:pPr>
        <w:pStyle w:val="NormalWeb"/>
        <w:shd w:val="clear" w:color="auto" w:fill="FFFFFF"/>
        <w:spacing w:before="0" w:beforeAutospacing="0" w:after="0" w:afterAutospacing="0" w:line="360" w:lineRule="auto"/>
        <w:textAlignment w:val="baseline"/>
        <w:rPr>
          <w:sz w:val="30"/>
          <w:szCs w:val="30"/>
        </w:rPr>
      </w:pPr>
      <w:r w:rsidRPr="000D3C64">
        <w:rPr>
          <w:sz w:val="30"/>
          <w:szCs w:val="30"/>
        </w:rPr>
        <w:t xml:space="preserve">                 </w:t>
      </w:r>
    </w:p>
    <w:p w:rsidR="002F569A" w:rsidRPr="000D3C64" w:rsidRDefault="002F569A" w:rsidP="000D3C64">
      <w:pPr>
        <w:pStyle w:val="NormalWeb"/>
        <w:numPr>
          <w:ilvl w:val="0"/>
          <w:numId w:val="507"/>
        </w:numPr>
        <w:shd w:val="clear" w:color="auto" w:fill="FFFFFF"/>
        <w:spacing w:before="0" w:beforeAutospacing="0" w:after="0" w:afterAutospacing="0" w:line="360" w:lineRule="auto"/>
        <w:ind w:left="360"/>
        <w:textAlignment w:val="baseline"/>
        <w:rPr>
          <w:sz w:val="30"/>
          <w:szCs w:val="30"/>
        </w:rPr>
      </w:pPr>
      <w:r w:rsidRPr="000D3C64">
        <w:rPr>
          <w:sz w:val="30"/>
          <w:szCs w:val="30"/>
        </w:rPr>
        <w:t>Work that is not finished is not work at</w:t>
      </w:r>
      <w:r w:rsidRPr="000D3C64">
        <w:rPr>
          <w:rStyle w:val="apple-converted-space"/>
          <w:sz w:val="30"/>
          <w:szCs w:val="30"/>
        </w:rPr>
        <w:t> </w:t>
      </w:r>
      <w:r w:rsidRPr="000D3C64">
        <w:rPr>
          <w:sz w:val="30"/>
          <w:szCs w:val="30"/>
          <w:u w:val="single"/>
          <w:bdr w:val="none" w:sz="0" w:space="0" w:color="auto" w:frame="1"/>
        </w:rPr>
        <w:t>all, it is merely a botch, a failure</w:t>
      </w:r>
      <w:r w:rsidRPr="000D3C64">
        <w:rPr>
          <w:sz w:val="30"/>
          <w:szCs w:val="30"/>
        </w:rPr>
        <w:t>.</w:t>
      </w:r>
    </w:p>
    <w:p w:rsidR="002F569A" w:rsidRPr="000D3C64" w:rsidRDefault="002F569A" w:rsidP="000D3C64">
      <w:pPr>
        <w:pStyle w:val="NormalWeb"/>
        <w:numPr>
          <w:ilvl w:val="0"/>
          <w:numId w:val="679"/>
        </w:numPr>
        <w:shd w:val="clear" w:color="auto" w:fill="FFFFFF"/>
        <w:spacing w:before="0" w:beforeAutospacing="0" w:after="0" w:afterAutospacing="0" w:line="360" w:lineRule="auto"/>
        <w:ind w:left="630"/>
        <w:textAlignment w:val="baseline"/>
        <w:rPr>
          <w:sz w:val="30"/>
          <w:szCs w:val="30"/>
        </w:rPr>
      </w:pPr>
      <w:r w:rsidRPr="000D3C64">
        <w:rPr>
          <w:sz w:val="30"/>
          <w:szCs w:val="30"/>
        </w:rPr>
        <w:t>all, it is merely a botch, a failure.</w:t>
      </w:r>
    </w:p>
    <w:p w:rsidR="002F569A" w:rsidRPr="000D3C64" w:rsidRDefault="002F569A" w:rsidP="000D3C64">
      <w:pPr>
        <w:pStyle w:val="NormalWeb"/>
        <w:numPr>
          <w:ilvl w:val="0"/>
          <w:numId w:val="679"/>
        </w:numPr>
        <w:shd w:val="clear" w:color="auto" w:fill="FFFFFF"/>
        <w:spacing w:before="0" w:beforeAutospacing="0" w:after="0" w:afterAutospacing="0" w:line="360" w:lineRule="auto"/>
        <w:ind w:left="630"/>
        <w:textAlignment w:val="baseline"/>
        <w:rPr>
          <w:rStyle w:val="apple-converted-space"/>
          <w:sz w:val="30"/>
          <w:szCs w:val="30"/>
        </w:rPr>
      </w:pPr>
      <w:r w:rsidRPr="000D3C64">
        <w:rPr>
          <w:sz w:val="30"/>
          <w:szCs w:val="30"/>
        </w:rPr>
        <w:t>all, it is a botch merely, and a failure.</w:t>
      </w:r>
      <w:r w:rsidRPr="000D3C64">
        <w:rPr>
          <w:rStyle w:val="apple-converted-space"/>
          <w:sz w:val="30"/>
          <w:szCs w:val="30"/>
        </w:rPr>
        <w:t> </w:t>
      </w:r>
    </w:p>
    <w:p w:rsidR="002F569A" w:rsidRPr="000D3C64" w:rsidRDefault="002F569A" w:rsidP="000D3C64">
      <w:pPr>
        <w:pStyle w:val="NormalWeb"/>
        <w:numPr>
          <w:ilvl w:val="0"/>
          <w:numId w:val="679"/>
        </w:numPr>
        <w:shd w:val="clear" w:color="auto" w:fill="FFFFFF"/>
        <w:spacing w:before="0" w:beforeAutospacing="0" w:after="0" w:afterAutospacing="0" w:line="360" w:lineRule="auto"/>
        <w:ind w:left="630"/>
        <w:textAlignment w:val="baseline"/>
        <w:rPr>
          <w:rStyle w:val="apple-converted-space"/>
          <w:sz w:val="30"/>
          <w:szCs w:val="30"/>
        </w:rPr>
      </w:pPr>
      <w:r w:rsidRPr="000D3C64">
        <w:rPr>
          <w:sz w:val="30"/>
          <w:szCs w:val="30"/>
        </w:rPr>
        <w:t>all; it is merely a botch, a failure.</w:t>
      </w:r>
      <w:r w:rsidRPr="000D3C64">
        <w:rPr>
          <w:rStyle w:val="apple-converted-space"/>
          <w:sz w:val="30"/>
          <w:szCs w:val="30"/>
        </w:rPr>
        <w:t> </w:t>
      </w:r>
    </w:p>
    <w:p w:rsidR="002F569A" w:rsidRPr="000D3C64" w:rsidRDefault="002F569A" w:rsidP="000D3C64">
      <w:pPr>
        <w:pStyle w:val="NormalWeb"/>
        <w:numPr>
          <w:ilvl w:val="0"/>
          <w:numId w:val="679"/>
        </w:numPr>
        <w:shd w:val="clear" w:color="auto" w:fill="FFFFFF"/>
        <w:spacing w:before="0" w:beforeAutospacing="0" w:after="0" w:afterAutospacing="0" w:line="360" w:lineRule="auto"/>
        <w:ind w:left="630"/>
        <w:textAlignment w:val="baseline"/>
        <w:rPr>
          <w:sz w:val="30"/>
          <w:szCs w:val="30"/>
        </w:rPr>
      </w:pPr>
      <w:r w:rsidRPr="000D3C64">
        <w:rPr>
          <w:sz w:val="30"/>
          <w:szCs w:val="30"/>
        </w:rPr>
        <w:t>all; the work merely is a botch and a failure.</w:t>
      </w:r>
    </w:p>
    <w:p w:rsidR="002F569A" w:rsidRPr="000D3C64" w:rsidRDefault="002F569A" w:rsidP="000D3C64">
      <w:pPr>
        <w:pStyle w:val="NormalWeb"/>
        <w:numPr>
          <w:ilvl w:val="0"/>
          <w:numId w:val="679"/>
        </w:numPr>
        <w:shd w:val="clear" w:color="auto" w:fill="FFFFFF"/>
        <w:spacing w:before="0" w:beforeAutospacing="0" w:after="0" w:afterAutospacing="0" w:line="360" w:lineRule="auto"/>
        <w:ind w:left="630"/>
        <w:textAlignment w:val="baseline"/>
        <w:rPr>
          <w:sz w:val="30"/>
          <w:szCs w:val="30"/>
        </w:rPr>
      </w:pPr>
      <w:r w:rsidRPr="000D3C64">
        <w:rPr>
          <w:sz w:val="30"/>
          <w:szCs w:val="30"/>
        </w:rPr>
        <w:t>all; the work being merely a botch, a failure.</w:t>
      </w:r>
    </w:p>
    <w:p w:rsidR="002F569A" w:rsidRPr="000D3C64" w:rsidRDefault="002F569A" w:rsidP="000D3C64">
      <w:pPr>
        <w:spacing w:line="360" w:lineRule="auto"/>
        <w:rPr>
          <w:rFonts w:ascii="Times New Roman" w:hAnsi="Times New Roman" w:cs="Times New Roman"/>
          <w:b/>
          <w:color w:val="FF0000"/>
          <w:sz w:val="30"/>
          <w:szCs w:val="30"/>
        </w:rPr>
      </w:pPr>
      <w:r w:rsidRPr="000D3C64">
        <w:rPr>
          <w:rFonts w:ascii="Times New Roman" w:hAnsi="Times New Roman" w:cs="Times New Roman"/>
          <w:sz w:val="30"/>
          <w:szCs w:val="30"/>
        </w:rPr>
        <w:t xml:space="preserve">    </w:t>
      </w:r>
    </w:p>
    <w:p w:rsidR="002F569A" w:rsidRPr="000D3C64" w:rsidRDefault="002F569A" w:rsidP="000D3C64">
      <w:pPr>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11. Readers of newspapers and viewers of TV have got used to thinking that all politicians talk rhetorically and </w:t>
      </w:r>
      <w:r w:rsidRPr="000D3C64">
        <w:rPr>
          <w:rFonts w:ascii="Times New Roman" w:hAnsi="Times New Roman" w:cs="Times New Roman"/>
          <w:sz w:val="30"/>
          <w:szCs w:val="30"/>
          <w:u w:val="single"/>
        </w:rPr>
        <w:t>are not expected to be taken seriously.</w:t>
      </w:r>
    </w:p>
    <w:p w:rsidR="002F569A" w:rsidRPr="000D3C64" w:rsidRDefault="002F569A" w:rsidP="000D3C64">
      <w:pPr>
        <w:spacing w:before="8" w:after="0" w:line="360" w:lineRule="auto"/>
        <w:ind w:left="283" w:right="976"/>
        <w:rPr>
          <w:rFonts w:ascii="Times New Roman" w:hAnsi="Times New Roman" w:cs="Times New Roman"/>
          <w:sz w:val="30"/>
          <w:szCs w:val="30"/>
        </w:rPr>
      </w:pPr>
      <w:r w:rsidRPr="000D3C64">
        <w:rPr>
          <w:rFonts w:ascii="Times New Roman" w:hAnsi="Times New Roman" w:cs="Times New Roman"/>
          <w:sz w:val="30"/>
          <w:szCs w:val="30"/>
        </w:rPr>
        <w:t xml:space="preserve">a.  are not expected to be taken seriously. </w:t>
      </w:r>
    </w:p>
    <w:p w:rsidR="002F569A" w:rsidRPr="000D3C64" w:rsidRDefault="002F569A" w:rsidP="000D3C64">
      <w:pPr>
        <w:spacing w:before="8" w:after="0" w:line="360" w:lineRule="auto"/>
        <w:ind w:left="283" w:right="976"/>
        <w:rPr>
          <w:rFonts w:ascii="Times New Roman" w:hAnsi="Times New Roman" w:cs="Times New Roman"/>
          <w:sz w:val="30"/>
          <w:szCs w:val="30"/>
        </w:rPr>
      </w:pPr>
      <w:r w:rsidRPr="000D3C64">
        <w:rPr>
          <w:rFonts w:ascii="Times New Roman" w:hAnsi="Times New Roman" w:cs="Times New Roman"/>
          <w:sz w:val="30"/>
          <w:szCs w:val="30"/>
        </w:rPr>
        <w:t>b.  do not expect to be taken seriously.</w:t>
      </w:r>
    </w:p>
    <w:p w:rsidR="002F569A" w:rsidRPr="000D3C64" w:rsidRDefault="002F569A" w:rsidP="000D3C64">
      <w:pPr>
        <w:spacing w:after="0" w:line="360" w:lineRule="auto"/>
        <w:ind w:left="283" w:right="1464"/>
        <w:jc w:val="both"/>
        <w:rPr>
          <w:rFonts w:ascii="Times New Roman" w:hAnsi="Times New Roman" w:cs="Times New Roman"/>
          <w:sz w:val="30"/>
          <w:szCs w:val="30"/>
        </w:rPr>
      </w:pPr>
      <w:r w:rsidRPr="000D3C64">
        <w:rPr>
          <w:rFonts w:ascii="Times New Roman" w:hAnsi="Times New Roman" w:cs="Times New Roman"/>
          <w:sz w:val="30"/>
          <w:szCs w:val="30"/>
        </w:rPr>
        <w:t>c.   does not expect to take seriously.</w:t>
      </w:r>
    </w:p>
    <w:p w:rsidR="002F569A" w:rsidRPr="000D3C64" w:rsidRDefault="002F569A" w:rsidP="000D3C64">
      <w:pPr>
        <w:spacing w:after="0" w:line="360" w:lineRule="auto"/>
        <w:ind w:left="283" w:right="652"/>
        <w:jc w:val="both"/>
        <w:rPr>
          <w:rFonts w:ascii="Times New Roman" w:hAnsi="Times New Roman" w:cs="Times New Roman"/>
          <w:sz w:val="30"/>
          <w:szCs w:val="30"/>
        </w:rPr>
      </w:pPr>
      <w:r w:rsidRPr="000D3C64">
        <w:rPr>
          <w:rFonts w:ascii="Times New Roman" w:hAnsi="Times New Roman" w:cs="Times New Roman"/>
          <w:sz w:val="30"/>
          <w:szCs w:val="30"/>
        </w:rPr>
        <w:t>d.  do not being expected to be taken serious.</w:t>
      </w:r>
    </w:p>
    <w:p w:rsidR="002F569A" w:rsidRPr="000D3C64" w:rsidRDefault="002F569A" w:rsidP="000D3C64">
      <w:pPr>
        <w:spacing w:before="9"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12. There</w:t>
      </w:r>
      <w:r w:rsidRPr="000D3C64">
        <w:rPr>
          <w:rFonts w:ascii="Times New Roman" w:hAnsi="Times New Roman" w:cs="Times New Roman"/>
          <w:sz w:val="30"/>
          <w:szCs w:val="30"/>
          <w:u w:val="single"/>
        </w:rPr>
        <w:t xml:space="preserve"> have been no reason to believe that the rate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of  change  in  India</w:t>
      </w:r>
      <w:r w:rsidRPr="000D3C64">
        <w:rPr>
          <w:rFonts w:ascii="Times New Roman" w:hAnsi="Times New Roman" w:cs="Times New Roman"/>
          <w:sz w:val="30"/>
          <w:szCs w:val="30"/>
        </w:rPr>
        <w:t xml:space="preserve">  in  earlier  times  was  any  slower than that of the world.</w:t>
      </w:r>
    </w:p>
    <w:p w:rsidR="002F569A" w:rsidRPr="000D3C64" w:rsidRDefault="002F569A" w:rsidP="000D3C64">
      <w:pPr>
        <w:spacing w:before="9" w:after="0" w:line="360" w:lineRule="auto"/>
        <w:ind w:left="569" w:right="68" w:hanging="286"/>
        <w:rPr>
          <w:rFonts w:ascii="Times New Roman" w:hAnsi="Times New Roman" w:cs="Times New Roman"/>
          <w:sz w:val="30"/>
          <w:szCs w:val="30"/>
        </w:rPr>
      </w:pPr>
      <w:r w:rsidRPr="000D3C64">
        <w:rPr>
          <w:rFonts w:ascii="Times New Roman" w:eastAsia="Cambria" w:hAnsi="Times New Roman" w:cs="Times New Roman"/>
          <w:sz w:val="30"/>
          <w:szCs w:val="30"/>
        </w:rPr>
        <w:t xml:space="preserve">a.   </w:t>
      </w:r>
      <w:r w:rsidRPr="000D3C64">
        <w:rPr>
          <w:rFonts w:ascii="Times New Roman" w:hAnsi="Times New Roman" w:cs="Times New Roman"/>
          <w:sz w:val="30"/>
          <w:szCs w:val="30"/>
        </w:rPr>
        <w:t>There was no reason to believe that the rate of change in India</w:t>
      </w:r>
    </w:p>
    <w:p w:rsidR="002F569A" w:rsidRPr="000D3C64" w:rsidRDefault="002F569A" w:rsidP="000D3C64">
      <w:pPr>
        <w:spacing w:after="0" w:line="360" w:lineRule="auto"/>
        <w:ind w:left="283" w:right="73"/>
        <w:jc w:val="both"/>
        <w:rPr>
          <w:rFonts w:ascii="Times New Roman" w:hAnsi="Times New Roman" w:cs="Times New Roman"/>
          <w:sz w:val="30"/>
          <w:szCs w:val="30"/>
        </w:rPr>
      </w:pPr>
      <w:r w:rsidRPr="000D3C64">
        <w:rPr>
          <w:rFonts w:ascii="Times New Roman" w:eastAsia="Cambria" w:hAnsi="Times New Roman" w:cs="Times New Roman"/>
          <w:sz w:val="30"/>
          <w:szCs w:val="30"/>
        </w:rPr>
        <w:t xml:space="preserve">b.  </w:t>
      </w:r>
      <w:r w:rsidRPr="000D3C64">
        <w:rPr>
          <w:rFonts w:ascii="Times New Roman" w:hAnsi="Times New Roman" w:cs="Times New Roman"/>
          <w:sz w:val="30"/>
          <w:szCs w:val="30"/>
        </w:rPr>
        <w:t>They  are  no  reason  to  believe  that  the  rate  of change in India</w:t>
      </w:r>
    </w:p>
    <w:p w:rsidR="002F569A" w:rsidRPr="000D3C64" w:rsidRDefault="002F569A" w:rsidP="000D3C64">
      <w:pPr>
        <w:spacing w:after="0" w:line="360" w:lineRule="auto"/>
        <w:ind w:left="283" w:right="73"/>
        <w:jc w:val="both"/>
        <w:rPr>
          <w:rFonts w:ascii="Times New Roman" w:hAnsi="Times New Roman" w:cs="Times New Roman"/>
          <w:sz w:val="30"/>
          <w:szCs w:val="30"/>
        </w:rPr>
      </w:pPr>
      <w:r w:rsidRPr="000D3C64">
        <w:rPr>
          <w:rFonts w:ascii="Times New Roman" w:eastAsia="Cambria" w:hAnsi="Times New Roman" w:cs="Times New Roman"/>
          <w:sz w:val="30"/>
          <w:szCs w:val="30"/>
        </w:rPr>
        <w:t xml:space="preserve">c.   </w:t>
      </w:r>
      <w:r w:rsidRPr="000D3C64">
        <w:rPr>
          <w:rFonts w:ascii="Times New Roman" w:hAnsi="Times New Roman" w:cs="Times New Roman"/>
          <w:sz w:val="30"/>
          <w:szCs w:val="30"/>
        </w:rPr>
        <w:t>There  is  no  reason  to  believe  that  the  rate  of change in India</w:t>
      </w:r>
    </w:p>
    <w:p w:rsidR="002F569A" w:rsidRPr="000D3C64" w:rsidRDefault="002F569A" w:rsidP="000D3C64">
      <w:pPr>
        <w:spacing w:after="0" w:line="360" w:lineRule="auto"/>
        <w:ind w:left="283" w:right="73"/>
        <w:jc w:val="both"/>
        <w:rPr>
          <w:rFonts w:ascii="Times New Roman" w:hAnsi="Times New Roman" w:cs="Times New Roman"/>
          <w:sz w:val="30"/>
          <w:szCs w:val="30"/>
        </w:rPr>
      </w:pPr>
      <w:r w:rsidRPr="000D3C64">
        <w:rPr>
          <w:rFonts w:ascii="Times New Roman" w:eastAsia="Cambria" w:hAnsi="Times New Roman" w:cs="Times New Roman"/>
          <w:sz w:val="30"/>
          <w:szCs w:val="30"/>
        </w:rPr>
        <w:t xml:space="preserve">d.  </w:t>
      </w:r>
      <w:r w:rsidRPr="000D3C64">
        <w:rPr>
          <w:rFonts w:ascii="Times New Roman" w:hAnsi="Times New Roman" w:cs="Times New Roman"/>
          <w:sz w:val="30"/>
          <w:szCs w:val="30"/>
        </w:rPr>
        <w:t>There is nothing reason to believe that the rate of change in India</w:t>
      </w:r>
    </w:p>
    <w:p w:rsidR="002F569A" w:rsidRPr="000D3C64" w:rsidRDefault="002F569A" w:rsidP="000D3C64">
      <w:pPr>
        <w:spacing w:before="7"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13. To   know   how   to   concentrate   is   to   acquire   the power to withdraw from all other things </w:t>
      </w:r>
      <w:r w:rsidRPr="000D3C64">
        <w:rPr>
          <w:rFonts w:ascii="Times New Roman" w:hAnsi="Times New Roman" w:cs="Times New Roman"/>
          <w:sz w:val="30"/>
          <w:szCs w:val="30"/>
          <w:u w:val="single"/>
        </w:rPr>
        <w:t>except one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thing you wish to achieve.</w:t>
      </w:r>
    </w:p>
    <w:p w:rsidR="002F569A" w:rsidRPr="000D3C64" w:rsidRDefault="002F569A" w:rsidP="000D3C64">
      <w:pPr>
        <w:spacing w:before="7" w:after="0" w:line="360" w:lineRule="auto"/>
        <w:ind w:left="395"/>
        <w:rPr>
          <w:rFonts w:ascii="Times New Roman" w:hAnsi="Times New Roman" w:cs="Times New Roman"/>
          <w:sz w:val="30"/>
          <w:szCs w:val="30"/>
        </w:rPr>
      </w:pPr>
      <w:r w:rsidRPr="000D3C64">
        <w:rPr>
          <w:rFonts w:ascii="Times New Roman" w:eastAsia="Cambria" w:hAnsi="Times New Roman" w:cs="Times New Roman"/>
          <w:sz w:val="30"/>
          <w:szCs w:val="30"/>
        </w:rPr>
        <w:t xml:space="preserve">a.   </w:t>
      </w:r>
      <w:r w:rsidRPr="000D3C64">
        <w:rPr>
          <w:rFonts w:ascii="Times New Roman" w:hAnsi="Times New Roman" w:cs="Times New Roman"/>
          <w:sz w:val="30"/>
          <w:szCs w:val="30"/>
        </w:rPr>
        <w:t>except one thing you wish to achieve.</w:t>
      </w:r>
    </w:p>
    <w:p w:rsidR="002F569A" w:rsidRPr="000D3C64" w:rsidRDefault="002F569A" w:rsidP="000D3C64">
      <w:pPr>
        <w:spacing w:after="0" w:line="360" w:lineRule="auto"/>
        <w:ind w:left="395"/>
        <w:rPr>
          <w:rFonts w:ascii="Times New Roman" w:hAnsi="Times New Roman" w:cs="Times New Roman"/>
          <w:sz w:val="30"/>
          <w:szCs w:val="30"/>
        </w:rPr>
      </w:pPr>
      <w:r w:rsidRPr="000D3C64">
        <w:rPr>
          <w:rFonts w:ascii="Times New Roman" w:eastAsia="Cambria" w:hAnsi="Times New Roman" w:cs="Times New Roman"/>
          <w:sz w:val="30"/>
          <w:szCs w:val="30"/>
        </w:rPr>
        <w:t xml:space="preserve">b.  </w:t>
      </w:r>
      <w:r w:rsidRPr="000D3C64">
        <w:rPr>
          <w:rFonts w:ascii="Times New Roman" w:hAnsi="Times New Roman" w:cs="Times New Roman"/>
          <w:sz w:val="30"/>
          <w:szCs w:val="30"/>
        </w:rPr>
        <w:t>except the one thing you wish to achieve.</w:t>
      </w:r>
    </w:p>
    <w:p w:rsidR="002F569A" w:rsidRPr="000D3C64" w:rsidRDefault="002F569A" w:rsidP="000D3C64">
      <w:pPr>
        <w:spacing w:after="0" w:line="360" w:lineRule="auto"/>
        <w:ind w:left="395"/>
        <w:rPr>
          <w:rFonts w:ascii="Times New Roman" w:hAnsi="Times New Roman" w:cs="Times New Roman"/>
          <w:sz w:val="30"/>
          <w:szCs w:val="30"/>
        </w:rPr>
      </w:pPr>
      <w:r w:rsidRPr="000D3C64">
        <w:rPr>
          <w:rFonts w:ascii="Times New Roman" w:eastAsia="Cambria" w:hAnsi="Times New Roman" w:cs="Times New Roman"/>
          <w:sz w:val="30"/>
          <w:szCs w:val="30"/>
        </w:rPr>
        <w:t xml:space="preserve">c.   </w:t>
      </w:r>
      <w:r w:rsidRPr="000D3C64">
        <w:rPr>
          <w:rFonts w:ascii="Times New Roman" w:hAnsi="Times New Roman" w:cs="Times New Roman"/>
          <w:sz w:val="30"/>
          <w:szCs w:val="30"/>
        </w:rPr>
        <w:t>excepting the one thing you wish to achieve.</w:t>
      </w:r>
    </w:p>
    <w:p w:rsidR="002F569A" w:rsidRPr="000D3C64" w:rsidRDefault="002F569A" w:rsidP="000D3C64">
      <w:pPr>
        <w:spacing w:after="0" w:line="360" w:lineRule="auto"/>
        <w:ind w:left="395"/>
        <w:rPr>
          <w:rFonts w:ascii="Times New Roman" w:hAnsi="Times New Roman" w:cs="Times New Roman"/>
          <w:sz w:val="30"/>
          <w:szCs w:val="30"/>
        </w:rPr>
      </w:pPr>
      <w:r w:rsidRPr="000D3C64">
        <w:rPr>
          <w:rFonts w:ascii="Times New Roman" w:eastAsia="Cambria" w:hAnsi="Times New Roman" w:cs="Times New Roman"/>
          <w:sz w:val="30"/>
          <w:szCs w:val="30"/>
        </w:rPr>
        <w:t xml:space="preserve">d.  </w:t>
      </w:r>
      <w:r w:rsidRPr="000D3C64">
        <w:rPr>
          <w:rFonts w:ascii="Times New Roman" w:hAnsi="Times New Roman" w:cs="Times New Roman"/>
          <w:sz w:val="30"/>
          <w:szCs w:val="30"/>
        </w:rPr>
        <w:t>except the one thing you wishes to achieve.</w:t>
      </w:r>
    </w:p>
    <w:p w:rsidR="002F569A" w:rsidRPr="000D3C64" w:rsidRDefault="002F569A" w:rsidP="000D3C64">
      <w:pPr>
        <w:spacing w:before="9"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ind w:left="395" w:right="-36"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14. Education  </w:t>
      </w:r>
      <w:r w:rsidRPr="000D3C64">
        <w:rPr>
          <w:rFonts w:ascii="Times New Roman" w:hAnsi="Times New Roman" w:cs="Times New Roman"/>
          <w:sz w:val="30"/>
          <w:szCs w:val="30"/>
          <w:u w:val="single"/>
        </w:rPr>
        <w:t>not  only  helps  to  develop  skills  but  will</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also   improve   awareness   also   on   critical   issues</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relating  to  health</w:t>
      </w:r>
      <w:r w:rsidRPr="000D3C64">
        <w:rPr>
          <w:rFonts w:ascii="Times New Roman" w:hAnsi="Times New Roman" w:cs="Times New Roman"/>
          <w:sz w:val="30"/>
          <w:szCs w:val="30"/>
        </w:rPr>
        <w:t>,  political  rights  and  governance, besides empowering women.</w:t>
      </w:r>
    </w:p>
    <w:p w:rsidR="002F569A" w:rsidRPr="000D3C64" w:rsidRDefault="002F569A" w:rsidP="000D3C64">
      <w:pPr>
        <w:spacing w:before="8" w:after="0" w:line="360" w:lineRule="auto"/>
        <w:ind w:left="681" w:right="-38" w:hanging="286"/>
        <w:jc w:val="both"/>
        <w:rPr>
          <w:rFonts w:ascii="Times New Roman" w:hAnsi="Times New Roman" w:cs="Times New Roman"/>
          <w:sz w:val="30"/>
          <w:szCs w:val="30"/>
        </w:rPr>
      </w:pPr>
      <w:r w:rsidRPr="000D3C64">
        <w:rPr>
          <w:rFonts w:ascii="Times New Roman" w:hAnsi="Times New Roman" w:cs="Times New Roman"/>
          <w:sz w:val="30"/>
          <w:szCs w:val="30"/>
        </w:rPr>
        <w:t>a.   not  only  helps  to  develop  skills  but  will  also improve  awareness  of  critical  issues  relating  to health.</w:t>
      </w:r>
    </w:p>
    <w:p w:rsidR="002F569A" w:rsidRPr="000D3C64" w:rsidRDefault="002F569A" w:rsidP="000D3C64">
      <w:pPr>
        <w:spacing w:after="0" w:line="360" w:lineRule="auto"/>
        <w:ind w:left="395" w:right="-48"/>
        <w:rPr>
          <w:rFonts w:ascii="Times New Roman" w:hAnsi="Times New Roman" w:cs="Times New Roman"/>
          <w:sz w:val="30"/>
          <w:szCs w:val="30"/>
        </w:rPr>
      </w:pPr>
      <w:r w:rsidRPr="000D3C64">
        <w:rPr>
          <w:rFonts w:ascii="Times New Roman" w:hAnsi="Times New Roman" w:cs="Times New Roman"/>
          <w:sz w:val="30"/>
          <w:szCs w:val="30"/>
        </w:rPr>
        <w:t>b.  not only helps to develop skills but also improves</w:t>
      </w:r>
    </w:p>
    <w:p w:rsidR="002F569A" w:rsidRPr="000D3C64" w:rsidRDefault="002F569A" w:rsidP="000D3C64">
      <w:pPr>
        <w:spacing w:after="0" w:line="360" w:lineRule="auto"/>
        <w:ind w:left="645" w:right="295"/>
        <w:jc w:val="center"/>
        <w:rPr>
          <w:rFonts w:ascii="Times New Roman" w:hAnsi="Times New Roman" w:cs="Times New Roman"/>
          <w:sz w:val="30"/>
          <w:szCs w:val="30"/>
        </w:rPr>
      </w:pPr>
      <w:r w:rsidRPr="000D3C64">
        <w:rPr>
          <w:rFonts w:ascii="Times New Roman" w:hAnsi="Times New Roman" w:cs="Times New Roman"/>
          <w:sz w:val="30"/>
          <w:szCs w:val="30"/>
        </w:rPr>
        <w:t>awareness of critical issues relating to health.</w:t>
      </w:r>
    </w:p>
    <w:p w:rsidR="002F569A" w:rsidRPr="000D3C64" w:rsidRDefault="002F569A" w:rsidP="000D3C64">
      <w:pPr>
        <w:spacing w:after="0" w:line="360" w:lineRule="auto"/>
        <w:ind w:left="681" w:right="-40" w:hanging="286"/>
        <w:jc w:val="both"/>
        <w:rPr>
          <w:rFonts w:ascii="Times New Roman" w:hAnsi="Times New Roman" w:cs="Times New Roman"/>
          <w:sz w:val="30"/>
          <w:szCs w:val="30"/>
        </w:rPr>
      </w:pPr>
      <w:r w:rsidRPr="000D3C64">
        <w:rPr>
          <w:rFonts w:ascii="Times New Roman" w:hAnsi="Times New Roman" w:cs="Times New Roman"/>
          <w:sz w:val="30"/>
          <w:szCs w:val="30"/>
        </w:rPr>
        <w:t>c.   not  only  helps  to  develop  skills  but  will  also improve  awareness  in  critical  issues  relating  to health.</w:t>
      </w:r>
    </w:p>
    <w:p w:rsidR="002F569A" w:rsidRPr="000D3C64" w:rsidRDefault="002F569A" w:rsidP="000D3C64">
      <w:pPr>
        <w:spacing w:after="0" w:line="360" w:lineRule="auto"/>
        <w:ind w:left="681" w:right="-37" w:hanging="286"/>
        <w:jc w:val="both"/>
        <w:rPr>
          <w:rFonts w:ascii="Times New Roman" w:hAnsi="Times New Roman" w:cs="Times New Roman"/>
          <w:sz w:val="30"/>
          <w:szCs w:val="30"/>
        </w:rPr>
      </w:pPr>
      <w:r w:rsidRPr="000D3C64">
        <w:rPr>
          <w:rFonts w:ascii="Times New Roman" w:hAnsi="Times New Roman" w:cs="Times New Roman"/>
          <w:sz w:val="30"/>
          <w:szCs w:val="30"/>
        </w:rPr>
        <w:t>d.  not  only  will  help  to  develop  skills  but  will  also improve  awareness  of  critical  issues  relating  to health.</w:t>
      </w:r>
    </w:p>
    <w:p w:rsidR="002F569A" w:rsidRPr="000D3C64" w:rsidRDefault="002F569A" w:rsidP="000D3C64">
      <w:pPr>
        <w:spacing w:before="9"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15. Though   India   has   </w:t>
      </w:r>
      <w:r w:rsidRPr="000D3C64">
        <w:rPr>
          <w:rFonts w:ascii="Times New Roman" w:hAnsi="Times New Roman" w:cs="Times New Roman"/>
          <w:sz w:val="30"/>
          <w:szCs w:val="30"/>
          <w:u w:val="single"/>
        </w:rPr>
        <w:t>most   awe   inspiring   tourism</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attractions than most nations, we have not given it</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the  due  infrastructure</w:t>
      </w:r>
      <w:r w:rsidRPr="000D3C64">
        <w:rPr>
          <w:rFonts w:ascii="Times New Roman" w:hAnsi="Times New Roman" w:cs="Times New Roman"/>
          <w:sz w:val="30"/>
          <w:szCs w:val="30"/>
        </w:rPr>
        <w:t xml:space="preserve">  or  packaged  it  well  enough for the global tourist.</w:t>
      </w:r>
    </w:p>
    <w:p w:rsidR="002F569A" w:rsidRPr="000D3C64" w:rsidRDefault="002F569A" w:rsidP="000D3C64">
      <w:pPr>
        <w:spacing w:before="5" w:after="0" w:line="360" w:lineRule="auto"/>
        <w:ind w:left="681" w:right="-40" w:hanging="286"/>
        <w:jc w:val="both"/>
        <w:rPr>
          <w:rFonts w:ascii="Times New Roman" w:hAnsi="Times New Roman" w:cs="Times New Roman"/>
          <w:sz w:val="30"/>
          <w:szCs w:val="30"/>
        </w:rPr>
      </w:pPr>
      <w:r w:rsidRPr="000D3C64">
        <w:rPr>
          <w:rFonts w:ascii="Times New Roman" w:hAnsi="Times New Roman" w:cs="Times New Roman"/>
          <w:sz w:val="30"/>
          <w:szCs w:val="30"/>
        </w:rPr>
        <w:t>a.  much   awe   inspiring   tourism   attractions   than most  nations,  we  have  not  given  it  the  due infrastructure</w:t>
      </w:r>
    </w:p>
    <w:p w:rsidR="002F569A" w:rsidRPr="000D3C64" w:rsidRDefault="002F569A" w:rsidP="000D3C64">
      <w:pPr>
        <w:spacing w:after="0" w:line="360" w:lineRule="auto"/>
        <w:ind w:left="681" w:right="-38" w:hanging="286"/>
        <w:jc w:val="both"/>
        <w:rPr>
          <w:rFonts w:ascii="Times New Roman" w:hAnsi="Times New Roman" w:cs="Times New Roman"/>
          <w:sz w:val="30"/>
          <w:szCs w:val="30"/>
        </w:rPr>
      </w:pPr>
      <w:r w:rsidRPr="000D3C64">
        <w:rPr>
          <w:rFonts w:ascii="Times New Roman" w:hAnsi="Times New Roman" w:cs="Times New Roman"/>
          <w:sz w:val="30"/>
          <w:szCs w:val="30"/>
        </w:rPr>
        <w:t>b.  more   awe   inspiring   tourism   attractions   than most  nations,  we  have  not  given  it  the  due infrastructure.</w:t>
      </w:r>
    </w:p>
    <w:p w:rsidR="002F569A" w:rsidRPr="000D3C64" w:rsidRDefault="002F569A" w:rsidP="000D3C64">
      <w:pPr>
        <w:spacing w:after="0" w:line="360" w:lineRule="auto"/>
        <w:ind w:left="681" w:right="-40" w:hanging="286"/>
        <w:jc w:val="both"/>
        <w:rPr>
          <w:rFonts w:ascii="Times New Roman" w:hAnsi="Times New Roman" w:cs="Times New Roman"/>
          <w:sz w:val="30"/>
          <w:szCs w:val="30"/>
        </w:rPr>
      </w:pPr>
      <w:r w:rsidRPr="000D3C64">
        <w:rPr>
          <w:rFonts w:ascii="Times New Roman" w:hAnsi="Times New Roman" w:cs="Times New Roman"/>
          <w:sz w:val="30"/>
          <w:szCs w:val="30"/>
        </w:rPr>
        <w:t>c.   more  awe  inspiring     tourism  attractions  than most   nations,   we   had   not   given   it   the   due infrastructure.</w:t>
      </w:r>
    </w:p>
    <w:p w:rsidR="002F569A" w:rsidRPr="000D3C64" w:rsidRDefault="002F569A" w:rsidP="000D3C64">
      <w:pPr>
        <w:spacing w:after="0" w:line="360" w:lineRule="auto"/>
        <w:ind w:left="681" w:right="-39" w:hanging="286"/>
        <w:jc w:val="both"/>
        <w:rPr>
          <w:rFonts w:ascii="Times New Roman" w:hAnsi="Times New Roman" w:cs="Times New Roman"/>
          <w:sz w:val="30"/>
          <w:szCs w:val="30"/>
        </w:rPr>
      </w:pPr>
      <w:r w:rsidRPr="000D3C64">
        <w:rPr>
          <w:rFonts w:ascii="Times New Roman" w:hAnsi="Times New Roman" w:cs="Times New Roman"/>
          <w:sz w:val="30"/>
          <w:szCs w:val="30"/>
        </w:rPr>
        <w:t>d.  more  awe  inspiring     tourism  attractions  than most  nations  do,  we  have  not  given  it  the  due infrastructure.</w:t>
      </w:r>
    </w:p>
    <w:p w:rsidR="002F569A" w:rsidRPr="000D3C64" w:rsidRDefault="002F569A" w:rsidP="000D3C64">
      <w:pPr>
        <w:spacing w:after="0" w:line="360" w:lineRule="auto"/>
        <w:ind w:left="681" w:right="-39" w:hanging="286"/>
        <w:jc w:val="both"/>
        <w:rPr>
          <w:rFonts w:ascii="Times New Roman" w:hAnsi="Times New Roman" w:cs="Times New Roman"/>
          <w:sz w:val="30"/>
          <w:szCs w:val="30"/>
        </w:rPr>
      </w:pPr>
    </w:p>
    <w:p w:rsidR="002F569A" w:rsidRPr="000D3C64" w:rsidRDefault="002F569A" w:rsidP="000D3C64">
      <w:pPr>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16. It  is  an  alarming  fact  that  </w:t>
      </w:r>
      <w:r w:rsidRPr="000D3C64">
        <w:rPr>
          <w:rFonts w:ascii="Times New Roman" w:hAnsi="Times New Roman" w:cs="Times New Roman"/>
          <w:sz w:val="30"/>
          <w:szCs w:val="30"/>
          <w:u w:val="single"/>
        </w:rPr>
        <w:t>violence  on  women  has</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risen over the last decade.</w:t>
      </w:r>
    </w:p>
    <w:p w:rsidR="002F569A" w:rsidRPr="000D3C64" w:rsidRDefault="002F569A" w:rsidP="000D3C64">
      <w:pPr>
        <w:spacing w:before="5" w:after="0" w:line="360" w:lineRule="auto"/>
        <w:ind w:left="681" w:right="-38" w:hanging="286"/>
        <w:jc w:val="both"/>
        <w:rPr>
          <w:rFonts w:ascii="Times New Roman" w:hAnsi="Times New Roman" w:cs="Times New Roman"/>
          <w:sz w:val="30"/>
          <w:szCs w:val="30"/>
        </w:rPr>
      </w:pPr>
      <w:r w:rsidRPr="000D3C64">
        <w:rPr>
          <w:rFonts w:ascii="Times New Roman" w:hAnsi="Times New Roman" w:cs="Times New Roman"/>
          <w:sz w:val="30"/>
          <w:szCs w:val="30"/>
        </w:rPr>
        <w:t>a.   Violence  over  women  has  risen  over  the  last decade.</w:t>
      </w:r>
    </w:p>
    <w:p w:rsidR="002F569A" w:rsidRPr="000D3C64" w:rsidRDefault="002F569A" w:rsidP="000D3C64">
      <w:pPr>
        <w:spacing w:after="0" w:line="360" w:lineRule="auto"/>
        <w:ind w:left="395" w:right="-35"/>
        <w:rPr>
          <w:rFonts w:ascii="Times New Roman" w:hAnsi="Times New Roman" w:cs="Times New Roman"/>
          <w:sz w:val="30"/>
          <w:szCs w:val="30"/>
        </w:rPr>
      </w:pPr>
      <w:r w:rsidRPr="000D3C64">
        <w:rPr>
          <w:rFonts w:ascii="Times New Roman" w:hAnsi="Times New Roman" w:cs="Times New Roman"/>
          <w:sz w:val="30"/>
          <w:szCs w:val="30"/>
        </w:rPr>
        <w:t xml:space="preserve">b.  Violence upon women rose over the last decade. </w:t>
      </w:r>
    </w:p>
    <w:p w:rsidR="002F569A" w:rsidRPr="000D3C64" w:rsidRDefault="002F569A" w:rsidP="000D3C64">
      <w:pPr>
        <w:spacing w:after="0" w:line="360" w:lineRule="auto"/>
        <w:ind w:left="395" w:right="-35"/>
        <w:rPr>
          <w:rFonts w:ascii="Times New Roman" w:hAnsi="Times New Roman" w:cs="Times New Roman"/>
          <w:sz w:val="30"/>
          <w:szCs w:val="30"/>
        </w:rPr>
      </w:pPr>
      <w:r w:rsidRPr="000D3C64">
        <w:rPr>
          <w:rFonts w:ascii="Times New Roman" w:hAnsi="Times New Roman" w:cs="Times New Roman"/>
          <w:sz w:val="30"/>
          <w:szCs w:val="30"/>
        </w:rPr>
        <w:t>c.   Violence  against  women  has  risen  over  the  last decade.</w:t>
      </w:r>
    </w:p>
    <w:p w:rsidR="002F569A" w:rsidRPr="000D3C64" w:rsidRDefault="002F569A" w:rsidP="000D3C64">
      <w:pPr>
        <w:spacing w:after="0" w:line="360" w:lineRule="auto"/>
        <w:ind w:left="681" w:right="-36" w:hanging="286"/>
        <w:jc w:val="both"/>
        <w:rPr>
          <w:rFonts w:ascii="Times New Roman" w:hAnsi="Times New Roman" w:cs="Times New Roman"/>
          <w:sz w:val="30"/>
          <w:szCs w:val="30"/>
        </w:rPr>
      </w:pPr>
      <w:r w:rsidRPr="000D3C64">
        <w:rPr>
          <w:rFonts w:ascii="Times New Roman" w:hAnsi="Times New Roman" w:cs="Times New Roman"/>
          <w:sz w:val="30"/>
          <w:szCs w:val="30"/>
        </w:rPr>
        <w:t>d.  Violence   towards   women   rose   over   the   last decade.</w:t>
      </w:r>
    </w:p>
    <w:p w:rsidR="002F569A" w:rsidRPr="000D3C64" w:rsidRDefault="002F569A" w:rsidP="000D3C64">
      <w:pPr>
        <w:spacing w:after="0" w:line="360" w:lineRule="auto"/>
        <w:ind w:left="681" w:right="-36" w:hanging="286"/>
        <w:jc w:val="both"/>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p>
    <w:p w:rsidR="002F569A" w:rsidRPr="000D3C64" w:rsidRDefault="002F569A" w:rsidP="000D3C64">
      <w:pPr>
        <w:spacing w:before="14"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17. In  many  ways,  language  is  a  paradox;  </w:t>
      </w:r>
      <w:r w:rsidRPr="000D3C64">
        <w:rPr>
          <w:rFonts w:ascii="Times New Roman" w:hAnsi="Times New Roman" w:cs="Times New Roman"/>
          <w:sz w:val="30"/>
          <w:szCs w:val="30"/>
          <w:u w:val="single"/>
        </w:rPr>
        <w:t>we  learn  to</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use  it  as  children  with  little  difficulty  ;  yet  as  an</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adult</w:t>
      </w:r>
      <w:r w:rsidRPr="000D3C64">
        <w:rPr>
          <w:rFonts w:ascii="Times New Roman" w:hAnsi="Times New Roman" w:cs="Times New Roman"/>
          <w:sz w:val="30"/>
          <w:szCs w:val="30"/>
        </w:rPr>
        <w:t xml:space="preserve">  we  find  learning  a  second  language  a  major challenge.</w:t>
      </w:r>
    </w:p>
    <w:p w:rsidR="002F569A" w:rsidRPr="000D3C64" w:rsidRDefault="002F569A" w:rsidP="000D3C64">
      <w:pPr>
        <w:spacing w:before="5"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we learn to use it as children with little difficulty</w:t>
      </w:r>
    </w:p>
    <w:p w:rsidR="002F569A" w:rsidRPr="000D3C64" w:rsidRDefault="002F569A" w:rsidP="000D3C64">
      <w:pPr>
        <w:spacing w:after="0" w:line="360" w:lineRule="auto"/>
        <w:ind w:left="569"/>
        <w:rPr>
          <w:rFonts w:ascii="Times New Roman" w:hAnsi="Times New Roman" w:cs="Times New Roman"/>
          <w:sz w:val="30"/>
          <w:szCs w:val="30"/>
        </w:rPr>
      </w:pPr>
      <w:r w:rsidRPr="000D3C64">
        <w:rPr>
          <w:rFonts w:ascii="Times New Roman" w:hAnsi="Times New Roman" w:cs="Times New Roman"/>
          <w:sz w:val="30"/>
          <w:szCs w:val="30"/>
        </w:rPr>
        <w:t>; yet as an adult</w:t>
      </w:r>
    </w:p>
    <w:p w:rsidR="002F569A" w:rsidRPr="000D3C64" w:rsidRDefault="002F569A" w:rsidP="000D3C64">
      <w:pPr>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b.  we learn to use it as a child with little difficulty ;</w:t>
      </w:r>
    </w:p>
    <w:p w:rsidR="002F569A" w:rsidRPr="000D3C64" w:rsidRDefault="002F569A" w:rsidP="000D3C64">
      <w:pPr>
        <w:spacing w:after="0" w:line="360" w:lineRule="auto"/>
        <w:ind w:left="569"/>
        <w:rPr>
          <w:rFonts w:ascii="Times New Roman" w:hAnsi="Times New Roman" w:cs="Times New Roman"/>
          <w:sz w:val="30"/>
          <w:szCs w:val="30"/>
        </w:rPr>
      </w:pPr>
      <w:r w:rsidRPr="000D3C64">
        <w:rPr>
          <w:rFonts w:ascii="Times New Roman" w:hAnsi="Times New Roman" w:cs="Times New Roman"/>
          <w:sz w:val="30"/>
          <w:szCs w:val="30"/>
        </w:rPr>
        <w:t>yet as adults</w:t>
      </w:r>
    </w:p>
    <w:p w:rsidR="002F569A" w:rsidRPr="000D3C64" w:rsidRDefault="002F569A" w:rsidP="000D3C64">
      <w:pPr>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we learn to use it as children with little difficulty</w:t>
      </w:r>
    </w:p>
    <w:p w:rsidR="002F569A" w:rsidRPr="000D3C64" w:rsidRDefault="002F569A" w:rsidP="000D3C64">
      <w:pPr>
        <w:spacing w:after="0" w:line="360" w:lineRule="auto"/>
        <w:ind w:left="569"/>
        <w:rPr>
          <w:rFonts w:ascii="Times New Roman" w:hAnsi="Times New Roman" w:cs="Times New Roman"/>
          <w:sz w:val="30"/>
          <w:szCs w:val="30"/>
        </w:rPr>
      </w:pPr>
      <w:r w:rsidRPr="000D3C64">
        <w:rPr>
          <w:rFonts w:ascii="Times New Roman" w:hAnsi="Times New Roman" w:cs="Times New Roman"/>
          <w:sz w:val="30"/>
          <w:szCs w:val="30"/>
        </w:rPr>
        <w:t>; yet as adults</w:t>
      </w:r>
    </w:p>
    <w:p w:rsidR="002F569A" w:rsidRPr="000D3C64" w:rsidRDefault="002F569A" w:rsidP="000D3C64">
      <w:pPr>
        <w:spacing w:after="0" w:line="360" w:lineRule="auto"/>
        <w:ind w:left="569" w:right="68" w:hanging="286"/>
        <w:jc w:val="both"/>
        <w:rPr>
          <w:rFonts w:ascii="Times New Roman" w:hAnsi="Times New Roman" w:cs="Times New Roman"/>
          <w:sz w:val="30"/>
          <w:szCs w:val="30"/>
        </w:rPr>
      </w:pPr>
      <w:r w:rsidRPr="000D3C64">
        <w:rPr>
          <w:rFonts w:ascii="Times New Roman" w:hAnsi="Times New Roman" w:cs="Times New Roman"/>
          <w:sz w:val="30"/>
          <w:szCs w:val="30"/>
        </w:rPr>
        <w:t>d.  we  learn  to  use  it  as  the  children  with  little difficulty ; yet as an adult</w:t>
      </w:r>
    </w:p>
    <w:p w:rsidR="002F569A" w:rsidRPr="000D3C64" w:rsidRDefault="002F569A" w:rsidP="000D3C64">
      <w:pPr>
        <w:spacing w:before="9" w:after="0" w:line="360" w:lineRule="auto"/>
        <w:rPr>
          <w:rFonts w:ascii="Times New Roman" w:eastAsia="Times New Roman" w:hAnsi="Times New Roman" w:cs="Times New Roman"/>
          <w:sz w:val="30"/>
          <w:szCs w:val="30"/>
        </w:rPr>
      </w:pPr>
    </w:p>
    <w:p w:rsidR="002F569A" w:rsidRPr="000D3C64" w:rsidRDefault="002F569A" w:rsidP="000D3C64">
      <w:pPr>
        <w:spacing w:after="0" w:line="360" w:lineRule="auto"/>
        <w:ind w:left="283" w:right="65"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18. A large  rise in the number  of housing starts  in the coming year should boost new construction dollars by  several  billion  dollars,  </w:t>
      </w:r>
      <w:r w:rsidRPr="000D3C64">
        <w:rPr>
          <w:rFonts w:ascii="Times New Roman" w:hAnsi="Times New Roman" w:cs="Times New Roman"/>
          <w:sz w:val="30"/>
          <w:szCs w:val="30"/>
          <w:u w:val="single"/>
        </w:rPr>
        <w:t>making  the  construction</w:t>
      </w:r>
    </w:p>
    <w:p w:rsidR="002F569A" w:rsidRPr="000D3C64" w:rsidRDefault="002F569A" w:rsidP="000D3C64">
      <w:pPr>
        <w:spacing w:before="8" w:after="0" w:line="360" w:lineRule="auto"/>
        <w:ind w:left="283"/>
        <w:rPr>
          <w:rFonts w:ascii="Times New Roman" w:hAnsi="Times New Roman" w:cs="Times New Roman"/>
          <w:sz w:val="30"/>
          <w:szCs w:val="30"/>
        </w:rPr>
      </w:pPr>
      <w:r w:rsidRPr="000D3C64">
        <w:rPr>
          <w:rFonts w:ascii="Times New Roman" w:hAnsi="Times New Roman" w:cs="Times New Roman"/>
          <w:sz w:val="30"/>
          <w:szCs w:val="30"/>
          <w:u w:val="single"/>
        </w:rPr>
        <w:t xml:space="preserve"> industry ’s  eco nom ic  health  m uch  mo re  ro bust  than </w:t>
      </w:r>
    </w:p>
    <w:p w:rsidR="002F569A" w:rsidRPr="000D3C64" w:rsidRDefault="002F569A" w:rsidP="000D3C64">
      <w:pPr>
        <w:spacing w:before="38" w:after="0" w:line="360" w:lineRule="auto"/>
        <w:ind w:left="283"/>
        <w:rPr>
          <w:rFonts w:ascii="Times New Roman" w:hAnsi="Times New Roman" w:cs="Times New Roman"/>
          <w:sz w:val="30"/>
          <w:szCs w:val="30"/>
        </w:rPr>
      </w:pPr>
      <w:r w:rsidRPr="000D3C64">
        <w:rPr>
          <w:rFonts w:ascii="Times New Roman" w:hAnsi="Times New Roman" w:cs="Times New Roman"/>
          <w:sz w:val="30"/>
          <w:szCs w:val="30"/>
          <w:u w:val="single"/>
        </w:rPr>
        <w:t>five years ago.</w:t>
      </w:r>
    </w:p>
    <w:p w:rsidR="002F569A" w:rsidRPr="000D3C64" w:rsidRDefault="002F569A" w:rsidP="000D3C64">
      <w:pPr>
        <w:spacing w:before="41"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a.  making   the   construction   industry’s   economic health much more robust than five years ago.</w:t>
      </w:r>
    </w:p>
    <w:p w:rsidR="002F569A" w:rsidRPr="000D3C64" w:rsidRDefault="002F569A" w:rsidP="000D3C64">
      <w:pPr>
        <w:spacing w:before="5"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b.  and  make  the  construction  industry’s  economic health much more robust than five years ago.</w:t>
      </w:r>
    </w:p>
    <w:p w:rsidR="002F569A" w:rsidRPr="000D3C64" w:rsidRDefault="002F569A" w:rsidP="000D3C64">
      <w:pPr>
        <w:spacing w:before="41"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c.   making   the   construction   industry’s   economic health much more robust than it was five years ago</w:t>
      </w:r>
    </w:p>
    <w:p w:rsidR="002F569A" w:rsidRPr="000D3C64" w:rsidRDefault="002F569A" w:rsidP="000D3C64">
      <w:pPr>
        <w:spacing w:before="8"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d.  to  make  the  construction  industry’s  economic health much more robust than five years ago</w:t>
      </w:r>
    </w:p>
    <w:p w:rsidR="002F569A" w:rsidRPr="000D3C64" w:rsidRDefault="002F569A" w:rsidP="000D3C64">
      <w:pPr>
        <w:spacing w:before="41" w:after="0" w:line="360" w:lineRule="auto"/>
        <w:ind w:left="566" w:right="67" w:hanging="283"/>
        <w:jc w:val="both"/>
        <w:rPr>
          <w:rFonts w:ascii="Times New Roman" w:hAnsi="Times New Roman" w:cs="Times New Roman"/>
          <w:sz w:val="30"/>
          <w:szCs w:val="30"/>
        </w:rPr>
      </w:pPr>
      <w:r w:rsidRPr="000D3C64">
        <w:rPr>
          <w:rFonts w:ascii="Times New Roman" w:hAnsi="Times New Roman" w:cs="Times New Roman"/>
          <w:sz w:val="30"/>
          <w:szCs w:val="30"/>
        </w:rPr>
        <w:t>e.  in  making  the  construction  industry’s  economic health  much  more  robust  than  it  as  five  years ago</w:t>
      </w:r>
    </w:p>
    <w:p w:rsidR="002F569A" w:rsidRPr="000D3C64" w:rsidRDefault="002F569A" w:rsidP="000D3C64">
      <w:pPr>
        <w:spacing w:before="9" w:after="0" w:line="360" w:lineRule="auto"/>
        <w:rPr>
          <w:rFonts w:ascii="Times New Roman" w:eastAsia="Times New Roman" w:hAnsi="Times New Roman" w:cs="Times New Roman"/>
          <w:sz w:val="30"/>
          <w:szCs w:val="30"/>
        </w:rPr>
      </w:pPr>
    </w:p>
    <w:p w:rsidR="002F569A" w:rsidRPr="000D3C64" w:rsidRDefault="002F569A" w:rsidP="000D3C64">
      <w:pPr>
        <w:spacing w:before="29" w:after="0"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b/>
          <w:color w:val="FF0000"/>
          <w:sz w:val="30"/>
          <w:szCs w:val="30"/>
        </w:rPr>
      </w:pPr>
    </w:p>
    <w:p w:rsidR="002F569A" w:rsidRPr="000D3C64" w:rsidRDefault="002F569A" w:rsidP="000D3C64">
      <w:pPr>
        <w:autoSpaceDE w:val="0"/>
        <w:autoSpaceDN w:val="0"/>
        <w:adjustRightInd w:val="0"/>
        <w:spacing w:after="0" w:line="360" w:lineRule="auto"/>
        <w:ind w:left="395" w:right="-39" w:hanging="283"/>
        <w:rPr>
          <w:rFonts w:ascii="Times New Roman" w:hAnsi="Times New Roman" w:cs="Times New Roman"/>
          <w:sz w:val="30"/>
          <w:szCs w:val="30"/>
        </w:rPr>
      </w:pPr>
      <w:r w:rsidRPr="000D3C64">
        <w:rPr>
          <w:rFonts w:ascii="Times New Roman" w:hAnsi="Times New Roman" w:cs="Times New Roman"/>
          <w:sz w:val="30"/>
          <w:szCs w:val="30"/>
        </w:rPr>
        <w:t>32.  The</w:t>
      </w:r>
      <w:r w:rsidRPr="000D3C64">
        <w:rPr>
          <w:rFonts w:ascii="Times New Roman" w:hAnsi="Times New Roman" w:cs="Times New Roman"/>
          <w:sz w:val="30"/>
          <w:szCs w:val="30"/>
          <w:u w:val="single"/>
        </w:rPr>
        <w:t xml:space="preserve"> manner in which Anand always plays up</w:t>
      </w:r>
      <w:r w:rsidRPr="000D3C64">
        <w:rPr>
          <w:rFonts w:ascii="Times New Roman" w:hAnsi="Times New Roman" w:cs="Times New Roman"/>
          <w:sz w:val="30"/>
          <w:szCs w:val="30"/>
        </w:rPr>
        <w:t xml:space="preserve"> to his superiors is contemptible.</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The manner in which Anand always plays up</w:t>
      </w:r>
    </w:p>
    <w:p w:rsidR="002F569A" w:rsidRPr="000D3C64" w:rsidRDefault="002F569A" w:rsidP="000D3C64">
      <w:pPr>
        <w:autoSpaceDE w:val="0"/>
        <w:autoSpaceDN w:val="0"/>
        <w:adjustRightInd w:val="0"/>
        <w:spacing w:after="0" w:line="360" w:lineRule="auto"/>
        <w:ind w:left="395" w:right="190"/>
        <w:rPr>
          <w:rFonts w:ascii="Times New Roman" w:hAnsi="Times New Roman" w:cs="Times New Roman"/>
          <w:sz w:val="30"/>
          <w:szCs w:val="30"/>
        </w:rPr>
      </w:pPr>
      <w:r w:rsidRPr="000D3C64">
        <w:rPr>
          <w:rFonts w:ascii="Times New Roman" w:hAnsi="Times New Roman" w:cs="Times New Roman"/>
          <w:sz w:val="30"/>
          <w:szCs w:val="30"/>
        </w:rPr>
        <w:t>b.  The manner in which Anand is playing towards c.   The offensive way in which Anand is playing</w:t>
      </w:r>
    </w:p>
    <w:p w:rsidR="002F569A" w:rsidRPr="000D3C64" w:rsidRDefault="002F569A" w:rsidP="000D3C64">
      <w:pPr>
        <w:autoSpaceDE w:val="0"/>
        <w:autoSpaceDN w:val="0"/>
        <w:adjustRightInd w:val="0"/>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d.  The way in which Anand is always playing up</w:t>
      </w:r>
    </w:p>
    <w:p w:rsidR="002F569A" w:rsidRPr="000D3C64" w:rsidRDefault="002F569A" w:rsidP="000D3C64">
      <w:pPr>
        <w:autoSpaceDE w:val="0"/>
        <w:autoSpaceDN w:val="0"/>
        <w:adjustRightInd w:val="0"/>
        <w:spacing w:before="10"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 xml:space="preserve">33.  The   MLA   insisted   that   he   would   regard   it   </w:t>
      </w:r>
      <w:r w:rsidRPr="000D3C64">
        <w:rPr>
          <w:rFonts w:ascii="Times New Roman" w:hAnsi="Times New Roman" w:cs="Times New Roman"/>
          <w:sz w:val="30"/>
          <w:szCs w:val="30"/>
          <w:u w:val="single"/>
        </w:rPr>
        <w:t>an</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honour if the Chief Minister would step on his coat.</w:t>
      </w:r>
      <w:r w:rsidRPr="000D3C64">
        <w:rPr>
          <w:rFonts w:ascii="Times New Roman" w:hAnsi="Times New Roman" w:cs="Times New Roman"/>
          <w:sz w:val="30"/>
          <w:szCs w:val="30"/>
        </w:rPr>
        <w:t xml:space="preserve"> a.   an  honour  if  the  Chief  Minister  would  step  on</w:t>
      </w:r>
    </w:p>
    <w:p w:rsidR="002F569A" w:rsidRPr="000D3C64" w:rsidRDefault="002F569A" w:rsidP="000D3C64">
      <w:pPr>
        <w:autoSpaceDE w:val="0"/>
        <w:autoSpaceDN w:val="0"/>
        <w:adjustRightInd w:val="0"/>
        <w:spacing w:after="0" w:line="360" w:lineRule="auto"/>
        <w:ind w:left="679"/>
        <w:rPr>
          <w:rFonts w:ascii="Times New Roman" w:hAnsi="Times New Roman" w:cs="Times New Roman"/>
          <w:sz w:val="30"/>
          <w:szCs w:val="30"/>
        </w:rPr>
      </w:pPr>
      <w:r w:rsidRPr="000D3C64">
        <w:rPr>
          <w:rFonts w:ascii="Times New Roman" w:hAnsi="Times New Roman" w:cs="Times New Roman"/>
          <w:sz w:val="30"/>
          <w:szCs w:val="30"/>
        </w:rPr>
        <w:t>his coat.</w:t>
      </w:r>
    </w:p>
    <w:p w:rsidR="002F569A" w:rsidRPr="000D3C64" w:rsidRDefault="002F569A" w:rsidP="000D3C64">
      <w:pPr>
        <w:autoSpaceDE w:val="0"/>
        <w:autoSpaceDN w:val="0"/>
        <w:adjustRightInd w:val="0"/>
        <w:spacing w:after="0" w:line="360" w:lineRule="auto"/>
        <w:ind w:left="679" w:right="-33" w:hanging="284"/>
        <w:jc w:val="both"/>
        <w:rPr>
          <w:rFonts w:ascii="Times New Roman" w:hAnsi="Times New Roman" w:cs="Times New Roman"/>
          <w:sz w:val="30"/>
          <w:szCs w:val="30"/>
        </w:rPr>
      </w:pPr>
      <w:r w:rsidRPr="000D3C64">
        <w:rPr>
          <w:rFonts w:ascii="Times New Roman" w:hAnsi="Times New Roman" w:cs="Times New Roman"/>
          <w:sz w:val="30"/>
          <w:szCs w:val="30"/>
        </w:rPr>
        <w:t>b.  an  honour  if  the  Chief  Minister  so  much  as  se foot on his coat.</w:t>
      </w:r>
    </w:p>
    <w:p w:rsidR="002F569A" w:rsidRPr="000D3C64" w:rsidRDefault="002F569A"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c.   as an honour if the Chief Minister would step on his coat.</w:t>
      </w:r>
    </w:p>
    <w:p w:rsidR="002F569A" w:rsidRPr="000D3C64" w:rsidRDefault="002F569A" w:rsidP="000D3C64">
      <w:pPr>
        <w:autoSpaceDE w:val="0"/>
        <w:autoSpaceDN w:val="0"/>
        <w:adjustRightInd w:val="0"/>
        <w:spacing w:after="0" w:line="360" w:lineRule="auto"/>
        <w:ind w:left="395" w:right="-47"/>
        <w:rPr>
          <w:rFonts w:ascii="Times New Roman" w:hAnsi="Times New Roman" w:cs="Times New Roman"/>
          <w:sz w:val="30"/>
          <w:szCs w:val="30"/>
        </w:rPr>
      </w:pPr>
      <w:r w:rsidRPr="000D3C64">
        <w:rPr>
          <w:rFonts w:ascii="Times New Roman" w:hAnsi="Times New Roman" w:cs="Times New Roman"/>
          <w:sz w:val="30"/>
          <w:szCs w:val="30"/>
        </w:rPr>
        <w:t>d.  as an honour if the Chief Minister stepped on his</w:t>
      </w:r>
    </w:p>
    <w:p w:rsidR="002F569A" w:rsidRPr="000D3C64" w:rsidRDefault="002F569A" w:rsidP="000D3C64">
      <w:pPr>
        <w:autoSpaceDE w:val="0"/>
        <w:autoSpaceDN w:val="0"/>
        <w:adjustRightInd w:val="0"/>
        <w:spacing w:after="0" w:line="360" w:lineRule="auto"/>
        <w:ind w:left="679"/>
        <w:rPr>
          <w:rFonts w:ascii="Times New Roman" w:hAnsi="Times New Roman" w:cs="Times New Roman"/>
          <w:sz w:val="30"/>
          <w:szCs w:val="30"/>
        </w:rPr>
      </w:pPr>
      <w:r w:rsidRPr="000D3C64">
        <w:rPr>
          <w:rFonts w:ascii="Times New Roman" w:hAnsi="Times New Roman" w:cs="Times New Roman"/>
          <w:sz w:val="30"/>
          <w:szCs w:val="30"/>
        </w:rPr>
        <w:t>coat.</w:t>
      </w:r>
    </w:p>
    <w:p w:rsidR="002F569A" w:rsidRPr="000D3C64" w:rsidRDefault="002F569A" w:rsidP="000D3C64">
      <w:pPr>
        <w:autoSpaceDE w:val="0"/>
        <w:autoSpaceDN w:val="0"/>
        <w:adjustRightInd w:val="0"/>
        <w:spacing w:before="9"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34.  The  state  government  also  provides  10  crores  </w:t>
      </w:r>
      <w:r w:rsidRPr="000D3C64">
        <w:rPr>
          <w:rFonts w:ascii="Times New Roman" w:hAnsi="Times New Roman" w:cs="Times New Roman"/>
          <w:sz w:val="30"/>
          <w:szCs w:val="30"/>
          <w:u w:val="single"/>
        </w:rPr>
        <w:t>to</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finance    rural    infrastructure    projects    and    for</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development work.</w:t>
      </w:r>
    </w:p>
    <w:p w:rsidR="002F569A" w:rsidRPr="000D3C64" w:rsidRDefault="002F569A" w:rsidP="000D3C64">
      <w:pPr>
        <w:autoSpaceDE w:val="0"/>
        <w:autoSpaceDN w:val="0"/>
        <w:adjustRightInd w:val="0"/>
        <w:spacing w:after="0" w:line="360" w:lineRule="auto"/>
        <w:ind w:left="679" w:right="-35" w:hanging="284"/>
        <w:jc w:val="both"/>
        <w:rPr>
          <w:rFonts w:ascii="Times New Roman" w:hAnsi="Times New Roman" w:cs="Times New Roman"/>
          <w:sz w:val="30"/>
          <w:szCs w:val="30"/>
        </w:rPr>
      </w:pPr>
      <w:r w:rsidRPr="000D3C64">
        <w:rPr>
          <w:rFonts w:ascii="Times New Roman" w:hAnsi="Times New Roman" w:cs="Times New Roman"/>
          <w:sz w:val="30"/>
          <w:szCs w:val="30"/>
        </w:rPr>
        <w:t>a.  to  finance  rural  infrastructure  projects  and  for development work.</w:t>
      </w:r>
    </w:p>
    <w:p w:rsidR="002F569A" w:rsidRPr="000D3C64" w:rsidRDefault="002F569A" w:rsidP="000D3C64">
      <w:pPr>
        <w:autoSpaceDE w:val="0"/>
        <w:autoSpaceDN w:val="0"/>
        <w:adjustRightInd w:val="0"/>
        <w:spacing w:after="0" w:line="360" w:lineRule="auto"/>
        <w:ind w:left="679" w:right="-35" w:hanging="284"/>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2F569A" w:rsidRPr="000D3C64" w:rsidRDefault="002F569A" w:rsidP="000D3C64">
      <w:pPr>
        <w:autoSpaceDE w:val="0"/>
        <w:autoSpaceDN w:val="0"/>
        <w:adjustRightInd w:val="0"/>
        <w:spacing w:before="12"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b.  for financing rural infrastructure projects and to carry out development work.</w:t>
      </w:r>
    </w:p>
    <w:p w:rsidR="002F569A" w:rsidRPr="000D3C64" w:rsidRDefault="002F569A" w:rsidP="000D3C64">
      <w:pPr>
        <w:autoSpaceDE w:val="0"/>
        <w:autoSpaceDN w:val="0"/>
        <w:adjustRightInd w:val="0"/>
        <w:spacing w:after="0" w:line="360" w:lineRule="auto"/>
        <w:ind w:left="566" w:right="71" w:hanging="283"/>
        <w:jc w:val="both"/>
        <w:rPr>
          <w:rFonts w:ascii="Times New Roman" w:hAnsi="Times New Roman" w:cs="Times New Roman"/>
          <w:sz w:val="30"/>
          <w:szCs w:val="30"/>
        </w:rPr>
      </w:pPr>
      <w:r w:rsidRPr="000D3C64">
        <w:rPr>
          <w:rFonts w:ascii="Times New Roman" w:hAnsi="Times New Roman" w:cs="Times New Roman"/>
          <w:sz w:val="30"/>
          <w:szCs w:val="30"/>
        </w:rPr>
        <w:t>c.   in  order  to  finance  rural  infrastructure  projects and for development work.</w:t>
      </w:r>
    </w:p>
    <w:p w:rsidR="002F569A" w:rsidRPr="000D3C64" w:rsidRDefault="002F569A" w:rsidP="000D3C64">
      <w:pPr>
        <w:autoSpaceDE w:val="0"/>
        <w:autoSpaceDN w:val="0"/>
        <w:adjustRightInd w:val="0"/>
        <w:spacing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d.  to  finance  rural  infrastructure  projects  and  to carry out development work.</w:t>
      </w:r>
    </w:p>
    <w:p w:rsidR="002F569A" w:rsidRPr="000D3C64" w:rsidRDefault="002F569A" w:rsidP="000D3C64">
      <w:pPr>
        <w:autoSpaceDE w:val="0"/>
        <w:autoSpaceDN w:val="0"/>
        <w:adjustRightInd w:val="0"/>
        <w:spacing w:before="10"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35.  </w:t>
      </w:r>
      <w:r w:rsidRPr="000D3C64">
        <w:rPr>
          <w:rFonts w:ascii="Times New Roman" w:hAnsi="Times New Roman" w:cs="Times New Roman"/>
          <w:sz w:val="30"/>
          <w:szCs w:val="30"/>
          <w:u w:val="single"/>
        </w:rPr>
        <w:t>Though it was not fashionable being an N.R.I, Teja</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has  made  California  his  home</w:t>
      </w:r>
      <w:r w:rsidRPr="000D3C64">
        <w:rPr>
          <w:rFonts w:ascii="Times New Roman" w:hAnsi="Times New Roman" w:cs="Times New Roman"/>
          <w:sz w:val="30"/>
          <w:szCs w:val="30"/>
        </w:rPr>
        <w:t>,  and  remained  in London as a trader and businessman.</w:t>
      </w:r>
    </w:p>
    <w:p w:rsidR="002F569A" w:rsidRPr="000D3C64" w:rsidRDefault="002F569A" w:rsidP="000D3C64">
      <w:pPr>
        <w:autoSpaceDE w:val="0"/>
        <w:autoSpaceDN w:val="0"/>
        <w:adjustRightInd w:val="0"/>
        <w:spacing w:after="0" w:line="360" w:lineRule="auto"/>
        <w:ind w:left="566" w:right="72" w:hanging="283"/>
        <w:jc w:val="both"/>
        <w:rPr>
          <w:rFonts w:ascii="Times New Roman" w:hAnsi="Times New Roman" w:cs="Times New Roman"/>
          <w:sz w:val="30"/>
          <w:szCs w:val="30"/>
        </w:rPr>
      </w:pPr>
      <w:r w:rsidRPr="000D3C64">
        <w:rPr>
          <w:rFonts w:ascii="Times New Roman" w:hAnsi="Times New Roman" w:cs="Times New Roman"/>
          <w:sz w:val="30"/>
          <w:szCs w:val="30"/>
        </w:rPr>
        <w:t>a.  Though  it  was  not  fashionable  being  an  N.R.I, Teja has made California his home</w:t>
      </w:r>
    </w:p>
    <w:p w:rsidR="002F569A" w:rsidRPr="000D3C64" w:rsidRDefault="002F569A"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b.  Teja has made California his home though being an N.R.I was not fashionable</w:t>
      </w:r>
    </w:p>
    <w:p w:rsidR="002F569A" w:rsidRPr="000D3C64" w:rsidRDefault="002F569A"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c.   Though  it  was  not  fashionable  to  be  an  N.R.I, California was home to Teja</w:t>
      </w:r>
    </w:p>
    <w:p w:rsidR="002F569A" w:rsidRPr="000D3C64" w:rsidRDefault="002F569A"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d.  Though  it  was  not  fashionable  to  be  an  N.R.I,</w:t>
      </w:r>
    </w:p>
    <w:p w:rsidR="002F569A" w:rsidRPr="000D3C64" w:rsidRDefault="002F569A" w:rsidP="000D3C64">
      <w:pPr>
        <w:autoSpaceDE w:val="0"/>
        <w:autoSpaceDN w:val="0"/>
        <w:adjustRightInd w:val="0"/>
        <w:spacing w:after="0" w:line="360" w:lineRule="auto"/>
        <w:ind w:left="566" w:right="1764"/>
        <w:jc w:val="both"/>
        <w:rPr>
          <w:rFonts w:ascii="Times New Roman" w:hAnsi="Times New Roman" w:cs="Times New Roman"/>
          <w:sz w:val="30"/>
          <w:szCs w:val="30"/>
        </w:rPr>
      </w:pPr>
      <w:r w:rsidRPr="000D3C64">
        <w:rPr>
          <w:rFonts w:ascii="Times New Roman" w:hAnsi="Times New Roman" w:cs="Times New Roman"/>
          <w:sz w:val="30"/>
          <w:szCs w:val="30"/>
        </w:rPr>
        <w:t>Teja made California his home</w:t>
      </w:r>
    </w:p>
    <w:p w:rsidR="002F569A" w:rsidRPr="000D3C64" w:rsidRDefault="002F569A" w:rsidP="000D3C64">
      <w:pPr>
        <w:autoSpaceDE w:val="0"/>
        <w:autoSpaceDN w:val="0"/>
        <w:adjustRightInd w:val="0"/>
        <w:spacing w:before="7"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64"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36.  Discoveries of Homo habilis skeletons in Ethipia by Lee  Strobel’s  team  and  in  NewZealands  by  Chong Chang </w:t>
      </w:r>
      <w:r w:rsidRPr="000D3C64">
        <w:rPr>
          <w:rFonts w:ascii="Times New Roman" w:hAnsi="Times New Roman" w:cs="Times New Roman"/>
          <w:sz w:val="30"/>
          <w:szCs w:val="30"/>
          <w:u w:val="single"/>
        </w:rPr>
        <w:t>indicates that the first members of our genus</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had long arms and short legs.</w:t>
      </w:r>
    </w:p>
    <w:p w:rsidR="002F569A" w:rsidRPr="000D3C64" w:rsidRDefault="002F569A"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a.  indicates  that  the  first  members  of  our  genus had long arms and short legs.</w:t>
      </w:r>
    </w:p>
    <w:p w:rsidR="002F569A" w:rsidRPr="000D3C64" w:rsidRDefault="002F569A" w:rsidP="000D3C64">
      <w:pPr>
        <w:autoSpaceDE w:val="0"/>
        <w:autoSpaceDN w:val="0"/>
        <w:adjustRightInd w:val="0"/>
        <w:spacing w:after="0" w:line="360" w:lineRule="auto"/>
        <w:ind w:left="566" w:right="72" w:hanging="283"/>
        <w:jc w:val="both"/>
        <w:rPr>
          <w:rFonts w:ascii="Times New Roman" w:hAnsi="Times New Roman" w:cs="Times New Roman"/>
          <w:sz w:val="30"/>
          <w:szCs w:val="30"/>
        </w:rPr>
      </w:pPr>
      <w:r w:rsidRPr="000D3C64">
        <w:rPr>
          <w:rFonts w:ascii="Times New Roman" w:hAnsi="Times New Roman" w:cs="Times New Roman"/>
          <w:sz w:val="30"/>
          <w:szCs w:val="30"/>
        </w:rPr>
        <w:t>b.  indicate that the first members of our genus had long arms and short legs.</w:t>
      </w:r>
    </w:p>
    <w:p w:rsidR="002F569A" w:rsidRPr="000D3C64" w:rsidRDefault="002F569A" w:rsidP="000D3C64">
      <w:pPr>
        <w:autoSpaceDE w:val="0"/>
        <w:autoSpaceDN w:val="0"/>
        <w:adjustRightInd w:val="0"/>
        <w:spacing w:after="0" w:line="360" w:lineRule="auto"/>
        <w:ind w:left="566" w:right="72" w:hanging="283"/>
        <w:jc w:val="both"/>
        <w:rPr>
          <w:rFonts w:ascii="Times New Roman" w:hAnsi="Times New Roman" w:cs="Times New Roman"/>
          <w:sz w:val="30"/>
          <w:szCs w:val="30"/>
        </w:rPr>
      </w:pPr>
      <w:r w:rsidRPr="000D3C64">
        <w:rPr>
          <w:rFonts w:ascii="Times New Roman" w:hAnsi="Times New Roman" w:cs="Times New Roman"/>
          <w:sz w:val="30"/>
          <w:szCs w:val="30"/>
        </w:rPr>
        <w:t>c.   indicate  that  the  first  members  of  our  genus</w:t>
      </w:r>
    </w:p>
    <w:p w:rsidR="002F569A" w:rsidRPr="000D3C64" w:rsidRDefault="002F569A" w:rsidP="000D3C64">
      <w:pPr>
        <w:autoSpaceDE w:val="0"/>
        <w:autoSpaceDN w:val="0"/>
        <w:adjustRightInd w:val="0"/>
        <w:spacing w:after="0" w:line="360" w:lineRule="auto"/>
        <w:ind w:left="566" w:right="1365"/>
        <w:jc w:val="both"/>
        <w:rPr>
          <w:rFonts w:ascii="Times New Roman" w:hAnsi="Times New Roman" w:cs="Times New Roman"/>
          <w:sz w:val="30"/>
          <w:szCs w:val="30"/>
        </w:rPr>
      </w:pPr>
      <w:r w:rsidRPr="000D3C64">
        <w:rPr>
          <w:rFonts w:ascii="Times New Roman" w:hAnsi="Times New Roman" w:cs="Times New Roman"/>
          <w:sz w:val="30"/>
          <w:szCs w:val="30"/>
        </w:rPr>
        <w:t>have had long arms and short legs.</w:t>
      </w:r>
    </w:p>
    <w:p w:rsidR="002F569A" w:rsidRPr="000D3C64" w:rsidRDefault="002F569A"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d.  does   indicate   that   the   first   members   of   our genus had long arms and short legs.</w:t>
      </w:r>
    </w:p>
    <w:p w:rsidR="002F569A" w:rsidRPr="000D3C64" w:rsidRDefault="002F569A" w:rsidP="000D3C64">
      <w:pPr>
        <w:autoSpaceDE w:val="0"/>
        <w:autoSpaceDN w:val="0"/>
        <w:adjustRightInd w:val="0"/>
        <w:spacing w:before="9"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43" w:right="107" w:hanging="283"/>
        <w:jc w:val="right"/>
        <w:rPr>
          <w:rFonts w:ascii="Times New Roman" w:hAnsi="Times New Roman" w:cs="Times New Roman"/>
          <w:sz w:val="30"/>
          <w:szCs w:val="30"/>
        </w:rPr>
      </w:pPr>
      <w:r w:rsidRPr="000D3C64">
        <w:rPr>
          <w:rFonts w:ascii="Times New Roman" w:hAnsi="Times New Roman" w:cs="Times New Roman"/>
          <w:sz w:val="30"/>
          <w:szCs w:val="30"/>
        </w:rPr>
        <w:t xml:space="preserve">37.  </w:t>
      </w:r>
      <w:r w:rsidRPr="000D3C64">
        <w:rPr>
          <w:rFonts w:ascii="Times New Roman" w:hAnsi="Times New Roman" w:cs="Times New Roman"/>
          <w:sz w:val="30"/>
          <w:szCs w:val="30"/>
          <w:u w:val="single"/>
        </w:rPr>
        <w:t>The  publishers,  unwilling  to  shoulder  the  entire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risk, insisted that the writer should pay half the cost</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of the initial print run of his controversial new book.</w:t>
      </w:r>
      <w:r w:rsidRPr="000D3C64">
        <w:rPr>
          <w:rFonts w:ascii="Times New Roman" w:hAnsi="Times New Roman" w:cs="Times New Roman"/>
          <w:sz w:val="30"/>
          <w:szCs w:val="30"/>
        </w:rPr>
        <w:t xml:space="preserve"> a.  The  publishers,  unwilling  to  shoulder  the  entire risk, insisted that the writer should pay half the cost  of  the  initial  print  run  of  his  controversial</w:t>
      </w:r>
    </w:p>
    <w:p w:rsidR="002F569A" w:rsidRPr="000D3C64" w:rsidRDefault="002F569A" w:rsidP="000D3C64">
      <w:pPr>
        <w:autoSpaceDE w:val="0"/>
        <w:autoSpaceDN w:val="0"/>
        <w:adjustRightInd w:val="0"/>
        <w:spacing w:before="1" w:after="0" w:line="360" w:lineRule="auto"/>
        <w:ind w:left="566" w:right="3531"/>
        <w:jc w:val="both"/>
        <w:rPr>
          <w:rFonts w:ascii="Times New Roman" w:hAnsi="Times New Roman" w:cs="Times New Roman"/>
          <w:sz w:val="30"/>
          <w:szCs w:val="30"/>
        </w:rPr>
      </w:pPr>
      <w:r w:rsidRPr="000D3C64">
        <w:rPr>
          <w:rFonts w:ascii="Times New Roman" w:hAnsi="Times New Roman" w:cs="Times New Roman"/>
          <w:sz w:val="30"/>
          <w:szCs w:val="30"/>
        </w:rPr>
        <w:t>new book.</w:t>
      </w:r>
    </w:p>
    <w:p w:rsidR="002F569A" w:rsidRPr="000D3C64" w:rsidRDefault="002F569A" w:rsidP="000D3C64">
      <w:pPr>
        <w:autoSpaceDE w:val="0"/>
        <w:autoSpaceDN w:val="0"/>
        <w:adjustRightInd w:val="0"/>
        <w:spacing w:after="0" w:line="360" w:lineRule="auto"/>
        <w:ind w:left="566" w:right="67" w:hanging="283"/>
        <w:jc w:val="both"/>
        <w:rPr>
          <w:rFonts w:ascii="Times New Roman" w:hAnsi="Times New Roman" w:cs="Times New Roman"/>
          <w:sz w:val="30"/>
          <w:szCs w:val="30"/>
        </w:rPr>
      </w:pPr>
      <w:r w:rsidRPr="000D3C64">
        <w:rPr>
          <w:rFonts w:ascii="Times New Roman" w:hAnsi="Times New Roman" w:cs="Times New Roman"/>
          <w:sz w:val="30"/>
          <w:szCs w:val="30"/>
        </w:rPr>
        <w:t>b.  The  publishers,  unwilling  to  shoulder  the  entire risk,  insisted  that  the  writer  should  be  paying half   the   cost   of   the   initial   print   run   of   the author’s controversial new book.</w:t>
      </w:r>
    </w:p>
    <w:p w:rsidR="002F569A" w:rsidRPr="000D3C64" w:rsidRDefault="002F569A" w:rsidP="000D3C64">
      <w:pPr>
        <w:autoSpaceDE w:val="0"/>
        <w:autoSpaceDN w:val="0"/>
        <w:adjustRightInd w:val="0"/>
        <w:spacing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c.   The  publishers,  unwilling  to  shoulder  the  entire risk, insisted that the writer pay half the cost of the   initial  print   run  of  his   controversial  new book.</w:t>
      </w:r>
    </w:p>
    <w:p w:rsidR="002F569A" w:rsidRPr="000D3C64" w:rsidRDefault="002F569A" w:rsidP="000D3C64">
      <w:pPr>
        <w:autoSpaceDE w:val="0"/>
        <w:autoSpaceDN w:val="0"/>
        <w:adjustRightInd w:val="0"/>
        <w:spacing w:after="0" w:line="360" w:lineRule="auto"/>
        <w:ind w:right="110"/>
        <w:rPr>
          <w:rFonts w:ascii="Times New Roman" w:hAnsi="Times New Roman" w:cs="Times New Roman"/>
          <w:sz w:val="30"/>
          <w:szCs w:val="30"/>
        </w:rPr>
      </w:pPr>
      <w:r w:rsidRPr="000D3C64">
        <w:rPr>
          <w:rFonts w:ascii="Times New Roman" w:hAnsi="Times New Roman" w:cs="Times New Roman"/>
          <w:sz w:val="30"/>
          <w:szCs w:val="30"/>
        </w:rPr>
        <w:t xml:space="preserve">    d.  Unwilling    to    shoulder    the    entire    risk,    the</w:t>
      </w:r>
    </w:p>
    <w:p w:rsidR="002F569A" w:rsidRPr="000D3C64" w:rsidRDefault="002F569A" w:rsidP="000D3C64">
      <w:pPr>
        <w:autoSpaceDE w:val="0"/>
        <w:autoSpaceDN w:val="0"/>
        <w:adjustRightInd w:val="0"/>
        <w:spacing w:after="0" w:line="360" w:lineRule="auto"/>
        <w:ind w:left="566" w:right="67"/>
        <w:jc w:val="both"/>
        <w:rPr>
          <w:rFonts w:ascii="Times New Roman" w:hAnsi="Times New Roman" w:cs="Times New Roman"/>
          <w:sz w:val="30"/>
          <w:szCs w:val="30"/>
        </w:rPr>
      </w:pPr>
      <w:r w:rsidRPr="000D3C64">
        <w:rPr>
          <w:rFonts w:ascii="Times New Roman" w:hAnsi="Times New Roman" w:cs="Times New Roman"/>
          <w:sz w:val="30"/>
          <w:szCs w:val="30"/>
        </w:rPr>
        <w:t>publishers insisted the writer should pay half the cost  of  the  initial  print  run  of  his  controversial new book.</w:t>
      </w:r>
    </w:p>
    <w:p w:rsidR="002F569A" w:rsidRPr="000D3C64" w:rsidRDefault="002F569A" w:rsidP="000D3C64">
      <w:pPr>
        <w:autoSpaceDE w:val="0"/>
        <w:autoSpaceDN w:val="0"/>
        <w:adjustRightInd w:val="0"/>
        <w:spacing w:after="0" w:line="360" w:lineRule="auto"/>
        <w:ind w:left="566" w:right="66" w:hanging="283"/>
        <w:jc w:val="both"/>
        <w:rPr>
          <w:rFonts w:ascii="Times New Roman" w:hAnsi="Times New Roman" w:cs="Times New Roman"/>
          <w:sz w:val="30"/>
          <w:szCs w:val="30"/>
        </w:rPr>
      </w:pPr>
      <w:r w:rsidRPr="000D3C64">
        <w:rPr>
          <w:rFonts w:ascii="Times New Roman" w:hAnsi="Times New Roman" w:cs="Times New Roman"/>
          <w:sz w:val="30"/>
          <w:szCs w:val="30"/>
        </w:rPr>
        <w:t>e.  Unwilling  to  shoulder  the entire  risk,  the writer was  required  by  the  publisher  to  pay  half  the cost  of  the  initial  print  run  of  his  controversial new book.</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38.  Unlike  </w:t>
      </w:r>
      <w:r w:rsidRPr="000D3C64">
        <w:rPr>
          <w:rFonts w:ascii="Times New Roman" w:hAnsi="Times New Roman" w:cs="Times New Roman"/>
          <w:sz w:val="30"/>
          <w:szCs w:val="30"/>
          <w:u w:val="single"/>
        </w:rPr>
        <w:t xml:space="preserve"> Sigm und’s   belief   that   the   unco nscio us   was </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solely  a  storehouse  of  repressed  memories,</w:t>
      </w:r>
      <w:r w:rsidRPr="000D3C64">
        <w:rPr>
          <w:rFonts w:ascii="Times New Roman" w:hAnsi="Times New Roman" w:cs="Times New Roman"/>
          <w:sz w:val="30"/>
          <w:szCs w:val="30"/>
        </w:rPr>
        <w:t xml:space="preserve">  Carl asserted    that    the    unconscious    also    contained creative reservoirs.</w:t>
      </w:r>
    </w:p>
    <w:p w:rsidR="002F569A" w:rsidRPr="000D3C64" w:rsidRDefault="002F569A" w:rsidP="000D3C64">
      <w:pPr>
        <w:autoSpaceDE w:val="0"/>
        <w:autoSpaceDN w:val="0"/>
        <w:adjustRightInd w:val="0"/>
        <w:spacing w:after="0" w:line="360" w:lineRule="auto"/>
        <w:ind w:left="395" w:right="-36"/>
        <w:jc w:val="both"/>
        <w:rPr>
          <w:rFonts w:ascii="Times New Roman" w:hAnsi="Times New Roman" w:cs="Times New Roman"/>
          <w:sz w:val="30"/>
          <w:szCs w:val="30"/>
        </w:rPr>
      </w:pPr>
      <w:r w:rsidRPr="000D3C64">
        <w:rPr>
          <w:rFonts w:ascii="Times New Roman" w:hAnsi="Times New Roman" w:cs="Times New Roman"/>
          <w:sz w:val="30"/>
          <w:szCs w:val="30"/>
        </w:rPr>
        <w:t>a.  Sigmund’s belief that the unconscious was solely</w:t>
      </w:r>
    </w:p>
    <w:p w:rsidR="002F569A" w:rsidRPr="000D3C64" w:rsidRDefault="002F569A" w:rsidP="000D3C64">
      <w:pPr>
        <w:autoSpaceDE w:val="0"/>
        <w:autoSpaceDN w:val="0"/>
        <w:adjustRightInd w:val="0"/>
        <w:spacing w:after="0" w:line="360" w:lineRule="auto"/>
        <w:ind w:left="679"/>
        <w:rPr>
          <w:rFonts w:ascii="Times New Roman" w:hAnsi="Times New Roman" w:cs="Times New Roman"/>
          <w:sz w:val="30"/>
          <w:szCs w:val="30"/>
        </w:rPr>
      </w:pPr>
      <w:r w:rsidRPr="000D3C64">
        <w:rPr>
          <w:rFonts w:ascii="Times New Roman" w:hAnsi="Times New Roman" w:cs="Times New Roman"/>
          <w:sz w:val="30"/>
          <w:szCs w:val="30"/>
        </w:rPr>
        <w:t>a       storehouse of repressed memories</w:t>
      </w:r>
    </w:p>
    <w:p w:rsidR="002F569A" w:rsidRPr="000D3C64" w:rsidRDefault="002F569A" w:rsidP="000D3C64">
      <w:pPr>
        <w:autoSpaceDE w:val="0"/>
        <w:autoSpaceDN w:val="0"/>
        <w:adjustRightInd w:val="0"/>
        <w:spacing w:before="1" w:after="0" w:line="360" w:lineRule="auto"/>
        <w:ind w:left="679" w:right="-36" w:hanging="284"/>
        <w:jc w:val="both"/>
        <w:rPr>
          <w:rFonts w:ascii="Times New Roman" w:hAnsi="Times New Roman" w:cs="Times New Roman"/>
          <w:sz w:val="30"/>
          <w:szCs w:val="30"/>
        </w:rPr>
      </w:pPr>
      <w:r w:rsidRPr="000D3C64">
        <w:rPr>
          <w:rFonts w:ascii="Times New Roman" w:hAnsi="Times New Roman" w:cs="Times New Roman"/>
          <w:sz w:val="30"/>
          <w:szCs w:val="30"/>
        </w:rPr>
        <w:t>b.  Sigmund and his belief that the unconscious was solely a storehouse of repressed memories</w:t>
      </w:r>
    </w:p>
    <w:p w:rsidR="002F569A" w:rsidRPr="000D3C64" w:rsidRDefault="002F569A" w:rsidP="000D3C64">
      <w:pPr>
        <w:autoSpaceDE w:val="0"/>
        <w:autoSpaceDN w:val="0"/>
        <w:adjustRightInd w:val="0"/>
        <w:spacing w:before="2"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c.   the     belief     of     Sigmund     that     states     the unconscious  is                 solely  a  storehouse  of repressed memories</w:t>
      </w:r>
    </w:p>
    <w:p w:rsidR="002F569A" w:rsidRPr="000D3C64" w:rsidRDefault="002F569A" w:rsidP="000D3C64">
      <w:pPr>
        <w:tabs>
          <w:tab w:val="left" w:pos="1880"/>
        </w:tabs>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d.  Sigmund,   who   believed   that   the   unconscious was</w:t>
      </w:r>
      <w:r w:rsidRPr="000D3C64">
        <w:rPr>
          <w:rFonts w:ascii="Times New Roman" w:hAnsi="Times New Roman" w:cs="Times New Roman"/>
          <w:sz w:val="30"/>
          <w:szCs w:val="30"/>
        </w:rPr>
        <w:tab/>
        <w:t>solely  a  storehouse  of  repressed memories</w:t>
      </w:r>
    </w:p>
    <w:p w:rsidR="002F569A" w:rsidRPr="000D3C64" w:rsidRDefault="002F569A"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e.  Sigmund  and  the  belief  that  the  unconscious solely       stores of repressed memories</w:t>
      </w:r>
    </w:p>
    <w:p w:rsidR="002F569A" w:rsidRPr="000D3C64" w:rsidRDefault="002F569A" w:rsidP="000D3C64">
      <w:pPr>
        <w:autoSpaceDE w:val="0"/>
        <w:autoSpaceDN w:val="0"/>
        <w:adjustRightInd w:val="0"/>
        <w:spacing w:before="6"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39.  From  what  mountains  or  gardens  would  future painters draw their inspiration? </w:t>
      </w:r>
      <w:r w:rsidRPr="000D3C64">
        <w:rPr>
          <w:rFonts w:ascii="Times New Roman" w:hAnsi="Times New Roman" w:cs="Times New Roman"/>
          <w:sz w:val="30"/>
          <w:szCs w:val="30"/>
          <w:u w:val="single"/>
        </w:rPr>
        <w:t>Would move poets</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to     craft     their     symphonies,     theologians     to</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contemplate the meaning of God, and philosophers</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write their verse.</w:t>
      </w:r>
    </w:p>
    <w:p w:rsidR="002F569A" w:rsidRPr="000D3C64" w:rsidRDefault="002F569A" w:rsidP="000D3C64">
      <w:pPr>
        <w:tabs>
          <w:tab w:val="left" w:pos="840"/>
        </w:tabs>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a.  painters draw their inspiration? Would move poets to</w:t>
      </w:r>
      <w:r w:rsidRPr="000D3C64">
        <w:rPr>
          <w:rFonts w:ascii="Times New Roman" w:hAnsi="Times New Roman" w:cs="Times New Roman"/>
          <w:sz w:val="30"/>
          <w:szCs w:val="30"/>
        </w:rPr>
        <w:tab/>
        <w:t>craft     their     symphonies,      composers     to contemplate the meaning of God, and philosophers write their verse.</w:t>
      </w:r>
    </w:p>
    <w:p w:rsidR="002F569A" w:rsidRPr="000D3C64" w:rsidRDefault="002F569A" w:rsidP="000D3C64">
      <w:pPr>
        <w:autoSpaceDE w:val="0"/>
        <w:autoSpaceDN w:val="0"/>
        <w:adjustRightInd w:val="0"/>
        <w:spacing w:after="0" w:line="360" w:lineRule="auto"/>
        <w:ind w:left="112" w:right="-50"/>
        <w:rPr>
          <w:rFonts w:ascii="Times New Roman" w:hAnsi="Times New Roman" w:cs="Times New Roman"/>
          <w:sz w:val="30"/>
          <w:szCs w:val="30"/>
        </w:rPr>
      </w:pPr>
      <w:r w:rsidRPr="000D3C64">
        <w:rPr>
          <w:rFonts w:ascii="Times New Roman" w:hAnsi="Times New Roman" w:cs="Times New Roman"/>
          <w:sz w:val="30"/>
          <w:szCs w:val="30"/>
        </w:rPr>
        <w:t>b.  painters draw their inspiration? Would move poets</w:t>
      </w:r>
    </w:p>
    <w:p w:rsidR="002F569A" w:rsidRPr="000D3C64" w:rsidRDefault="002F569A" w:rsidP="000D3C64">
      <w:pPr>
        <w:autoSpaceDE w:val="0"/>
        <w:autoSpaceDN w:val="0"/>
        <w:adjustRightInd w:val="0"/>
        <w:spacing w:after="0" w:line="360" w:lineRule="auto"/>
        <w:ind w:left="395" w:right="-38"/>
        <w:jc w:val="both"/>
        <w:rPr>
          <w:rFonts w:ascii="Times New Roman" w:hAnsi="Times New Roman" w:cs="Times New Roman"/>
          <w:sz w:val="30"/>
          <w:szCs w:val="30"/>
        </w:rPr>
      </w:pPr>
      <w:r w:rsidRPr="000D3C64">
        <w:rPr>
          <w:rFonts w:ascii="Times New Roman" w:hAnsi="Times New Roman" w:cs="Times New Roman"/>
          <w:sz w:val="30"/>
          <w:szCs w:val="30"/>
        </w:rPr>
        <w:t>to   write   their   verse,   composers   to   craft   their symphonies  and  philosophers  to  contemplate  the meaning of God</w:t>
      </w:r>
    </w:p>
    <w:p w:rsidR="002F569A" w:rsidRPr="000D3C64" w:rsidRDefault="002F569A" w:rsidP="000D3C64">
      <w:pPr>
        <w:autoSpaceDE w:val="0"/>
        <w:autoSpaceDN w:val="0"/>
        <w:adjustRightInd w:val="0"/>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c.   philosophers  draw  their  inspiration?  Would  move poets to write their verse, composers to craft their symphonies,   and   painters   to   contemplate   the meaning of God</w:t>
      </w:r>
    </w:p>
    <w:p w:rsidR="002F569A" w:rsidRPr="000D3C64" w:rsidRDefault="002F569A" w:rsidP="000D3C64">
      <w:pPr>
        <w:autoSpaceDE w:val="0"/>
        <w:autoSpaceDN w:val="0"/>
        <w:adjustRightInd w:val="0"/>
        <w:spacing w:after="0" w:line="360" w:lineRule="auto"/>
        <w:ind w:left="112" w:right="-47"/>
        <w:rPr>
          <w:rFonts w:ascii="Times New Roman" w:hAnsi="Times New Roman" w:cs="Times New Roman"/>
          <w:sz w:val="30"/>
          <w:szCs w:val="30"/>
        </w:rPr>
      </w:pPr>
      <w:r w:rsidRPr="000D3C64">
        <w:rPr>
          <w:rFonts w:ascii="Times New Roman" w:hAnsi="Times New Roman" w:cs="Times New Roman"/>
          <w:sz w:val="30"/>
          <w:szCs w:val="30"/>
        </w:rPr>
        <w:t>d.  philosophers  to  contemplate  the  meaning  of  God?</w:t>
      </w:r>
    </w:p>
    <w:p w:rsidR="002F569A" w:rsidRPr="000D3C64" w:rsidRDefault="002F569A" w:rsidP="000D3C64">
      <w:pPr>
        <w:autoSpaceDE w:val="0"/>
        <w:autoSpaceDN w:val="0"/>
        <w:adjustRightInd w:val="0"/>
        <w:spacing w:after="0" w:line="360" w:lineRule="auto"/>
        <w:ind w:left="395" w:right="-38"/>
        <w:jc w:val="both"/>
        <w:rPr>
          <w:rFonts w:ascii="Times New Roman" w:hAnsi="Times New Roman" w:cs="Times New Roman"/>
          <w:sz w:val="30"/>
          <w:szCs w:val="30"/>
        </w:rPr>
      </w:pPr>
      <w:r w:rsidRPr="000D3C64">
        <w:rPr>
          <w:rFonts w:ascii="Times New Roman" w:hAnsi="Times New Roman" w:cs="Times New Roman"/>
          <w:sz w:val="30"/>
          <w:szCs w:val="30"/>
        </w:rPr>
        <w:t>Would   move   painters   to   draw   their   inspiration, composers  to  write  their  verse,  and  poets  to  craft their symphonies?</w:t>
      </w:r>
    </w:p>
    <w:p w:rsidR="002F569A" w:rsidRPr="000D3C64" w:rsidRDefault="002F569A" w:rsidP="000D3C64">
      <w:pPr>
        <w:spacing w:line="360" w:lineRule="auto"/>
        <w:rPr>
          <w:rFonts w:ascii="Times New Roman" w:hAnsi="Times New Roman" w:cs="Times New Roman"/>
          <w:b/>
          <w:color w:val="FF0000"/>
          <w:sz w:val="30"/>
          <w:szCs w:val="30"/>
        </w:rPr>
      </w:pPr>
    </w:p>
    <w:p w:rsidR="002F569A" w:rsidRPr="000D3C64" w:rsidRDefault="002F569A" w:rsidP="000D3C64">
      <w:pPr>
        <w:autoSpaceDE w:val="0"/>
        <w:autoSpaceDN w:val="0"/>
        <w:adjustRightInd w:val="0"/>
        <w:spacing w:before="36" w:after="0" w:line="360" w:lineRule="auto"/>
        <w:ind w:right="79"/>
        <w:rPr>
          <w:rFonts w:ascii="Times New Roman" w:hAnsi="Times New Roman" w:cs="Times New Roman"/>
          <w:sz w:val="30"/>
          <w:szCs w:val="30"/>
        </w:rPr>
      </w:pPr>
      <w:r w:rsidRPr="000D3C64">
        <w:rPr>
          <w:rFonts w:ascii="Times New Roman" w:hAnsi="Times New Roman" w:cs="Times New Roman"/>
          <w:sz w:val="30"/>
          <w:szCs w:val="30"/>
        </w:rPr>
        <w:t xml:space="preserve">2. The    mole    is    a    nocturnal    insectivorous    mammal </w:t>
      </w:r>
      <w:r w:rsidRPr="000D3C64">
        <w:rPr>
          <w:rFonts w:ascii="Times New Roman" w:hAnsi="Times New Roman" w:cs="Times New Roman"/>
          <w:sz w:val="30"/>
          <w:szCs w:val="30"/>
          <w:u w:val="single"/>
        </w:rPr>
        <w:t>regarded  as  pests      because  of  their  burrowing  activity</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spoilng</w:t>
      </w:r>
      <w:r w:rsidRPr="000D3C64">
        <w:rPr>
          <w:rFonts w:ascii="Times New Roman" w:hAnsi="Times New Roman" w:cs="Times New Roman"/>
          <w:sz w:val="30"/>
          <w:szCs w:val="30"/>
        </w:rPr>
        <w:t xml:space="preserve"> lawns and gardens.</w:t>
      </w:r>
    </w:p>
    <w:p w:rsidR="002F569A" w:rsidRPr="000D3C64" w:rsidRDefault="002F569A" w:rsidP="000D3C64">
      <w:pPr>
        <w:tabs>
          <w:tab w:val="left" w:pos="720"/>
        </w:tabs>
        <w:autoSpaceDE w:val="0"/>
        <w:autoSpaceDN w:val="0"/>
        <w:adjustRightInd w:val="0"/>
        <w:spacing w:after="0" w:line="360" w:lineRule="auto"/>
        <w:ind w:left="720" w:right="78" w:hanging="360"/>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regarded  to  be  pests  by  gardeners  because  of their burrowing activity spoiling.</w:t>
      </w:r>
    </w:p>
    <w:p w:rsidR="002F569A" w:rsidRPr="000D3C64" w:rsidRDefault="002F569A" w:rsidP="000D3C64">
      <w:pPr>
        <w:tabs>
          <w:tab w:val="left" w:pos="720"/>
        </w:tabs>
        <w:autoSpaceDE w:val="0"/>
        <w:autoSpaceDN w:val="0"/>
        <w:adjustRightInd w:val="0"/>
        <w:spacing w:after="0" w:line="360" w:lineRule="auto"/>
        <w:ind w:left="720" w:right="73" w:hanging="360"/>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regarded   as   a   pest   by   gardeners   because   of burrowing activity spoiling.</w:t>
      </w:r>
    </w:p>
    <w:p w:rsidR="002F569A" w:rsidRPr="000D3C64" w:rsidRDefault="002F569A" w:rsidP="000D3C64">
      <w:pPr>
        <w:tabs>
          <w:tab w:val="left" w:pos="720"/>
        </w:tabs>
        <w:autoSpaceDE w:val="0"/>
        <w:autoSpaceDN w:val="0"/>
        <w:adjustRightInd w:val="0"/>
        <w:spacing w:before="2" w:after="0" w:line="360" w:lineRule="auto"/>
        <w:ind w:left="720" w:right="80" w:hanging="360"/>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t>considered  as a pest by  gardeners  because of its burrowing activity spoiling.</w:t>
      </w:r>
    </w:p>
    <w:p w:rsidR="002F569A" w:rsidRPr="000D3C64" w:rsidRDefault="002F569A" w:rsidP="000D3C64">
      <w:pPr>
        <w:tabs>
          <w:tab w:val="left" w:pos="720"/>
        </w:tabs>
        <w:autoSpaceDE w:val="0"/>
        <w:autoSpaceDN w:val="0"/>
        <w:adjustRightInd w:val="0"/>
        <w:spacing w:before="1" w:after="0" w:line="360" w:lineRule="auto"/>
        <w:ind w:left="720" w:right="79" w:hanging="360"/>
        <w:rPr>
          <w:rFonts w:ascii="Times New Roman" w:hAnsi="Times New Roman" w:cs="Times New Roman"/>
          <w:sz w:val="30"/>
          <w:szCs w:val="30"/>
        </w:rPr>
      </w:pPr>
      <w:r w:rsidRPr="000D3C64">
        <w:rPr>
          <w:rFonts w:ascii="Times New Roman" w:hAnsi="Times New Roman" w:cs="Times New Roman"/>
          <w:sz w:val="30"/>
          <w:szCs w:val="30"/>
        </w:rPr>
        <w:t>d.</w:t>
      </w:r>
      <w:r w:rsidRPr="000D3C64">
        <w:rPr>
          <w:rFonts w:ascii="Times New Roman" w:hAnsi="Times New Roman" w:cs="Times New Roman"/>
          <w:sz w:val="30"/>
          <w:szCs w:val="30"/>
        </w:rPr>
        <w:tab/>
        <w:t>regarded   as   a   pest   by   gardeners   because   its burrowing activity spoils.</w:t>
      </w: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3. Trying  to  keep  her  balance  on  the  icy  surface  </w:t>
      </w:r>
      <w:r w:rsidRPr="000D3C64">
        <w:rPr>
          <w:rFonts w:ascii="Times New Roman" w:hAnsi="Times New Roman" w:cs="Times New Roman"/>
          <w:sz w:val="30"/>
          <w:szCs w:val="30"/>
          <w:u w:val="single"/>
        </w:rPr>
        <w:t>the  last</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u w:val="single"/>
        </w:rPr>
        <w:t xml:space="preserve"> comp etit o r’ s  ski-tip  caught the pole and  somersaulted</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u w:val="single"/>
        </w:rPr>
        <w:t>into the soft snow</w:t>
      </w:r>
      <w:r w:rsidRPr="000D3C64">
        <w:rPr>
          <w:rFonts w:ascii="Times New Roman" w:hAnsi="Times New Roman" w:cs="Times New Roman"/>
          <w:sz w:val="30"/>
          <w:szCs w:val="30"/>
        </w:rPr>
        <w:t>.</w:t>
      </w:r>
    </w:p>
    <w:p w:rsidR="002F569A" w:rsidRPr="000D3C64" w:rsidRDefault="002F569A" w:rsidP="000D3C64">
      <w:pPr>
        <w:tabs>
          <w:tab w:val="left" w:pos="720"/>
        </w:tabs>
        <w:autoSpaceDE w:val="0"/>
        <w:autoSpaceDN w:val="0"/>
        <w:adjustRightInd w:val="0"/>
        <w:spacing w:after="0" w:line="360" w:lineRule="auto"/>
        <w:ind w:left="720" w:right="78" w:hanging="360"/>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the last competitor caught the pole with the tip of her ski , and somersaulted into the soft snow.</w:t>
      </w:r>
    </w:p>
    <w:p w:rsidR="002F569A" w:rsidRPr="000D3C64" w:rsidRDefault="002F569A"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b.     the  last  competitor  somersaulted  into  the  soft</w:t>
      </w:r>
    </w:p>
    <w:p w:rsidR="002F569A" w:rsidRPr="000D3C64" w:rsidRDefault="002F569A" w:rsidP="000D3C64">
      <w:pPr>
        <w:autoSpaceDE w:val="0"/>
        <w:autoSpaceDN w:val="0"/>
        <w:adjustRightInd w:val="0"/>
        <w:spacing w:after="0" w:line="360" w:lineRule="auto"/>
        <w:ind w:left="720" w:right="76"/>
        <w:rPr>
          <w:rFonts w:ascii="Times New Roman" w:hAnsi="Times New Roman" w:cs="Times New Roman"/>
          <w:sz w:val="30"/>
          <w:szCs w:val="30"/>
        </w:rPr>
      </w:pPr>
      <w:r w:rsidRPr="000D3C64">
        <w:rPr>
          <w:rFonts w:ascii="Times New Roman" w:hAnsi="Times New Roman" w:cs="Times New Roman"/>
          <w:sz w:val="30"/>
          <w:szCs w:val="30"/>
        </w:rPr>
        <w:t>snow  when  the  tip  of  her  ski  was  caught  by  the pole.</w:t>
      </w:r>
    </w:p>
    <w:p w:rsidR="002F569A" w:rsidRPr="000D3C64" w:rsidRDefault="002F569A" w:rsidP="000D3C64">
      <w:pPr>
        <w:tabs>
          <w:tab w:val="left" w:pos="720"/>
        </w:tabs>
        <w:autoSpaceDE w:val="0"/>
        <w:autoSpaceDN w:val="0"/>
        <w:adjustRightInd w:val="0"/>
        <w:spacing w:after="0" w:line="360" w:lineRule="auto"/>
        <w:ind w:left="720" w:right="77" w:hanging="360"/>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t>the ski-tip of the last competitor caught the pole and somersaulted into the soft snow.</w:t>
      </w:r>
    </w:p>
    <w:p w:rsidR="002F569A" w:rsidRPr="000D3C64" w:rsidRDefault="002F569A" w:rsidP="000D3C64">
      <w:pPr>
        <w:autoSpaceDE w:val="0"/>
        <w:autoSpaceDN w:val="0"/>
        <w:adjustRightInd w:val="0"/>
        <w:spacing w:before="4"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74"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4.  The  temperature  dropped  suddenly  last  night  </w:t>
      </w:r>
      <w:r w:rsidRPr="000D3C64">
        <w:rPr>
          <w:rFonts w:ascii="Times New Roman" w:hAnsi="Times New Roman" w:cs="Times New Roman"/>
          <w:sz w:val="30"/>
          <w:szCs w:val="30"/>
          <w:u w:val="single"/>
        </w:rPr>
        <w:t>which</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will mean that the shoots emerging from the soil will be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killed by the frost</w:t>
      </w:r>
      <w:r w:rsidRPr="000D3C64">
        <w:rPr>
          <w:rFonts w:ascii="Times New Roman" w:hAnsi="Times New Roman" w:cs="Times New Roman"/>
          <w:sz w:val="30"/>
          <w:szCs w:val="30"/>
        </w:rPr>
        <w:t>.</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tabs>
          <w:tab w:val="left" w:pos="720"/>
        </w:tabs>
        <w:autoSpaceDE w:val="0"/>
        <w:autoSpaceDN w:val="0"/>
        <w:adjustRightInd w:val="0"/>
        <w:spacing w:after="0" w:line="360" w:lineRule="auto"/>
        <w:ind w:left="720" w:right="74" w:hanging="360"/>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and this will mean that the shoots emerging from the soil will be killed by the frost.</w:t>
      </w:r>
    </w:p>
    <w:p w:rsidR="002F569A" w:rsidRPr="000D3C64" w:rsidRDefault="002F569A" w:rsidP="000D3C64">
      <w:pPr>
        <w:tabs>
          <w:tab w:val="left" w:pos="720"/>
        </w:tabs>
        <w:autoSpaceDE w:val="0"/>
        <w:autoSpaceDN w:val="0"/>
        <w:adjustRightInd w:val="0"/>
        <w:spacing w:before="2" w:after="0" w:line="360" w:lineRule="auto"/>
        <w:ind w:left="720" w:right="76" w:hanging="360"/>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and the resulting frost will kill the shoots that are emerging from the soil.</w:t>
      </w:r>
    </w:p>
    <w:p w:rsidR="002F569A" w:rsidRPr="000D3C64" w:rsidRDefault="002F569A"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c.     and  as  a  result,  the  shoots  will  be  killed  by  the</w:t>
      </w:r>
    </w:p>
    <w:p w:rsidR="002F569A" w:rsidRPr="000D3C64" w:rsidRDefault="002F569A" w:rsidP="000D3C64">
      <w:pPr>
        <w:autoSpaceDE w:val="0"/>
        <w:autoSpaceDN w:val="0"/>
        <w:adjustRightInd w:val="0"/>
        <w:spacing w:after="0" w:line="360" w:lineRule="auto"/>
        <w:ind w:left="720"/>
        <w:rPr>
          <w:rFonts w:ascii="Times New Roman" w:hAnsi="Times New Roman" w:cs="Times New Roman"/>
          <w:sz w:val="30"/>
          <w:szCs w:val="30"/>
        </w:rPr>
      </w:pPr>
      <w:r w:rsidRPr="000D3C64">
        <w:rPr>
          <w:rFonts w:ascii="Times New Roman" w:hAnsi="Times New Roman" w:cs="Times New Roman"/>
          <w:sz w:val="30"/>
          <w:szCs w:val="30"/>
        </w:rPr>
        <w:t>frost emerging from the soil.</w:t>
      </w:r>
    </w:p>
    <w:p w:rsidR="002F569A" w:rsidRPr="000D3C64" w:rsidRDefault="002F569A" w:rsidP="000D3C64">
      <w:pPr>
        <w:autoSpaceDE w:val="0"/>
        <w:autoSpaceDN w:val="0"/>
        <w:adjustRightInd w:val="0"/>
        <w:spacing w:before="19"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73"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 The imposter eluded detection for so long because she conducted   herself   </w:t>
      </w:r>
      <w:r w:rsidRPr="000D3C64">
        <w:rPr>
          <w:rFonts w:ascii="Times New Roman" w:hAnsi="Times New Roman" w:cs="Times New Roman"/>
          <w:sz w:val="30"/>
          <w:szCs w:val="30"/>
          <w:u w:val="single"/>
        </w:rPr>
        <w:t>as   though   she   were   a   licensed</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practitioner.</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60" w:right="732"/>
        <w:rPr>
          <w:rFonts w:ascii="Times New Roman" w:hAnsi="Times New Roman" w:cs="Times New Roman"/>
          <w:sz w:val="30"/>
          <w:szCs w:val="30"/>
        </w:rPr>
      </w:pPr>
      <w:r w:rsidRPr="000D3C64">
        <w:rPr>
          <w:rFonts w:ascii="Times New Roman" w:hAnsi="Times New Roman" w:cs="Times New Roman"/>
          <w:sz w:val="30"/>
          <w:szCs w:val="30"/>
        </w:rPr>
        <w:t xml:space="preserve">a.     as though she were a licensed practitioner </w:t>
      </w:r>
    </w:p>
    <w:p w:rsidR="002F569A" w:rsidRPr="000D3C64" w:rsidRDefault="002F569A" w:rsidP="000D3C64">
      <w:pPr>
        <w:autoSpaceDE w:val="0"/>
        <w:autoSpaceDN w:val="0"/>
        <w:adjustRightInd w:val="0"/>
        <w:spacing w:after="0" w:line="360" w:lineRule="auto"/>
        <w:ind w:left="360" w:right="732"/>
        <w:rPr>
          <w:rFonts w:ascii="Times New Roman" w:hAnsi="Times New Roman" w:cs="Times New Roman"/>
          <w:sz w:val="30"/>
          <w:szCs w:val="30"/>
        </w:rPr>
      </w:pPr>
      <w:r w:rsidRPr="000D3C64">
        <w:rPr>
          <w:rFonts w:ascii="Times New Roman" w:hAnsi="Times New Roman" w:cs="Times New Roman"/>
          <w:sz w:val="30"/>
          <w:szCs w:val="30"/>
        </w:rPr>
        <w:t xml:space="preserve"> b. as if she was a licensed practitioner</w:t>
      </w:r>
    </w:p>
    <w:p w:rsidR="002F569A" w:rsidRPr="000D3C64" w:rsidRDefault="002F569A" w:rsidP="000D3C64">
      <w:pPr>
        <w:autoSpaceDE w:val="0"/>
        <w:autoSpaceDN w:val="0"/>
        <w:adjustRightInd w:val="0"/>
        <w:spacing w:before="15" w:after="0" w:line="360" w:lineRule="auto"/>
        <w:ind w:left="472"/>
        <w:rPr>
          <w:rFonts w:ascii="Times New Roman" w:hAnsi="Times New Roman" w:cs="Times New Roman"/>
          <w:sz w:val="30"/>
          <w:szCs w:val="30"/>
        </w:rPr>
      </w:pPr>
      <w:r w:rsidRPr="000D3C64">
        <w:rPr>
          <w:rFonts w:ascii="Times New Roman" w:hAnsi="Times New Roman" w:cs="Times New Roman"/>
          <w:sz w:val="30"/>
          <w:szCs w:val="30"/>
        </w:rPr>
        <w:t>c.     like she was a licensed practitioner</w:t>
      </w:r>
    </w:p>
    <w:p w:rsidR="002F569A" w:rsidRPr="000D3C64" w:rsidRDefault="002F569A" w:rsidP="000D3C64">
      <w:pPr>
        <w:autoSpaceDE w:val="0"/>
        <w:autoSpaceDN w:val="0"/>
        <w:adjustRightInd w:val="0"/>
        <w:spacing w:after="0" w:line="360" w:lineRule="auto"/>
        <w:ind w:right="-24"/>
        <w:jc w:val="both"/>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24"/>
        <w:jc w:val="both"/>
        <w:rPr>
          <w:rFonts w:ascii="Times New Roman" w:hAnsi="Times New Roman" w:cs="Times New Roman"/>
          <w:sz w:val="30"/>
          <w:szCs w:val="30"/>
        </w:rPr>
      </w:pPr>
      <w:r w:rsidRPr="000D3C64">
        <w:rPr>
          <w:rFonts w:ascii="Times New Roman" w:hAnsi="Times New Roman" w:cs="Times New Roman"/>
          <w:sz w:val="30"/>
          <w:szCs w:val="30"/>
        </w:rPr>
        <w:t xml:space="preserve">6. </w:t>
      </w:r>
      <w:r w:rsidRPr="000D3C64">
        <w:rPr>
          <w:rFonts w:ascii="Times New Roman" w:hAnsi="Times New Roman" w:cs="Times New Roman"/>
          <w:sz w:val="30"/>
          <w:szCs w:val="30"/>
          <w:u w:val="single"/>
        </w:rPr>
        <w:t>Being  abandoned  by  our  friends  is  the  cause  of  great</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sorrow for us.</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tabs>
          <w:tab w:val="left" w:pos="820"/>
        </w:tabs>
        <w:autoSpaceDE w:val="0"/>
        <w:autoSpaceDN w:val="0"/>
        <w:adjustRightInd w:val="0"/>
        <w:spacing w:after="0" w:line="360" w:lineRule="auto"/>
        <w:ind w:left="832" w:right="-26" w:hanging="360"/>
        <w:rPr>
          <w:rFonts w:ascii="Times New Roman" w:hAnsi="Times New Roman" w:cs="Times New Roman"/>
          <w:sz w:val="30"/>
          <w:szCs w:val="30"/>
        </w:rPr>
      </w:pPr>
      <w:r w:rsidRPr="000D3C64">
        <w:rPr>
          <w:rFonts w:ascii="Times New Roman" w:hAnsi="Times New Roman" w:cs="Times New Roman"/>
          <w:sz w:val="30"/>
          <w:szCs w:val="30"/>
        </w:rPr>
        <w:t>a.</w:t>
      </w:r>
      <w:r w:rsidRPr="000D3C64">
        <w:rPr>
          <w:rFonts w:ascii="Times New Roman" w:hAnsi="Times New Roman" w:cs="Times New Roman"/>
          <w:sz w:val="30"/>
          <w:szCs w:val="30"/>
        </w:rPr>
        <w:tab/>
        <w:t>being  abandoned  by  our  friends,  we  feel  great sorrow.</w:t>
      </w:r>
    </w:p>
    <w:p w:rsidR="002F569A" w:rsidRPr="000D3C64" w:rsidRDefault="002F569A" w:rsidP="000D3C64">
      <w:pPr>
        <w:autoSpaceDE w:val="0"/>
        <w:autoSpaceDN w:val="0"/>
        <w:adjustRightInd w:val="0"/>
        <w:spacing w:before="2" w:after="0" w:line="360" w:lineRule="auto"/>
        <w:ind w:left="472"/>
        <w:rPr>
          <w:rFonts w:ascii="Times New Roman" w:hAnsi="Times New Roman" w:cs="Times New Roman"/>
          <w:sz w:val="30"/>
          <w:szCs w:val="30"/>
        </w:rPr>
      </w:pPr>
      <w:r w:rsidRPr="000D3C64">
        <w:rPr>
          <w:rFonts w:ascii="Times New Roman" w:hAnsi="Times New Roman" w:cs="Times New Roman"/>
          <w:sz w:val="30"/>
          <w:szCs w:val="30"/>
        </w:rPr>
        <w:t>b.     abandoned by our friends, sorrow is the result</w:t>
      </w:r>
    </w:p>
    <w:p w:rsidR="002F569A" w:rsidRPr="000D3C64" w:rsidRDefault="002F569A" w:rsidP="000D3C64">
      <w:pPr>
        <w:autoSpaceDE w:val="0"/>
        <w:autoSpaceDN w:val="0"/>
        <w:adjustRightInd w:val="0"/>
        <w:spacing w:after="0" w:line="360" w:lineRule="auto"/>
        <w:ind w:left="472" w:right="-43"/>
        <w:rPr>
          <w:rFonts w:ascii="Times New Roman" w:hAnsi="Times New Roman" w:cs="Times New Roman"/>
          <w:sz w:val="30"/>
          <w:szCs w:val="30"/>
        </w:rPr>
      </w:pPr>
      <w:r w:rsidRPr="000D3C64">
        <w:rPr>
          <w:rFonts w:ascii="Times New Roman" w:hAnsi="Times New Roman" w:cs="Times New Roman"/>
          <w:sz w:val="30"/>
          <w:szCs w:val="30"/>
        </w:rPr>
        <w:t>c.     we  feel  great  sorrow  when  our  friends  abandon</w:t>
      </w:r>
    </w:p>
    <w:p w:rsidR="002F569A" w:rsidRPr="000D3C64" w:rsidRDefault="002F569A" w:rsidP="000D3C64">
      <w:pPr>
        <w:autoSpaceDE w:val="0"/>
        <w:autoSpaceDN w:val="0"/>
        <w:adjustRightInd w:val="0"/>
        <w:spacing w:after="0" w:line="360" w:lineRule="auto"/>
        <w:ind w:left="832"/>
        <w:rPr>
          <w:rFonts w:ascii="Times New Roman" w:hAnsi="Times New Roman" w:cs="Times New Roman"/>
          <w:sz w:val="30"/>
          <w:szCs w:val="30"/>
        </w:rPr>
      </w:pPr>
      <w:r w:rsidRPr="000D3C64">
        <w:rPr>
          <w:rFonts w:ascii="Times New Roman" w:hAnsi="Times New Roman" w:cs="Times New Roman"/>
          <w:sz w:val="30"/>
          <w:szCs w:val="30"/>
        </w:rPr>
        <w:t>us.</w:t>
      </w:r>
    </w:p>
    <w:p w:rsidR="002F569A" w:rsidRPr="000D3C64" w:rsidRDefault="002F569A" w:rsidP="000D3C64">
      <w:pPr>
        <w:autoSpaceDE w:val="0"/>
        <w:autoSpaceDN w:val="0"/>
        <w:adjustRightInd w:val="0"/>
        <w:spacing w:after="0" w:line="360" w:lineRule="auto"/>
        <w:ind w:right="-32"/>
        <w:jc w:val="both"/>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32"/>
        <w:jc w:val="both"/>
        <w:rPr>
          <w:rFonts w:ascii="Times New Roman" w:hAnsi="Times New Roman" w:cs="Times New Roman"/>
          <w:sz w:val="30"/>
          <w:szCs w:val="30"/>
        </w:rPr>
      </w:pPr>
      <w:r w:rsidRPr="000D3C64">
        <w:rPr>
          <w:rFonts w:ascii="Times New Roman" w:hAnsi="Times New Roman" w:cs="Times New Roman"/>
          <w:sz w:val="30"/>
          <w:szCs w:val="30"/>
        </w:rPr>
        <w:t xml:space="preserve">7. Among the many reasons for this defeat in the election </w:t>
      </w:r>
      <w:r w:rsidRPr="000D3C64">
        <w:rPr>
          <w:rFonts w:ascii="Times New Roman" w:hAnsi="Times New Roman" w:cs="Times New Roman"/>
          <w:sz w:val="30"/>
          <w:szCs w:val="30"/>
          <w:u w:val="single"/>
        </w:rPr>
        <w:t>was his arrogant assumption that his constituents were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 xml:space="preserve">incapable  of  understanding  economic  conditions  </w:t>
      </w:r>
      <w:r w:rsidRPr="000D3C64">
        <w:rPr>
          <w:rFonts w:ascii="Times New Roman" w:hAnsi="Times New Roman" w:cs="Times New Roman"/>
          <w:sz w:val="30"/>
          <w:szCs w:val="30"/>
        </w:rPr>
        <w:t>and his unwarranted attack on his chief opponent.</w:t>
      </w:r>
    </w:p>
    <w:p w:rsidR="002F569A" w:rsidRPr="000D3C64" w:rsidRDefault="002F569A" w:rsidP="000D3C64">
      <w:pPr>
        <w:autoSpaceDE w:val="0"/>
        <w:autoSpaceDN w:val="0"/>
        <w:adjustRightInd w:val="0"/>
        <w:spacing w:after="0" w:line="360" w:lineRule="auto"/>
        <w:ind w:left="470" w:right="-45"/>
        <w:rPr>
          <w:rFonts w:ascii="Times New Roman" w:hAnsi="Times New Roman" w:cs="Times New Roman"/>
          <w:sz w:val="30"/>
          <w:szCs w:val="30"/>
        </w:rPr>
      </w:pPr>
      <w:r w:rsidRPr="000D3C64">
        <w:rPr>
          <w:rFonts w:ascii="Times New Roman" w:hAnsi="Times New Roman" w:cs="Times New Roman"/>
          <w:sz w:val="30"/>
          <w:szCs w:val="30"/>
        </w:rPr>
        <w:t>a.     were      his     arrogant      assumption      that      his</w:t>
      </w:r>
    </w:p>
    <w:p w:rsidR="002F569A" w:rsidRPr="000D3C64" w:rsidRDefault="002F569A" w:rsidP="000D3C64">
      <w:pPr>
        <w:autoSpaceDE w:val="0"/>
        <w:autoSpaceDN w:val="0"/>
        <w:adjustRightInd w:val="0"/>
        <w:spacing w:after="0" w:line="360" w:lineRule="auto"/>
        <w:ind w:left="825" w:right="-29"/>
        <w:rPr>
          <w:rFonts w:ascii="Times New Roman" w:hAnsi="Times New Roman" w:cs="Times New Roman"/>
          <w:sz w:val="30"/>
          <w:szCs w:val="30"/>
        </w:rPr>
      </w:pPr>
      <w:r w:rsidRPr="000D3C64">
        <w:rPr>
          <w:rFonts w:ascii="Times New Roman" w:hAnsi="Times New Roman" w:cs="Times New Roman"/>
          <w:sz w:val="30"/>
          <w:szCs w:val="30"/>
        </w:rPr>
        <w:t>constituents   were   incapable   of   understanding economic conditions.</w:t>
      </w:r>
    </w:p>
    <w:p w:rsidR="002F569A" w:rsidRPr="000D3C64" w:rsidRDefault="002F569A" w:rsidP="000D3C64">
      <w:pPr>
        <w:tabs>
          <w:tab w:val="left" w:pos="820"/>
        </w:tabs>
        <w:autoSpaceDE w:val="0"/>
        <w:autoSpaceDN w:val="0"/>
        <w:adjustRightInd w:val="0"/>
        <w:spacing w:after="0" w:line="360" w:lineRule="auto"/>
        <w:ind w:left="832" w:right="-37" w:hanging="360"/>
        <w:rPr>
          <w:rFonts w:ascii="Times New Roman" w:hAnsi="Times New Roman" w:cs="Times New Roman"/>
          <w:sz w:val="30"/>
          <w:szCs w:val="30"/>
        </w:rPr>
      </w:pPr>
      <w:r w:rsidRPr="000D3C64">
        <w:rPr>
          <w:rFonts w:ascii="Times New Roman" w:hAnsi="Times New Roman" w:cs="Times New Roman"/>
          <w:sz w:val="30"/>
          <w:szCs w:val="30"/>
        </w:rPr>
        <w:t>b.</w:t>
      </w:r>
      <w:r w:rsidRPr="000D3C64">
        <w:rPr>
          <w:rFonts w:ascii="Times New Roman" w:hAnsi="Times New Roman" w:cs="Times New Roman"/>
          <w:sz w:val="30"/>
          <w:szCs w:val="30"/>
        </w:rPr>
        <w:tab/>
        <w:t>were      his     arrogant      assumption      that      his constituents would be incapable of understanding</w:t>
      </w:r>
    </w:p>
    <w:p w:rsidR="002F569A" w:rsidRPr="000D3C64" w:rsidRDefault="002F569A" w:rsidP="000D3C64">
      <w:pPr>
        <w:tabs>
          <w:tab w:val="left" w:pos="820"/>
        </w:tabs>
        <w:autoSpaceDE w:val="0"/>
        <w:autoSpaceDN w:val="0"/>
        <w:adjustRightInd w:val="0"/>
        <w:spacing w:before="1" w:after="0" w:line="360" w:lineRule="auto"/>
        <w:ind w:left="832" w:right="-30" w:hanging="360"/>
        <w:jc w:val="both"/>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8. More and more holiday makers choose to fly to remote islands  in  search  of  the  perfect  beach.  </w:t>
      </w:r>
      <w:r w:rsidRPr="000D3C64">
        <w:rPr>
          <w:rFonts w:ascii="Times New Roman" w:hAnsi="Times New Roman" w:cs="Times New Roman"/>
          <w:sz w:val="30"/>
          <w:szCs w:val="30"/>
          <w:u w:val="single"/>
        </w:rPr>
        <w:t>Seeking  sand,</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sun     and     palm     trees,     rather     than     centers    of</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entertainment.</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472" w:right="-35"/>
        <w:rPr>
          <w:rFonts w:ascii="Times New Roman" w:hAnsi="Times New Roman" w:cs="Times New Roman"/>
          <w:sz w:val="30"/>
          <w:szCs w:val="30"/>
        </w:rPr>
      </w:pPr>
      <w:r w:rsidRPr="000D3C64">
        <w:rPr>
          <w:rFonts w:ascii="Times New Roman" w:hAnsi="Times New Roman" w:cs="Times New Roman"/>
          <w:sz w:val="30"/>
          <w:szCs w:val="30"/>
        </w:rPr>
        <w:t xml:space="preserve">a.      with sand, sun, palm trees and no entertainment. </w:t>
      </w:r>
    </w:p>
    <w:p w:rsidR="002F569A" w:rsidRPr="000D3C64" w:rsidRDefault="002F569A" w:rsidP="000D3C64">
      <w:pPr>
        <w:autoSpaceDE w:val="0"/>
        <w:autoSpaceDN w:val="0"/>
        <w:adjustRightInd w:val="0"/>
        <w:spacing w:after="0" w:line="360" w:lineRule="auto"/>
        <w:ind w:left="472" w:right="-35"/>
        <w:rPr>
          <w:rFonts w:ascii="Times New Roman" w:hAnsi="Times New Roman" w:cs="Times New Roman"/>
          <w:sz w:val="30"/>
          <w:szCs w:val="30"/>
        </w:rPr>
      </w:pPr>
      <w:r w:rsidRPr="000D3C64">
        <w:rPr>
          <w:rFonts w:ascii="Times New Roman" w:hAnsi="Times New Roman" w:cs="Times New Roman"/>
          <w:sz w:val="30"/>
          <w:szCs w:val="30"/>
        </w:rPr>
        <w:t>b.      they seek sand, sun   and palm trees, rather than entertainment centres.</w:t>
      </w:r>
    </w:p>
    <w:p w:rsidR="002F569A" w:rsidRPr="000D3C64" w:rsidRDefault="002F569A" w:rsidP="000D3C64">
      <w:pPr>
        <w:tabs>
          <w:tab w:val="left" w:pos="860"/>
        </w:tabs>
        <w:autoSpaceDE w:val="0"/>
        <w:autoSpaceDN w:val="0"/>
        <w:adjustRightInd w:val="0"/>
        <w:spacing w:before="1" w:after="0" w:line="360" w:lineRule="auto"/>
        <w:ind w:left="832" w:right="-29" w:hanging="360"/>
        <w:jc w:val="both"/>
        <w:rPr>
          <w:rFonts w:ascii="Times New Roman" w:hAnsi="Times New Roman" w:cs="Times New Roman"/>
          <w:sz w:val="30"/>
          <w:szCs w:val="30"/>
        </w:rPr>
      </w:pPr>
      <w:r w:rsidRPr="000D3C64">
        <w:rPr>
          <w:rFonts w:ascii="Times New Roman" w:hAnsi="Times New Roman" w:cs="Times New Roman"/>
          <w:sz w:val="30"/>
          <w:szCs w:val="30"/>
        </w:rPr>
        <w:t>c.</w:t>
      </w:r>
      <w:r w:rsidRPr="000D3C64">
        <w:rPr>
          <w:rFonts w:ascii="Times New Roman" w:hAnsi="Times New Roman" w:cs="Times New Roman"/>
          <w:sz w:val="30"/>
          <w:szCs w:val="30"/>
        </w:rPr>
        <w:tab/>
      </w:r>
      <w:r w:rsidRPr="000D3C64">
        <w:rPr>
          <w:rFonts w:ascii="Times New Roman" w:hAnsi="Times New Roman" w:cs="Times New Roman"/>
          <w:sz w:val="30"/>
          <w:szCs w:val="30"/>
        </w:rPr>
        <w:tab/>
        <w:t>they  seek  sand,  sun  and  palm  trees  rather  than centers of entertainment.</w:t>
      </w:r>
    </w:p>
    <w:p w:rsidR="002F569A" w:rsidRPr="000D3C64" w:rsidRDefault="002F569A" w:rsidP="000D3C64">
      <w:pPr>
        <w:autoSpaceDE w:val="0"/>
        <w:autoSpaceDN w:val="0"/>
        <w:adjustRightInd w:val="0"/>
        <w:spacing w:before="4"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3"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9. The  government  requires  </w:t>
      </w:r>
      <w:r w:rsidRPr="000D3C64">
        <w:rPr>
          <w:rFonts w:ascii="Times New Roman" w:hAnsi="Times New Roman" w:cs="Times New Roman"/>
          <w:sz w:val="30"/>
          <w:szCs w:val="30"/>
          <w:u w:val="single"/>
        </w:rPr>
        <w:t>that  these  forms  should  be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 xml:space="preserve">submitted </w:t>
      </w:r>
      <w:r w:rsidRPr="000D3C64">
        <w:rPr>
          <w:rFonts w:ascii="Times New Roman" w:hAnsi="Times New Roman" w:cs="Times New Roman"/>
          <w:sz w:val="30"/>
          <w:szCs w:val="30"/>
        </w:rPr>
        <w:t>before the end of the financial year.</w:t>
      </w:r>
    </w:p>
    <w:p w:rsidR="002F569A" w:rsidRPr="000D3C64" w:rsidRDefault="002F569A" w:rsidP="000D3C64">
      <w:pPr>
        <w:autoSpaceDE w:val="0"/>
        <w:autoSpaceDN w:val="0"/>
        <w:adjustRightInd w:val="0"/>
        <w:spacing w:before="3"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472" w:right="1379"/>
        <w:rPr>
          <w:rFonts w:ascii="Times New Roman" w:hAnsi="Times New Roman" w:cs="Times New Roman"/>
          <w:sz w:val="30"/>
          <w:szCs w:val="30"/>
        </w:rPr>
      </w:pPr>
      <w:r w:rsidRPr="000D3C64">
        <w:rPr>
          <w:rFonts w:ascii="Times New Roman" w:hAnsi="Times New Roman" w:cs="Times New Roman"/>
          <w:sz w:val="30"/>
          <w:szCs w:val="30"/>
        </w:rPr>
        <w:t xml:space="preserve">a.     that these forms be submitted </w:t>
      </w:r>
    </w:p>
    <w:p w:rsidR="002F569A" w:rsidRPr="000D3C64" w:rsidRDefault="002F569A" w:rsidP="000D3C64">
      <w:pPr>
        <w:autoSpaceDE w:val="0"/>
        <w:autoSpaceDN w:val="0"/>
        <w:adjustRightInd w:val="0"/>
        <w:spacing w:after="0" w:line="360" w:lineRule="auto"/>
        <w:ind w:left="472" w:right="1379"/>
        <w:rPr>
          <w:rFonts w:ascii="Times New Roman" w:hAnsi="Times New Roman" w:cs="Times New Roman"/>
          <w:sz w:val="30"/>
          <w:szCs w:val="30"/>
        </w:rPr>
      </w:pPr>
      <w:r w:rsidRPr="000D3C64">
        <w:rPr>
          <w:rFonts w:ascii="Times New Roman" w:hAnsi="Times New Roman" w:cs="Times New Roman"/>
          <w:sz w:val="30"/>
          <w:szCs w:val="30"/>
        </w:rPr>
        <w:t xml:space="preserve">b.     for these forms to be submitted </w:t>
      </w:r>
    </w:p>
    <w:p w:rsidR="002F569A" w:rsidRPr="000D3C64" w:rsidRDefault="002F569A" w:rsidP="000D3C64">
      <w:pPr>
        <w:autoSpaceDE w:val="0"/>
        <w:autoSpaceDN w:val="0"/>
        <w:adjustRightInd w:val="0"/>
        <w:spacing w:after="0" w:line="360" w:lineRule="auto"/>
        <w:ind w:left="472" w:right="1379"/>
        <w:rPr>
          <w:rFonts w:ascii="Times New Roman" w:hAnsi="Times New Roman" w:cs="Times New Roman"/>
          <w:sz w:val="30"/>
          <w:szCs w:val="30"/>
        </w:rPr>
      </w:pPr>
      <w:r w:rsidRPr="000D3C64">
        <w:rPr>
          <w:rFonts w:ascii="Times New Roman" w:hAnsi="Times New Roman" w:cs="Times New Roman"/>
          <w:sz w:val="30"/>
          <w:szCs w:val="30"/>
        </w:rPr>
        <w:t>c.     these forms should be submitted</w:t>
      </w:r>
    </w:p>
    <w:p w:rsidR="002F569A" w:rsidRPr="000D3C64" w:rsidRDefault="002F569A" w:rsidP="000D3C64">
      <w:pPr>
        <w:autoSpaceDE w:val="0"/>
        <w:autoSpaceDN w:val="0"/>
        <w:adjustRightInd w:val="0"/>
        <w:spacing w:after="0" w:line="360" w:lineRule="auto"/>
        <w:ind w:left="472" w:right="1379"/>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b/>
          <w:color w:val="FF0000"/>
          <w:sz w:val="30"/>
          <w:szCs w:val="30"/>
        </w:rPr>
      </w:pPr>
    </w:p>
    <w:p w:rsidR="002F569A" w:rsidRPr="000D3C64" w:rsidRDefault="002F569A" w:rsidP="000D3C64">
      <w:pPr>
        <w:autoSpaceDE w:val="0"/>
        <w:autoSpaceDN w:val="0"/>
        <w:adjustRightInd w:val="0"/>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17.      Even     in     the     best     circumstances,     fierce competition    from    larger,    more    established companies </w:t>
      </w:r>
      <w:r w:rsidRPr="000D3C64">
        <w:rPr>
          <w:rFonts w:ascii="Times New Roman" w:hAnsi="Times New Roman" w:cs="Times New Roman"/>
          <w:sz w:val="30"/>
          <w:szCs w:val="30"/>
          <w:u w:val="single"/>
        </w:rPr>
        <w:t>make it difficult for small concerns</w:t>
      </w:r>
      <w:r w:rsidRPr="000D3C64">
        <w:rPr>
          <w:rFonts w:ascii="Times New Roman" w:hAnsi="Times New Roman" w:cs="Times New Roman"/>
          <w:sz w:val="30"/>
          <w:szCs w:val="30"/>
        </w:rPr>
        <w:t xml:space="preserve"> to broaden their customer bases.</w:t>
      </w:r>
    </w:p>
    <w:p w:rsidR="002F569A" w:rsidRPr="000D3C64" w:rsidRDefault="002F569A" w:rsidP="000D3C64">
      <w:pPr>
        <w:autoSpaceDE w:val="0"/>
        <w:autoSpaceDN w:val="0"/>
        <w:adjustRightInd w:val="0"/>
        <w:spacing w:after="0" w:line="360" w:lineRule="auto"/>
        <w:ind w:left="360" w:right="528"/>
        <w:rPr>
          <w:rFonts w:ascii="Times New Roman" w:hAnsi="Times New Roman" w:cs="Times New Roman"/>
          <w:sz w:val="30"/>
          <w:szCs w:val="30"/>
        </w:rPr>
      </w:pPr>
      <w:r w:rsidRPr="000D3C64">
        <w:rPr>
          <w:rFonts w:ascii="Times New Roman" w:hAnsi="Times New Roman" w:cs="Times New Roman"/>
          <w:sz w:val="30"/>
          <w:szCs w:val="30"/>
        </w:rPr>
        <w:t xml:space="preserve">a.    make it difficult for small concerned to </w:t>
      </w:r>
    </w:p>
    <w:p w:rsidR="002F569A" w:rsidRPr="000D3C64" w:rsidRDefault="002F569A" w:rsidP="000D3C64">
      <w:pPr>
        <w:autoSpaceDE w:val="0"/>
        <w:autoSpaceDN w:val="0"/>
        <w:adjustRightInd w:val="0"/>
        <w:spacing w:after="0" w:line="360" w:lineRule="auto"/>
        <w:ind w:left="360" w:right="528"/>
        <w:rPr>
          <w:rFonts w:ascii="Times New Roman" w:hAnsi="Times New Roman" w:cs="Times New Roman"/>
          <w:sz w:val="30"/>
          <w:szCs w:val="30"/>
        </w:rPr>
      </w:pPr>
      <w:r w:rsidRPr="000D3C64">
        <w:rPr>
          <w:rFonts w:ascii="Times New Roman" w:hAnsi="Times New Roman" w:cs="Times New Roman"/>
          <w:sz w:val="30"/>
          <w:szCs w:val="30"/>
        </w:rPr>
        <w:t xml:space="preserve">b.    make it difficult for the concerned small </w:t>
      </w:r>
    </w:p>
    <w:p w:rsidR="002F569A" w:rsidRPr="000D3C64" w:rsidRDefault="002F569A" w:rsidP="000D3C64">
      <w:pPr>
        <w:autoSpaceDE w:val="0"/>
        <w:autoSpaceDN w:val="0"/>
        <w:adjustRightInd w:val="0"/>
        <w:spacing w:after="0" w:line="360" w:lineRule="auto"/>
        <w:ind w:left="360" w:right="528"/>
        <w:rPr>
          <w:rFonts w:ascii="Times New Roman" w:hAnsi="Times New Roman" w:cs="Times New Roman"/>
          <w:sz w:val="30"/>
          <w:szCs w:val="30"/>
        </w:rPr>
      </w:pPr>
      <w:r w:rsidRPr="000D3C64">
        <w:rPr>
          <w:rFonts w:ascii="Times New Roman" w:hAnsi="Times New Roman" w:cs="Times New Roman"/>
          <w:sz w:val="30"/>
          <w:szCs w:val="30"/>
        </w:rPr>
        <w:t>c.    makes it difficult for small concerns</w:t>
      </w:r>
    </w:p>
    <w:p w:rsidR="002F569A" w:rsidRPr="000D3C64" w:rsidRDefault="002F569A"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d.    makes them difficult to the small concern</w:t>
      </w:r>
    </w:p>
    <w:p w:rsidR="002F569A" w:rsidRPr="000D3C64" w:rsidRDefault="002F569A" w:rsidP="000D3C64">
      <w:pPr>
        <w:autoSpaceDE w:val="0"/>
        <w:autoSpaceDN w:val="0"/>
        <w:adjustRightInd w:val="0"/>
        <w:spacing w:before="9"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18.Unemployment   does   not   have   the   same   dire consequences today </w:t>
      </w:r>
      <w:r w:rsidRPr="000D3C64">
        <w:rPr>
          <w:rFonts w:ascii="Times New Roman" w:hAnsi="Times New Roman" w:cs="Times New Roman"/>
          <w:sz w:val="30"/>
          <w:szCs w:val="30"/>
          <w:u w:val="single"/>
        </w:rPr>
        <w:t>as it had in the 1930s</w:t>
      </w:r>
      <w:r w:rsidRPr="000D3C64">
        <w:rPr>
          <w:rFonts w:ascii="Times New Roman" w:hAnsi="Times New Roman" w:cs="Times New Roman"/>
          <w:sz w:val="30"/>
          <w:szCs w:val="30"/>
        </w:rPr>
        <w:t xml:space="preserve"> when most     of     the     unemployed     were     primary breadwinners.</w:t>
      </w:r>
    </w:p>
    <w:p w:rsidR="002F569A" w:rsidRPr="000D3C64" w:rsidRDefault="002F569A" w:rsidP="000D3C64">
      <w:pPr>
        <w:autoSpaceDE w:val="0"/>
        <w:autoSpaceDN w:val="0"/>
        <w:adjustRightInd w:val="0"/>
        <w:spacing w:after="0" w:line="360" w:lineRule="auto"/>
        <w:ind w:left="283" w:right="1633"/>
        <w:rPr>
          <w:rFonts w:ascii="Times New Roman" w:hAnsi="Times New Roman" w:cs="Times New Roman"/>
          <w:sz w:val="30"/>
          <w:szCs w:val="30"/>
        </w:rPr>
      </w:pPr>
      <w:r w:rsidRPr="000D3C64">
        <w:rPr>
          <w:rFonts w:ascii="Times New Roman" w:hAnsi="Times New Roman" w:cs="Times New Roman"/>
          <w:sz w:val="30"/>
          <w:szCs w:val="30"/>
        </w:rPr>
        <w:t>a.  than it had been in the 1930s</w:t>
      </w:r>
    </w:p>
    <w:p w:rsidR="002F569A" w:rsidRPr="000D3C64" w:rsidRDefault="002F569A" w:rsidP="000D3C64">
      <w:pPr>
        <w:autoSpaceDE w:val="0"/>
        <w:autoSpaceDN w:val="0"/>
        <w:adjustRightInd w:val="0"/>
        <w:spacing w:after="0" w:line="360" w:lineRule="auto"/>
        <w:ind w:left="283" w:right="1633"/>
        <w:rPr>
          <w:rFonts w:ascii="Times New Roman" w:hAnsi="Times New Roman" w:cs="Times New Roman"/>
          <w:sz w:val="30"/>
          <w:szCs w:val="30"/>
        </w:rPr>
      </w:pPr>
      <w:r w:rsidRPr="000D3C64">
        <w:rPr>
          <w:rFonts w:ascii="Times New Roman" w:hAnsi="Times New Roman" w:cs="Times New Roman"/>
          <w:sz w:val="30"/>
          <w:szCs w:val="30"/>
        </w:rPr>
        <w:t xml:space="preserve"> b.  than it was in the 1930s</w:t>
      </w:r>
    </w:p>
    <w:p w:rsidR="002F569A" w:rsidRPr="000D3C64" w:rsidRDefault="002F569A" w:rsidP="000D3C64">
      <w:pPr>
        <w:autoSpaceDE w:val="0"/>
        <w:autoSpaceDN w:val="0"/>
        <w:adjustRightInd w:val="0"/>
        <w:spacing w:after="0" w:line="360" w:lineRule="auto"/>
        <w:ind w:left="283" w:right="1859"/>
        <w:rPr>
          <w:rFonts w:ascii="Times New Roman" w:hAnsi="Times New Roman" w:cs="Times New Roman"/>
          <w:sz w:val="30"/>
          <w:szCs w:val="30"/>
        </w:rPr>
      </w:pPr>
      <w:r w:rsidRPr="000D3C64">
        <w:rPr>
          <w:rFonts w:ascii="Times New Roman" w:hAnsi="Times New Roman" w:cs="Times New Roman"/>
          <w:sz w:val="30"/>
          <w:szCs w:val="30"/>
        </w:rPr>
        <w:t xml:space="preserve">c.   as it would be in the 1930s </w:t>
      </w:r>
    </w:p>
    <w:p w:rsidR="002F569A" w:rsidRPr="000D3C64" w:rsidRDefault="002F569A" w:rsidP="000D3C64">
      <w:pPr>
        <w:autoSpaceDE w:val="0"/>
        <w:autoSpaceDN w:val="0"/>
        <w:adjustRightInd w:val="0"/>
        <w:spacing w:after="0" w:line="360" w:lineRule="auto"/>
        <w:ind w:left="283" w:right="1859"/>
        <w:rPr>
          <w:rFonts w:ascii="Times New Roman" w:hAnsi="Times New Roman" w:cs="Times New Roman"/>
          <w:sz w:val="30"/>
          <w:szCs w:val="30"/>
        </w:rPr>
      </w:pPr>
      <w:r w:rsidRPr="000D3C64">
        <w:rPr>
          <w:rFonts w:ascii="Times New Roman" w:hAnsi="Times New Roman" w:cs="Times New Roman"/>
          <w:sz w:val="30"/>
          <w:szCs w:val="30"/>
        </w:rPr>
        <w:t>d.  as it did in the 1930s</w:t>
      </w:r>
    </w:p>
    <w:p w:rsidR="002F569A" w:rsidRPr="000D3C64" w:rsidRDefault="002F569A" w:rsidP="000D3C64">
      <w:pPr>
        <w:autoSpaceDE w:val="0"/>
        <w:autoSpaceDN w:val="0"/>
        <w:adjustRightInd w:val="0"/>
        <w:spacing w:before="10"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19.A  “calendar  stick”  carved  centuries  ago  by  the Winnebago  tribe  may  provide  the  first  evidence </w:t>
      </w:r>
      <w:r w:rsidRPr="000D3C64">
        <w:rPr>
          <w:rFonts w:ascii="Times New Roman" w:hAnsi="Times New Roman" w:cs="Times New Roman"/>
          <w:sz w:val="30"/>
          <w:szCs w:val="30"/>
          <w:u w:val="single"/>
        </w:rPr>
        <w:t>that the North American Indians have developed</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advanced   full-year   calendars   basing   them</w:t>
      </w:r>
      <w:r w:rsidRPr="000D3C64">
        <w:rPr>
          <w:rFonts w:ascii="Times New Roman" w:hAnsi="Times New Roman" w:cs="Times New Roman"/>
          <w:sz w:val="30"/>
          <w:szCs w:val="30"/>
        </w:rPr>
        <w:t xml:space="preserve">   on systematic astronomical observation.</w:t>
      </w:r>
    </w:p>
    <w:p w:rsidR="002F569A" w:rsidRPr="000D3C64" w:rsidRDefault="002F569A" w:rsidP="000D3C64">
      <w:pPr>
        <w:autoSpaceDE w:val="0"/>
        <w:autoSpaceDN w:val="0"/>
        <w:adjustRightInd w:val="0"/>
        <w:spacing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a.  that    the    North    American    Indians    have developed advanced full-year calendars basing them</w:t>
      </w:r>
    </w:p>
    <w:p w:rsidR="002F569A" w:rsidRPr="000D3C64" w:rsidRDefault="002F569A" w:rsidP="000D3C64">
      <w:pPr>
        <w:autoSpaceDE w:val="0"/>
        <w:autoSpaceDN w:val="0"/>
        <w:adjustRightInd w:val="0"/>
        <w:spacing w:before="1"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b.  of   the   North   American   Indians   who   have developed  advanced  full-year  calendars  and based them</w:t>
      </w:r>
    </w:p>
    <w:p w:rsidR="002F569A" w:rsidRPr="000D3C64" w:rsidRDefault="002F569A" w:rsidP="000D3C64">
      <w:pPr>
        <w:autoSpaceDE w:val="0"/>
        <w:autoSpaceDN w:val="0"/>
        <w:adjustRightInd w:val="0"/>
        <w:spacing w:before="1" w:after="0" w:line="360" w:lineRule="auto"/>
        <w:ind w:left="566" w:right="68" w:hanging="283"/>
        <w:jc w:val="both"/>
        <w:rPr>
          <w:rFonts w:ascii="Times New Roman" w:hAnsi="Times New Roman" w:cs="Times New Roman"/>
          <w:sz w:val="30"/>
          <w:szCs w:val="30"/>
        </w:rPr>
      </w:pPr>
      <w:r w:rsidRPr="000D3C64">
        <w:rPr>
          <w:rFonts w:ascii="Times New Roman" w:hAnsi="Times New Roman" w:cs="Times New Roman"/>
          <w:sz w:val="30"/>
          <w:szCs w:val="30"/>
        </w:rPr>
        <w:t>c.   of   the   development   of   advanced   full-year calendars  by  North  American  Indians,  basing them</w:t>
      </w:r>
    </w:p>
    <w:p w:rsidR="002F569A" w:rsidRPr="000D3C64" w:rsidRDefault="002F569A" w:rsidP="000D3C64">
      <w:pPr>
        <w:autoSpaceDE w:val="0"/>
        <w:autoSpaceDN w:val="0"/>
        <w:adjustRightInd w:val="0"/>
        <w:spacing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d.  that  the  North  American  Indians  developed advanced full-year calendars based</w:t>
      </w:r>
    </w:p>
    <w:p w:rsidR="002F569A" w:rsidRPr="000D3C64" w:rsidRDefault="002F569A" w:rsidP="000D3C64">
      <w:pPr>
        <w:autoSpaceDE w:val="0"/>
        <w:autoSpaceDN w:val="0"/>
        <w:adjustRightInd w:val="0"/>
        <w:spacing w:before="3"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before="12" w:after="0" w:line="360" w:lineRule="auto"/>
        <w:ind w:left="112" w:right="-40"/>
        <w:jc w:val="both"/>
        <w:rPr>
          <w:rFonts w:ascii="Times New Roman" w:hAnsi="Times New Roman" w:cs="Times New Roman"/>
          <w:sz w:val="30"/>
          <w:szCs w:val="30"/>
        </w:rPr>
      </w:pPr>
      <w:r w:rsidRPr="000D3C64">
        <w:rPr>
          <w:rFonts w:ascii="Times New Roman" w:hAnsi="Times New Roman" w:cs="Times New Roman"/>
          <w:sz w:val="30"/>
          <w:szCs w:val="30"/>
        </w:rPr>
        <w:t xml:space="preserve">20. A   1972   agreement   between   Canada   and   the United States </w:t>
      </w:r>
      <w:r w:rsidRPr="000D3C64">
        <w:rPr>
          <w:rFonts w:ascii="Times New Roman" w:hAnsi="Times New Roman" w:cs="Times New Roman"/>
          <w:sz w:val="30"/>
          <w:szCs w:val="30"/>
          <w:u w:val="single"/>
        </w:rPr>
        <w:t>reduced the amount of phosphates</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that  municipalities  had  been  allowed  to  dump</w:t>
      </w:r>
      <w:r w:rsidRPr="000D3C64">
        <w:rPr>
          <w:rFonts w:ascii="Times New Roman" w:hAnsi="Times New Roman" w:cs="Times New Roman"/>
          <w:sz w:val="30"/>
          <w:szCs w:val="30"/>
        </w:rPr>
        <w:t xml:space="preserve"> into the Great Lakes.</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a.  reduced   the   amount   of   phosphates   that municipalities had been allowed to dump</w:t>
      </w:r>
    </w:p>
    <w:p w:rsidR="002F569A" w:rsidRPr="000D3C64" w:rsidRDefault="002F569A" w:rsidP="000D3C64">
      <w:pPr>
        <w:autoSpaceDE w:val="0"/>
        <w:autoSpaceDN w:val="0"/>
        <w:adjustRightInd w:val="0"/>
        <w:spacing w:after="0" w:line="360" w:lineRule="auto"/>
        <w:ind w:left="679" w:right="-40" w:hanging="284"/>
        <w:jc w:val="both"/>
        <w:rPr>
          <w:rFonts w:ascii="Times New Roman" w:hAnsi="Times New Roman" w:cs="Times New Roman"/>
          <w:sz w:val="30"/>
          <w:szCs w:val="30"/>
        </w:rPr>
      </w:pPr>
      <w:r w:rsidRPr="000D3C64">
        <w:rPr>
          <w:rFonts w:ascii="Times New Roman" w:hAnsi="Times New Roman" w:cs="Times New Roman"/>
          <w:sz w:val="30"/>
          <w:szCs w:val="30"/>
        </w:rPr>
        <w:t>b.  reduced      the      phosphate      amount      that municipalities had been dumping</w:t>
      </w:r>
    </w:p>
    <w:p w:rsidR="002F569A" w:rsidRPr="000D3C64" w:rsidRDefault="002F569A" w:rsidP="000D3C64">
      <w:pPr>
        <w:autoSpaceDE w:val="0"/>
        <w:autoSpaceDN w:val="0"/>
        <w:adjustRightInd w:val="0"/>
        <w:spacing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c.   reduces the phosphate amount municipalities have been allowed to dump</w:t>
      </w:r>
    </w:p>
    <w:p w:rsidR="002F569A" w:rsidRPr="000D3C64" w:rsidRDefault="002F569A" w:rsidP="000D3C64">
      <w:pPr>
        <w:autoSpaceDE w:val="0"/>
        <w:autoSpaceDN w:val="0"/>
        <w:adjustRightInd w:val="0"/>
        <w:spacing w:before="2"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d.  reduced   the   amount   of   phosphates   that municipalities are allowed to dump</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21. A  collection  of  38  poems  by  Phillis  Wheatley,  a slave, was published in the 1770’s, the first book by  a  Black  woman  and  </w:t>
      </w:r>
      <w:r w:rsidRPr="000D3C64">
        <w:rPr>
          <w:rFonts w:ascii="Times New Roman" w:hAnsi="Times New Roman" w:cs="Times New Roman"/>
          <w:sz w:val="30"/>
          <w:szCs w:val="30"/>
          <w:u w:val="single"/>
        </w:rPr>
        <w:t>it  was  only  the  second</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published by an American woman.</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55"/>
        <w:rPr>
          <w:rFonts w:ascii="Times New Roman" w:hAnsi="Times New Roman" w:cs="Times New Roman"/>
          <w:sz w:val="30"/>
          <w:szCs w:val="30"/>
        </w:rPr>
      </w:pPr>
      <w:r w:rsidRPr="000D3C64">
        <w:rPr>
          <w:rFonts w:ascii="Times New Roman" w:hAnsi="Times New Roman" w:cs="Times New Roman"/>
          <w:sz w:val="30"/>
          <w:szCs w:val="30"/>
        </w:rPr>
        <w:t>a.  it   was   only   the   second   published   by   an American woman.</w:t>
      </w:r>
    </w:p>
    <w:p w:rsidR="002F569A" w:rsidRPr="000D3C64" w:rsidRDefault="002F569A" w:rsidP="000D3C64">
      <w:pPr>
        <w:autoSpaceDE w:val="0"/>
        <w:autoSpaceDN w:val="0"/>
        <w:adjustRightInd w:val="0"/>
        <w:spacing w:after="0" w:line="360" w:lineRule="auto"/>
        <w:ind w:right="-39"/>
        <w:jc w:val="both"/>
        <w:rPr>
          <w:rFonts w:ascii="Times New Roman" w:hAnsi="Times New Roman" w:cs="Times New Roman"/>
          <w:sz w:val="30"/>
          <w:szCs w:val="30"/>
        </w:rPr>
      </w:pPr>
      <w:r w:rsidRPr="000D3C64">
        <w:rPr>
          <w:rFonts w:ascii="Times New Roman" w:hAnsi="Times New Roman" w:cs="Times New Roman"/>
          <w:sz w:val="30"/>
          <w:szCs w:val="30"/>
        </w:rPr>
        <w:t xml:space="preserve">         b.  it   was   only   the   second   that   an   American woman published.</w:t>
      </w:r>
    </w:p>
    <w:p w:rsidR="002F569A" w:rsidRPr="000D3C64" w:rsidRDefault="002F569A" w:rsidP="000D3C64">
      <w:pPr>
        <w:autoSpaceDE w:val="0"/>
        <w:autoSpaceDN w:val="0"/>
        <w:adjustRightInd w:val="0"/>
        <w:spacing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c.   the second one only published by an American woman.</w:t>
      </w:r>
    </w:p>
    <w:p w:rsidR="002F569A" w:rsidRPr="000D3C64" w:rsidRDefault="002F569A" w:rsidP="000D3C64">
      <w:pPr>
        <w:autoSpaceDE w:val="0"/>
        <w:autoSpaceDN w:val="0"/>
        <w:adjustRightInd w:val="0"/>
        <w:spacing w:after="0" w:line="360" w:lineRule="auto"/>
        <w:ind w:left="395" w:right="-50"/>
        <w:rPr>
          <w:rFonts w:ascii="Times New Roman" w:hAnsi="Times New Roman" w:cs="Times New Roman"/>
          <w:sz w:val="30"/>
          <w:szCs w:val="30"/>
        </w:rPr>
      </w:pPr>
      <w:r w:rsidRPr="000D3C64">
        <w:rPr>
          <w:rFonts w:ascii="Times New Roman" w:hAnsi="Times New Roman" w:cs="Times New Roman"/>
          <w:sz w:val="30"/>
          <w:szCs w:val="30"/>
        </w:rPr>
        <w:t>d.  only  the  second  published  by  an  American</w:t>
      </w:r>
    </w:p>
    <w:p w:rsidR="002F569A" w:rsidRPr="000D3C64" w:rsidRDefault="002F569A" w:rsidP="000D3C64">
      <w:pPr>
        <w:autoSpaceDE w:val="0"/>
        <w:autoSpaceDN w:val="0"/>
        <w:adjustRightInd w:val="0"/>
        <w:spacing w:after="0" w:line="360" w:lineRule="auto"/>
        <w:ind w:left="679"/>
        <w:rPr>
          <w:rFonts w:ascii="Times New Roman" w:hAnsi="Times New Roman" w:cs="Times New Roman"/>
          <w:sz w:val="30"/>
          <w:szCs w:val="30"/>
        </w:rPr>
      </w:pPr>
      <w:r w:rsidRPr="000D3C64">
        <w:rPr>
          <w:rFonts w:ascii="Times New Roman" w:hAnsi="Times New Roman" w:cs="Times New Roman"/>
          <w:sz w:val="30"/>
          <w:szCs w:val="30"/>
        </w:rPr>
        <w:t>woman.</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22. A   common   disability   in   test   pilots   is   hearing impairment, </w:t>
      </w:r>
      <w:r w:rsidRPr="000D3C64">
        <w:rPr>
          <w:rFonts w:ascii="Times New Roman" w:hAnsi="Times New Roman" w:cs="Times New Roman"/>
          <w:sz w:val="30"/>
          <w:szCs w:val="30"/>
          <w:u w:val="single"/>
        </w:rPr>
        <w:t>a consequence of sitting too close to</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large jet engines for long periods of time.</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a.  a consequence of sitting too close to large jet engines for long periods of time</w:t>
      </w:r>
    </w:p>
    <w:p w:rsidR="002F569A" w:rsidRPr="000D3C64" w:rsidRDefault="002F569A" w:rsidP="000D3C64">
      <w:pPr>
        <w:autoSpaceDE w:val="0"/>
        <w:autoSpaceDN w:val="0"/>
        <w:adjustRightInd w:val="0"/>
        <w:spacing w:before="2"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b.  a consequence from sitting for long periods of time too near to large jet engines</w:t>
      </w:r>
    </w:p>
    <w:p w:rsidR="002F569A" w:rsidRPr="000D3C64" w:rsidRDefault="002F569A" w:rsidP="000D3C64">
      <w:pPr>
        <w:autoSpaceDE w:val="0"/>
        <w:autoSpaceDN w:val="0"/>
        <w:adjustRightInd w:val="0"/>
        <w:spacing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c.   a consequence which resulted from sitting too close  to  large  jet  engines  for  long  periods  of time</w:t>
      </w:r>
    </w:p>
    <w:p w:rsidR="002F569A" w:rsidRPr="000D3C64" w:rsidRDefault="002F569A" w:rsidP="000D3C64">
      <w:pPr>
        <w:autoSpaceDE w:val="0"/>
        <w:autoSpaceDN w:val="0"/>
        <w:adjustRightInd w:val="0"/>
        <w:spacing w:after="0" w:line="360" w:lineRule="auto"/>
        <w:ind w:left="679" w:right="-38" w:hanging="284"/>
        <w:jc w:val="both"/>
        <w:rPr>
          <w:rFonts w:ascii="Times New Roman" w:hAnsi="Times New Roman" w:cs="Times New Roman"/>
          <w:sz w:val="30"/>
          <w:szCs w:val="30"/>
        </w:rPr>
      </w:pPr>
      <w:r w:rsidRPr="000D3C64">
        <w:rPr>
          <w:rFonts w:ascii="Times New Roman" w:hAnsi="Times New Roman" w:cs="Times New Roman"/>
          <w:sz w:val="30"/>
          <w:szCs w:val="30"/>
        </w:rPr>
        <w:t>d.  damaged  from  sitting  too  near  to  large  jet engines for long periods of time</w:t>
      </w:r>
    </w:p>
    <w:p w:rsidR="002F569A" w:rsidRPr="000D3C64" w:rsidRDefault="002F569A" w:rsidP="000D3C64">
      <w:pPr>
        <w:autoSpaceDE w:val="0"/>
        <w:autoSpaceDN w:val="0"/>
        <w:adjustRightInd w:val="0"/>
        <w:spacing w:before="3"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395" w:right="-3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23. A  controversial  figure  throughout  most  of  his public   life,   the   Black   leader   Marcus   Garvey advocated </w:t>
      </w:r>
      <w:r w:rsidRPr="000D3C64">
        <w:rPr>
          <w:rFonts w:ascii="Times New Roman" w:hAnsi="Times New Roman" w:cs="Times New Roman"/>
          <w:sz w:val="30"/>
          <w:szCs w:val="30"/>
          <w:u w:val="single"/>
        </w:rPr>
        <w:t>that some Blacks return to Africa, the</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land  that,  to  him,  symbolized  the  possibility  of</w:t>
      </w:r>
      <w:r w:rsidRPr="000D3C64">
        <w:rPr>
          <w:rFonts w:ascii="Times New Roman" w:hAnsi="Times New Roman" w:cs="Times New Roman"/>
          <w:sz w:val="30"/>
          <w:szCs w:val="30"/>
        </w:rPr>
        <w:t xml:space="preserve"> </w:t>
      </w:r>
      <w:r w:rsidRPr="000D3C64">
        <w:rPr>
          <w:rFonts w:ascii="Times New Roman" w:hAnsi="Times New Roman" w:cs="Times New Roman"/>
          <w:sz w:val="30"/>
          <w:szCs w:val="30"/>
          <w:u w:val="single"/>
        </w:rPr>
        <w:t>freedom.</w:t>
      </w:r>
    </w:p>
    <w:p w:rsidR="002F569A" w:rsidRPr="000D3C64" w:rsidRDefault="002F569A" w:rsidP="000D3C64">
      <w:pPr>
        <w:autoSpaceDE w:val="0"/>
        <w:autoSpaceDN w:val="0"/>
        <w:adjustRightInd w:val="0"/>
        <w:spacing w:before="2"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679" w:right="-39" w:hanging="284"/>
        <w:jc w:val="both"/>
        <w:rPr>
          <w:rFonts w:ascii="Times New Roman" w:hAnsi="Times New Roman" w:cs="Times New Roman"/>
          <w:sz w:val="30"/>
          <w:szCs w:val="30"/>
        </w:rPr>
      </w:pPr>
      <w:r w:rsidRPr="000D3C64">
        <w:rPr>
          <w:rFonts w:ascii="Times New Roman" w:hAnsi="Times New Roman" w:cs="Times New Roman"/>
          <w:sz w:val="30"/>
          <w:szCs w:val="30"/>
        </w:rPr>
        <w:t>a.  that  some  Blacks  return  to  Africa,  the  land that,   to   him,   symbolized   the   possibility   of freedom</w:t>
      </w:r>
    </w:p>
    <w:p w:rsidR="002F569A" w:rsidRPr="000D3C64" w:rsidRDefault="002F569A" w:rsidP="000D3C64">
      <w:pPr>
        <w:autoSpaceDE w:val="0"/>
        <w:autoSpaceDN w:val="0"/>
        <w:adjustRightInd w:val="0"/>
        <w:spacing w:after="0" w:line="360" w:lineRule="auto"/>
        <w:ind w:left="679" w:right="-37" w:hanging="284"/>
        <w:jc w:val="both"/>
        <w:rPr>
          <w:rFonts w:ascii="Times New Roman" w:hAnsi="Times New Roman" w:cs="Times New Roman"/>
          <w:sz w:val="30"/>
          <w:szCs w:val="30"/>
        </w:rPr>
      </w:pPr>
      <w:r w:rsidRPr="000D3C64">
        <w:rPr>
          <w:rFonts w:ascii="Times New Roman" w:hAnsi="Times New Roman" w:cs="Times New Roman"/>
          <w:sz w:val="30"/>
          <w:szCs w:val="30"/>
        </w:rPr>
        <w:t>b.  that  some  Blacks  return  to  the  African  land symbolizing the possibility of freedom to him</w:t>
      </w:r>
    </w:p>
    <w:p w:rsidR="002F569A" w:rsidRPr="000D3C64" w:rsidRDefault="002F569A" w:rsidP="000D3C64">
      <w:pPr>
        <w:autoSpaceDE w:val="0"/>
        <w:autoSpaceDN w:val="0"/>
        <w:adjustRightInd w:val="0"/>
        <w:spacing w:before="12" w:after="0" w:line="360" w:lineRule="auto"/>
        <w:ind w:left="566" w:right="69" w:hanging="283"/>
        <w:jc w:val="both"/>
        <w:rPr>
          <w:rFonts w:ascii="Times New Roman" w:hAnsi="Times New Roman" w:cs="Times New Roman"/>
          <w:sz w:val="30"/>
          <w:szCs w:val="30"/>
        </w:rPr>
      </w:pPr>
      <w:r w:rsidRPr="000D3C64">
        <w:rPr>
          <w:rFonts w:ascii="Times New Roman" w:hAnsi="Times New Roman" w:cs="Times New Roman"/>
          <w:sz w:val="30"/>
          <w:szCs w:val="30"/>
        </w:rPr>
        <w:t>c.   that  some  Blacks  return  to  Africa  which  was the  land  which  symbolized  the  possibility  of freedom to him</w:t>
      </w:r>
    </w:p>
    <w:p w:rsidR="002F569A" w:rsidRPr="000D3C64" w:rsidRDefault="002F569A" w:rsidP="000D3C64">
      <w:pPr>
        <w:autoSpaceDE w:val="0"/>
        <w:autoSpaceDN w:val="0"/>
        <w:adjustRightInd w:val="0"/>
        <w:spacing w:after="0" w:line="360" w:lineRule="auto"/>
        <w:ind w:left="566" w:right="70" w:hanging="283"/>
        <w:jc w:val="both"/>
        <w:rPr>
          <w:rFonts w:ascii="Times New Roman" w:hAnsi="Times New Roman" w:cs="Times New Roman"/>
          <w:sz w:val="30"/>
          <w:szCs w:val="30"/>
        </w:rPr>
      </w:pPr>
      <w:r w:rsidRPr="000D3C64">
        <w:rPr>
          <w:rFonts w:ascii="Times New Roman" w:hAnsi="Times New Roman" w:cs="Times New Roman"/>
          <w:sz w:val="30"/>
          <w:szCs w:val="30"/>
        </w:rPr>
        <w:t>d.  some Black’s returning to Africa which was the land that to him symbolized the possibility of freedom</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right="68"/>
        <w:jc w:val="both"/>
        <w:rPr>
          <w:rFonts w:ascii="Times New Roman" w:hAnsi="Times New Roman" w:cs="Times New Roman"/>
          <w:sz w:val="30"/>
          <w:szCs w:val="30"/>
        </w:rPr>
      </w:pPr>
      <w:r w:rsidRPr="000D3C64">
        <w:rPr>
          <w:rFonts w:ascii="Times New Roman" w:hAnsi="Times New Roman" w:cs="Times New Roman"/>
          <w:sz w:val="30"/>
          <w:szCs w:val="30"/>
        </w:rPr>
        <w:t xml:space="preserve">24. A fire in an enclosed space burns with the aid of reflected radiation that preheats the fuel, making ignition  much  easier  and  </w:t>
      </w:r>
      <w:r w:rsidRPr="000D3C64">
        <w:rPr>
          <w:rFonts w:ascii="Times New Roman" w:hAnsi="Times New Roman" w:cs="Times New Roman"/>
          <w:sz w:val="30"/>
          <w:szCs w:val="30"/>
          <w:u w:val="single"/>
        </w:rPr>
        <w:t>flames  spreading</w:t>
      </w:r>
      <w:r w:rsidRPr="000D3C64">
        <w:rPr>
          <w:rFonts w:ascii="Times New Roman" w:hAnsi="Times New Roman" w:cs="Times New Roman"/>
          <w:sz w:val="30"/>
          <w:szCs w:val="30"/>
        </w:rPr>
        <w:t xml:space="preserve">  more quickly.</w:t>
      </w: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after="0" w:line="360" w:lineRule="auto"/>
        <w:ind w:left="283" w:right="2727"/>
        <w:rPr>
          <w:rFonts w:ascii="Times New Roman" w:hAnsi="Times New Roman" w:cs="Times New Roman"/>
          <w:sz w:val="30"/>
          <w:szCs w:val="30"/>
        </w:rPr>
      </w:pPr>
      <w:r w:rsidRPr="000D3C64">
        <w:rPr>
          <w:rFonts w:ascii="Times New Roman" w:hAnsi="Times New Roman" w:cs="Times New Roman"/>
          <w:sz w:val="30"/>
          <w:szCs w:val="30"/>
        </w:rPr>
        <w:t xml:space="preserve">a.  flames spreading </w:t>
      </w:r>
    </w:p>
    <w:p w:rsidR="002F569A" w:rsidRPr="000D3C64" w:rsidRDefault="002F569A" w:rsidP="000D3C64">
      <w:pPr>
        <w:autoSpaceDE w:val="0"/>
        <w:autoSpaceDN w:val="0"/>
        <w:adjustRightInd w:val="0"/>
        <w:spacing w:after="0" w:line="360" w:lineRule="auto"/>
        <w:ind w:left="283" w:right="2727"/>
        <w:rPr>
          <w:rFonts w:ascii="Times New Roman" w:hAnsi="Times New Roman" w:cs="Times New Roman"/>
          <w:sz w:val="30"/>
          <w:szCs w:val="30"/>
        </w:rPr>
      </w:pPr>
      <w:r w:rsidRPr="000D3C64">
        <w:rPr>
          <w:rFonts w:ascii="Times New Roman" w:hAnsi="Times New Roman" w:cs="Times New Roman"/>
          <w:sz w:val="30"/>
          <w:szCs w:val="30"/>
        </w:rPr>
        <w:t>b.  flame spreads</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flames are caused to spread</w:t>
      </w:r>
    </w:p>
    <w:p w:rsidR="002F569A" w:rsidRPr="000D3C64" w:rsidRDefault="002F569A"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d.  causing flames to spread</w:t>
      </w:r>
    </w:p>
    <w:p w:rsidR="002F569A" w:rsidRPr="000D3C64" w:rsidRDefault="002F569A" w:rsidP="000D3C64">
      <w:pPr>
        <w:autoSpaceDE w:val="0"/>
        <w:autoSpaceDN w:val="0"/>
        <w:adjustRightInd w:val="0"/>
        <w:spacing w:before="9" w:after="0" w:line="360" w:lineRule="auto"/>
        <w:rPr>
          <w:rFonts w:ascii="Times New Roman" w:hAnsi="Times New Roman" w:cs="Times New Roman"/>
          <w:sz w:val="30"/>
          <w:szCs w:val="30"/>
        </w:rPr>
      </w:pPr>
    </w:p>
    <w:p w:rsidR="002F569A" w:rsidRPr="000D3C64" w:rsidRDefault="002F569A" w:rsidP="000D3C64">
      <w:pPr>
        <w:autoSpaceDE w:val="0"/>
        <w:autoSpaceDN w:val="0"/>
        <w:adjustRightInd w:val="0"/>
        <w:spacing w:before="1" w:after="0" w:line="360" w:lineRule="auto"/>
        <w:rPr>
          <w:rFonts w:ascii="Times New Roman" w:hAnsi="Times New Roman" w:cs="Times New Roman"/>
          <w:sz w:val="30"/>
          <w:szCs w:val="30"/>
        </w:rPr>
      </w:pPr>
    </w:p>
    <w:p w:rsidR="002F569A" w:rsidRPr="000D3C64" w:rsidRDefault="002F569A" w:rsidP="000D3C64">
      <w:pPr>
        <w:pStyle w:val="Default"/>
        <w:spacing w:line="360" w:lineRule="auto"/>
        <w:rPr>
          <w:sz w:val="30"/>
          <w:szCs w:val="30"/>
        </w:rPr>
      </w:pPr>
    </w:p>
    <w:p w:rsidR="002F569A" w:rsidRPr="000D3C64" w:rsidRDefault="002F569A" w:rsidP="000D3C64">
      <w:pPr>
        <w:spacing w:line="360" w:lineRule="auto"/>
        <w:ind w:left="360"/>
        <w:jc w:val="both"/>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b/>
          <w:color w:val="FF0000"/>
          <w:sz w:val="30"/>
          <w:szCs w:val="30"/>
        </w:rPr>
      </w:pPr>
    </w:p>
    <w:p w:rsidR="002F569A" w:rsidRPr="000D3C64" w:rsidRDefault="002F569A" w:rsidP="000D3C64">
      <w:pPr>
        <w:pStyle w:val="Default"/>
        <w:spacing w:line="360" w:lineRule="auto"/>
        <w:rPr>
          <w:sz w:val="30"/>
          <w:szCs w:val="30"/>
        </w:rPr>
      </w:pPr>
      <w:r w:rsidRPr="000D3C64">
        <w:rPr>
          <w:sz w:val="30"/>
          <w:szCs w:val="30"/>
        </w:rPr>
        <w:t xml:space="preserve">36. The mole is a nocturnal insectivorous mammal regarded as pests because of their burrowing activity spoilng lawns and gardens. </w:t>
      </w:r>
    </w:p>
    <w:p w:rsidR="002F569A" w:rsidRPr="000D3C64" w:rsidRDefault="002F569A" w:rsidP="000D3C64">
      <w:pPr>
        <w:pStyle w:val="Default"/>
        <w:spacing w:line="360" w:lineRule="auto"/>
        <w:rPr>
          <w:sz w:val="30"/>
          <w:szCs w:val="30"/>
        </w:rPr>
      </w:pPr>
      <w:r w:rsidRPr="000D3C64">
        <w:rPr>
          <w:sz w:val="30"/>
          <w:szCs w:val="30"/>
        </w:rPr>
        <w:t xml:space="preserve">a. regarded to be pests by gardeners because of their burrowing activity spoiling. </w:t>
      </w:r>
    </w:p>
    <w:p w:rsidR="002F569A" w:rsidRPr="000D3C64" w:rsidRDefault="002F569A" w:rsidP="000D3C64">
      <w:pPr>
        <w:pStyle w:val="Default"/>
        <w:spacing w:line="360" w:lineRule="auto"/>
        <w:rPr>
          <w:sz w:val="30"/>
          <w:szCs w:val="30"/>
        </w:rPr>
      </w:pPr>
      <w:r w:rsidRPr="000D3C64">
        <w:rPr>
          <w:sz w:val="30"/>
          <w:szCs w:val="30"/>
        </w:rPr>
        <w:t xml:space="preserve">b. regarded as a pest by gardeners because of burrowing activity spoiling. </w:t>
      </w:r>
    </w:p>
    <w:p w:rsidR="002F569A" w:rsidRPr="000D3C64" w:rsidRDefault="002F569A" w:rsidP="000D3C64">
      <w:pPr>
        <w:pStyle w:val="Default"/>
        <w:spacing w:line="360" w:lineRule="auto"/>
        <w:rPr>
          <w:sz w:val="30"/>
          <w:szCs w:val="30"/>
        </w:rPr>
      </w:pPr>
      <w:r w:rsidRPr="000D3C64">
        <w:rPr>
          <w:sz w:val="30"/>
          <w:szCs w:val="30"/>
        </w:rPr>
        <w:t xml:space="preserve">c. considered as a pest by gardeners because of its burrowing activity spoiling. </w:t>
      </w:r>
    </w:p>
    <w:p w:rsidR="002F569A" w:rsidRPr="000D3C64" w:rsidRDefault="002F569A" w:rsidP="000D3C64">
      <w:pPr>
        <w:pStyle w:val="Default"/>
        <w:spacing w:line="360" w:lineRule="auto"/>
        <w:rPr>
          <w:sz w:val="30"/>
          <w:szCs w:val="30"/>
        </w:rPr>
      </w:pPr>
      <w:r w:rsidRPr="000D3C64">
        <w:rPr>
          <w:sz w:val="30"/>
          <w:szCs w:val="30"/>
        </w:rPr>
        <w:t xml:space="preserve">d. regarded as a pest by gardeners because its burrowing activity spoils.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37. Trying to keep her balance on the icy surface the last comp etit o r‟ s ski-tip caught the pole and somersaulted into the soft snow. </w:t>
      </w:r>
    </w:p>
    <w:p w:rsidR="002F569A" w:rsidRPr="000D3C64" w:rsidRDefault="002F569A" w:rsidP="000D3C64">
      <w:pPr>
        <w:pStyle w:val="Default"/>
        <w:spacing w:line="360" w:lineRule="auto"/>
        <w:rPr>
          <w:sz w:val="30"/>
          <w:szCs w:val="30"/>
        </w:rPr>
      </w:pPr>
      <w:r w:rsidRPr="000D3C64">
        <w:rPr>
          <w:sz w:val="30"/>
          <w:szCs w:val="30"/>
        </w:rPr>
        <w:t xml:space="preserve">a. the last competitor caught the pole with the tip of her ski , and somersaulted into the soft snow. </w:t>
      </w:r>
    </w:p>
    <w:p w:rsidR="002F569A" w:rsidRPr="000D3C64" w:rsidRDefault="002F569A" w:rsidP="000D3C64">
      <w:pPr>
        <w:pStyle w:val="Default"/>
        <w:spacing w:line="360" w:lineRule="auto"/>
        <w:rPr>
          <w:sz w:val="30"/>
          <w:szCs w:val="30"/>
        </w:rPr>
      </w:pPr>
      <w:r w:rsidRPr="000D3C64">
        <w:rPr>
          <w:sz w:val="30"/>
          <w:szCs w:val="30"/>
        </w:rPr>
        <w:t xml:space="preserve">b. the last competitor somersaulted into the soft </w:t>
      </w:r>
    </w:p>
    <w:p w:rsidR="002F569A" w:rsidRPr="000D3C64" w:rsidRDefault="002F569A" w:rsidP="000D3C64">
      <w:pPr>
        <w:pStyle w:val="Default"/>
        <w:spacing w:line="360" w:lineRule="auto"/>
        <w:rPr>
          <w:sz w:val="30"/>
          <w:szCs w:val="30"/>
        </w:rPr>
      </w:pPr>
      <w:r w:rsidRPr="000D3C64">
        <w:rPr>
          <w:sz w:val="30"/>
          <w:szCs w:val="30"/>
        </w:rPr>
        <w:t xml:space="preserve">snow when the tip of her ski was caught by the pole. </w:t>
      </w:r>
    </w:p>
    <w:p w:rsidR="002F569A" w:rsidRPr="000D3C64" w:rsidRDefault="002F569A" w:rsidP="000D3C64">
      <w:pPr>
        <w:pStyle w:val="Default"/>
        <w:spacing w:line="360" w:lineRule="auto"/>
        <w:rPr>
          <w:sz w:val="30"/>
          <w:szCs w:val="30"/>
        </w:rPr>
      </w:pPr>
      <w:r w:rsidRPr="000D3C64">
        <w:rPr>
          <w:sz w:val="30"/>
          <w:szCs w:val="30"/>
        </w:rPr>
        <w:t xml:space="preserve">c. the ski-tip of the last competitor caught the pole and somersaulted into the soft snow.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38. The temperature dropped suddenly last night which will mean that the shoots emerging from the soil will be killed by the frost. </w:t>
      </w:r>
    </w:p>
    <w:p w:rsidR="002F569A" w:rsidRPr="000D3C64" w:rsidRDefault="002F569A" w:rsidP="000D3C64">
      <w:pPr>
        <w:pStyle w:val="Default"/>
        <w:spacing w:line="360" w:lineRule="auto"/>
        <w:rPr>
          <w:sz w:val="30"/>
          <w:szCs w:val="30"/>
        </w:rPr>
      </w:pPr>
      <w:r w:rsidRPr="000D3C64">
        <w:rPr>
          <w:sz w:val="30"/>
          <w:szCs w:val="30"/>
        </w:rPr>
        <w:t xml:space="preserve">a. and this will mean that the shoots emerging from the soil will be killed by the frost. </w:t>
      </w:r>
    </w:p>
    <w:p w:rsidR="002F569A" w:rsidRPr="000D3C64" w:rsidRDefault="002F569A" w:rsidP="000D3C64">
      <w:pPr>
        <w:pStyle w:val="Default"/>
        <w:spacing w:line="360" w:lineRule="auto"/>
        <w:rPr>
          <w:sz w:val="30"/>
          <w:szCs w:val="30"/>
        </w:rPr>
      </w:pPr>
      <w:r w:rsidRPr="000D3C64">
        <w:rPr>
          <w:sz w:val="30"/>
          <w:szCs w:val="30"/>
        </w:rPr>
        <w:t xml:space="preserve">b. and the resulting frost will kill the shoots that are emerging from the soil. </w:t>
      </w:r>
    </w:p>
    <w:p w:rsidR="002F569A" w:rsidRPr="000D3C64" w:rsidRDefault="002F569A" w:rsidP="000D3C64">
      <w:pPr>
        <w:pStyle w:val="Default"/>
        <w:spacing w:line="360" w:lineRule="auto"/>
        <w:rPr>
          <w:sz w:val="30"/>
          <w:szCs w:val="30"/>
        </w:rPr>
      </w:pPr>
      <w:r w:rsidRPr="000D3C64">
        <w:rPr>
          <w:sz w:val="30"/>
          <w:szCs w:val="30"/>
        </w:rPr>
        <w:t xml:space="preserve">c. and as a result, the shoots will be killed by the </w:t>
      </w:r>
    </w:p>
    <w:p w:rsidR="002F569A" w:rsidRPr="000D3C64" w:rsidRDefault="002F569A" w:rsidP="000D3C64">
      <w:pPr>
        <w:pStyle w:val="Default"/>
        <w:spacing w:line="360" w:lineRule="auto"/>
        <w:rPr>
          <w:sz w:val="30"/>
          <w:szCs w:val="30"/>
        </w:rPr>
      </w:pPr>
      <w:r w:rsidRPr="000D3C64">
        <w:rPr>
          <w:sz w:val="30"/>
          <w:szCs w:val="30"/>
        </w:rPr>
        <w:t xml:space="preserve">frost emerging from the soil.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39. The imposter eluded detection for so long because she conducted herself as though she were a licensed practitioner. </w:t>
      </w:r>
    </w:p>
    <w:p w:rsidR="002F569A" w:rsidRPr="000D3C64" w:rsidRDefault="002F569A" w:rsidP="000D3C64">
      <w:pPr>
        <w:pStyle w:val="Default"/>
        <w:spacing w:line="360" w:lineRule="auto"/>
        <w:rPr>
          <w:sz w:val="30"/>
          <w:szCs w:val="30"/>
        </w:rPr>
      </w:pPr>
      <w:r w:rsidRPr="000D3C64">
        <w:rPr>
          <w:sz w:val="30"/>
          <w:szCs w:val="30"/>
        </w:rPr>
        <w:t xml:space="preserve">a. as though she were a licensed practitioner </w:t>
      </w:r>
    </w:p>
    <w:p w:rsidR="002F569A" w:rsidRPr="000D3C64" w:rsidRDefault="002F569A" w:rsidP="000D3C64">
      <w:pPr>
        <w:pStyle w:val="Default"/>
        <w:spacing w:line="360" w:lineRule="auto"/>
        <w:rPr>
          <w:sz w:val="30"/>
          <w:szCs w:val="30"/>
        </w:rPr>
      </w:pPr>
      <w:r w:rsidRPr="000D3C64">
        <w:rPr>
          <w:sz w:val="30"/>
          <w:szCs w:val="30"/>
        </w:rPr>
        <w:t xml:space="preserve">b. as if she was a licensed practitioner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c. like she was a licensed practitioner</w:t>
      </w:r>
    </w:p>
    <w:p w:rsidR="002F569A" w:rsidRPr="000D3C64" w:rsidRDefault="002F569A" w:rsidP="000D3C64">
      <w:pPr>
        <w:pStyle w:val="Default"/>
        <w:pageBreakBefore/>
        <w:spacing w:line="360" w:lineRule="auto"/>
        <w:rPr>
          <w:sz w:val="30"/>
          <w:szCs w:val="30"/>
        </w:rPr>
      </w:pPr>
      <w:r w:rsidRPr="000D3C64">
        <w:rPr>
          <w:sz w:val="30"/>
          <w:szCs w:val="30"/>
        </w:rPr>
        <w:t xml:space="preserve">40. Being abandoned by our friends is the cause of great sorrow for us. </w:t>
      </w:r>
    </w:p>
    <w:p w:rsidR="002F569A" w:rsidRPr="000D3C64" w:rsidRDefault="002F569A" w:rsidP="000D3C64">
      <w:pPr>
        <w:pStyle w:val="Default"/>
        <w:spacing w:line="360" w:lineRule="auto"/>
        <w:rPr>
          <w:sz w:val="30"/>
          <w:szCs w:val="30"/>
        </w:rPr>
      </w:pPr>
      <w:r w:rsidRPr="000D3C64">
        <w:rPr>
          <w:sz w:val="30"/>
          <w:szCs w:val="30"/>
        </w:rPr>
        <w:t xml:space="preserve">a. being abandoned by our friends, we feel great sorrow. </w:t>
      </w:r>
    </w:p>
    <w:p w:rsidR="002F569A" w:rsidRPr="000D3C64" w:rsidRDefault="002F569A" w:rsidP="000D3C64">
      <w:pPr>
        <w:pStyle w:val="Default"/>
        <w:spacing w:line="360" w:lineRule="auto"/>
        <w:rPr>
          <w:sz w:val="30"/>
          <w:szCs w:val="30"/>
        </w:rPr>
      </w:pPr>
      <w:r w:rsidRPr="000D3C64">
        <w:rPr>
          <w:sz w:val="30"/>
          <w:szCs w:val="30"/>
        </w:rPr>
        <w:t xml:space="preserve">b. abandoned by our friends, sorrow is the result </w:t>
      </w:r>
    </w:p>
    <w:p w:rsidR="002F569A" w:rsidRPr="000D3C64" w:rsidRDefault="002F569A" w:rsidP="000D3C64">
      <w:pPr>
        <w:pStyle w:val="Default"/>
        <w:spacing w:line="360" w:lineRule="auto"/>
        <w:rPr>
          <w:sz w:val="30"/>
          <w:szCs w:val="30"/>
        </w:rPr>
      </w:pPr>
      <w:r w:rsidRPr="000D3C64">
        <w:rPr>
          <w:sz w:val="30"/>
          <w:szCs w:val="30"/>
        </w:rPr>
        <w:t xml:space="preserve">c. we feel great sorrow when our friends abandon us.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41. Among the many reasons for this defeat in the election was his arrogant assumption that his constituents were incapable of understanding economic conditions and his unwarranted attack on his chief opponent. </w:t>
      </w:r>
    </w:p>
    <w:p w:rsidR="002F569A" w:rsidRPr="000D3C64" w:rsidRDefault="002F569A" w:rsidP="000D3C64">
      <w:pPr>
        <w:pStyle w:val="Default"/>
        <w:spacing w:line="360" w:lineRule="auto"/>
        <w:rPr>
          <w:sz w:val="30"/>
          <w:szCs w:val="30"/>
        </w:rPr>
      </w:pPr>
      <w:r w:rsidRPr="000D3C64">
        <w:rPr>
          <w:sz w:val="30"/>
          <w:szCs w:val="30"/>
        </w:rPr>
        <w:t xml:space="preserve">a. were his arrogant assumption that his constituents were incapable of understanding economic conditions. </w:t>
      </w:r>
    </w:p>
    <w:p w:rsidR="002F569A" w:rsidRPr="000D3C64" w:rsidRDefault="002F569A" w:rsidP="000D3C64">
      <w:pPr>
        <w:pStyle w:val="Default"/>
        <w:spacing w:line="360" w:lineRule="auto"/>
        <w:rPr>
          <w:sz w:val="30"/>
          <w:szCs w:val="30"/>
        </w:rPr>
      </w:pPr>
      <w:r w:rsidRPr="000D3C64">
        <w:rPr>
          <w:sz w:val="30"/>
          <w:szCs w:val="30"/>
        </w:rPr>
        <w:t xml:space="preserve">b. were his arrogant assumption that his constituents would be incapable of understanding </w:t>
      </w:r>
    </w:p>
    <w:p w:rsidR="002F569A" w:rsidRPr="000D3C64" w:rsidRDefault="002F569A" w:rsidP="000D3C64">
      <w:pPr>
        <w:pStyle w:val="Default"/>
        <w:spacing w:line="360" w:lineRule="auto"/>
        <w:rPr>
          <w:sz w:val="30"/>
          <w:szCs w:val="30"/>
        </w:rPr>
      </w:pPr>
      <w:r w:rsidRPr="000D3C64">
        <w:rPr>
          <w:sz w:val="30"/>
          <w:szCs w:val="30"/>
        </w:rPr>
        <w:t xml:space="preserve">a. Hierarchy - isolated </w:t>
      </w:r>
    </w:p>
    <w:p w:rsidR="002F569A" w:rsidRPr="000D3C64" w:rsidRDefault="002F569A" w:rsidP="000D3C64">
      <w:pPr>
        <w:pStyle w:val="Default"/>
        <w:spacing w:line="360" w:lineRule="auto"/>
        <w:rPr>
          <w:sz w:val="30"/>
          <w:szCs w:val="30"/>
        </w:rPr>
      </w:pPr>
      <w:r w:rsidRPr="000D3C64">
        <w:rPr>
          <w:sz w:val="30"/>
          <w:szCs w:val="30"/>
        </w:rPr>
        <w:t xml:space="preserve">b. Scenario - condescended </w:t>
      </w:r>
    </w:p>
    <w:p w:rsidR="002F569A" w:rsidRPr="000D3C64" w:rsidRDefault="002F569A" w:rsidP="000D3C64">
      <w:pPr>
        <w:pStyle w:val="Default"/>
        <w:spacing w:line="360" w:lineRule="auto"/>
        <w:rPr>
          <w:sz w:val="30"/>
          <w:szCs w:val="30"/>
        </w:rPr>
      </w:pPr>
      <w:r w:rsidRPr="000D3C64">
        <w:rPr>
          <w:sz w:val="30"/>
          <w:szCs w:val="30"/>
        </w:rPr>
        <w:t xml:space="preserve">c. Phenomenon - realigned d. Pedagogy - censored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42. More and more holiday makers choose to fly to remote islands in search of the perfect beach. Seeking sand, sun and palm trees, rather than centers of entertainment. </w:t>
      </w:r>
    </w:p>
    <w:p w:rsidR="002F569A" w:rsidRPr="000D3C64" w:rsidRDefault="002F569A" w:rsidP="000D3C64">
      <w:pPr>
        <w:pStyle w:val="Default"/>
        <w:spacing w:line="360" w:lineRule="auto"/>
        <w:rPr>
          <w:sz w:val="30"/>
          <w:szCs w:val="30"/>
        </w:rPr>
      </w:pPr>
      <w:r w:rsidRPr="000D3C64">
        <w:rPr>
          <w:sz w:val="30"/>
          <w:szCs w:val="30"/>
        </w:rPr>
        <w:t xml:space="preserve">a. with sand, sun, palm trees and no entertainment. </w:t>
      </w:r>
    </w:p>
    <w:p w:rsidR="002F569A" w:rsidRPr="000D3C64" w:rsidRDefault="002F569A" w:rsidP="000D3C64">
      <w:pPr>
        <w:pStyle w:val="Default"/>
        <w:spacing w:line="360" w:lineRule="auto"/>
        <w:rPr>
          <w:sz w:val="30"/>
          <w:szCs w:val="30"/>
        </w:rPr>
      </w:pPr>
      <w:r w:rsidRPr="000D3C64">
        <w:rPr>
          <w:sz w:val="30"/>
          <w:szCs w:val="30"/>
        </w:rPr>
        <w:t xml:space="preserve">b. they seek sand, sun and palm trees, rather than entertainment centres. </w:t>
      </w:r>
    </w:p>
    <w:p w:rsidR="002F569A" w:rsidRPr="000D3C64" w:rsidRDefault="002F569A" w:rsidP="000D3C64">
      <w:pPr>
        <w:pStyle w:val="Default"/>
        <w:spacing w:line="360" w:lineRule="auto"/>
        <w:rPr>
          <w:sz w:val="30"/>
          <w:szCs w:val="30"/>
        </w:rPr>
      </w:pPr>
      <w:r w:rsidRPr="000D3C64">
        <w:rPr>
          <w:sz w:val="30"/>
          <w:szCs w:val="30"/>
        </w:rPr>
        <w:t xml:space="preserve">c. they seek sand, sun and palm trees rather than centers of entertainment. </w:t>
      </w:r>
    </w:p>
    <w:p w:rsidR="002F569A" w:rsidRPr="000D3C64" w:rsidRDefault="002F569A" w:rsidP="000D3C64">
      <w:pPr>
        <w:pStyle w:val="Default"/>
        <w:spacing w:line="360" w:lineRule="auto"/>
        <w:rPr>
          <w:sz w:val="30"/>
          <w:szCs w:val="30"/>
        </w:rPr>
      </w:pPr>
    </w:p>
    <w:p w:rsidR="002F569A" w:rsidRPr="000D3C64" w:rsidRDefault="002F569A" w:rsidP="000D3C64">
      <w:pPr>
        <w:pStyle w:val="Default"/>
        <w:spacing w:line="360" w:lineRule="auto"/>
        <w:rPr>
          <w:sz w:val="30"/>
          <w:szCs w:val="30"/>
        </w:rPr>
      </w:pPr>
      <w:r w:rsidRPr="000D3C64">
        <w:rPr>
          <w:sz w:val="30"/>
          <w:szCs w:val="30"/>
        </w:rPr>
        <w:t xml:space="preserve">43. The government requires that these forms should be submitted before the end of the financial year. </w:t>
      </w:r>
    </w:p>
    <w:p w:rsidR="002F569A" w:rsidRPr="000D3C64" w:rsidRDefault="002F569A" w:rsidP="000D3C64">
      <w:pPr>
        <w:pStyle w:val="Default"/>
        <w:spacing w:line="360" w:lineRule="auto"/>
        <w:rPr>
          <w:sz w:val="30"/>
          <w:szCs w:val="30"/>
        </w:rPr>
      </w:pPr>
      <w:r w:rsidRPr="000D3C64">
        <w:rPr>
          <w:sz w:val="30"/>
          <w:szCs w:val="30"/>
        </w:rPr>
        <w:t xml:space="preserve">a. that these forms be submitted </w:t>
      </w:r>
    </w:p>
    <w:p w:rsidR="002F569A" w:rsidRPr="000D3C64" w:rsidRDefault="002F569A" w:rsidP="000D3C64">
      <w:pPr>
        <w:pStyle w:val="Default"/>
        <w:spacing w:line="360" w:lineRule="auto"/>
        <w:rPr>
          <w:sz w:val="30"/>
          <w:szCs w:val="30"/>
        </w:rPr>
      </w:pPr>
      <w:r w:rsidRPr="000D3C64">
        <w:rPr>
          <w:sz w:val="30"/>
          <w:szCs w:val="30"/>
        </w:rPr>
        <w:t xml:space="preserve">b. for these forms to be submitted </w:t>
      </w:r>
    </w:p>
    <w:p w:rsidR="002F569A" w:rsidRPr="000D3C64" w:rsidRDefault="002F569A" w:rsidP="000D3C64">
      <w:pPr>
        <w:pStyle w:val="Default"/>
        <w:spacing w:line="360" w:lineRule="auto"/>
        <w:rPr>
          <w:sz w:val="30"/>
          <w:szCs w:val="30"/>
        </w:rPr>
      </w:pPr>
      <w:r w:rsidRPr="000D3C64">
        <w:rPr>
          <w:sz w:val="30"/>
          <w:szCs w:val="30"/>
        </w:rPr>
        <w:t xml:space="preserve">c. these forms should be submitted </w:t>
      </w:r>
    </w:p>
    <w:p w:rsidR="002F569A" w:rsidRPr="000D3C64" w:rsidRDefault="002F569A" w:rsidP="000D3C64">
      <w:pPr>
        <w:spacing w:line="360" w:lineRule="auto"/>
        <w:rPr>
          <w:rFonts w:ascii="Times New Roman" w:hAnsi="Times New Roman" w:cs="Times New Roman"/>
          <w:b/>
          <w:sz w:val="30"/>
          <w:szCs w:val="30"/>
        </w:rPr>
      </w:pPr>
    </w:p>
    <w:p w:rsidR="002F569A" w:rsidRPr="000D3C64" w:rsidRDefault="002F569A" w:rsidP="000D3C64">
      <w:pPr>
        <w:pStyle w:val="Default"/>
        <w:spacing w:line="360" w:lineRule="auto"/>
        <w:rPr>
          <w:sz w:val="30"/>
          <w:szCs w:val="30"/>
        </w:rPr>
      </w:pPr>
      <w:r w:rsidRPr="000D3C64">
        <w:rPr>
          <w:sz w:val="30"/>
          <w:szCs w:val="30"/>
        </w:rPr>
        <w:t xml:space="preserve">42. The </w:t>
      </w:r>
      <w:r w:rsidRPr="000D3C64">
        <w:rPr>
          <w:sz w:val="30"/>
          <w:szCs w:val="30"/>
          <w:u w:val="single"/>
        </w:rPr>
        <w:t>manner in which Anand always plays up</w:t>
      </w:r>
      <w:r w:rsidRPr="000D3C64">
        <w:rPr>
          <w:sz w:val="30"/>
          <w:szCs w:val="30"/>
        </w:rPr>
        <w:t xml:space="preserve"> to his superiors is contemptible. </w:t>
      </w:r>
    </w:p>
    <w:p w:rsidR="002F569A" w:rsidRPr="000D3C64" w:rsidRDefault="002F569A" w:rsidP="000D3C64">
      <w:pPr>
        <w:pStyle w:val="Default"/>
        <w:spacing w:line="360" w:lineRule="auto"/>
        <w:rPr>
          <w:sz w:val="30"/>
          <w:szCs w:val="30"/>
        </w:rPr>
      </w:pPr>
      <w:r w:rsidRPr="000D3C64">
        <w:rPr>
          <w:sz w:val="30"/>
          <w:szCs w:val="30"/>
        </w:rPr>
        <w:t xml:space="preserve">a. The manner in which Anand always plays up </w:t>
      </w:r>
    </w:p>
    <w:p w:rsidR="002F569A" w:rsidRPr="000D3C64" w:rsidRDefault="002F569A" w:rsidP="000D3C64">
      <w:pPr>
        <w:pStyle w:val="Default"/>
        <w:spacing w:line="360" w:lineRule="auto"/>
        <w:rPr>
          <w:sz w:val="30"/>
          <w:szCs w:val="30"/>
        </w:rPr>
      </w:pPr>
      <w:r w:rsidRPr="000D3C64">
        <w:rPr>
          <w:sz w:val="30"/>
          <w:szCs w:val="30"/>
        </w:rPr>
        <w:t xml:space="preserve">b. The manner in which Anand is playing towards c. The offensive way in which Anand is playing </w:t>
      </w:r>
    </w:p>
    <w:p w:rsidR="002F569A" w:rsidRPr="000D3C64" w:rsidRDefault="002F569A" w:rsidP="000D3C64">
      <w:pPr>
        <w:pStyle w:val="Default"/>
        <w:spacing w:line="360" w:lineRule="auto"/>
        <w:rPr>
          <w:sz w:val="30"/>
          <w:szCs w:val="30"/>
        </w:rPr>
      </w:pPr>
      <w:r w:rsidRPr="000D3C64">
        <w:rPr>
          <w:sz w:val="30"/>
          <w:szCs w:val="30"/>
        </w:rPr>
        <w:t xml:space="preserve">d. The way in which Anand is always playing up </w:t>
      </w:r>
    </w:p>
    <w:p w:rsidR="002F569A" w:rsidRPr="000D3C64" w:rsidRDefault="002F569A" w:rsidP="000D3C64">
      <w:pPr>
        <w:pStyle w:val="Default"/>
        <w:spacing w:line="360" w:lineRule="auto"/>
        <w:rPr>
          <w:sz w:val="30"/>
          <w:szCs w:val="30"/>
        </w:rPr>
      </w:pPr>
      <w:r w:rsidRPr="000D3C64">
        <w:rPr>
          <w:sz w:val="30"/>
          <w:szCs w:val="30"/>
        </w:rPr>
        <w:t xml:space="preserve">43. The MLA insisted that he would regard it </w:t>
      </w:r>
      <w:r w:rsidRPr="000D3C64">
        <w:rPr>
          <w:sz w:val="30"/>
          <w:szCs w:val="30"/>
          <w:u w:val="single"/>
        </w:rPr>
        <w:t>an honour if the Chief Minister would step on his coat</w:t>
      </w:r>
      <w:r w:rsidRPr="000D3C64">
        <w:rPr>
          <w:sz w:val="30"/>
          <w:szCs w:val="30"/>
        </w:rPr>
        <w:t xml:space="preserve">. a. an honour if the Chief Minister would step on </w:t>
      </w:r>
    </w:p>
    <w:p w:rsidR="002F569A" w:rsidRPr="000D3C64" w:rsidRDefault="002F569A" w:rsidP="000D3C64">
      <w:pPr>
        <w:pStyle w:val="Default"/>
        <w:spacing w:line="360" w:lineRule="auto"/>
        <w:rPr>
          <w:sz w:val="30"/>
          <w:szCs w:val="30"/>
        </w:rPr>
      </w:pPr>
      <w:r w:rsidRPr="000D3C64">
        <w:rPr>
          <w:sz w:val="30"/>
          <w:szCs w:val="30"/>
        </w:rPr>
        <w:t xml:space="preserve">his coat. </w:t>
      </w:r>
    </w:p>
    <w:p w:rsidR="002F569A" w:rsidRPr="000D3C64" w:rsidRDefault="002F569A" w:rsidP="000D3C64">
      <w:pPr>
        <w:pStyle w:val="Default"/>
        <w:spacing w:line="360" w:lineRule="auto"/>
        <w:rPr>
          <w:sz w:val="30"/>
          <w:szCs w:val="30"/>
        </w:rPr>
      </w:pPr>
      <w:r w:rsidRPr="000D3C64">
        <w:rPr>
          <w:sz w:val="30"/>
          <w:szCs w:val="30"/>
        </w:rPr>
        <w:t xml:space="preserve">b. an honour if the Chief Minister so much as se foot on his coat. </w:t>
      </w:r>
    </w:p>
    <w:p w:rsidR="002F569A" w:rsidRPr="000D3C64" w:rsidRDefault="002F569A" w:rsidP="000D3C64">
      <w:pPr>
        <w:pStyle w:val="Default"/>
        <w:spacing w:line="360" w:lineRule="auto"/>
        <w:rPr>
          <w:sz w:val="30"/>
          <w:szCs w:val="30"/>
        </w:rPr>
      </w:pPr>
      <w:r w:rsidRPr="000D3C64">
        <w:rPr>
          <w:sz w:val="30"/>
          <w:szCs w:val="30"/>
        </w:rPr>
        <w:t xml:space="preserve">c. as an honour if the Chief Minister would step on his coat. </w:t>
      </w:r>
    </w:p>
    <w:p w:rsidR="002F569A" w:rsidRPr="000D3C64" w:rsidRDefault="002F569A" w:rsidP="000D3C64">
      <w:pPr>
        <w:pStyle w:val="Default"/>
        <w:spacing w:line="360" w:lineRule="auto"/>
        <w:rPr>
          <w:sz w:val="30"/>
          <w:szCs w:val="30"/>
        </w:rPr>
      </w:pPr>
      <w:r w:rsidRPr="000D3C64">
        <w:rPr>
          <w:sz w:val="30"/>
          <w:szCs w:val="30"/>
        </w:rPr>
        <w:t xml:space="preserve">d. as an honour if the Chief Minister stepped on his </w:t>
      </w:r>
    </w:p>
    <w:p w:rsidR="002F569A" w:rsidRPr="000D3C64" w:rsidRDefault="002F569A" w:rsidP="000D3C64">
      <w:pPr>
        <w:pStyle w:val="Default"/>
        <w:spacing w:line="360" w:lineRule="auto"/>
        <w:rPr>
          <w:sz w:val="30"/>
          <w:szCs w:val="30"/>
        </w:rPr>
      </w:pPr>
      <w:r w:rsidRPr="000D3C64">
        <w:rPr>
          <w:sz w:val="30"/>
          <w:szCs w:val="30"/>
        </w:rPr>
        <w:t xml:space="preserve">coat. </w:t>
      </w:r>
    </w:p>
    <w:p w:rsidR="002F569A" w:rsidRPr="000D3C64" w:rsidRDefault="002F569A" w:rsidP="000D3C64">
      <w:pPr>
        <w:pStyle w:val="Default"/>
        <w:spacing w:line="360" w:lineRule="auto"/>
        <w:rPr>
          <w:sz w:val="30"/>
          <w:szCs w:val="30"/>
          <w:u w:val="single"/>
        </w:rPr>
      </w:pPr>
      <w:r w:rsidRPr="000D3C64">
        <w:rPr>
          <w:sz w:val="30"/>
          <w:szCs w:val="30"/>
        </w:rPr>
        <w:t xml:space="preserve">44. The state government also provides 10 crores </w:t>
      </w:r>
      <w:r w:rsidRPr="000D3C64">
        <w:rPr>
          <w:sz w:val="30"/>
          <w:szCs w:val="30"/>
          <w:u w:val="single"/>
        </w:rPr>
        <w:t>to finance rural infrastructure projects and for</w:t>
      </w:r>
      <w:r w:rsidRPr="000D3C64">
        <w:rPr>
          <w:sz w:val="30"/>
          <w:szCs w:val="30"/>
        </w:rPr>
        <w:t xml:space="preserve"> </w:t>
      </w:r>
      <w:r w:rsidRPr="000D3C64">
        <w:rPr>
          <w:sz w:val="30"/>
          <w:szCs w:val="30"/>
          <w:u w:val="single"/>
        </w:rPr>
        <w:t xml:space="preserve">development work. </w:t>
      </w:r>
    </w:p>
    <w:p w:rsidR="002F569A" w:rsidRPr="000D3C64" w:rsidRDefault="002F569A" w:rsidP="000D3C64">
      <w:pPr>
        <w:pStyle w:val="Default"/>
        <w:spacing w:line="360" w:lineRule="auto"/>
        <w:rPr>
          <w:sz w:val="30"/>
          <w:szCs w:val="30"/>
        </w:rPr>
      </w:pPr>
      <w:r w:rsidRPr="000D3C64">
        <w:rPr>
          <w:sz w:val="30"/>
          <w:szCs w:val="30"/>
        </w:rPr>
        <w:t xml:space="preserve">a. to finance rural infrastructure projects and for development work. </w:t>
      </w:r>
    </w:p>
    <w:p w:rsidR="002F569A" w:rsidRPr="000D3C64" w:rsidRDefault="002F569A" w:rsidP="000D3C64">
      <w:pPr>
        <w:pStyle w:val="Default"/>
        <w:spacing w:line="360" w:lineRule="auto"/>
        <w:rPr>
          <w:sz w:val="30"/>
          <w:szCs w:val="30"/>
        </w:rPr>
      </w:pPr>
      <w:r w:rsidRPr="000D3C64">
        <w:rPr>
          <w:sz w:val="30"/>
          <w:szCs w:val="30"/>
        </w:rPr>
        <w:t xml:space="preserve">b. for financing rural infrastructure projects and to carry out development work. </w:t>
      </w:r>
    </w:p>
    <w:p w:rsidR="002F569A" w:rsidRPr="000D3C64" w:rsidRDefault="002F569A" w:rsidP="000D3C64">
      <w:pPr>
        <w:pStyle w:val="Default"/>
        <w:spacing w:line="360" w:lineRule="auto"/>
        <w:rPr>
          <w:sz w:val="30"/>
          <w:szCs w:val="30"/>
        </w:rPr>
      </w:pPr>
      <w:r w:rsidRPr="000D3C64">
        <w:rPr>
          <w:sz w:val="30"/>
          <w:szCs w:val="30"/>
        </w:rPr>
        <w:t xml:space="preserve">c. in order to finance rural infrastructure projects and for development work. </w:t>
      </w:r>
    </w:p>
    <w:p w:rsidR="002F569A" w:rsidRPr="000D3C64" w:rsidRDefault="002F569A" w:rsidP="000D3C64">
      <w:pPr>
        <w:pStyle w:val="Default"/>
        <w:spacing w:line="360" w:lineRule="auto"/>
        <w:rPr>
          <w:sz w:val="30"/>
          <w:szCs w:val="30"/>
        </w:rPr>
      </w:pPr>
      <w:r w:rsidRPr="000D3C64">
        <w:rPr>
          <w:sz w:val="30"/>
          <w:szCs w:val="30"/>
        </w:rPr>
        <w:t xml:space="preserve">d. to finance rural infrastructure projects and to carry out development work. </w:t>
      </w:r>
    </w:p>
    <w:p w:rsidR="002F569A" w:rsidRPr="000D3C64" w:rsidRDefault="002F569A" w:rsidP="000D3C64">
      <w:pPr>
        <w:pStyle w:val="Default"/>
        <w:pageBreakBefore/>
        <w:spacing w:line="360" w:lineRule="auto"/>
        <w:rPr>
          <w:sz w:val="30"/>
          <w:szCs w:val="30"/>
        </w:rPr>
      </w:pPr>
      <w:r w:rsidRPr="000D3C64">
        <w:rPr>
          <w:sz w:val="30"/>
          <w:szCs w:val="30"/>
        </w:rPr>
        <w:t xml:space="preserve">45. </w:t>
      </w:r>
      <w:r w:rsidRPr="000D3C64">
        <w:rPr>
          <w:sz w:val="30"/>
          <w:szCs w:val="30"/>
          <w:u w:val="single"/>
        </w:rPr>
        <w:t>Though it was not fashionable being an N.R.I, Teja has made California his home,</w:t>
      </w:r>
      <w:r w:rsidRPr="000D3C64">
        <w:rPr>
          <w:sz w:val="30"/>
          <w:szCs w:val="30"/>
        </w:rPr>
        <w:t xml:space="preserve"> and remained in London as a trader and businessman. </w:t>
      </w:r>
    </w:p>
    <w:p w:rsidR="002F569A" w:rsidRPr="000D3C64" w:rsidRDefault="002F569A" w:rsidP="000D3C64">
      <w:pPr>
        <w:pStyle w:val="Default"/>
        <w:spacing w:line="360" w:lineRule="auto"/>
        <w:rPr>
          <w:sz w:val="30"/>
          <w:szCs w:val="30"/>
        </w:rPr>
      </w:pPr>
      <w:r w:rsidRPr="000D3C64">
        <w:rPr>
          <w:sz w:val="30"/>
          <w:szCs w:val="30"/>
        </w:rPr>
        <w:t xml:space="preserve">a. Though it was not fashionable being an N.R.I, Teja has made California his home </w:t>
      </w:r>
    </w:p>
    <w:p w:rsidR="002F569A" w:rsidRPr="000D3C64" w:rsidRDefault="002F569A" w:rsidP="000D3C64">
      <w:pPr>
        <w:pStyle w:val="Default"/>
        <w:spacing w:line="360" w:lineRule="auto"/>
        <w:rPr>
          <w:sz w:val="30"/>
          <w:szCs w:val="30"/>
        </w:rPr>
      </w:pPr>
      <w:r w:rsidRPr="000D3C64">
        <w:rPr>
          <w:sz w:val="30"/>
          <w:szCs w:val="30"/>
        </w:rPr>
        <w:t xml:space="preserve">b. Teja has made California his home though being an N.R.I was not fashionable </w:t>
      </w:r>
    </w:p>
    <w:p w:rsidR="002F569A" w:rsidRPr="000D3C64" w:rsidRDefault="002F569A" w:rsidP="000D3C64">
      <w:pPr>
        <w:pStyle w:val="Default"/>
        <w:spacing w:line="360" w:lineRule="auto"/>
        <w:rPr>
          <w:sz w:val="30"/>
          <w:szCs w:val="30"/>
        </w:rPr>
      </w:pPr>
      <w:r w:rsidRPr="000D3C64">
        <w:rPr>
          <w:sz w:val="30"/>
          <w:szCs w:val="30"/>
        </w:rPr>
        <w:t xml:space="preserve">c. Though it was not fashionable to be an N.R.I, California was home to Teja </w:t>
      </w:r>
    </w:p>
    <w:p w:rsidR="002F569A" w:rsidRPr="000D3C64" w:rsidRDefault="002F569A" w:rsidP="000D3C64">
      <w:pPr>
        <w:pStyle w:val="Default"/>
        <w:spacing w:line="360" w:lineRule="auto"/>
        <w:rPr>
          <w:sz w:val="30"/>
          <w:szCs w:val="30"/>
        </w:rPr>
      </w:pPr>
      <w:r w:rsidRPr="000D3C64">
        <w:rPr>
          <w:sz w:val="30"/>
          <w:szCs w:val="30"/>
        </w:rPr>
        <w:t xml:space="preserve">d. Though it was not fashionable to be an N.R.I, </w:t>
      </w:r>
    </w:p>
    <w:p w:rsidR="002F569A" w:rsidRPr="000D3C64" w:rsidRDefault="002F569A" w:rsidP="000D3C64">
      <w:pPr>
        <w:pStyle w:val="Default"/>
        <w:spacing w:line="360" w:lineRule="auto"/>
        <w:rPr>
          <w:sz w:val="30"/>
          <w:szCs w:val="30"/>
        </w:rPr>
      </w:pPr>
      <w:r w:rsidRPr="000D3C64">
        <w:rPr>
          <w:sz w:val="30"/>
          <w:szCs w:val="30"/>
        </w:rPr>
        <w:t xml:space="preserve">Teja made California his home </w:t>
      </w:r>
    </w:p>
    <w:p w:rsidR="002F569A" w:rsidRPr="000D3C64" w:rsidRDefault="002F569A" w:rsidP="000D3C64">
      <w:pPr>
        <w:pStyle w:val="Default"/>
        <w:spacing w:line="360" w:lineRule="auto"/>
        <w:rPr>
          <w:sz w:val="30"/>
          <w:szCs w:val="30"/>
          <w:u w:val="single"/>
        </w:rPr>
      </w:pPr>
      <w:r w:rsidRPr="000D3C64">
        <w:rPr>
          <w:sz w:val="30"/>
          <w:szCs w:val="30"/>
        </w:rPr>
        <w:t xml:space="preserve">46. Discoveries of Homo habilis skeletons in Ethipia by Lee Strobel’s team and in NewZealands by Chong Chang </w:t>
      </w:r>
      <w:r w:rsidRPr="000D3C64">
        <w:rPr>
          <w:sz w:val="30"/>
          <w:szCs w:val="30"/>
          <w:u w:val="single"/>
        </w:rPr>
        <w:t xml:space="preserve">indicates that the first members of our genus had long arms and short legs. </w:t>
      </w:r>
    </w:p>
    <w:p w:rsidR="002F569A" w:rsidRPr="000D3C64" w:rsidRDefault="002F569A" w:rsidP="000D3C64">
      <w:pPr>
        <w:pStyle w:val="Default"/>
        <w:spacing w:line="360" w:lineRule="auto"/>
        <w:rPr>
          <w:sz w:val="30"/>
          <w:szCs w:val="30"/>
        </w:rPr>
      </w:pPr>
      <w:r w:rsidRPr="000D3C64">
        <w:rPr>
          <w:sz w:val="30"/>
          <w:szCs w:val="30"/>
        </w:rPr>
        <w:t xml:space="preserve">a. indicates that the first members of our genus had long arms and short legs. </w:t>
      </w:r>
    </w:p>
    <w:p w:rsidR="002F569A" w:rsidRPr="000D3C64" w:rsidRDefault="002F569A" w:rsidP="000D3C64">
      <w:pPr>
        <w:pStyle w:val="Default"/>
        <w:spacing w:line="360" w:lineRule="auto"/>
        <w:rPr>
          <w:sz w:val="30"/>
          <w:szCs w:val="30"/>
        </w:rPr>
      </w:pPr>
      <w:r w:rsidRPr="000D3C64">
        <w:rPr>
          <w:sz w:val="30"/>
          <w:szCs w:val="30"/>
        </w:rPr>
        <w:t xml:space="preserve">b. indicate that the first members of our genus had long arms and short legs. </w:t>
      </w:r>
    </w:p>
    <w:p w:rsidR="002F569A" w:rsidRPr="000D3C64" w:rsidRDefault="002F569A" w:rsidP="000D3C64">
      <w:pPr>
        <w:pStyle w:val="Default"/>
        <w:spacing w:line="360" w:lineRule="auto"/>
        <w:rPr>
          <w:sz w:val="30"/>
          <w:szCs w:val="30"/>
        </w:rPr>
      </w:pPr>
      <w:r w:rsidRPr="000D3C64">
        <w:rPr>
          <w:sz w:val="30"/>
          <w:szCs w:val="30"/>
        </w:rPr>
        <w:t xml:space="preserve">c. indicate that the first members of our genus </w:t>
      </w:r>
    </w:p>
    <w:p w:rsidR="002F569A" w:rsidRPr="000D3C64" w:rsidRDefault="002F569A" w:rsidP="000D3C64">
      <w:pPr>
        <w:pStyle w:val="Default"/>
        <w:spacing w:line="360" w:lineRule="auto"/>
        <w:rPr>
          <w:sz w:val="30"/>
          <w:szCs w:val="30"/>
        </w:rPr>
      </w:pPr>
      <w:r w:rsidRPr="000D3C64">
        <w:rPr>
          <w:sz w:val="30"/>
          <w:szCs w:val="30"/>
        </w:rPr>
        <w:t xml:space="preserve">have had long arms and short legs. </w:t>
      </w:r>
    </w:p>
    <w:p w:rsidR="002F569A" w:rsidRPr="000D3C64" w:rsidRDefault="002F569A" w:rsidP="000D3C64">
      <w:pPr>
        <w:pStyle w:val="Default"/>
        <w:spacing w:line="360" w:lineRule="auto"/>
        <w:rPr>
          <w:sz w:val="30"/>
          <w:szCs w:val="30"/>
        </w:rPr>
      </w:pPr>
      <w:r w:rsidRPr="000D3C64">
        <w:rPr>
          <w:sz w:val="30"/>
          <w:szCs w:val="30"/>
        </w:rPr>
        <w:t xml:space="preserve">d. does indicate that the first members of our genus had long arms and short legs. </w:t>
      </w:r>
    </w:p>
    <w:p w:rsidR="002F569A" w:rsidRPr="000D3C64" w:rsidRDefault="002F569A" w:rsidP="000D3C64">
      <w:pPr>
        <w:pStyle w:val="Default"/>
        <w:spacing w:line="360" w:lineRule="auto"/>
        <w:rPr>
          <w:sz w:val="30"/>
          <w:szCs w:val="30"/>
        </w:rPr>
      </w:pPr>
      <w:r w:rsidRPr="000D3C64">
        <w:rPr>
          <w:sz w:val="30"/>
          <w:szCs w:val="30"/>
        </w:rPr>
        <w:t>47</w:t>
      </w:r>
      <w:r w:rsidRPr="000D3C64">
        <w:rPr>
          <w:sz w:val="30"/>
          <w:szCs w:val="30"/>
          <w:u w:val="single"/>
        </w:rPr>
        <w:t>. The publishers, unwilling to shoulder the entire risk, insisted that the writer should pay half the cost of the initial print run of his controversial new boo</w:t>
      </w:r>
      <w:r w:rsidRPr="000D3C64">
        <w:rPr>
          <w:sz w:val="30"/>
          <w:szCs w:val="30"/>
        </w:rPr>
        <w:t xml:space="preserve">k. </w:t>
      </w:r>
    </w:p>
    <w:p w:rsidR="002F569A" w:rsidRPr="000D3C64" w:rsidRDefault="002F569A" w:rsidP="000D3C64">
      <w:pPr>
        <w:pStyle w:val="Default"/>
        <w:spacing w:line="360" w:lineRule="auto"/>
        <w:rPr>
          <w:sz w:val="30"/>
          <w:szCs w:val="30"/>
        </w:rPr>
      </w:pPr>
      <w:r w:rsidRPr="000D3C64">
        <w:rPr>
          <w:sz w:val="30"/>
          <w:szCs w:val="30"/>
        </w:rPr>
        <w:t xml:space="preserve">a. The publishers, unwilling to shoulder the entire risk, insisted that the writer should pay half the cost of the initial print run of his controversial </w:t>
      </w:r>
    </w:p>
    <w:p w:rsidR="002F569A" w:rsidRPr="000D3C64" w:rsidRDefault="002F569A" w:rsidP="000D3C64">
      <w:pPr>
        <w:pStyle w:val="Default"/>
        <w:spacing w:line="360" w:lineRule="auto"/>
        <w:rPr>
          <w:sz w:val="30"/>
          <w:szCs w:val="30"/>
        </w:rPr>
      </w:pPr>
      <w:r w:rsidRPr="000D3C64">
        <w:rPr>
          <w:sz w:val="30"/>
          <w:szCs w:val="30"/>
        </w:rPr>
        <w:t xml:space="preserve">new book. </w:t>
      </w:r>
    </w:p>
    <w:p w:rsidR="002F569A" w:rsidRPr="000D3C64" w:rsidRDefault="002F569A" w:rsidP="000D3C64">
      <w:pPr>
        <w:pStyle w:val="Default"/>
        <w:spacing w:line="360" w:lineRule="auto"/>
        <w:rPr>
          <w:sz w:val="30"/>
          <w:szCs w:val="30"/>
        </w:rPr>
      </w:pPr>
      <w:r w:rsidRPr="000D3C64">
        <w:rPr>
          <w:sz w:val="30"/>
          <w:szCs w:val="30"/>
        </w:rPr>
        <w:t xml:space="preserve">b. The publishers, unwilling to shoulder the entire risk, insisted that the writer should be paying half the cost of the initial print run of the author’s controversial new book. </w:t>
      </w:r>
    </w:p>
    <w:p w:rsidR="002F569A" w:rsidRPr="000D3C64" w:rsidRDefault="002F569A" w:rsidP="000D3C64">
      <w:pPr>
        <w:pStyle w:val="Default"/>
        <w:spacing w:line="360" w:lineRule="auto"/>
        <w:rPr>
          <w:sz w:val="30"/>
          <w:szCs w:val="30"/>
        </w:rPr>
      </w:pPr>
      <w:r w:rsidRPr="000D3C64">
        <w:rPr>
          <w:sz w:val="30"/>
          <w:szCs w:val="30"/>
        </w:rPr>
        <w:t xml:space="preserve">c. The publishers, unwilling to shoulder the entire risk, insisted that the writer pay half the cost of the initial print run of his controversial new book. </w:t>
      </w:r>
    </w:p>
    <w:p w:rsidR="002F569A" w:rsidRPr="000D3C64" w:rsidRDefault="002F569A" w:rsidP="000D3C64">
      <w:pPr>
        <w:pStyle w:val="Default"/>
        <w:spacing w:line="360" w:lineRule="auto"/>
        <w:rPr>
          <w:sz w:val="30"/>
          <w:szCs w:val="30"/>
        </w:rPr>
      </w:pPr>
      <w:r w:rsidRPr="000D3C64">
        <w:rPr>
          <w:sz w:val="30"/>
          <w:szCs w:val="30"/>
        </w:rPr>
        <w:t xml:space="preserve">d. Unwilling to shoulder the entire risk, the </w:t>
      </w:r>
    </w:p>
    <w:p w:rsidR="002F569A" w:rsidRPr="000D3C64" w:rsidRDefault="002F569A" w:rsidP="000D3C64">
      <w:pPr>
        <w:pStyle w:val="Default"/>
        <w:spacing w:line="360" w:lineRule="auto"/>
        <w:rPr>
          <w:sz w:val="30"/>
          <w:szCs w:val="30"/>
        </w:rPr>
      </w:pPr>
      <w:r w:rsidRPr="000D3C64">
        <w:rPr>
          <w:sz w:val="30"/>
          <w:szCs w:val="30"/>
        </w:rPr>
        <w:t xml:space="preserve">publishers insisted the writer should pay half the cost of the initial print run of his controversial new book. </w:t>
      </w:r>
    </w:p>
    <w:p w:rsidR="002F569A" w:rsidRPr="000D3C64" w:rsidRDefault="002F569A" w:rsidP="000D3C64">
      <w:pPr>
        <w:pStyle w:val="Default"/>
        <w:spacing w:line="360" w:lineRule="auto"/>
        <w:rPr>
          <w:sz w:val="30"/>
          <w:szCs w:val="30"/>
        </w:rPr>
      </w:pPr>
      <w:r w:rsidRPr="000D3C64">
        <w:rPr>
          <w:sz w:val="30"/>
          <w:szCs w:val="30"/>
        </w:rPr>
        <w:t xml:space="preserve">e. Unwilling to shoulder the entire risk, the writer was required by the publisher to pay half the cost of the initial print run of his controversial new book. </w:t>
      </w:r>
    </w:p>
    <w:p w:rsidR="002F569A" w:rsidRPr="000D3C64" w:rsidRDefault="002F569A" w:rsidP="000D3C64">
      <w:pPr>
        <w:pStyle w:val="Default"/>
        <w:spacing w:line="360" w:lineRule="auto"/>
        <w:rPr>
          <w:sz w:val="30"/>
          <w:szCs w:val="30"/>
        </w:rPr>
      </w:pPr>
      <w:r w:rsidRPr="000D3C64">
        <w:rPr>
          <w:sz w:val="30"/>
          <w:szCs w:val="30"/>
        </w:rPr>
        <w:t xml:space="preserve">48. Unlike </w:t>
      </w:r>
      <w:r w:rsidRPr="000D3C64">
        <w:rPr>
          <w:sz w:val="30"/>
          <w:szCs w:val="30"/>
          <w:u w:val="single"/>
        </w:rPr>
        <w:t>Sigm und’s belief that the unco nscio us was solely a storehouse of repressed memories,</w:t>
      </w:r>
      <w:r w:rsidRPr="000D3C64">
        <w:rPr>
          <w:sz w:val="30"/>
          <w:szCs w:val="30"/>
        </w:rPr>
        <w:t xml:space="preserve"> Carl asserted that the unconscious also contained creative reservoirs. </w:t>
      </w:r>
    </w:p>
    <w:p w:rsidR="002F569A" w:rsidRPr="000D3C64" w:rsidRDefault="002F569A" w:rsidP="000D3C64">
      <w:pPr>
        <w:pStyle w:val="Default"/>
        <w:spacing w:line="360" w:lineRule="auto"/>
        <w:rPr>
          <w:sz w:val="30"/>
          <w:szCs w:val="30"/>
        </w:rPr>
      </w:pPr>
      <w:r w:rsidRPr="000D3C64">
        <w:rPr>
          <w:sz w:val="30"/>
          <w:szCs w:val="30"/>
        </w:rPr>
        <w:t xml:space="preserve">a. Sigmund’s belief that the unconscious was solely </w:t>
      </w:r>
    </w:p>
    <w:p w:rsidR="002F569A" w:rsidRPr="000D3C64" w:rsidRDefault="002F569A" w:rsidP="000D3C64">
      <w:pPr>
        <w:pStyle w:val="Default"/>
        <w:spacing w:line="360" w:lineRule="auto"/>
        <w:rPr>
          <w:sz w:val="30"/>
          <w:szCs w:val="30"/>
        </w:rPr>
      </w:pPr>
      <w:r w:rsidRPr="000D3C64">
        <w:rPr>
          <w:sz w:val="30"/>
          <w:szCs w:val="30"/>
        </w:rPr>
        <w:t xml:space="preserve">a storehouse of repressed memories </w:t>
      </w:r>
    </w:p>
    <w:p w:rsidR="002F569A" w:rsidRPr="000D3C64" w:rsidRDefault="002F569A" w:rsidP="000D3C64">
      <w:pPr>
        <w:pStyle w:val="Default"/>
        <w:spacing w:line="360" w:lineRule="auto"/>
        <w:rPr>
          <w:sz w:val="30"/>
          <w:szCs w:val="30"/>
        </w:rPr>
      </w:pPr>
      <w:r w:rsidRPr="000D3C64">
        <w:rPr>
          <w:sz w:val="30"/>
          <w:szCs w:val="30"/>
        </w:rPr>
        <w:t xml:space="preserve">b. Sigmund and his belief that the unconscious was solely a storehouse of repressed memories </w:t>
      </w:r>
    </w:p>
    <w:p w:rsidR="002F569A" w:rsidRPr="000D3C64" w:rsidRDefault="002F569A" w:rsidP="000D3C64">
      <w:pPr>
        <w:pStyle w:val="Default"/>
        <w:spacing w:line="360" w:lineRule="auto"/>
        <w:rPr>
          <w:sz w:val="30"/>
          <w:szCs w:val="30"/>
        </w:rPr>
      </w:pPr>
      <w:r w:rsidRPr="000D3C64">
        <w:rPr>
          <w:sz w:val="30"/>
          <w:szCs w:val="30"/>
        </w:rPr>
        <w:t xml:space="preserve">c. the belief of Sigmund that states the unconscious is solely a storehouse of repressed memories </w:t>
      </w:r>
    </w:p>
    <w:p w:rsidR="002F569A" w:rsidRPr="000D3C64" w:rsidRDefault="002F569A" w:rsidP="000D3C64">
      <w:pPr>
        <w:pStyle w:val="Default"/>
        <w:spacing w:line="360" w:lineRule="auto"/>
        <w:rPr>
          <w:sz w:val="30"/>
          <w:szCs w:val="30"/>
        </w:rPr>
      </w:pPr>
      <w:r w:rsidRPr="000D3C64">
        <w:rPr>
          <w:sz w:val="30"/>
          <w:szCs w:val="30"/>
        </w:rPr>
        <w:t xml:space="preserve">d. Sigmund, who believed that the unconscious was solely a storehouse of repressed memories </w:t>
      </w:r>
    </w:p>
    <w:p w:rsidR="002F569A" w:rsidRPr="000D3C64" w:rsidRDefault="002F569A" w:rsidP="000D3C64">
      <w:pPr>
        <w:pStyle w:val="Default"/>
        <w:spacing w:line="360" w:lineRule="auto"/>
        <w:rPr>
          <w:sz w:val="30"/>
          <w:szCs w:val="30"/>
        </w:rPr>
      </w:pPr>
      <w:r w:rsidRPr="000D3C64">
        <w:rPr>
          <w:sz w:val="30"/>
          <w:szCs w:val="30"/>
        </w:rPr>
        <w:t xml:space="preserve">e. Sigmund and the belief that the unconscious solely stores of repressed memories </w:t>
      </w:r>
    </w:p>
    <w:p w:rsidR="002F569A" w:rsidRPr="000D3C64" w:rsidRDefault="002F569A" w:rsidP="000D3C64">
      <w:pPr>
        <w:pStyle w:val="Default"/>
        <w:spacing w:line="360" w:lineRule="auto"/>
        <w:rPr>
          <w:sz w:val="30"/>
          <w:szCs w:val="30"/>
          <w:u w:val="single"/>
        </w:rPr>
      </w:pPr>
      <w:r w:rsidRPr="000D3C64">
        <w:rPr>
          <w:sz w:val="30"/>
          <w:szCs w:val="30"/>
        </w:rPr>
        <w:t>49. From what mountains or gardens would future painters draw their inspiration</w:t>
      </w:r>
      <w:r w:rsidRPr="000D3C64">
        <w:rPr>
          <w:sz w:val="30"/>
          <w:szCs w:val="30"/>
          <w:u w:val="single"/>
        </w:rPr>
        <w:t xml:space="preserve">? Would move poets to craft their symphonies, theologians to contemplate the meaning of God, and philosophers write their verse. </w:t>
      </w:r>
    </w:p>
    <w:p w:rsidR="002F569A" w:rsidRPr="000D3C64" w:rsidRDefault="002F569A" w:rsidP="000D3C64">
      <w:pPr>
        <w:pStyle w:val="Default"/>
        <w:pageBreakBefore/>
        <w:spacing w:line="360" w:lineRule="auto"/>
        <w:rPr>
          <w:sz w:val="30"/>
          <w:szCs w:val="30"/>
        </w:rPr>
      </w:pPr>
      <w:r w:rsidRPr="000D3C64">
        <w:rPr>
          <w:sz w:val="30"/>
          <w:szCs w:val="30"/>
        </w:rPr>
        <w:t xml:space="preserve">a. painters draw their inspiration? Would move poets to craft their symphonies, composers to contemplate the meaning of God, and philosophers write their verse. </w:t>
      </w:r>
    </w:p>
    <w:p w:rsidR="002F569A" w:rsidRPr="000D3C64" w:rsidRDefault="002F569A" w:rsidP="000D3C64">
      <w:pPr>
        <w:pStyle w:val="Default"/>
        <w:spacing w:line="360" w:lineRule="auto"/>
        <w:rPr>
          <w:sz w:val="30"/>
          <w:szCs w:val="30"/>
        </w:rPr>
      </w:pPr>
      <w:r w:rsidRPr="000D3C64">
        <w:rPr>
          <w:sz w:val="30"/>
          <w:szCs w:val="30"/>
        </w:rPr>
        <w:t xml:space="preserve">b. painters draw their inspiration? Would move poets </w:t>
      </w:r>
    </w:p>
    <w:p w:rsidR="002F569A" w:rsidRPr="000D3C64" w:rsidRDefault="002F569A" w:rsidP="000D3C64">
      <w:pPr>
        <w:pStyle w:val="Default"/>
        <w:spacing w:line="360" w:lineRule="auto"/>
        <w:rPr>
          <w:sz w:val="30"/>
          <w:szCs w:val="30"/>
        </w:rPr>
      </w:pPr>
      <w:r w:rsidRPr="000D3C64">
        <w:rPr>
          <w:sz w:val="30"/>
          <w:szCs w:val="30"/>
        </w:rPr>
        <w:t xml:space="preserve">to write their verse, composers to craft their symphonies and philosophers to contemplate the meaning of God </w:t>
      </w:r>
    </w:p>
    <w:p w:rsidR="002F569A" w:rsidRPr="000D3C64" w:rsidRDefault="002F569A" w:rsidP="000D3C64">
      <w:pPr>
        <w:pStyle w:val="Default"/>
        <w:spacing w:line="360" w:lineRule="auto"/>
        <w:rPr>
          <w:sz w:val="30"/>
          <w:szCs w:val="30"/>
        </w:rPr>
      </w:pPr>
      <w:r w:rsidRPr="000D3C64">
        <w:rPr>
          <w:sz w:val="30"/>
          <w:szCs w:val="30"/>
        </w:rPr>
        <w:t xml:space="preserve">c. philosophers draw their inspiration? Would move poets to write their verse, composers to craft their symphonies, and painters to contemplate the meaning of God </w:t>
      </w:r>
    </w:p>
    <w:p w:rsidR="002F569A" w:rsidRPr="000D3C64" w:rsidRDefault="002F569A" w:rsidP="000D3C64">
      <w:pPr>
        <w:pStyle w:val="Default"/>
        <w:spacing w:line="360" w:lineRule="auto"/>
        <w:rPr>
          <w:sz w:val="30"/>
          <w:szCs w:val="30"/>
        </w:rPr>
      </w:pPr>
      <w:r w:rsidRPr="000D3C64">
        <w:rPr>
          <w:sz w:val="30"/>
          <w:szCs w:val="30"/>
        </w:rPr>
        <w:t xml:space="preserve">d. philosophers to contemplate the meaning of God?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Would move painters to draw their inspiration, composers to write their verse, and poets to craft their symphonies?</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44. Readers of newspapers and viewers of TV have got used to thinking that all politicians talk rhetorically and are not expected to be taken seriously.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are not expected to be taken seriously.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do not expect to be taken seriously.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does not expect to take seriously.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do not being expected to be taken serious.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45. There have been no reason to believe that the rate of  change  in  India  in  earlier  times  was  any  slower than that of the world.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There was no reason to believe that the rate of change in India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They  are  no  reason  to  believe  that  the  rate  of change in India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There  is  no  reason  to  believe  that  the  rate  of change in India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There is nothing reason to believe that the rate of change in India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46. To   know   how   to   concentrate   is   to   acquire   the power to withdraw from all other things except one thing you wish to achieve.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except one thing you wish to achieve.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except the one thing you wish to achieve.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excepting the one thing you wish to achieve.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except the one thing you wishes to achieve.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47. Education  not  only  helps  to  develop  skills  but  will also   improve   awareness   also   on   critical   issues relating  to  health,  political  rights  and  governance, besides empowering women.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   not  only  helps  to  develop  skills  but  will  also improve  awareness  of  critical  issues  relating  to health.</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not only helps to develop skills but also improves awareness of critical issues relating to health.</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not  only  helps  to  develop  skills  but  will  also improve  awareness  in  critical  issues  relating  to health.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not  only  will  help  to  develop  skills  but  will  also improve  awareness  of  critical  issues  relating  to health.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48. Though   India   has   most   awe   inspiring   tourism attractions than most nations, we have not given it the  due  infrastructure  or  packaged  it  well  enough for the global tourist.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much   awe   inspiring   tourism   attractions   than most  nations,  we  have  not  given  it  the  due infrastructure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more   awe   inspiring   tourism   attractions   than most  nations,  we  have  not  given  it  the  due infrastructure.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more  awe  inspiring     tourism  attractions  than most   nations,   we   had   not   given   it   the   due infrastructure.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more  awe  inspiring     tourism  attractions  than most  nations  do,  we  have  not  given  it  the  due infrastructure.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49. It  is  an  alarming  fact  that  violence  on  women  has risen over the last decade.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Violence  over  women  has  risen  over  the  last decade.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Violence upon women rose over the last decade.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Violence  against  women  has  risen  over  the  last decade.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Violence   towards   women   rose   over   the   last decade.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50. In  many  ways,  language  is  a  paradox;  we  learn  to use  it  as  children  with  little  difficulty  ;  yet  as  an adult  we  find  learning  a  second  language  a  major challenge. a.  we learn to use it as children with little difficulty ; yet as an adult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we learn to use it as a child with little difficulty ; yet as adults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we learn to use it as children with little difficulty ; yet as adults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we  learn  to  use  it  as  the  children  with  little difficulty ; yet as an adult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51. A large  rise in the number  of housing starts  in the coming year should boost new construction dollars by  several  billion  dollars,  making  the  construction  industry ’s  eco nom ic  health  m uch  mo re  ro bust  than  five years ago.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making   the   construction   industry’s   economic health much more robust than five years ago.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and  make  the  construction  industry’s  economic health much more robust than five years ago.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making   the   construction   industry’s   economic health much more robust than it was five years ago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to  make  the  construction  industry’s  economic health much more robust than five years ago </w:t>
      </w:r>
    </w:p>
    <w:p w:rsidR="002F569A" w:rsidRPr="000D3C64" w:rsidRDefault="002F569A"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e.  in  making  the  construction  industry’s  economic health  much  more  robust  than  it  as  five  </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1.When it was morning they decided to put at an inn.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A.put out in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B.put off at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C.put at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D.put up at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2.The police have so far succeeded in recovering only a part of the stolen property.</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A.so far succeeded to recover</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B.as for as succeeded in recovery of</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C.so far succeeded in recovery of</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D.No correction required</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3.Identify which part of the question has error A property dealer was /shoot dead by four unidentified jacket-clad men /while taking a morning walk /in a park.</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 property dealer was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B.shoot dead by four unidentified jacket-clad men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C.while taking a morning walk</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D.in a park.</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4.The number of tourists / is expected to rise / from seven to ten percent / in the next ten years.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A.The number of tourists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B.is expected to rise</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C.from seven to ten percent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D.in the next ten years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5.The third season of / the popular television show will ends / on a grand note with / celebrities dancing and having fun.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A.The third season of</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B.the popular television show will ends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C.on a grand note with</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D.celebrities dancing and having fun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6.Among the litany of threats that many Israelis face, the potential for a nuclear-armed Iran is perhaps the more  scary as this scenario could engulf the region in a violent war. This would likely result in historically unseen amounts of destruction, even for a region whose history is marred by perennial violence.</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A.perhaps the more</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B.perhaps the most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C.possibly, perhaps the most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D.possibly the greatest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E.possibly the great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7.The mole is a nocturnal insectivorous mammal regarded as pests by gardeners because of their burrowing activity spoiling lawns and gardens.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A.regarded as pests by gardeners because of their burrowing activity spoiling</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B.regarded to be pests by gardeners because of their burrowing activity’s spoiling</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C.regarded as a pest by gardeners because of burrowing activity spoiling</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D.considered as a pest by gardeners because of its burrowing activity spoiling</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E.regarded as a pest by gardeners because its burrowing activity spoils lawns and gardens.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8.The population of tigers in the National Park is increasing steadily, and this is a source of encouragement to those who have worked so hard to fund the conservation effort.</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A.steadily, and this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B.steadily: which</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C.steadily; this trend</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D.steadily, this increase</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E.steady, and this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1.The drama had many scenes which were so humorous that it was hardly possible to keep a straight face</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Hardly possible for keeping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Hardly impossible for keeping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Hardly impossible for keep</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Hardly possible keeping</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2.He hesitated to listen to what his brother was saying.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Is hesitated to listen to</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Hesitated listen to</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Hesitates to listening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Listened to hesitate</w:t>
      </w: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After meeting together near Mediolanurn in 313, Roman Emperors Constantine Augustus and Licinius Augustus issued The Edict of Milan </w:t>
      </w:r>
      <w:r w:rsidRPr="000D3C64">
        <w:rPr>
          <w:rFonts w:ascii="Times New Roman" w:eastAsia="Times New Roman" w:hAnsi="Times New Roman" w:cs="Times New Roman"/>
          <w:sz w:val="30"/>
          <w:szCs w:val="30"/>
          <w:u w:val="single"/>
        </w:rPr>
        <w:t>in the hopes to ending</w:t>
      </w:r>
      <w:r w:rsidRPr="000D3C64">
        <w:rPr>
          <w:rFonts w:ascii="Times New Roman" w:eastAsia="Times New Roman" w:hAnsi="Times New Roman" w:cs="Times New Roman"/>
          <w:sz w:val="30"/>
          <w:szCs w:val="30"/>
        </w:rPr>
        <w:t xml:space="preserve"> years of internal religious strife and the persecution of minorities. The Edict expanded religious toleration and ordered the return of property confiscated from Christians, even if it had been subsequently resold.</w:t>
      </w:r>
    </w:p>
    <w:p w:rsidR="002F569A" w:rsidRPr="000D3C64" w:rsidRDefault="002F569A" w:rsidP="000D3C64">
      <w:pPr>
        <w:spacing w:after="0" w:line="360" w:lineRule="auto"/>
        <w:rPr>
          <w:rFonts w:ascii="Times New Roman" w:eastAsia="Times New Roman" w:hAnsi="Times New Roman" w:cs="Times New Roman"/>
          <w:sz w:val="30"/>
          <w:szCs w:val="30"/>
        </w:rPr>
      </w:pPr>
    </w:p>
    <w:tbl>
      <w:tblPr>
        <w:tblW w:w="0" w:type="auto"/>
        <w:tblCellSpacing w:w="15" w:type="dxa"/>
        <w:tblLook w:val="04A0"/>
      </w:tblPr>
      <w:tblGrid>
        <w:gridCol w:w="292"/>
        <w:gridCol w:w="30"/>
        <w:gridCol w:w="2895"/>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 the hopes to ending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 the hope to ending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with the hope to ending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with the hope of ending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in the hope to end</w:t>
            </w:r>
          </w:p>
        </w:tc>
      </w:tr>
      <w:tr w:rsidR="002F569A" w:rsidRPr="000D3C64" w:rsidTr="002F569A">
        <w:trPr>
          <w:tblCellSpacing w:w="15" w:type="dxa"/>
        </w:trPr>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c>
          <w:tcPr>
            <w:tcW w:w="0" w:type="auto"/>
            <w:vAlign w:val="center"/>
            <w:hideMark/>
          </w:tcPr>
          <w:p w:rsidR="002F569A" w:rsidRPr="000D3C64" w:rsidRDefault="002F569A" w:rsidP="000D3C64">
            <w:pPr>
              <w:spacing w:after="0" w:line="360" w:lineRule="auto"/>
              <w:rPr>
                <w:rFonts w:ascii="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population of tigers in the National Park is increasing </w:t>
      </w:r>
      <w:r w:rsidRPr="000D3C64">
        <w:rPr>
          <w:rFonts w:ascii="Times New Roman" w:eastAsia="Times New Roman" w:hAnsi="Times New Roman" w:cs="Times New Roman"/>
          <w:sz w:val="30"/>
          <w:szCs w:val="30"/>
          <w:u w:val="single"/>
        </w:rPr>
        <w:t>steadily, and this</w:t>
      </w:r>
      <w:r w:rsidRPr="000D3C64">
        <w:rPr>
          <w:rFonts w:ascii="Times New Roman" w:eastAsia="Times New Roman" w:hAnsi="Times New Roman" w:cs="Times New Roman"/>
          <w:sz w:val="30"/>
          <w:szCs w:val="30"/>
        </w:rPr>
        <w:t xml:space="preserve"> is a source of encouragement to those who have worked so hard to fund the conservation effort.</w:t>
      </w:r>
    </w:p>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p>
    <w:tbl>
      <w:tblPr>
        <w:tblW w:w="0" w:type="auto"/>
        <w:tblCellSpacing w:w="15" w:type="dxa"/>
        <w:tblLook w:val="04A0"/>
      </w:tblPr>
      <w:tblGrid>
        <w:gridCol w:w="292"/>
        <w:gridCol w:w="2650"/>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steadily, and this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steadily: which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steadily; this trend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steadily, this increase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steady, and this</w:t>
            </w:r>
          </w:p>
        </w:tc>
      </w:tr>
    </w:tbl>
    <w:p w:rsidR="002F569A" w:rsidRPr="000D3C64" w:rsidRDefault="002F569A" w:rsidP="000D3C64">
      <w:pPr>
        <w:spacing w:after="0" w:line="360" w:lineRule="auto"/>
        <w:rPr>
          <w:rFonts w:ascii="Times New Roman" w:eastAsia="Times New Roman" w:hAnsi="Times New Roman" w:cs="Times New Roman"/>
          <w:vanish/>
          <w:sz w:val="30"/>
          <w:szCs w:val="30"/>
        </w:rPr>
      </w:pPr>
    </w:p>
    <w:tbl>
      <w:tblPr>
        <w:tblW w:w="0" w:type="auto"/>
        <w:tblCellSpacing w:w="15" w:type="dxa"/>
        <w:tblLook w:val="04A0"/>
      </w:tblPr>
      <w:tblGrid>
        <w:gridCol w:w="96"/>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Environmentalists associated with the United Nations Environment Programme predict that if the current trends associated with global warming continue, thousands of acres of pristine land </w:t>
      </w:r>
      <w:r w:rsidRPr="000D3C64">
        <w:rPr>
          <w:rFonts w:ascii="Times New Roman" w:eastAsia="Times New Roman" w:hAnsi="Times New Roman" w:cs="Times New Roman"/>
          <w:b/>
          <w:bCs/>
          <w:sz w:val="30"/>
          <w:szCs w:val="30"/>
        </w:rPr>
        <w:t>is in danger to undergo</w:t>
      </w:r>
      <w:r w:rsidRPr="000D3C64">
        <w:rPr>
          <w:rFonts w:ascii="Times New Roman" w:eastAsia="Times New Roman" w:hAnsi="Times New Roman" w:cs="Times New Roman"/>
          <w:sz w:val="30"/>
          <w:szCs w:val="30"/>
        </w:rPr>
        <w:t xml:space="preserve"> potentially irrevocable changes that could alter the planet's ecosystem forever.</w:t>
      </w:r>
    </w:p>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p>
    <w:tbl>
      <w:tblPr>
        <w:tblW w:w="0" w:type="auto"/>
        <w:tblCellSpacing w:w="15" w:type="dxa"/>
        <w:tblLook w:val="04A0"/>
      </w:tblPr>
      <w:tblGrid>
        <w:gridCol w:w="292"/>
        <w:gridCol w:w="30"/>
        <w:gridCol w:w="3477"/>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is in danger to undergo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are in danger of undergoing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is in danger of undergoing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are in danger to undergo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are in danger for undergoing</w:t>
            </w:r>
          </w:p>
        </w:tc>
      </w:tr>
      <w:tr w:rsidR="002F569A" w:rsidRPr="000D3C64" w:rsidTr="002F569A">
        <w:trPr>
          <w:tblCellSpacing w:w="15" w:type="dxa"/>
        </w:trPr>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c>
          <w:tcPr>
            <w:tcW w:w="0" w:type="auto"/>
            <w:vAlign w:val="center"/>
            <w:hideMark/>
          </w:tcPr>
          <w:p w:rsidR="002F569A" w:rsidRPr="000D3C64" w:rsidRDefault="002F569A" w:rsidP="000D3C64">
            <w:pPr>
              <w:spacing w:after="0" w:line="360" w:lineRule="auto"/>
              <w:rPr>
                <w:rFonts w:ascii="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u w:val="single"/>
        </w:rPr>
      </w:pP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u w:val="single"/>
        </w:rPr>
      </w:pPr>
      <w:r w:rsidRPr="000D3C64">
        <w:rPr>
          <w:rFonts w:ascii="Times New Roman" w:eastAsia="Times New Roman" w:hAnsi="Times New Roman" w:cs="Times New Roman"/>
          <w:sz w:val="30"/>
          <w:szCs w:val="30"/>
          <w:u w:val="single"/>
        </w:rPr>
        <w:t>If the gardener would sow the seeds in the greenhouse rather than the garden</w:t>
      </w:r>
      <w:r w:rsidRPr="000D3C64">
        <w:rPr>
          <w:rFonts w:ascii="Times New Roman" w:eastAsia="Times New Roman" w:hAnsi="Times New Roman" w:cs="Times New Roman"/>
          <w:sz w:val="30"/>
          <w:szCs w:val="30"/>
        </w:rPr>
        <w:t>, he might get a better display of flowers.</w:t>
      </w:r>
    </w:p>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p>
    <w:tbl>
      <w:tblPr>
        <w:tblW w:w="0" w:type="auto"/>
        <w:tblCellSpacing w:w="15" w:type="dxa"/>
        <w:tblLook w:val="04A0"/>
      </w:tblPr>
      <w:tblGrid>
        <w:gridCol w:w="292"/>
        <w:gridCol w:w="8824"/>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If the gardener would sow the seeds in the greenhouse rather than the garden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If the gardener sowed the seeds in the greenhouse rather than the garden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If the gardener would sow the seeds in the greenhouse rather than in the garden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If the gardener were to sow the seeds in the greenhouse rather than in the garden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If the gardener would sow the seeds in the greenhouse instead of the garden</w:t>
            </w:r>
          </w:p>
        </w:tc>
      </w:tr>
    </w:tbl>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1. The last man on earth </w:t>
      </w:r>
      <w:r w:rsidRPr="000D3C64">
        <w:rPr>
          <w:rFonts w:ascii="Times New Roman" w:eastAsia="Times New Roman" w:hAnsi="Times New Roman" w:cs="Times New Roman"/>
          <w:sz w:val="30"/>
          <w:szCs w:val="30"/>
          <w:u w:val="single"/>
        </w:rPr>
        <w:t>will</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2. abandon his ruined house </w:t>
      </w:r>
      <w:r w:rsidRPr="000D3C64">
        <w:rPr>
          <w:rFonts w:ascii="Times New Roman" w:eastAsia="Times New Roman" w:hAnsi="Times New Roman" w:cs="Times New Roman"/>
          <w:sz w:val="30"/>
          <w:szCs w:val="30"/>
          <w:u w:val="single"/>
        </w:rPr>
        <w:t>for</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 a cave</w:t>
      </w:r>
      <w:r w:rsidRPr="000D3C64">
        <w:rPr>
          <w:rFonts w:ascii="Times New Roman" w:eastAsia="Times New Roman" w:hAnsi="Times New Roman" w:cs="Times New Roman"/>
          <w:sz w:val="30"/>
          <w:szCs w:val="30"/>
          <w:u w:val="single"/>
        </w:rPr>
        <w:t>, and</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4. his woven clothes for an </w:t>
      </w:r>
      <w:r w:rsidRPr="000D3C64">
        <w:rPr>
          <w:rFonts w:ascii="Times New Roman" w:eastAsia="Times New Roman" w:hAnsi="Times New Roman" w:cs="Times New Roman"/>
          <w:sz w:val="30"/>
          <w:szCs w:val="30"/>
          <w:u w:val="single"/>
        </w:rPr>
        <w:t>animal's</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u w:val="single"/>
        </w:rPr>
        <w:t>5. No error</w:t>
      </w:r>
      <w:r w:rsidRPr="000D3C64">
        <w:rPr>
          <w:rFonts w:ascii="Times New Roman" w:eastAsia="Times New Roman" w:hAnsi="Times New Roman" w:cs="Times New Roman"/>
          <w:sz w:val="30"/>
          <w:szCs w:val="30"/>
        </w:rPr>
        <w:t>.</w:t>
      </w:r>
    </w:p>
    <w:tbl>
      <w:tblPr>
        <w:tblW w:w="0" w:type="auto"/>
        <w:tblCellSpacing w:w="15" w:type="dxa"/>
        <w:tblCellMar>
          <w:top w:w="15" w:type="dxa"/>
          <w:left w:w="15" w:type="dxa"/>
          <w:bottom w:w="15" w:type="dxa"/>
          <w:right w:w="15" w:type="dxa"/>
        </w:tblCellMar>
        <w:tblLook w:val="04A0"/>
      </w:tblPr>
      <w:tblGrid>
        <w:gridCol w:w="292"/>
        <w:gridCol w:w="210"/>
        <w:gridCol w:w="45"/>
      </w:tblGrid>
      <w:tr w:rsidR="002F569A" w:rsidRPr="000D3C64" w:rsidTr="002F569A">
        <w:trPr>
          <w:gridAfter w:val="1"/>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w:t>
            </w:r>
          </w:p>
        </w:tc>
      </w:tr>
      <w:tr w:rsidR="002F569A" w:rsidRPr="000D3C64" w:rsidTr="002F569A">
        <w:trPr>
          <w:gridAfter w:val="1"/>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w:t>
            </w:r>
          </w:p>
        </w:tc>
      </w:tr>
      <w:tr w:rsidR="002F569A" w:rsidRPr="000D3C64" w:rsidTr="002F569A">
        <w:trPr>
          <w:gridAfter w:val="1"/>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w:t>
            </w:r>
          </w:p>
        </w:tc>
      </w:tr>
      <w:tr w:rsidR="002F569A" w:rsidRPr="000D3C64" w:rsidTr="002F569A">
        <w:trPr>
          <w:gridAfter w:val="1"/>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w:t>
            </w:r>
          </w:p>
        </w:tc>
      </w:tr>
      <w:tr w:rsidR="002F569A" w:rsidRPr="000D3C64" w:rsidTr="002F569A">
        <w:trPr>
          <w:gridAfter w:val="1"/>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w:t>
            </w:r>
          </w:p>
        </w:tc>
      </w:tr>
      <w:tr w:rsidR="002F569A" w:rsidRPr="000D3C64" w:rsidTr="002F569A">
        <w:trPr>
          <w:tblCellSpacing w:w="15" w:type="dxa"/>
        </w:trPr>
        <w:tc>
          <w:tcPr>
            <w:tcW w:w="0" w:type="auto"/>
            <w:gridSpan w:val="3"/>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1. The station was a </w:t>
      </w:r>
      <w:r w:rsidRPr="000D3C64">
        <w:rPr>
          <w:rFonts w:ascii="Times New Roman" w:eastAsia="Times New Roman" w:hAnsi="Times New Roman" w:cs="Times New Roman"/>
          <w:sz w:val="30"/>
          <w:szCs w:val="30"/>
          <w:u w:val="single"/>
        </w:rPr>
        <w:t>hive</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2. of bustling </w:t>
      </w:r>
      <w:r w:rsidRPr="000D3C64">
        <w:rPr>
          <w:rFonts w:ascii="Times New Roman" w:eastAsia="Times New Roman" w:hAnsi="Times New Roman" w:cs="Times New Roman"/>
          <w:sz w:val="30"/>
          <w:szCs w:val="30"/>
          <w:u w:val="single"/>
        </w:rPr>
        <w:t>activity,</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3. the arrival of the train was the </w:t>
      </w:r>
      <w:r w:rsidRPr="000D3C64">
        <w:rPr>
          <w:rFonts w:ascii="Times New Roman" w:eastAsia="Times New Roman" w:hAnsi="Times New Roman" w:cs="Times New Roman"/>
          <w:sz w:val="30"/>
          <w:szCs w:val="30"/>
          <w:u w:val="single"/>
        </w:rPr>
        <w:t>most important</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4. event of the day </w:t>
      </w:r>
      <w:r w:rsidRPr="000D3C64">
        <w:rPr>
          <w:rFonts w:ascii="Times New Roman" w:eastAsia="Times New Roman" w:hAnsi="Times New Roman" w:cs="Times New Roman"/>
          <w:sz w:val="30"/>
          <w:szCs w:val="30"/>
          <w:u w:val="single"/>
        </w:rPr>
        <w:t>in</w:t>
      </w:r>
      <w:r w:rsidRPr="000D3C64">
        <w:rPr>
          <w:rFonts w:ascii="Times New Roman" w:eastAsia="Times New Roman" w:hAnsi="Times New Roman" w:cs="Times New Roman"/>
          <w:sz w:val="30"/>
          <w:szCs w:val="30"/>
        </w:rPr>
        <w:t xml:space="preserve"> that remote place</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u w:val="single"/>
        </w:rPr>
        <w:t>5. No error</w:t>
      </w:r>
    </w:p>
    <w:tbl>
      <w:tblPr>
        <w:tblW w:w="0" w:type="auto"/>
        <w:tblCellSpacing w:w="15" w:type="dxa"/>
        <w:tblCellMar>
          <w:top w:w="15" w:type="dxa"/>
          <w:left w:w="15" w:type="dxa"/>
          <w:bottom w:w="15" w:type="dxa"/>
          <w:right w:w="15" w:type="dxa"/>
        </w:tblCellMar>
        <w:tblLook w:val="04A0"/>
      </w:tblPr>
      <w:tblGrid>
        <w:gridCol w:w="292"/>
        <w:gridCol w:w="225"/>
      </w:tblGrid>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w:t>
            </w:r>
          </w:p>
        </w:tc>
      </w:tr>
      <w:tr w:rsidR="002F569A" w:rsidRPr="000D3C64" w:rsidTr="002F569A">
        <w:trPr>
          <w:tblCellSpacing w:w="15" w:type="dxa"/>
        </w:trPr>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w:t>
            </w:r>
          </w:p>
        </w:tc>
      </w:tr>
    </w:tbl>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3.You will be late if you do not leave now</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Did not leave</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Do not happen to leave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Will not leave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Left</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4.Hardly does the sun rise when the stars disappeared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Did the sun rose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the sun rose</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Had the sun risen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The sun rose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5.The crops are dying; it must not had rained.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Must not be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Must had not</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Must not have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Must not have been</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6.The accused now flatly denies have admitted his guilt in his first statement.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admitted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been admitting</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Having admitted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admitting</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7.It is always better to make people realise the importance of discipline than to impose them on it.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 No correction required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Impose it on them</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Impose them with it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Imposing them on it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Impose it with them</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8.They continued to work in the field despite of the heavy rains.</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Even though it rained heavily</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In spite the heavy rains</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Even though there is heavy rain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Although heavily rains</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9.We must take it granted that Madhu will not come for today’s function.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Taking it granted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it granted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Take it for granted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Took it as granted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10.The easiest of the thing to do is to ask the address to the program</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Of all the things done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Of the thing to be done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Of the things to do</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11.The courts are actively to safeguard the interests and the rights of the poor.</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Are actively in safeguarding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to active in safeguarding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Are actively to safeguarding</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Have been actively safeguarding</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12.The prosecution failed in establish in every case today.</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To</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Upon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As</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13.They felt humiliated because they realised that they had cheated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Had been cheated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Have been cheated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Were to be cheated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Had been cheating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14.For some days the new professor lectured above the heads of his pupils. </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Over the heads of</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Through the heads of</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Above the head of</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On the heads of</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15.Later he became unpopular because he tried to lord it on his followers.</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To lord it over</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lord it over on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lord over</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To lord it for</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16.Ram is as tall if, not taller than Mahesh.</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Not as tall but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Not so tall but as</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As if not</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As tall as, if not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17.We met him after the session in which he </w:t>
      </w:r>
      <w:r w:rsidRPr="000D3C64">
        <w:rPr>
          <w:rFonts w:ascii="Times New Roman" w:hAnsi="Times New Roman" w:cs="Times New Roman"/>
          <w:sz w:val="30"/>
          <w:szCs w:val="30"/>
          <w:u w:val="single"/>
        </w:rPr>
        <w:t>had been given</w:t>
      </w:r>
      <w:r w:rsidRPr="000D3C64">
        <w:rPr>
          <w:rFonts w:ascii="Times New Roman" w:hAnsi="Times New Roman" w:cs="Times New Roman"/>
          <w:sz w:val="30"/>
          <w:szCs w:val="30"/>
        </w:rPr>
        <w:t xml:space="preserve"> a nice speech.</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Would be giving</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Has been given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Had given</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Will have given</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18.He dislikes the word dislike, isn’t he?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Hasn’t he</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Doesn’t he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Does he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didn’t he</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19.They </w:t>
      </w:r>
      <w:r w:rsidRPr="000D3C64">
        <w:rPr>
          <w:rFonts w:ascii="Times New Roman" w:hAnsi="Times New Roman" w:cs="Times New Roman"/>
          <w:sz w:val="30"/>
          <w:szCs w:val="30"/>
          <w:u w:val="single"/>
        </w:rPr>
        <w:t>should have calmly thought of</w:t>
      </w:r>
      <w:r w:rsidRPr="000D3C64">
        <w:rPr>
          <w:rFonts w:ascii="Times New Roman" w:hAnsi="Times New Roman" w:cs="Times New Roman"/>
          <w:sz w:val="30"/>
          <w:szCs w:val="30"/>
        </w:rPr>
        <w:t xml:space="preserve"> the advantages that would accrue to them.</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Should have been calm in thinking about</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Should be calmly thought of</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Shall have to calmly thought of</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Should have calmly think of</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No correction required</w:t>
      </w:r>
    </w:p>
    <w:p w:rsidR="002F569A" w:rsidRPr="000D3C64" w:rsidRDefault="002F569A" w:rsidP="000D3C64">
      <w:pPr>
        <w:spacing w:line="360" w:lineRule="auto"/>
        <w:rPr>
          <w:rFonts w:ascii="Times New Roman" w:hAnsi="Times New Roman" w:cs="Times New Roman"/>
          <w:sz w:val="30"/>
          <w:szCs w:val="30"/>
        </w:rPr>
      </w:pP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 xml:space="preserve">20.Tax evaders </w:t>
      </w:r>
      <w:r w:rsidRPr="000D3C64">
        <w:rPr>
          <w:rFonts w:ascii="Times New Roman" w:hAnsi="Times New Roman" w:cs="Times New Roman"/>
          <w:sz w:val="30"/>
          <w:szCs w:val="30"/>
          <w:u w:val="single"/>
        </w:rPr>
        <w:t>should heavily</w:t>
      </w:r>
      <w:r w:rsidRPr="000D3C64">
        <w:rPr>
          <w:rFonts w:ascii="Times New Roman" w:hAnsi="Times New Roman" w:cs="Times New Roman"/>
          <w:sz w:val="30"/>
          <w:szCs w:val="30"/>
        </w:rPr>
        <w:t xml:space="preserve"> punished as they do it intentionally.</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sz w:val="30"/>
          <w:szCs w:val="30"/>
        </w:rPr>
        <w:t>Should be heavy fined</w:t>
      </w:r>
    </w:p>
    <w:p w:rsidR="002F569A" w:rsidRPr="000D3C64" w:rsidRDefault="002F569A"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Should be heavily fined</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Shall have heavy fine</w:t>
      </w:r>
    </w:p>
    <w:p w:rsidR="002F569A" w:rsidRPr="000D3C64" w:rsidRDefault="002F569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Should have heavily fined</w:t>
      </w: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hAnsi="Times New Roman" w:cs="Times New Roman"/>
          <w:sz w:val="30"/>
          <w:szCs w:val="30"/>
        </w:rPr>
        <w:t>No correction required</w:t>
      </w:r>
      <w:r w:rsidRPr="000D3C64">
        <w:rPr>
          <w:rFonts w:ascii="Times New Roman" w:hAnsi="Times New Roman" w:cs="Times New Roman"/>
          <w:color w:val="222222"/>
          <w:sz w:val="30"/>
          <w:szCs w:val="30"/>
        </w:rPr>
        <w:br/>
      </w:r>
      <w:r w:rsidRPr="000D3C64">
        <w:rPr>
          <w:rFonts w:ascii="Times New Roman" w:eastAsia="Times New Roman" w:hAnsi="Times New Roman" w:cs="Times New Roman"/>
          <w:sz w:val="30"/>
          <w:szCs w:val="30"/>
        </w:rPr>
        <w:t xml:space="preserve">Among the litany of threats that many Israelis face, the potential for a nuclear-armed Iran is </w:t>
      </w:r>
      <w:r w:rsidRPr="000D3C64">
        <w:rPr>
          <w:rFonts w:ascii="Times New Roman" w:eastAsia="Times New Roman" w:hAnsi="Times New Roman" w:cs="Times New Roman"/>
          <w:sz w:val="30"/>
          <w:szCs w:val="30"/>
          <w:u w:val="single"/>
        </w:rPr>
        <w:t>perhaps the more</w:t>
      </w:r>
      <w:r w:rsidRPr="000D3C64">
        <w:rPr>
          <w:rFonts w:ascii="Times New Roman" w:eastAsia="Times New Roman" w:hAnsi="Times New Roman" w:cs="Times New Roman"/>
          <w:sz w:val="30"/>
          <w:szCs w:val="30"/>
        </w:rPr>
        <w:t xml:space="preserve"> scary as this scenario could engulf the region in a violent war. This would likely result in historically unseen amounts of destruction, even for a region whose history is marred by perennial violence.</w:t>
      </w:r>
    </w:p>
    <w:tbl>
      <w:tblPr>
        <w:tblW w:w="0" w:type="auto"/>
        <w:tblCellSpacing w:w="15" w:type="dxa"/>
        <w:tblLook w:val="04A0"/>
      </w:tblPr>
      <w:tblGrid>
        <w:gridCol w:w="292"/>
        <w:gridCol w:w="30"/>
        <w:gridCol w:w="3229"/>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perhaps the more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perhaps the most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possibly, perhaps the most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possibly the greatest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possibly the great</w:t>
            </w:r>
          </w:p>
        </w:tc>
      </w:tr>
      <w:tr w:rsidR="002F569A" w:rsidRPr="000D3C64" w:rsidTr="002F569A">
        <w:trPr>
          <w:tblCellSpacing w:w="15" w:type="dxa"/>
        </w:trPr>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c>
          <w:tcPr>
            <w:tcW w:w="0" w:type="auto"/>
            <w:vAlign w:val="center"/>
            <w:hideMark/>
          </w:tcPr>
          <w:p w:rsidR="002F569A" w:rsidRPr="000D3C64" w:rsidRDefault="002F569A" w:rsidP="000D3C64">
            <w:pPr>
              <w:spacing w:after="0" w:line="360" w:lineRule="auto"/>
              <w:rPr>
                <w:rFonts w:ascii="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During the worst years of the Great Depression, America faced tremendous challenges as unemployment topped 25%. Many historians credit the New Deal and the World War II industrial complex </w:t>
      </w:r>
      <w:r w:rsidRPr="000D3C64">
        <w:rPr>
          <w:rFonts w:ascii="Times New Roman" w:eastAsia="Times New Roman" w:hAnsi="Times New Roman" w:cs="Times New Roman"/>
          <w:sz w:val="30"/>
          <w:szCs w:val="30"/>
          <w:u w:val="single"/>
        </w:rPr>
        <w:t>for propelling</w:t>
      </w:r>
      <w:r w:rsidRPr="000D3C64">
        <w:rPr>
          <w:rFonts w:ascii="Times New Roman" w:eastAsia="Times New Roman" w:hAnsi="Times New Roman" w:cs="Times New Roman"/>
          <w:sz w:val="30"/>
          <w:szCs w:val="30"/>
        </w:rPr>
        <w:t xml:space="preserve"> America out of the depression and into a then-unparalleled time of economic prosperity.</w:t>
      </w:r>
    </w:p>
    <w:tbl>
      <w:tblPr>
        <w:tblW w:w="0" w:type="auto"/>
        <w:tblCellSpacing w:w="15" w:type="dxa"/>
        <w:tblLook w:val="04A0"/>
      </w:tblPr>
      <w:tblGrid>
        <w:gridCol w:w="292"/>
        <w:gridCol w:w="2708"/>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for propelling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with having propelled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as propelling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to propelling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with propelling</w:t>
            </w:r>
          </w:p>
        </w:tc>
      </w:tr>
    </w:tbl>
    <w:p w:rsidR="002F569A" w:rsidRPr="000D3C64" w:rsidRDefault="002F569A" w:rsidP="000D3C64">
      <w:pPr>
        <w:spacing w:after="0" w:line="360" w:lineRule="auto"/>
        <w:rPr>
          <w:rFonts w:ascii="Times New Roman" w:eastAsia="Times New Roman" w:hAnsi="Times New Roman" w:cs="Times New Roman"/>
          <w:vanish/>
          <w:sz w:val="30"/>
          <w:szCs w:val="30"/>
        </w:rPr>
      </w:pPr>
    </w:p>
    <w:tbl>
      <w:tblPr>
        <w:tblW w:w="0" w:type="auto"/>
        <w:tblCellSpacing w:w="15" w:type="dxa"/>
        <w:tblLook w:val="04A0"/>
      </w:tblPr>
      <w:tblGrid>
        <w:gridCol w:w="96"/>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u w:val="single"/>
        </w:rPr>
      </w:pPr>
      <w:r w:rsidRPr="000D3C64">
        <w:rPr>
          <w:rFonts w:ascii="Times New Roman" w:eastAsia="Times New Roman" w:hAnsi="Times New Roman" w:cs="Times New Roman"/>
          <w:sz w:val="30"/>
          <w:szCs w:val="30"/>
        </w:rPr>
        <w:t>The mole is a nocturnal insectivorous mammal r</w:t>
      </w:r>
      <w:r w:rsidRPr="000D3C64">
        <w:rPr>
          <w:rFonts w:ascii="Times New Roman" w:eastAsia="Times New Roman" w:hAnsi="Times New Roman" w:cs="Times New Roman"/>
          <w:sz w:val="30"/>
          <w:szCs w:val="30"/>
          <w:u w:val="single"/>
        </w:rPr>
        <w:t>egarded as pests by gardeners because of their burrowing activity spoiling</w:t>
      </w:r>
      <w:r w:rsidRPr="000D3C64">
        <w:rPr>
          <w:rFonts w:ascii="Times New Roman" w:eastAsia="Times New Roman" w:hAnsi="Times New Roman" w:cs="Times New Roman"/>
          <w:sz w:val="30"/>
          <w:szCs w:val="30"/>
        </w:rPr>
        <w:t xml:space="preserve"> lawns and gardens.</w:t>
      </w:r>
    </w:p>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p>
    <w:tbl>
      <w:tblPr>
        <w:tblW w:w="0" w:type="auto"/>
        <w:tblCellSpacing w:w="15" w:type="dxa"/>
        <w:tblLook w:val="04A0"/>
      </w:tblPr>
      <w:tblGrid>
        <w:gridCol w:w="292"/>
        <w:gridCol w:w="30"/>
        <w:gridCol w:w="8794"/>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regarded as pests by gardeners because of their burrowing activity spoiling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regarded to be pests by gardeners because of their burrowing activity’s spoiling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regarded as a pest by gardeners because of burrowing activity spoiling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considered as a pest by gardeners because of its burrowing activity spoiling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regarded as a pest by gardeners because its burrowing activity spoils lawns and gardens.</w:t>
            </w:r>
          </w:p>
        </w:tc>
      </w:tr>
      <w:tr w:rsidR="002F569A" w:rsidRPr="000D3C64" w:rsidTr="002F569A">
        <w:trPr>
          <w:tblCellSpacing w:w="15" w:type="dxa"/>
        </w:trPr>
        <w:tc>
          <w:tcPr>
            <w:tcW w:w="0" w:type="auto"/>
            <w:gridSpan w:val="2"/>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p>
        </w:tc>
        <w:tc>
          <w:tcPr>
            <w:tcW w:w="0" w:type="auto"/>
            <w:vAlign w:val="center"/>
            <w:hideMark/>
          </w:tcPr>
          <w:p w:rsidR="002F569A" w:rsidRPr="000D3C64" w:rsidRDefault="002F569A" w:rsidP="000D3C64">
            <w:pPr>
              <w:spacing w:after="0" w:line="360" w:lineRule="auto"/>
              <w:rPr>
                <w:rFonts w:ascii="Times New Roman" w:hAnsi="Times New Roman" w:cs="Times New Roman"/>
                <w:sz w:val="30"/>
                <w:szCs w:val="30"/>
              </w:rPr>
            </w:pPr>
          </w:p>
        </w:tc>
      </w:tr>
    </w:tbl>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2F569A" w:rsidRPr="000D3C64" w:rsidRDefault="002F569A" w:rsidP="000D3C64">
      <w:pPr>
        <w:pStyle w:val="ListParagraph"/>
        <w:numPr>
          <w:ilvl w:val="0"/>
          <w:numId w:val="6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After the Detroit Lions' abysmal  win and 16 loss season in 28, the owner of the team fired the head coach. In the days that followed this decision, one professional sporting analyst said: </w:t>
      </w:r>
    </w:p>
    <w:p w:rsidR="002F569A" w:rsidRPr="000D3C64" w:rsidRDefault="002F569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"the prospects of the Lions becoming a competitive franchise </w:t>
      </w:r>
      <w:r w:rsidRPr="000D3C64">
        <w:rPr>
          <w:rFonts w:ascii="Times New Roman" w:eastAsia="Times New Roman" w:hAnsi="Times New Roman" w:cs="Times New Roman"/>
          <w:sz w:val="30"/>
          <w:szCs w:val="30"/>
          <w:u w:val="single"/>
        </w:rPr>
        <w:t>depends on if</w:t>
      </w:r>
      <w:r w:rsidRPr="000D3C64">
        <w:rPr>
          <w:rFonts w:ascii="Times New Roman" w:eastAsia="Times New Roman" w:hAnsi="Times New Roman" w:cs="Times New Roman"/>
          <w:sz w:val="30"/>
          <w:szCs w:val="30"/>
        </w:rPr>
        <w:t xml:space="preserve"> the team can procure a talented and disciplined coach."</w:t>
      </w:r>
    </w:p>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w:t>
      </w:r>
    </w:p>
    <w:tbl>
      <w:tblPr>
        <w:tblW w:w="0" w:type="auto"/>
        <w:tblCellSpacing w:w="15" w:type="dxa"/>
        <w:tblLook w:val="04A0"/>
      </w:tblPr>
      <w:tblGrid>
        <w:gridCol w:w="292"/>
        <w:gridCol w:w="2475"/>
      </w:tblGrid>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depends on if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depend on whether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depends on whether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depend on if </w:t>
            </w:r>
          </w:p>
        </w:tc>
      </w:tr>
      <w:tr w:rsidR="002F569A" w:rsidRPr="000D3C64" w:rsidTr="002F569A">
        <w:trPr>
          <w:tblCellSpacing w:w="15" w:type="dxa"/>
        </w:trPr>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0" w:type="auto"/>
            <w:tcMar>
              <w:top w:w="15" w:type="dxa"/>
              <w:left w:w="15" w:type="dxa"/>
              <w:bottom w:w="15" w:type="dxa"/>
              <w:right w:w="15" w:type="dxa"/>
            </w:tcMar>
            <w:vAlign w:val="center"/>
            <w:hideMark/>
          </w:tcPr>
          <w:p w:rsidR="002F569A" w:rsidRPr="000D3C64" w:rsidRDefault="002F569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depend whether</w:t>
            </w:r>
          </w:p>
        </w:tc>
      </w:tr>
    </w:tbl>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9.</w:t>
      </w:r>
      <w:r w:rsidRPr="000D3C64">
        <w:rPr>
          <w:rFonts w:ascii="Times New Roman" w:hAnsi="Times New Roman" w:cs="Times New Roman"/>
          <w:sz w:val="30"/>
          <w:szCs w:val="30"/>
          <w:u w:val="single"/>
        </w:rPr>
        <w:t>If the gardener would sow the seeds in the greenhouse rather than the garden</w:t>
      </w:r>
      <w:r w:rsidRPr="000D3C64">
        <w:rPr>
          <w:rFonts w:ascii="Times New Roman" w:hAnsi="Times New Roman" w:cs="Times New Roman"/>
          <w:sz w:val="30"/>
          <w:szCs w:val="30"/>
        </w:rPr>
        <w:t>, he might get a better display of flowers.</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A.If the gardener would sow the seeds in the greenhouse rather than the garden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B.If the gardener sowed the seeds in the greenhouse rather than the garden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C.If the gardener would sow the seeds in the greenhouse rather than in the garden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D.If the gardener were to sow the seeds in the greenhouse rather than in the garden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E.If the gardener would sow the seeds in the greenhouse instead of the garden</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2F569A" w:rsidRPr="000D3C64" w:rsidRDefault="002F569A" w:rsidP="000D3C64">
      <w:pPr>
        <w:spacing w:after="0" w:line="360" w:lineRule="auto"/>
        <w:rPr>
          <w:rFonts w:ascii="Times New Roman" w:hAnsi="Times New Roman" w:cs="Times New Roman"/>
          <w:sz w:val="30"/>
          <w:szCs w:val="30"/>
        </w:rPr>
      </w:pP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10.Environmentalists associated with the United Nations Environment Programme predict that if the current trends associated with global warming continue, thousands of acres of pristine land </w:t>
      </w:r>
      <w:r w:rsidRPr="000D3C64">
        <w:rPr>
          <w:rFonts w:ascii="Times New Roman" w:hAnsi="Times New Roman" w:cs="Times New Roman"/>
          <w:sz w:val="30"/>
          <w:szCs w:val="30"/>
          <w:u w:val="single"/>
        </w:rPr>
        <w:t>is in danger to undergo</w:t>
      </w:r>
      <w:r w:rsidRPr="000D3C64">
        <w:rPr>
          <w:rFonts w:ascii="Times New Roman" w:hAnsi="Times New Roman" w:cs="Times New Roman"/>
          <w:sz w:val="30"/>
          <w:szCs w:val="30"/>
        </w:rPr>
        <w:t xml:space="preserve"> potentially irrevocable changes that could alter the planet’s ecosystem forever.</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A.is in danger to undergo</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B.are in danger of undergoing</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C.is in danger of undergoing</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D.are in danger to undergo</w:t>
      </w:r>
    </w:p>
    <w:p w:rsidR="002F569A" w:rsidRPr="000D3C64" w:rsidRDefault="002F569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E.are in danger for undergoing</w:t>
      </w:r>
    </w:p>
    <w:p w:rsidR="002F569A" w:rsidRPr="000D3C64" w:rsidRDefault="002F569A" w:rsidP="000D3C64">
      <w:pPr>
        <w:spacing w:line="360" w:lineRule="auto"/>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92" w:name="_Toc10562458"/>
      <w:r w:rsidRPr="000D3C64">
        <w:rPr>
          <w:rFonts w:ascii="Times New Roman" w:hAnsi="Times New Roman" w:cs="Times New Roman"/>
          <w:sz w:val="30"/>
          <w:szCs w:val="30"/>
        </w:rPr>
        <w:t>Correcting the errors</w:t>
      </w:r>
      <w:bookmarkEnd w:id="92"/>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 each question, a part of sentence is printed in italics. Below each sentence, some phrases are given which can substitute the italicized part of the sentence. If the sentence is correct as it is, the answer is 'No correction required'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No sooner I saw the tiger than I ran away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No sooner I had seen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No sooner did I see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as soon as I saw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Let he and I work together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him and I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him and 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he and 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child is father of the man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 child, man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Child, a man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Child, Man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am used to hard work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hard working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work hard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work hardly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doctor examined my pulse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observed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saw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felt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wish I have all those luxuries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 will have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 am having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 had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She did not like the movie, nor I did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nor did I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nor I like it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nor I liked it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enthusiastic voters were queuing up outside the polling station since morning.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queued up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Had queued up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had been queuing up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did many mischiefs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made many a mischiefs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made much mischief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Committed many mischiefs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Rohit is as fast as or perhaps faster than Manish.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Equally fast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almost as fast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as fast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All his family members are in Kanpur.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All of his family members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All the family members if his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All the members of his family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often see him dancing the top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rotating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encircling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dodging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What is the time in your watch?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on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by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from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Columbus invented America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searched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traced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discovered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Wise men catch time by the forelock.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Hold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seize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take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bird in hand is worth two in bush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two in the bush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two at a bush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two on bush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No Correction required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 A</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conjunction is used to connect ​words and sentences together.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words and sentences together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words or sentences together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words and sentences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words or sentences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words to sentences.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Antony, coming alongside Cleopatra's ship, ​climbed aboard without seeing or being seen by 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climbed aboard without seeing or being seen by 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climbed aboard without seeing Cleopatra or being seen by 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climbs aboard without Cleopatra seeing him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boarded without being seen by 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boarded without seeing Cleopatra.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Bombast ​is when high sounding words for effect, not suitability, are used.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is when high sounding words for effect, not suitability, are used.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is the use of high-sounding words for effect rather than for suitability.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is where high-sounding words are used for effect, not suitability.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is the using of high-sounding words for effect only.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is when you use high-sounding words for effect rather than for suitability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would like to thank whoever it was that wrote that piece of music:​ it has given me so much pleasure.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 would like to thank whoever it was that wrote that piece of music: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I would like to thank whomever it was that has written that piece of music: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I would like to thank whomever it might be that wrote that piece of music: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Whoever it was that wrote that piece of music, I would like to thank because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I would like to thank whoever it was that wrote that piece of music,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Your taking a loan to buy a car annoyed Father.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Your taking a loan to buy a car annoyed Father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Your taking a loan to buy a car aggravated Father.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You taking a loan to buy a car irritated Father.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You taking a loan to buy a car annoyed Father.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Father was annoyed by you taking a loan to buy a car.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 the initial stages of learning a new language, we learn more through listening ​and attempting to copy speech patterns and not through reading grammar books.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and attempting to copy speech patterns and not through reading grammar books.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and attempting to copy speech patterns than through reading grammar books.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and attempts to copy speech patterns than through reading grammar books.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and attempts at copying speech patterns than through reading grammar books.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and attempts at copying speech patterns and not grammar books.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Between you and ​I, I doubt that he will come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and I, I doubt that he will come.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and I, I doubt that he would come.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and me, I doubt that he will come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and me, I doubt that he would come.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E. and me, I doubt whether he will be coming </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Work that is not finished is not work ​at all, it is merely a botch, a failure.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all, it is merely a botch, a failure.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all, it is a botch merely, and a failure.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all; it is merely a botch, a failure.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all; the work merely is a botch and a failure.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E. all; the work being merely a botch, a failure</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You will have finished this work by tomorrow.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This work will be finished by tomorrow.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This work will finished tomorrow.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This work will have been finished by tomorrow.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This work will have been finished tomorrow.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Answer: Option C</w:t>
      </w:r>
    </w:p>
    <w:p w:rsidR="003B1E1F" w:rsidRPr="000D3C64" w:rsidRDefault="003B1E1F" w:rsidP="000D3C64">
      <w:pPr>
        <w:pStyle w:val="ListParagraph"/>
        <w:numPr>
          <w:ilvl w:val="0"/>
          <w:numId w:val="133"/>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may be innocent. I do not know. a) I doubt ----------- b) I do not ----------- c) That he is ----------- </w:t>
      </w:r>
    </w:p>
    <w:p w:rsidR="003B1E1F" w:rsidRPr="000D3C64" w:rsidRDefault="003B1E1F"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 Only A B. Only B C. Only C D. A &amp; B Answer: Option B</w:t>
      </w:r>
    </w:p>
    <w:p w:rsidR="003B1E1F" w:rsidRPr="000D3C64" w:rsidRDefault="003B1E1F" w:rsidP="001632D6">
      <w:pPr>
        <w:pStyle w:val="Heading1"/>
        <w:tabs>
          <w:tab w:val="left" w:pos="3677"/>
        </w:tabs>
        <w:spacing w:line="360" w:lineRule="auto"/>
        <w:jc w:val="both"/>
        <w:rPr>
          <w:rFonts w:ascii="Times New Roman" w:hAnsi="Times New Roman" w:cs="Times New Roman"/>
          <w:sz w:val="30"/>
          <w:szCs w:val="30"/>
        </w:rPr>
      </w:pPr>
      <w:bookmarkStart w:id="93" w:name="_Toc10562460"/>
      <w:r w:rsidRPr="000D3C64">
        <w:rPr>
          <w:rFonts w:ascii="Times New Roman" w:hAnsi="Times New Roman" w:cs="Times New Roman"/>
          <w:sz w:val="30"/>
          <w:szCs w:val="30"/>
        </w:rPr>
        <w:t>Sentence Completion</w:t>
      </w:r>
      <w:bookmarkEnd w:id="93"/>
      <w:r w:rsidR="001632D6">
        <w:rPr>
          <w:rFonts w:ascii="Times New Roman" w:hAnsi="Times New Roman" w:cs="Times New Roman"/>
          <w:sz w:val="30"/>
          <w:szCs w:val="30"/>
        </w:rPr>
        <w:tab/>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Pick out the most effective word from the given words to fill in the blank to make the sentence meaningfully complete.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petition before the Court prayed for .....................the appointment orders issued by the management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Removing  B) granting  C) posting  D) quashing E) dismissing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have a profound respect for his political..................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Personality  B) ambition C) temperament  D) sagacity E) involvement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D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truck was.............. The traffic and the policemen asked the driver to move off.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Failing B) obstructing C) obviating D) hiding   E) disturbing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paternalistic attitude is so ingrained in the managements that they have to.....................try to change it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Casually   B) slowly C) subtly D) inadvertently   E) conscientiously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For a few seconds, Madan was.............blinded by the powerful lights of the oncoming car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Heavily        B) largely        C) greatly        D) powerfully        E) totally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Sachin was to reach that afternoon but was ...... up at Delhi for some personal work.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delayed        B. kept        C. held        D.stayed         E. detained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his shoes till they shone.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brushed        B. scrubbed        C. wiped        D. polished.         E. shined.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Let us take him upon his word. I see no room for any ....... in the matter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Deviation   B) duplicity      C) difference   D) cynicism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B</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These essays are intellectually ............... and represent various levels of complexity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Revealing    B) Modern    C) persistent    D) demanding    E) persistent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It was almost impossible for him to put out of his mind the ............... words which he heard from his clever father-in-law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Inspiring    B) witty    C) sarcastic    D) soothing    E) exhortative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B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Integrity of character, honesty, dependability and discipline............... with a genuine interest in your work will go a long way in the achievement of success in your professional life.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Coupled    B) adjoined    C) fixed    D) attached    E) joined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soldiers were instructed to.........................restraint and handle the situation peacefully.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Exercise    B) control    C) prevent    D) enforce    E) remain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Ishwar Chandra Vidyasagar was one of the chief............... of women's rights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Promoters B) facilitators  C) instigators    D) organizers    E) protagonists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Her parents will never give their .........to such an unsuitable match.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willingness        B. agreement       C. consent       d. acquiescence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C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is ......... dancer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a skilled        B. an adept        C. an adapt       d. an adopt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Ans: A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degrees were awarded in the annual.........................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conference        B. convention        C. Convolution        D. convocation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 D</w:t>
      </w:r>
    </w:p>
    <w:p w:rsidR="003B1E1F" w:rsidRPr="000D3C64" w:rsidRDefault="003B1E1F" w:rsidP="000D3C64">
      <w:pPr>
        <w:spacing w:line="360" w:lineRule="auto"/>
        <w:rPr>
          <w:rFonts w:ascii="Times New Roman" w:hAnsi="Times New Roman" w:cs="Times New Roman"/>
          <w:sz w:val="30"/>
          <w:szCs w:val="30"/>
        </w:rPr>
      </w:pP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Certain primitive cells found in the brain ,blood and else where in the body remain _____enough even in adult but they might be ___to become a wider variety of tissues.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agitated---finite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placid---restricted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undeveloped-limited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Dormant—coaxed </w:t>
      </w:r>
    </w:p>
    <w:p w:rsidR="003B1E1F" w:rsidRPr="000D3C64" w:rsidRDefault="00891649"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One of the more unexplored</w:t>
      </w:r>
      <w:r w:rsidR="003B1E1F" w:rsidRPr="000D3C64">
        <w:rPr>
          <w:rFonts w:ascii="Times New Roman" w:hAnsi="Times New Roman" w:cs="Times New Roman"/>
          <w:sz w:val="30"/>
          <w:szCs w:val="30"/>
        </w:rPr>
        <w:t>,</w:t>
      </w:r>
      <w:r w:rsidRPr="000D3C64">
        <w:rPr>
          <w:rFonts w:ascii="Times New Roman" w:hAnsi="Times New Roman" w:cs="Times New Roman"/>
          <w:sz w:val="30"/>
          <w:szCs w:val="30"/>
        </w:rPr>
        <w:t xml:space="preserve"> </w:t>
      </w:r>
      <w:r w:rsidR="003B1E1F" w:rsidRPr="000D3C64">
        <w:rPr>
          <w:rFonts w:ascii="Times New Roman" w:hAnsi="Times New Roman" w:cs="Times New Roman"/>
          <w:sz w:val="30"/>
          <w:szCs w:val="30"/>
        </w:rPr>
        <w:t xml:space="preserve">undefined agonies of celebrity life is the sheer ____of it all.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lethargy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ecstasy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repetitiveness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Gloom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Such is the ____ of fear that on one hand it is a response so fundamental to survival that we share it with rodents, deers and insects and yet fear and anxiety can ___us ,immobilize us even kill us.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simile----entrench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nature----devour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irony---bait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Paradox---fetter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Modernism in architecture was forged in the devastation of Europe after world war I , a place where every kind of authority including ____style was ___by the disaster of the trenches.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fundamental---heard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inherited----discredited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singular---adopted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Axiomatic---abrogated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The tale grew in the telling until it became a ____ of the great war and included many glimpses of the yet more ancient history that ___it.</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commentary---preceded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narration----followed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treatise---concluded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Civilization----encumbered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journalist's job is not always to make people smile______things that make them anxious and sit up and take notice.</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 a) and to tell them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for telling them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but to tell them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if telling them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Due to the carelessness of the hunter, the driver ________ killed.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was nearly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nearly can have been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nearly could be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(d) was almost nearly</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members of the parliamentary committee had such strongly ____ views that even after several meetings they could not reach a ____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convoluted----resolution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divergent----consensus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conciliatory----concord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Eclectic----consonance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Her question had an urgency ___ that an answer but the answer might have been too dreadful to ____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demanded---contemplate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beseeched----comprehend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quavered---redeem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Sought----rationalize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______literature or even a/an ____remark can have a pernicious influence on the society that has become a tinder box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proscribed----equivocal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classified---uninhibited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provocative---ravishing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Incendiary----inimical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It was supposed to appear that they were discussing ordinary pleasantries , Jack supposed with the added ___that his colleague was enjoying himself</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panegyric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dimension.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disbelieve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Contour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Nothing could ___the outrage of the blasphemy perpetrated by the proclamations of the self styled god man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extenuate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avenge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denounce </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Extirpate</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While still in school, Richard Nixon’s debate coach noticed the young debater’s ability to answer questions ______ and noted that Nixon rarely seemed to address anything ______.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audaciously ... brazenly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ambiguously ... disingenuously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unequivocally ... absolutely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obliquely ... directly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bluntly ... explicitly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Mrs. Rubin was taken aback by Timothy's ______, as she had never before seen a child disrespect his elders so blatantly.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jauntiness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reverence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impudence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humility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obsequiousness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Many states use a point system in which each driving infraction is worth a certain number of points, and if one exceeds a certain number of cumulative points in a year, his or her driving privileges are ______ until a later date, at which time the driver may reapply for his or her license.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revoked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recuperated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reprimanded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curbed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instituted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Though usually ______, my neighbor’s cat was quite ______when it came to defending what she considered her territory; luckily for her, she would often win the fights she started.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antagonistic ... placatory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cantankerous ... belligerent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serene ... amicable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aggressive ... pacifistic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peaceful ... pugnacious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councilwoman accused the city manager of ______, alleging that he abused his power to help secure a contract beneficial to his own personal bank account.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malfeasance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unscrupulousness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depravity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bribery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misconduct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Though not appreciated in the author’s own lifetime, Thomas Paine’s The Age of Reason has come to be recognized as a ______ work, one that profoundly impacted Western theology for generations.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controversial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negligible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seminal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trifling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provocative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That is a moving story -----------------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that had survived the centuries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that has survived the centuries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which is survived by the centuries.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d)that is a survival in the centuries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Most felt that Carlton’s ______ made him incredibly unpopular, since people seldom wish to be friends with someone who constantly looks down on them.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superciliousness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apathy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gregariousness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modesty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E. insensitivity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long ,lone hours on the trail gave doug a chance ----------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a)to get himself to know better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b)for getting to know himself better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c)to get to know himself better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d)in getting better to know himself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He had --------------his face grow larger than they should.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a)A unique disease that made bones from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b)a rare disease that made the bones of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c)an unnatural disease that will make the bones of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d)a special disease that made bones in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girl ---------------- a defect in her nervous system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a)was unable in feeling pain because of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b)was disabled to feel pain in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c)was incapacitated to feel pain because of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d)was unable to feel pain because of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As soon as the plane --------- to a hospital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a)landed,he was rushed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b)was landing ,he was rushed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c)was grounded,he was rushed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)could be landed,he went rushing.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You try to ---------------when you want to control your laughter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a)put a brave face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make a face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c)keep your hair on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d) keep a straight face  </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They ---------------- TV ever since they came.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a)Watched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b)have watched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c)have been watching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d)should watch</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Pakistani cricketer last played a match in Jan 2006 _______ from his ankle fracture</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Yet he is recovered.</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He has still recover</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He is yet to recover</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He is yet to be recovered</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Correct Answer : C</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He is _______ to acquire knowledge but also to display it.</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Not only anxious</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Anxious not only</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Only anxious not</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Only not anxious</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Correct Answer :  B</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Mary goes to work _________</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By walking</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By walk</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On foot</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While walking</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Correct Answer : B</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I always _________ same mistake</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Seem to do</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Prefer to make</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Seem to make</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Appear to do</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Correct Answer : C</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__________ Bangalore is an expensive city</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Majority of the people tell</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Most people tell</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Most of the people speak</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Majority of the people say</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Correct Answer : D</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 rather _________ students having trouble in economics</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Large amount</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Large group</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Large proportion</w:t>
      </w:r>
    </w:p>
    <w:p w:rsidR="003B1E1F" w:rsidRPr="000D3C64" w:rsidRDefault="003B1E1F" w:rsidP="000D3C64">
      <w:pPr>
        <w:pStyle w:val="ListParagraph"/>
        <w:numPr>
          <w:ilvl w:val="1"/>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Large number</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Correct Answer : D</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The young, thin boy surprised his wrestling opponent with his ______ strength. </w:t>
      </w:r>
    </w:p>
    <w:p w:rsidR="003B1E1F" w:rsidRPr="000D3C64" w:rsidRDefault="003B1E1F" w:rsidP="000D3C64">
      <w:pPr>
        <w:pStyle w:val="ListParagraph"/>
        <w:numPr>
          <w:ilvl w:val="0"/>
          <w:numId w:val="15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fraudulent </w:t>
      </w:r>
    </w:p>
    <w:p w:rsidR="003B1E1F" w:rsidRPr="000D3C64" w:rsidRDefault="003B1E1F" w:rsidP="000D3C64">
      <w:pPr>
        <w:pStyle w:val="ListParagraph"/>
        <w:numPr>
          <w:ilvl w:val="0"/>
          <w:numId w:val="15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wiry </w:t>
      </w:r>
    </w:p>
    <w:p w:rsidR="003B1E1F" w:rsidRPr="000D3C64" w:rsidRDefault="003B1E1F" w:rsidP="000D3C64">
      <w:pPr>
        <w:pStyle w:val="ListParagraph"/>
        <w:numPr>
          <w:ilvl w:val="0"/>
          <w:numId w:val="15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frolicsome  </w:t>
      </w:r>
    </w:p>
    <w:p w:rsidR="003B1E1F" w:rsidRPr="000D3C64" w:rsidRDefault="003B1E1F" w:rsidP="000D3C64">
      <w:pPr>
        <w:pStyle w:val="ListParagraph"/>
        <w:numPr>
          <w:ilvl w:val="0"/>
          <w:numId w:val="15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pretentious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Answer: Option B</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With Justine’s ______ nature and passion for art, she would make an excellent tour guide for the museum.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A. volatile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B. congenial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 xml:space="preserve">C. servile </w:t>
      </w:r>
    </w:p>
    <w:p w:rsidR="003B1E1F" w:rsidRPr="000D3C64" w:rsidRDefault="003B1E1F" w:rsidP="000D3C64">
      <w:pPr>
        <w:pStyle w:val="ListParagraph"/>
        <w:spacing w:line="360" w:lineRule="auto"/>
        <w:ind w:left="360" w:firstLine="360"/>
        <w:jc w:val="both"/>
        <w:rPr>
          <w:rFonts w:ascii="Times New Roman" w:hAnsi="Times New Roman" w:cs="Times New Roman"/>
          <w:sz w:val="30"/>
          <w:szCs w:val="30"/>
        </w:rPr>
      </w:pPr>
      <w:r w:rsidRPr="000D3C64">
        <w:rPr>
          <w:rFonts w:ascii="Times New Roman" w:hAnsi="Times New Roman" w:cs="Times New Roman"/>
          <w:sz w:val="30"/>
          <w:szCs w:val="30"/>
        </w:rPr>
        <w:t>D. fledgling</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Answer: Option B</w:t>
      </w:r>
    </w:p>
    <w:p w:rsidR="003B1E1F" w:rsidRPr="000D3C64" w:rsidRDefault="003B1E1F" w:rsidP="000D3C64">
      <w:pPr>
        <w:pStyle w:val="ListParagraph"/>
        <w:numPr>
          <w:ilvl w:val="0"/>
          <w:numId w:val="13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Man has won his dominant position on this planet by his ………..of technology.  </w:t>
      </w:r>
    </w:p>
    <w:p w:rsidR="003B1E1F" w:rsidRPr="000D3C64" w:rsidRDefault="003B1E1F" w:rsidP="000D3C64">
      <w:pPr>
        <w:pStyle w:val="ListParagraph"/>
        <w:numPr>
          <w:ilvl w:val="0"/>
          <w:numId w:val="158"/>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command (b) emphasis  (c) belief (d) stress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Option a</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52. The day was extremely hot and, in no time, my back was drenched with……….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prickly heat (b) perspiration  (c) sores (d) fatigue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Answer: Option b</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53. The government is encouraging village upliftment ………………in the country.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programmes (b) designs  (c) talks(d) propaganda </w:t>
      </w:r>
    </w:p>
    <w:p w:rsidR="003B1E1F" w:rsidRPr="000D3C64" w:rsidRDefault="003B1E1F" w:rsidP="000D3C64">
      <w:pPr>
        <w:pStyle w:val="ListParagraph"/>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Answer: Option a</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Fill in the blanks of the following sentences using the most appropriate words or words from among the  options given below.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Their achievement in the field of literature is described as ……………; sometimes it  is even  called……………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magnificent, irresponsible  (b) insignificant, influential  (c) significant, paltry  (d) unimportant, trivial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2. From the time she had put her hair up, every man she had met had groveled before her and she had  acquired a mental attitude toward the other sex which was a blend of …………… and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(a) admiration, tolerance  (b) indifference, contempt  (c) impertinence, temperance  (d) arrogance, fidelity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This simplified………………to the decision-making process is a must read for  anyone………………important real state, personal,or professional decisions.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primer, maximizing  (b) tract, enacting  (c) introduction, under  (d) guide, facing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Physicians may soon have ……………to help paralyzed people move their limbs bypassing the  ……..……nerves that once controlled their muscles.  (a) instruments, detrimental  (b) ways, damaged  (c) reason, involuntary  (d) impediments, complex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Internet is a medium where users have nearly……………choices and ……………constrains about  where to go and what to do.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unbalanced, nonexistent  (b) embarrassing, no  (c) unlimited, minimal  (d) choking, shocking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The best punctuation is that of which the reader is least conscious, for when punctuation, or lack of  it,……………itself, it is usually because it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obtrudes, offends  (b) enjoins, fails  (c) conceals, recedes  (d) effaces, counts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7. The argument that the need for a looser fiscal policy to …………… demand outweighs the need to  …………… budget deficits is persuasive.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assess, minimize  (b) outstrip, eliminate  (c) stimulate, control  (d) restrain, conceal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The Athenians on the whole were peaceful and prosperous, they had ………… to sit at home and  think about the universe and dispute with Socrates, or to travel abroad and ………… the world.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leisure, explore  (b) time, ignore  (c) ability, suffer  (d) temerity, understand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But …………we are now regularly written not just for tools but well-established practices,  organisations and institutions not all of which seem to be ………… away.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reports, withering  (b) stories, trading  (c) books, dying  (d) obituaries, fading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The Darwin, who…………… is the most remarkable for the way in which he………………the attributes  of the world class thinker and head of the household  </w:t>
      </w:r>
    </w:p>
    <w:p w:rsidR="003B1E1F" w:rsidRPr="000D3C64" w:rsidRDefault="003B1E1F" w:rsidP="000D3C64">
      <w:pPr>
        <w:pStyle w:val="ListParagraph"/>
        <w:numPr>
          <w:ilvl w:val="0"/>
          <w:numId w:val="159"/>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comes, figures  (b) arises, adds  (c) emerges, combines  (d) appeared, combine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w:t>
      </w:r>
    </w:p>
    <w:p w:rsidR="003B1E1F" w:rsidRPr="000D3C64" w:rsidRDefault="003B1E1F" w:rsidP="000D3C64">
      <w:pPr>
        <w:pStyle w:val="ListParagraph"/>
        <w:numPr>
          <w:ilvl w:val="0"/>
          <w:numId w:val="160"/>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unimportant, trivial 02. [B] indifference, contempt  03. [D] Guide, facing 04. [B] ways, damaged  05. [C] unlimited, minimal 06. [A] obtrudes, offends  07. [C] stimulate, control 08. [A] leisure, explore  09. [D] obituaries, fading 10. [C] emerges, combines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Set 2  Fill in the blanks of the following sentences using the most appropriate words or words from among the  options given below.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Since her face was free of …………… there was no way to …………… if she appreciated what had  happened.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make-up, realize  (b) expression, ascertain  (c) emotion, diagnose  (d) scars, understand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In this context, the ………… of the British labor movement is particularly……………….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affair, weird  (b) activity, moving  (c) experience, significant  (d) atmosphere, gloomy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Indian intellectuals may boast if they are so inclined of being ……………… to the most elitist among  the intellectual ……………………… of the world.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subordinate, traditions  (b) heirs, cliques  (c) ancestors, societies  (d) heir, traditions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Though one eye is kept on the ……………the company now also promotes ……………… contemporary  art.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present, experimental  (b) future, popular  (c) present, popular  (d) market, popular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It will take some time for many South Koreans to ……………………… the conflicting image of North  Korea, let alone to………….what to make of their northern cousins.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reconcile, decide  (b) understand, clarify  (c) make out, decide  (d) reconcile, understand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In these bleak and depressing times of ……………prices, non-performing governments and  …………crime rates, Saurav Ganguly has given us Indians a lot to cheer about.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escalating, increasing  (b) spiraling, booming  (c) spiraling, soaring  (d) ascending, debilitating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The manners and ……… of the nouveau riche of is a recurrent……… in the literature.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style, motif  (b) morals, story  (c) wealth, theme  (d) morals, theme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Football evokes a ……… response in India compared to cricket, that almost ……….the nation.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tepid, boiling  (b) lukewarm, electrifies  (c) turbid, fascinating  (d) apocryphal, genuinely fascinates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Social studies, science matters of health and safety, the very atmosphere of the classroom these  areas are few of the ………for the ….……of proper emotional reactions.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things, growth  (b) fertile, areas  (c) fertile fields, inculcation  (d) important areas, formation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When children become more experienced with words as visual symbols, they find that they can gain  meaning without making ………………………sounds.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aural  (b) audible  (c) vocal  (d) intelligible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(B) expression, ascertain2. (C) experience, significant  3. (D) heir, traditions 4. (B) future, popular  5. (A) reconcile, decide 6. (C) spiraling, soaring  7. (D) morals, theme 8. (B) lukewarm, electrifies  9. (D) important areas, function 10. (B) audible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Set 3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Fill in the blanks of the following sentences using the most appropriate words or words from among the  options given below.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Learning is more efficient when it is ………….It is less efficient when it is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fast, slow  (b) rapid, turtle-show  (c) tedious, like a joy ride  (d) fun, drudgery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To a greater or lesser degree all the civilized countries of the world are made up of a small class of  rulers………… and of large class of subjects…………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formed by a small minority, who are uncivilized  (b) powerfully corrupt, pointless crusaders  (c) corrupted by too much power, corrupted by too much passive obedience  (d) who are ruled, who ruled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Simple arithmetic tells us that there is more ……………………… than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imitation, innovation  (b) improvisation, improvement  (c) impracticality, knowledge  (d) improbability, probability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As a step towards protesting against the spiraling prices the farmers have decided to stage a picket  in an effort to………………….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show their virility  (b) make themselves heard  (c) curb the prices  (d) topple the government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Science is a sort of news agency comparable……………………… to other news agencies.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principally  (b) in principle  (c) in principally  (d) in spirit and formation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Most political leaders acquire their position by causing a large number of people to believe that these  leaders are ………………………by altruistic desires.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actuated  (b) convinced  (c) categorized  (d) led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Everyone will admit that swindling one’s fellow beings is a necessary practice;upon it is based the  really sound commercial success formula……………………….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sell what you cannot buy back  (b) buy what you will sell to another at a higher prices  (c) buy cheap and sell dear  (d) sell what you can, do not buy from a competitor.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An act of justice closed the book on misdeed; an act of vengeance………………………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is reprehensible  (b) is sordid  (c) reopens the first chapter  (d) writes and epilogue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This is about ……………………… a sociological analysis can penetrate.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as far as (b) the outer limits that  (c) just how far into the subjects  (d) just the relative distance that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I am always the first to admit that I have not accomplished everything that I………… achieve five  years ago.  </w:t>
      </w:r>
    </w:p>
    <w:p w:rsidR="003B1E1F" w:rsidRPr="000D3C64" w:rsidRDefault="003B1E1F" w:rsidP="000D3C64">
      <w:pPr>
        <w:pStyle w:val="ListParagraph"/>
        <w:numPr>
          <w:ilvl w:val="0"/>
          <w:numId w:val="161"/>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set out to  (b) went to  (c) thought to  (d) though of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1. (D) fun, drudgery 2. (C) corrupted by  3. (A) imitation, innovation4. (B) make themselves heard  5. (B) in principle 6. (A) actuated  7. (C) buy cheap and sell dear 8. (C) reopens the first chapter  9. (A) as far as 10 (A) set out to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This is not the first time that the management has done some…………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tough talk  (b) tough talking  (c) firm talk  (d) firm taking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2. In India the talent is prodigious, and it increase ………………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 (a) each year  (b) year by year  (c) annually  (d) progressively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The present constitution will see ………… amendments but its basic structure will survive.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much more  (b) many more  (c) too many more  (d) quite a few more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Taking risks, breaking the rules, and being a maverick have always been important for companies,  but today, they are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more crucial than ever  (b) more crucial  (c) much more crucial  (d) very crucial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Education is central because electronic networks and software driven technologies are beginning to  …………… the economy barriers between nations.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breakdown  (b) break  (c) crumble  (d) dismantle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Nordisk has recently ……………… a product called Glucometer.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started  (b) commissioned  (c) launched  (d) begun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I had already published a novel and it was an unexpected success. I thought my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days were up  (b) chances were good  (c) lady luck was happy  (d) fortune was made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The neighbor grabbed the boy, and rolled him on the road to ……………… the flames.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smother  (b) kill  (c) burn out  (d) fizz out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Sam asked me to keep his secret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secret  (b) in myself  (c) amongst us  (d) between us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Sometimes the greatest inventions …………… and idea of starting simplicity.  </w:t>
      </w:r>
    </w:p>
    <w:p w:rsidR="003B1E1F" w:rsidRPr="000D3C64" w:rsidRDefault="003B1E1F" w:rsidP="000D3C64">
      <w:pPr>
        <w:pStyle w:val="ListParagraph"/>
        <w:numPr>
          <w:ilvl w:val="0"/>
          <w:numId w:val="162"/>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stumbles upon  (b) hinge upon  (c) starves without  (d) lacks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  1. (B) tough talking 2. (B) year by year  3. (B) many more 4. (A) more crucial than ever  5. (A) breakdown 6. (C) launched  7. (D) fortune was made 8. (A) smother  9. (D) between us 10. (B) hinge upon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Set 5  Fill in the blanks of the following sentences using the most appropriate words or words from among the  options given below.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The thought of ……….. his weaker and more pitiable companion never perhaps ……… to him.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leaving, struck  (b) abandoning, came  (c) discarding, flashed  (d) deserting, owned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At midnight the storm ………. the rolling clouds parted and the stars ………. keenly above the  sleeping camp.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ceased, twinkled  (b) stopped, appeared  (c) abated, glittered  (d) continued, shined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In situation like the one emerging in Southern Afghanistan, America’s present strategy is highly  ………… to succeed.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impractical  (b) illustrious  (c) unlikely  (d) impossible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Some paleontologists debate whether the diversity of species has ………….. since the cambrian  period, or whether imperfections in the fossil record only suggest greater diversity today, while in actuality  there has been either ……. of decreased diversity.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changed, escalation  (b) increased, stasis  (c) expanded, discontinuity  (d) declined, reduction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Observable as a tendency of our culture is a ……………… of ……………… psychoanalysis we no longer  feel that it can solve our emotional problems.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divergence, certainty about  (b) confrontation, enigmas in  (c) withdrawal, belief in  (d) defense, weaknesses in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On the other hand, some writers have expressed ………. that a few publishing houses refuse to  publish women writers whose works are, as they are described, “not bold enough”, that is they are not  sensational enough to ………. the market.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concern, stimulate  (b) disquiet, titillate  (c) anxiety, manoeuvre  (d) apprehension, excite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Biological clocks are of ……………… adaptive value to animals since it ………. nervous and  physiological functions of the body.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immense, assumes  (b) great, regulates  (c) ultimate, created  (d) high, engulfs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Each occupation has its own ………….; bankers, lawyers and computer professionals, for example all  use among themselves …………… that outsiders find difficult to follow.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merits, incidents  (b) disadvantages, methods  (c) rewards, endearment  (d) jargon, language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The two artists …………. markedly in their temperaments, one was reserved and courteous, the  other ……… and boastful.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changed, irritable  (b) similar, jovial  (c) differed, rude  (d) appeared, funny  10. Many people believed that spices help …………… food ; however nutritionists found that most spices  were  …………. of having any effect on growth of microbes present in the food.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preserve, incapable  (b) produce, impossible  (c) save, preventive  (d) spoil, probable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1. A 2. A  3. C 4. B  5. C 6. B </w:t>
      </w:r>
    </w:p>
    <w:p w:rsidR="003B1E1F" w:rsidRPr="000D3C64" w:rsidRDefault="003B1E1F" w:rsidP="000D3C64">
      <w:pPr>
        <w:pStyle w:val="ListParagraph"/>
        <w:numPr>
          <w:ilvl w:val="0"/>
          <w:numId w:val="13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8. D  9. C 10. A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Set 6  Fill in the blanks of the following sentences using the most appropriate words or words from among the  options given below.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The water transport project on the West Coast is …………. to get a shot in the arm with a new plan  in which the Road Development Corporation will build the infrastructure and ………. a private party to  operate the services.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scheduled, let  (b) verge, permit  (c) set, sanctions  (d) slated, allow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As the weekend finally rolled around, the city folk were only ……………  happy to settle down and  laugh their cares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so, on  (b) too, away  (c) extremely, off  (d) very, up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The flood of brilliant ideas has not only ………. us, but has also encouraged us to ……  the last date  for submission of entries.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overwhelmed, extend  (b) enjoyed, stretch  (c) dismayed, decide  (d) scared, scrap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 about prolonged power cuts in urban areas, the authorities have decided to ………………..  over to more reliable and eco-friendly systems to run its pumps.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worried, shift  (b) frantic, move  (c) troubled, jump  (d) concerned, switch 0</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The high cutoff marks this year have ………. college admission-seekers to either …….. for lesser  known colleges or change their subject preferences.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cajoled, ask  (b) pressured, sit  (c) forced, settle  (d) strained, compromise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Despite a growing ……….. that a lot needs to be done to help those without clean water, a …… says  that more than 34 million people die every year of water borne diseases.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interest, reason  (b) recognition, report  (c) fantasy, review  (d) authority, legend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Water-borne diseases are the most ……………. causes of infant deaths  …….  the world.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rare, according  (b) regular, at  (c) related, across  (d) common, throughout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If there is nothing to absorb the energy of sound waves, they travel on ……… , but their intensity  ……… as they travel further from their source.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everlasting, decreases  (b) always, improves  (c) forever, inclines  (d) steadily, deflates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In an effort to provide ………….. for higher education to all, most of the universities have been  providing education without adequate infrastructure, thus churning out ……….. graduates every year.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chances, fresh  (b) platform, capable  (c) opportunities, unemployable  (d) prospects, eligible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The move to allow dumping of mercury …………. an outcry from residents of the area who  ……………… that high levels of mercury will  affect their health and destroy ecologically sensitive forest area.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resulted, insist  (b) provoked, fear  (c) incited, determined  (d) activated, accept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1. D 2. B  3. A 4. D  5. C 6. B  7. D 8. D  9. C 10. B </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 He brought him _____ with great difficulty.</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about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in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up</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over</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2.The young, thin boy surprised his wrestling opponent with his ______ strength. A. fraudulent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wiry</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frolicsome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pretentious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 With Justine’s ______ nature and passion for art, she would make an excellent tour guide for the museum.</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volatile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congenial</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servile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fledgling</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4.It is already 5 o’clock. Can you _____ time to catch the bus?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A.have it in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B.have enough</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C.make it in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D.made it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5.He is blind _________ one eye.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A.in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B.of</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C.to</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D.with</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6.The lion sprang__________the buffaloes.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B.in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C.upon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7._________you wake me up so early on a Sunday?</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A.could</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B.dare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C.must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D.will</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8.That was _______movie I have ever seen.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A.worse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B.the worst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C.most worst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D.bad</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9.He has many friends, but _______are good ones.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 few</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B.few</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C.the few</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D.the some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10.The housewife __________the cakes burning, and ran to switch off the oven.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A.smell</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B.smells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C.smelt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D.smelling</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4C03DC" w:rsidRPr="000D3C64" w:rsidRDefault="004C03DC" w:rsidP="000D3C64">
      <w:pPr>
        <w:spacing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11.Challenges must be __________ to realize the _________ of a greater regional economic integration.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A.Overcome….Potential</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B.Suppressed….power</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C.Ignored….benefits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D.Sustained….Advantages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E.Attempted….battles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12.I have never _____ such a problem and therefore confess I have no_______ to it.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A.left alone….inhibitions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B.chickened at ….solution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C.dreaded…panacea</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D.come across….ready-made answer</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E.marveled at ….. Compulsions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13.The Maruti has become so ______ that snobbish customers, who believe their tastes are superior to others, are ________ buy this car of the masses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A.reputed….shirking from</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B.sought after…. queuing to</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C.ubiquitous …. disinclined to</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D.affordable …. waiting to</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E.convenient …. craving to</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14 The news is too good _______.</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A.to be bad</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B.to be acceptable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C.to be true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D.and can be credible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E.to know</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15.Vinod is clearly _________ when it comes to speaking English.</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A.To a disadvantage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B.At a disadvantage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C.From a disadvantage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D.In a disadvantage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E.On a disadvantage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Ans.b</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16 Sports for the visually challenged _____ their confidence and help them to mingle with the _______ of society.</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A.enrich …..stalwarts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B.plummet…..elite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C.boost…..mainstream</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D.abate…..cream</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E.curb…..best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17 Every minister must be made_______ to the public for his/her acts of omission and commission.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A.menacing</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B.acceptable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C.approachable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D.accountable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E.dispensable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Ans.d</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18 He’s got a sharp ________. He might just get into trouble, if he isn’t careful.</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A.Tongue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B.Mouth</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C.Intellect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D.Vision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E.Brain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19 His moral decadence was marked by his ———– from the ways of integrity and honesty.</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A.departure</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B.obsession</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C.opprobrium</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D.declivity</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Ans.a</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20 Everyone in this universe is accountable to God ———– his actions.</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A.about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B.against</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C.for</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D.of</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Ans.c</w:t>
      </w:r>
    </w:p>
    <w:p w:rsidR="004C03DC" w:rsidRPr="000D3C64" w:rsidRDefault="004C03DC" w:rsidP="000D3C64">
      <w:pPr>
        <w:pStyle w:val="NormalWeb"/>
        <w:shd w:val="clear" w:color="auto" w:fill="FFFFFF"/>
        <w:spacing w:before="0" w:beforeAutospacing="0" w:after="0" w:afterAutospacing="0" w:line="360" w:lineRule="auto"/>
        <w:textAlignment w:val="baseline"/>
        <w:rPr>
          <w:color w:val="41302D"/>
          <w:sz w:val="30"/>
          <w:szCs w:val="30"/>
        </w:rPr>
      </w:pPr>
    </w:p>
    <w:p w:rsidR="004C03DC" w:rsidRPr="000D3C64" w:rsidRDefault="004C03DC" w:rsidP="000D3C64">
      <w:pPr>
        <w:pStyle w:val="NormalWeb"/>
        <w:shd w:val="clear" w:color="auto" w:fill="FFFFFF"/>
        <w:spacing w:before="0" w:beforeAutospacing="0" w:after="0" w:afterAutospacing="0" w:line="360" w:lineRule="auto"/>
        <w:textAlignment w:val="baseline"/>
        <w:rPr>
          <w:b/>
          <w:sz w:val="30"/>
          <w:szCs w:val="30"/>
        </w:rPr>
      </w:pPr>
      <w:r w:rsidRPr="000D3C64">
        <w:rPr>
          <w:color w:val="41302D"/>
          <w:sz w:val="30"/>
          <w:szCs w:val="30"/>
          <w:lang w:val="en-IN"/>
        </w:rPr>
        <w:t xml:space="preserve">21 </w:t>
      </w:r>
      <w:r w:rsidRPr="000D3C64">
        <w:rPr>
          <w:color w:val="41302D"/>
          <w:sz w:val="30"/>
          <w:szCs w:val="30"/>
        </w:rPr>
        <w:t>That is a moving story -----------------</w:t>
      </w:r>
    </w:p>
    <w:p w:rsidR="004C03DC" w:rsidRPr="000D3C64" w:rsidRDefault="004C03DC" w:rsidP="000D3C64">
      <w:pPr>
        <w:pStyle w:val="NormalWeb"/>
        <w:numPr>
          <w:ilvl w:val="0"/>
          <w:numId w:val="428"/>
        </w:numPr>
        <w:shd w:val="clear" w:color="auto" w:fill="FFFFFF"/>
        <w:spacing w:before="0" w:beforeAutospacing="0" w:after="0" w:afterAutospacing="0" w:line="360" w:lineRule="auto"/>
        <w:ind w:left="1080"/>
        <w:textAlignment w:val="baseline"/>
        <w:rPr>
          <w:b/>
          <w:sz w:val="30"/>
          <w:szCs w:val="30"/>
        </w:rPr>
      </w:pPr>
      <w:r w:rsidRPr="000D3C64">
        <w:rPr>
          <w:color w:val="41302D"/>
          <w:sz w:val="30"/>
          <w:szCs w:val="30"/>
        </w:rPr>
        <w:t xml:space="preserve"> that had survived the centuries</w:t>
      </w:r>
    </w:p>
    <w:p w:rsidR="004C03DC" w:rsidRPr="000D3C64" w:rsidRDefault="004C03DC" w:rsidP="000D3C64">
      <w:pPr>
        <w:pStyle w:val="NormalWeb"/>
        <w:numPr>
          <w:ilvl w:val="0"/>
          <w:numId w:val="428"/>
        </w:numPr>
        <w:shd w:val="clear" w:color="auto" w:fill="FFFFFF"/>
        <w:spacing w:before="0" w:beforeAutospacing="0" w:after="0" w:afterAutospacing="0" w:line="360" w:lineRule="auto"/>
        <w:ind w:left="1080"/>
        <w:textAlignment w:val="baseline"/>
        <w:rPr>
          <w:b/>
          <w:sz w:val="30"/>
          <w:szCs w:val="30"/>
        </w:rPr>
      </w:pPr>
      <w:r w:rsidRPr="000D3C64">
        <w:rPr>
          <w:color w:val="41302D"/>
          <w:sz w:val="30"/>
          <w:szCs w:val="30"/>
        </w:rPr>
        <w:t xml:space="preserve"> that has survived the centuries</w:t>
      </w:r>
    </w:p>
    <w:p w:rsidR="004C03DC" w:rsidRPr="000D3C64" w:rsidRDefault="004C03DC" w:rsidP="000D3C64">
      <w:pPr>
        <w:pStyle w:val="NormalWeb"/>
        <w:numPr>
          <w:ilvl w:val="0"/>
          <w:numId w:val="428"/>
        </w:numPr>
        <w:shd w:val="clear" w:color="auto" w:fill="FFFFFF"/>
        <w:spacing w:before="0" w:beforeAutospacing="0" w:after="0" w:afterAutospacing="0" w:line="360" w:lineRule="auto"/>
        <w:ind w:left="1080"/>
        <w:textAlignment w:val="baseline"/>
        <w:rPr>
          <w:b/>
          <w:sz w:val="30"/>
          <w:szCs w:val="30"/>
        </w:rPr>
      </w:pPr>
      <w:r w:rsidRPr="000D3C64">
        <w:rPr>
          <w:color w:val="41302D"/>
          <w:sz w:val="30"/>
          <w:szCs w:val="30"/>
        </w:rPr>
        <w:t xml:space="preserve"> which is survived by the centuries.</w:t>
      </w:r>
    </w:p>
    <w:p w:rsidR="004C03DC" w:rsidRPr="000D3C64" w:rsidRDefault="004C03DC" w:rsidP="000D3C64">
      <w:pPr>
        <w:pStyle w:val="NormalWeb"/>
        <w:numPr>
          <w:ilvl w:val="0"/>
          <w:numId w:val="428"/>
        </w:numPr>
        <w:shd w:val="clear" w:color="auto" w:fill="FFFFFF"/>
        <w:spacing w:before="0" w:beforeAutospacing="0" w:after="0" w:afterAutospacing="0" w:line="360" w:lineRule="auto"/>
        <w:ind w:left="1080"/>
        <w:textAlignment w:val="baseline"/>
        <w:rPr>
          <w:b/>
          <w:sz w:val="30"/>
          <w:szCs w:val="30"/>
        </w:rPr>
      </w:pPr>
      <w:r w:rsidRPr="000D3C64">
        <w:rPr>
          <w:color w:val="41302D"/>
          <w:sz w:val="30"/>
          <w:szCs w:val="30"/>
        </w:rPr>
        <w:t>that is a survival in the centuries</w:t>
      </w: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w:t>
      </w: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lang w:val="en-IN"/>
        </w:rPr>
        <w:t xml:space="preserve">22 </w:t>
      </w:r>
      <w:r w:rsidRPr="000D3C64">
        <w:rPr>
          <w:color w:val="41302D"/>
          <w:sz w:val="30"/>
          <w:szCs w:val="30"/>
        </w:rPr>
        <w:t>The long , lone hours on the trail gave doug a chance ----------</w:t>
      </w:r>
    </w:p>
    <w:p w:rsidR="004C03DC" w:rsidRPr="000D3C64" w:rsidRDefault="004C03DC" w:rsidP="000D3C64">
      <w:pPr>
        <w:pStyle w:val="NormalWeb"/>
        <w:numPr>
          <w:ilvl w:val="0"/>
          <w:numId w:val="429"/>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to get himself to know better</w:t>
      </w:r>
    </w:p>
    <w:p w:rsidR="004C03DC" w:rsidRPr="000D3C64" w:rsidRDefault="004C03DC" w:rsidP="000D3C64">
      <w:pPr>
        <w:pStyle w:val="NormalWeb"/>
        <w:numPr>
          <w:ilvl w:val="0"/>
          <w:numId w:val="429"/>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for getting to know himself better</w:t>
      </w:r>
    </w:p>
    <w:p w:rsidR="004C03DC" w:rsidRPr="000D3C64" w:rsidRDefault="004C03DC" w:rsidP="000D3C64">
      <w:pPr>
        <w:pStyle w:val="NormalWeb"/>
        <w:numPr>
          <w:ilvl w:val="0"/>
          <w:numId w:val="429"/>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to get to know himself better</w:t>
      </w:r>
    </w:p>
    <w:p w:rsidR="004C03DC" w:rsidRPr="000D3C64" w:rsidRDefault="004C03DC" w:rsidP="000D3C64">
      <w:pPr>
        <w:pStyle w:val="NormalWeb"/>
        <w:numPr>
          <w:ilvl w:val="0"/>
          <w:numId w:val="429"/>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in getting better to know himself</w:t>
      </w:r>
    </w:p>
    <w:p w:rsidR="004C03DC" w:rsidRPr="000D3C64" w:rsidRDefault="004C03DC" w:rsidP="000D3C64">
      <w:pPr>
        <w:pStyle w:val="NormalWeb"/>
        <w:shd w:val="clear" w:color="auto" w:fill="FFFFFF"/>
        <w:spacing w:before="0" w:beforeAutospacing="0" w:after="0" w:afterAutospacing="0" w:line="360" w:lineRule="auto"/>
        <w:textAlignment w:val="baseline"/>
        <w:rPr>
          <w:color w:val="41302D"/>
          <w:sz w:val="30"/>
          <w:szCs w:val="30"/>
        </w:rPr>
      </w:pPr>
      <w:r w:rsidRPr="000D3C64">
        <w:rPr>
          <w:color w:val="41302D"/>
          <w:sz w:val="30"/>
          <w:szCs w:val="30"/>
        </w:rPr>
        <w:t xml:space="preserve">              </w:t>
      </w: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lang w:val="en-IN"/>
        </w:rPr>
        <w:t xml:space="preserve">23 </w:t>
      </w:r>
      <w:r w:rsidRPr="000D3C64">
        <w:rPr>
          <w:color w:val="41302D"/>
          <w:sz w:val="30"/>
          <w:szCs w:val="30"/>
        </w:rPr>
        <w:t>He had --------------his face grow larger than they should.</w:t>
      </w:r>
    </w:p>
    <w:p w:rsidR="004C03DC" w:rsidRPr="000D3C64" w:rsidRDefault="004C03DC" w:rsidP="000D3C64">
      <w:pPr>
        <w:pStyle w:val="NormalWeb"/>
        <w:numPr>
          <w:ilvl w:val="0"/>
          <w:numId w:val="430"/>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A unique disease that made bones from</w:t>
      </w:r>
    </w:p>
    <w:p w:rsidR="004C03DC" w:rsidRPr="000D3C64" w:rsidRDefault="004C03DC" w:rsidP="000D3C64">
      <w:pPr>
        <w:pStyle w:val="NormalWeb"/>
        <w:numPr>
          <w:ilvl w:val="0"/>
          <w:numId w:val="430"/>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a rare disease that made the bones of </w:t>
      </w:r>
    </w:p>
    <w:p w:rsidR="004C03DC" w:rsidRPr="000D3C64" w:rsidRDefault="004C03DC" w:rsidP="000D3C64">
      <w:pPr>
        <w:pStyle w:val="NormalWeb"/>
        <w:numPr>
          <w:ilvl w:val="0"/>
          <w:numId w:val="430"/>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an unnatural disease that will make the bones of </w:t>
      </w:r>
    </w:p>
    <w:p w:rsidR="004C03DC" w:rsidRPr="000D3C64" w:rsidRDefault="004C03DC" w:rsidP="000D3C64">
      <w:pPr>
        <w:pStyle w:val="NormalWeb"/>
        <w:numPr>
          <w:ilvl w:val="0"/>
          <w:numId w:val="430"/>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a special disease that made bones in</w:t>
      </w: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rPr>
        <w:t xml:space="preserve">              </w:t>
      </w: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lang w:val="en-IN"/>
        </w:rPr>
        <w:t>24</w:t>
      </w:r>
      <w:r w:rsidRPr="000D3C64">
        <w:rPr>
          <w:color w:val="41302D"/>
          <w:sz w:val="30"/>
          <w:szCs w:val="30"/>
        </w:rPr>
        <w:t>The girl ---------------- a defect in her nervous system</w:t>
      </w:r>
    </w:p>
    <w:p w:rsidR="004C03DC" w:rsidRPr="000D3C64" w:rsidRDefault="004C03DC" w:rsidP="000D3C64">
      <w:pPr>
        <w:pStyle w:val="NormalWeb"/>
        <w:numPr>
          <w:ilvl w:val="0"/>
          <w:numId w:val="431"/>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was unable in feeling pain because of</w:t>
      </w:r>
    </w:p>
    <w:p w:rsidR="004C03DC" w:rsidRPr="000D3C64" w:rsidRDefault="004C03DC" w:rsidP="000D3C64">
      <w:pPr>
        <w:pStyle w:val="NormalWeb"/>
        <w:numPr>
          <w:ilvl w:val="0"/>
          <w:numId w:val="431"/>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was disabled to feel pain in</w:t>
      </w:r>
    </w:p>
    <w:p w:rsidR="004C03DC" w:rsidRPr="000D3C64" w:rsidRDefault="004C03DC" w:rsidP="000D3C64">
      <w:pPr>
        <w:pStyle w:val="NormalWeb"/>
        <w:numPr>
          <w:ilvl w:val="0"/>
          <w:numId w:val="431"/>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was incapacitated to feel pain because of</w:t>
      </w:r>
    </w:p>
    <w:p w:rsidR="004C03DC" w:rsidRPr="000D3C64" w:rsidRDefault="004C03DC" w:rsidP="000D3C64">
      <w:pPr>
        <w:pStyle w:val="NormalWeb"/>
        <w:numPr>
          <w:ilvl w:val="0"/>
          <w:numId w:val="431"/>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was unable to feel pain because of </w:t>
      </w: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lang w:val="en-IN"/>
        </w:rPr>
        <w:t xml:space="preserve">25 </w:t>
      </w:r>
      <w:r w:rsidRPr="000D3C64">
        <w:rPr>
          <w:color w:val="41302D"/>
          <w:sz w:val="30"/>
          <w:szCs w:val="30"/>
        </w:rPr>
        <w:t>As soon as the plane --------- to a hospital </w:t>
      </w:r>
    </w:p>
    <w:p w:rsidR="004C03DC" w:rsidRPr="000D3C64" w:rsidRDefault="004C03DC" w:rsidP="000D3C64">
      <w:pPr>
        <w:pStyle w:val="NormalWeb"/>
        <w:numPr>
          <w:ilvl w:val="0"/>
          <w:numId w:val="432"/>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landed, he was rushed</w:t>
      </w:r>
    </w:p>
    <w:p w:rsidR="004C03DC" w:rsidRPr="000D3C64" w:rsidRDefault="004C03DC" w:rsidP="000D3C64">
      <w:pPr>
        <w:pStyle w:val="NormalWeb"/>
        <w:numPr>
          <w:ilvl w:val="0"/>
          <w:numId w:val="432"/>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was landing , he was rushed</w:t>
      </w:r>
    </w:p>
    <w:p w:rsidR="004C03DC" w:rsidRPr="000D3C64" w:rsidRDefault="004C03DC" w:rsidP="000D3C64">
      <w:pPr>
        <w:pStyle w:val="NormalWeb"/>
        <w:numPr>
          <w:ilvl w:val="0"/>
          <w:numId w:val="432"/>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was grounded, he was rushed</w:t>
      </w:r>
    </w:p>
    <w:p w:rsidR="004C03DC" w:rsidRPr="000D3C64" w:rsidRDefault="004C03DC" w:rsidP="000D3C64">
      <w:pPr>
        <w:pStyle w:val="NormalWeb"/>
        <w:numPr>
          <w:ilvl w:val="0"/>
          <w:numId w:val="432"/>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could be landed, he went rushing.</w:t>
      </w:r>
    </w:p>
    <w:p w:rsidR="004C03DC" w:rsidRPr="000D3C64" w:rsidRDefault="004C03DC" w:rsidP="000D3C64">
      <w:pPr>
        <w:pStyle w:val="NormalWeb"/>
        <w:shd w:val="clear" w:color="auto" w:fill="FFFFFF"/>
        <w:spacing w:before="0" w:beforeAutospacing="0" w:after="0" w:afterAutospacing="0" w:line="360" w:lineRule="auto"/>
        <w:ind w:left="1080"/>
        <w:textAlignment w:val="baseline"/>
        <w:rPr>
          <w:sz w:val="30"/>
          <w:szCs w:val="30"/>
        </w:rPr>
      </w:pP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lang w:val="en-IN"/>
        </w:rPr>
        <w:t xml:space="preserve">26 </w:t>
      </w:r>
      <w:r w:rsidRPr="000D3C64">
        <w:rPr>
          <w:color w:val="41302D"/>
          <w:sz w:val="30"/>
          <w:szCs w:val="30"/>
        </w:rPr>
        <w:t>You try to ---------------when you want to control your laughter</w:t>
      </w:r>
    </w:p>
    <w:p w:rsidR="004C03DC" w:rsidRPr="000D3C64" w:rsidRDefault="004C03DC" w:rsidP="000D3C64">
      <w:pPr>
        <w:pStyle w:val="NormalWeb"/>
        <w:numPr>
          <w:ilvl w:val="0"/>
          <w:numId w:val="433"/>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put a brave face</w:t>
      </w:r>
      <w:r w:rsidRPr="000D3C64">
        <w:rPr>
          <w:color w:val="41302D"/>
          <w:sz w:val="30"/>
          <w:szCs w:val="30"/>
        </w:rPr>
        <w:tab/>
      </w:r>
      <w:r w:rsidRPr="000D3C64">
        <w:rPr>
          <w:color w:val="41302D"/>
          <w:sz w:val="30"/>
          <w:szCs w:val="30"/>
        </w:rPr>
        <w:tab/>
      </w:r>
      <w:r w:rsidRPr="000D3C64">
        <w:rPr>
          <w:color w:val="41302D"/>
          <w:sz w:val="30"/>
          <w:szCs w:val="30"/>
        </w:rPr>
        <w:tab/>
        <w:t>c. make a face</w:t>
      </w:r>
    </w:p>
    <w:p w:rsidR="004C03DC" w:rsidRPr="000D3C64" w:rsidRDefault="004C03DC" w:rsidP="000D3C64">
      <w:pPr>
        <w:pStyle w:val="NormalWeb"/>
        <w:numPr>
          <w:ilvl w:val="0"/>
          <w:numId w:val="433"/>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keep your hair on</w:t>
      </w:r>
      <w:r w:rsidRPr="000D3C64">
        <w:rPr>
          <w:color w:val="41302D"/>
          <w:sz w:val="30"/>
          <w:szCs w:val="30"/>
        </w:rPr>
        <w:tab/>
      </w:r>
      <w:r w:rsidRPr="000D3C64">
        <w:rPr>
          <w:color w:val="41302D"/>
          <w:sz w:val="30"/>
          <w:szCs w:val="30"/>
        </w:rPr>
        <w:tab/>
      </w:r>
      <w:r w:rsidRPr="000D3C64">
        <w:rPr>
          <w:color w:val="41302D"/>
          <w:sz w:val="30"/>
          <w:szCs w:val="30"/>
        </w:rPr>
        <w:tab/>
        <w:t>d. keep a straight face</w:t>
      </w:r>
    </w:p>
    <w:p w:rsidR="004C03DC" w:rsidRPr="000D3C64" w:rsidRDefault="004C03DC" w:rsidP="000D3C64">
      <w:pPr>
        <w:pStyle w:val="NormalWeb"/>
        <w:shd w:val="clear" w:color="auto" w:fill="FFFFFF"/>
        <w:spacing w:before="0" w:beforeAutospacing="0" w:after="0" w:afterAutospacing="0" w:line="360" w:lineRule="auto"/>
        <w:ind w:left="720"/>
        <w:textAlignment w:val="baseline"/>
        <w:rPr>
          <w:sz w:val="30"/>
          <w:szCs w:val="30"/>
        </w:rPr>
      </w:pPr>
    </w:p>
    <w:p w:rsidR="004C03DC" w:rsidRPr="000D3C64" w:rsidRDefault="004C03DC" w:rsidP="000D3C64">
      <w:pPr>
        <w:pStyle w:val="NormalWeb"/>
        <w:shd w:val="clear" w:color="auto" w:fill="FFFFFF"/>
        <w:spacing w:before="0" w:beforeAutospacing="0" w:after="0" w:afterAutospacing="0" w:line="360" w:lineRule="auto"/>
        <w:textAlignment w:val="baseline"/>
        <w:rPr>
          <w:sz w:val="30"/>
          <w:szCs w:val="30"/>
        </w:rPr>
      </w:pPr>
      <w:r w:rsidRPr="000D3C64">
        <w:rPr>
          <w:color w:val="41302D"/>
          <w:sz w:val="30"/>
          <w:szCs w:val="30"/>
          <w:lang w:val="en-IN"/>
        </w:rPr>
        <w:t xml:space="preserve">27 </w:t>
      </w:r>
      <w:r w:rsidRPr="000D3C64">
        <w:rPr>
          <w:color w:val="41302D"/>
          <w:sz w:val="30"/>
          <w:szCs w:val="30"/>
        </w:rPr>
        <w:t>They ---------------- TV ever since they came.</w:t>
      </w:r>
    </w:p>
    <w:p w:rsidR="004C03DC" w:rsidRPr="000D3C64" w:rsidRDefault="004C03DC" w:rsidP="000D3C64">
      <w:pPr>
        <w:pStyle w:val="NormalWeb"/>
        <w:numPr>
          <w:ilvl w:val="0"/>
          <w:numId w:val="434"/>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Watched</w:t>
      </w:r>
      <w:r w:rsidRPr="000D3C64">
        <w:rPr>
          <w:color w:val="41302D"/>
          <w:sz w:val="30"/>
          <w:szCs w:val="30"/>
        </w:rPr>
        <w:tab/>
      </w:r>
      <w:r w:rsidRPr="000D3C64">
        <w:rPr>
          <w:color w:val="41302D"/>
          <w:sz w:val="30"/>
          <w:szCs w:val="30"/>
        </w:rPr>
        <w:tab/>
      </w:r>
      <w:r w:rsidRPr="000D3C64">
        <w:rPr>
          <w:color w:val="41302D"/>
          <w:sz w:val="30"/>
          <w:szCs w:val="30"/>
        </w:rPr>
        <w:tab/>
      </w:r>
      <w:r w:rsidRPr="000D3C64">
        <w:rPr>
          <w:color w:val="41302D"/>
          <w:sz w:val="30"/>
          <w:szCs w:val="30"/>
        </w:rPr>
        <w:tab/>
        <w:t>c. have been watching</w:t>
      </w:r>
    </w:p>
    <w:p w:rsidR="004C03DC" w:rsidRPr="000D3C64" w:rsidRDefault="004C03DC" w:rsidP="000D3C64">
      <w:pPr>
        <w:pStyle w:val="NormalWeb"/>
        <w:numPr>
          <w:ilvl w:val="0"/>
          <w:numId w:val="434"/>
        </w:numPr>
        <w:shd w:val="clear" w:color="auto" w:fill="FFFFFF"/>
        <w:spacing w:before="0" w:beforeAutospacing="0" w:after="0" w:afterAutospacing="0" w:line="360" w:lineRule="auto"/>
        <w:ind w:left="1080"/>
        <w:textAlignment w:val="baseline"/>
        <w:rPr>
          <w:sz w:val="30"/>
          <w:szCs w:val="30"/>
        </w:rPr>
      </w:pPr>
      <w:r w:rsidRPr="000D3C64">
        <w:rPr>
          <w:color w:val="41302D"/>
          <w:sz w:val="30"/>
          <w:szCs w:val="30"/>
        </w:rPr>
        <w:t>have watched</w:t>
      </w:r>
      <w:r w:rsidRPr="000D3C64">
        <w:rPr>
          <w:color w:val="41302D"/>
          <w:sz w:val="30"/>
          <w:szCs w:val="30"/>
        </w:rPr>
        <w:tab/>
      </w:r>
      <w:r w:rsidRPr="000D3C64">
        <w:rPr>
          <w:color w:val="41302D"/>
          <w:sz w:val="30"/>
          <w:szCs w:val="30"/>
        </w:rPr>
        <w:tab/>
      </w:r>
      <w:r w:rsidRPr="000D3C64">
        <w:rPr>
          <w:color w:val="41302D"/>
          <w:sz w:val="30"/>
          <w:szCs w:val="30"/>
        </w:rPr>
        <w:tab/>
        <w:t>d. should watch</w:t>
      </w:r>
    </w:p>
    <w:p w:rsidR="004C03DC" w:rsidRPr="000D3C64" w:rsidRDefault="004C03DC" w:rsidP="000D3C64">
      <w:pPr>
        <w:pStyle w:val="NormalWeb"/>
        <w:shd w:val="clear" w:color="auto" w:fill="FFFFFF"/>
        <w:spacing w:before="0" w:beforeAutospacing="0" w:after="0" w:afterAutospacing="0" w:line="360" w:lineRule="auto"/>
        <w:ind w:left="1080"/>
        <w:textAlignment w:val="baseline"/>
        <w:rPr>
          <w:sz w:val="30"/>
          <w:szCs w:val="30"/>
        </w:rPr>
      </w:pPr>
    </w:p>
    <w:p w:rsidR="004C03DC" w:rsidRPr="000D3C64" w:rsidRDefault="004C03DC" w:rsidP="000D3C64">
      <w:pPr>
        <w:pStyle w:val="ListParagraph"/>
        <w:spacing w:after="0" w:line="360" w:lineRule="auto"/>
        <w:ind w:left="0"/>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28 A Pakistan cricketer last played a match in Jan 2006. ____________ from his ankle fracture</w:t>
      </w:r>
    </w:p>
    <w:p w:rsidR="004C03DC" w:rsidRPr="000D3C64" w:rsidRDefault="004C03DC" w:rsidP="000D3C64">
      <w:pPr>
        <w:pStyle w:val="ListParagraph"/>
        <w:numPr>
          <w:ilvl w:val="0"/>
          <w:numId w:val="435"/>
        </w:numPr>
        <w:spacing w:after="0" w:line="360" w:lineRule="auto"/>
        <w:ind w:left="360"/>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Yet he is recovered.</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he is yet to recover.</w:t>
      </w:r>
    </w:p>
    <w:p w:rsidR="004C03DC" w:rsidRPr="000D3C64" w:rsidRDefault="004C03DC" w:rsidP="000D3C64">
      <w:pPr>
        <w:pStyle w:val="ListParagraph"/>
        <w:numPr>
          <w:ilvl w:val="0"/>
          <w:numId w:val="435"/>
        </w:numPr>
        <w:spacing w:after="0" w:line="360" w:lineRule="auto"/>
        <w:ind w:left="360"/>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he has still recover.</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he is yet to recovered.</w:t>
      </w:r>
    </w:p>
    <w:p w:rsidR="004C03DC" w:rsidRPr="000D3C64" w:rsidRDefault="004C03DC" w:rsidP="000D3C64">
      <w:pPr>
        <w:spacing w:after="0" w:line="360" w:lineRule="auto"/>
        <w:rPr>
          <w:rFonts w:ascii="Times New Roman" w:eastAsia="Times New Roman" w:hAnsi="Times New Roman" w:cs="Times New Roman"/>
          <w:color w:val="000000"/>
          <w:sz w:val="30"/>
          <w:szCs w:val="30"/>
        </w:rPr>
      </w:pPr>
    </w:p>
    <w:p w:rsidR="004C03DC" w:rsidRPr="000D3C64" w:rsidRDefault="004C03DC" w:rsidP="000D3C64">
      <w:pPr>
        <w:pStyle w:val="ListParagraph"/>
        <w:spacing w:after="0" w:line="360" w:lineRule="auto"/>
        <w:ind w:left="0"/>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29 He is --------------------to acquire knowledge but also to display it.</w:t>
      </w:r>
    </w:p>
    <w:p w:rsidR="004C03DC" w:rsidRPr="000D3C64" w:rsidRDefault="004C03DC" w:rsidP="000D3C64">
      <w:pPr>
        <w:pStyle w:val="ListParagraph"/>
        <w:numPr>
          <w:ilvl w:val="0"/>
          <w:numId w:val="436"/>
        </w:numPr>
        <w:spacing w:after="0" w:line="360" w:lineRule="auto"/>
        <w:ind w:left="360"/>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not only anxious</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c. anxious not only</w:t>
      </w:r>
    </w:p>
    <w:p w:rsidR="004C03DC" w:rsidRPr="000D3C64" w:rsidRDefault="004C03DC" w:rsidP="000D3C64">
      <w:pPr>
        <w:pStyle w:val="ListParagraph"/>
        <w:numPr>
          <w:ilvl w:val="0"/>
          <w:numId w:val="436"/>
        </w:numPr>
        <w:spacing w:after="0" w:line="360" w:lineRule="auto"/>
        <w:ind w:left="360"/>
        <w:rPr>
          <w:rFonts w:ascii="Times New Roman" w:eastAsia="Times New Roman" w:hAnsi="Times New Roman" w:cs="Times New Roman"/>
          <w:sz w:val="30"/>
          <w:szCs w:val="30"/>
        </w:rPr>
      </w:pPr>
      <w:r w:rsidRPr="000D3C64">
        <w:rPr>
          <w:rFonts w:ascii="Times New Roman" w:eastAsia="Times New Roman" w:hAnsi="Times New Roman" w:cs="Times New Roman"/>
          <w:color w:val="000000"/>
          <w:sz w:val="30"/>
          <w:szCs w:val="30"/>
        </w:rPr>
        <w:t>only anxious not</w:t>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r>
      <w:r w:rsidRPr="000D3C64">
        <w:rPr>
          <w:rFonts w:ascii="Times New Roman" w:eastAsia="Times New Roman" w:hAnsi="Times New Roman" w:cs="Times New Roman"/>
          <w:color w:val="000000"/>
          <w:sz w:val="30"/>
          <w:szCs w:val="30"/>
        </w:rPr>
        <w:tab/>
        <w:t>d. only not anxious</w:t>
      </w:r>
    </w:p>
    <w:p w:rsidR="004C03DC" w:rsidRPr="000D3C64" w:rsidRDefault="004C03DC" w:rsidP="000D3C64">
      <w:pPr>
        <w:spacing w:after="0" w:line="360" w:lineRule="auto"/>
        <w:rPr>
          <w:rFonts w:ascii="Times New Roman" w:eastAsia="Times New Roman" w:hAnsi="Times New Roman" w:cs="Times New Roman"/>
          <w:sz w:val="30"/>
          <w:szCs w:val="30"/>
        </w:rPr>
      </w:pPr>
    </w:p>
    <w:p w:rsidR="004C03DC" w:rsidRPr="000D3C64" w:rsidRDefault="004C03DC" w:rsidP="000D3C64">
      <w:pPr>
        <w:pStyle w:val="ListParagraph"/>
        <w:spacing w:after="0" w:line="360" w:lineRule="auto"/>
        <w:ind w:left="0"/>
        <w:rPr>
          <w:rFonts w:ascii="Times New Roman" w:eastAsiaTheme="minorEastAsia" w:hAnsi="Times New Roman" w:cs="Times New Roman"/>
          <w:sz w:val="30"/>
          <w:szCs w:val="30"/>
        </w:rPr>
      </w:pPr>
      <w:r w:rsidRPr="000D3C64">
        <w:rPr>
          <w:rFonts w:ascii="Times New Roman" w:hAnsi="Times New Roman" w:cs="Times New Roman"/>
          <w:sz w:val="30"/>
          <w:szCs w:val="30"/>
        </w:rPr>
        <w:t>30 Mary goes to work __________</w:t>
      </w:r>
    </w:p>
    <w:p w:rsidR="004C03DC" w:rsidRPr="000D3C64" w:rsidRDefault="004C03DC" w:rsidP="000D3C64">
      <w:pPr>
        <w:pStyle w:val="ListParagraph"/>
        <w:numPr>
          <w:ilvl w:val="1"/>
          <w:numId w:val="437"/>
        </w:numPr>
        <w:spacing w:after="0" w:line="360" w:lineRule="auto"/>
        <w:ind w:left="540"/>
        <w:rPr>
          <w:rFonts w:ascii="Times New Roman" w:hAnsi="Times New Roman" w:cs="Times New Roman"/>
          <w:sz w:val="30"/>
          <w:szCs w:val="30"/>
        </w:rPr>
      </w:pPr>
      <w:r w:rsidRPr="000D3C64">
        <w:rPr>
          <w:rFonts w:ascii="Times New Roman" w:hAnsi="Times New Roman" w:cs="Times New Roman"/>
          <w:sz w:val="30"/>
          <w:szCs w:val="30"/>
        </w:rPr>
        <w:t>By walking</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On foot</w:t>
      </w:r>
    </w:p>
    <w:p w:rsidR="004C03DC" w:rsidRPr="000D3C64" w:rsidRDefault="004C03DC" w:rsidP="000D3C64">
      <w:pPr>
        <w:pStyle w:val="ListParagraph"/>
        <w:numPr>
          <w:ilvl w:val="1"/>
          <w:numId w:val="437"/>
        </w:numPr>
        <w:spacing w:after="0" w:line="360" w:lineRule="auto"/>
        <w:ind w:left="540"/>
        <w:rPr>
          <w:rFonts w:ascii="Times New Roman" w:hAnsi="Times New Roman" w:cs="Times New Roman"/>
          <w:sz w:val="30"/>
          <w:szCs w:val="30"/>
        </w:rPr>
      </w:pPr>
      <w:r w:rsidRPr="000D3C64">
        <w:rPr>
          <w:rFonts w:ascii="Times New Roman" w:hAnsi="Times New Roman" w:cs="Times New Roman"/>
          <w:sz w:val="30"/>
          <w:szCs w:val="30"/>
        </w:rPr>
        <w:t>By walk</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While walking</w:t>
      </w:r>
    </w:p>
    <w:p w:rsidR="004C03DC" w:rsidRPr="000D3C64" w:rsidRDefault="004C03DC"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spacing w:after="0" w:line="360" w:lineRule="auto"/>
        <w:rPr>
          <w:rFonts w:ascii="Times New Roman" w:eastAsiaTheme="minorEastAsia" w:hAnsi="Times New Roman" w:cs="Times New Roman"/>
          <w:sz w:val="30"/>
          <w:szCs w:val="30"/>
        </w:rPr>
      </w:pPr>
      <w:r w:rsidRPr="000D3C64">
        <w:rPr>
          <w:rFonts w:ascii="Times New Roman" w:hAnsi="Times New Roman" w:cs="Times New Roman"/>
          <w:sz w:val="30"/>
          <w:szCs w:val="30"/>
        </w:rPr>
        <w:t>31 I always __________ the same mistake</w:t>
      </w:r>
    </w:p>
    <w:p w:rsidR="004C03DC" w:rsidRPr="000D3C64" w:rsidRDefault="004C03DC" w:rsidP="000D3C64">
      <w:pPr>
        <w:pStyle w:val="ListParagraph"/>
        <w:numPr>
          <w:ilvl w:val="0"/>
          <w:numId w:val="438"/>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Seem to do</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Seem to make</w:t>
      </w:r>
    </w:p>
    <w:p w:rsidR="004C03DC" w:rsidRPr="000D3C64" w:rsidRDefault="004C03DC" w:rsidP="000D3C64">
      <w:pPr>
        <w:pStyle w:val="ListParagraph"/>
        <w:numPr>
          <w:ilvl w:val="0"/>
          <w:numId w:val="438"/>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Prefer to make</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Appear to do</w:t>
      </w:r>
    </w:p>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pStyle w:val="ListParagraph"/>
        <w:spacing w:after="0" w:line="360" w:lineRule="auto"/>
        <w:ind w:left="0"/>
        <w:rPr>
          <w:rFonts w:ascii="Times New Roman" w:hAnsi="Times New Roman" w:cs="Times New Roman"/>
          <w:sz w:val="30"/>
          <w:szCs w:val="30"/>
        </w:rPr>
      </w:pPr>
      <w:r w:rsidRPr="000D3C64">
        <w:rPr>
          <w:rFonts w:ascii="Times New Roman" w:hAnsi="Times New Roman" w:cs="Times New Roman"/>
          <w:sz w:val="30"/>
          <w:szCs w:val="30"/>
        </w:rPr>
        <w:t>32_________  Bangalore is an expensive city</w:t>
      </w:r>
    </w:p>
    <w:p w:rsidR="004C03DC" w:rsidRPr="000D3C64" w:rsidRDefault="004C03DC" w:rsidP="000D3C64">
      <w:pPr>
        <w:spacing w:after="0" w:line="360" w:lineRule="auto"/>
        <w:rPr>
          <w:rFonts w:ascii="Times New Roman" w:hAnsi="Times New Roman" w:cs="Times New Roman"/>
          <w:sz w:val="30"/>
          <w:szCs w:val="30"/>
        </w:rPr>
      </w:pPr>
    </w:p>
    <w:p w:rsidR="004C03DC" w:rsidRPr="000D3C64" w:rsidRDefault="004C03DC" w:rsidP="000D3C64">
      <w:pPr>
        <w:pStyle w:val="ListParagraph"/>
        <w:numPr>
          <w:ilvl w:val="0"/>
          <w:numId w:val="439"/>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Majority of the ppl tell</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Most ppl are telling</w:t>
      </w:r>
    </w:p>
    <w:p w:rsidR="004C03DC" w:rsidRPr="000D3C64" w:rsidRDefault="004C03DC" w:rsidP="000D3C64">
      <w:pPr>
        <w:pStyle w:val="ListParagraph"/>
        <w:numPr>
          <w:ilvl w:val="0"/>
          <w:numId w:val="439"/>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Most of the ppl speak</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Majority of the ppl say</w:t>
      </w:r>
    </w:p>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pStyle w:val="ListParagraph"/>
        <w:spacing w:after="0" w:line="360" w:lineRule="auto"/>
        <w:ind w:left="0"/>
        <w:rPr>
          <w:rFonts w:ascii="Times New Roman" w:hAnsi="Times New Roman" w:cs="Times New Roman"/>
          <w:sz w:val="30"/>
          <w:szCs w:val="30"/>
        </w:rPr>
      </w:pPr>
      <w:r w:rsidRPr="000D3C64">
        <w:rPr>
          <w:rFonts w:ascii="Times New Roman" w:hAnsi="Times New Roman" w:cs="Times New Roman"/>
          <w:sz w:val="30"/>
          <w:szCs w:val="30"/>
        </w:rPr>
        <w:t>33 A rather ________ students having trouble in economics</w:t>
      </w:r>
    </w:p>
    <w:p w:rsidR="004C03DC" w:rsidRPr="000D3C64" w:rsidRDefault="004C03DC" w:rsidP="000D3C64">
      <w:pPr>
        <w:pStyle w:val="ListParagraph"/>
        <w:numPr>
          <w:ilvl w:val="0"/>
          <w:numId w:val="440"/>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Large amount</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c. Large proportion</w:t>
      </w:r>
    </w:p>
    <w:p w:rsidR="004C03DC" w:rsidRPr="000D3C64" w:rsidRDefault="004C03DC" w:rsidP="000D3C64">
      <w:pPr>
        <w:pStyle w:val="ListParagraph"/>
        <w:numPr>
          <w:ilvl w:val="0"/>
          <w:numId w:val="440"/>
        </w:numPr>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Large group</w:t>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r>
      <w:r w:rsidRPr="000D3C64">
        <w:rPr>
          <w:rFonts w:ascii="Times New Roman" w:hAnsi="Times New Roman" w:cs="Times New Roman"/>
          <w:sz w:val="30"/>
          <w:szCs w:val="30"/>
        </w:rPr>
        <w:tab/>
        <w:t>d. Large number</w:t>
      </w:r>
    </w:p>
    <w:p w:rsidR="004C03DC" w:rsidRPr="000D3C64" w:rsidRDefault="004C03DC" w:rsidP="000D3C64">
      <w:pPr>
        <w:spacing w:line="360" w:lineRule="auto"/>
        <w:rPr>
          <w:rFonts w:ascii="Times New Roman" w:hAnsi="Times New Roman" w:cs="Times New Roman"/>
          <w:b/>
          <w:bCs/>
          <w:color w:val="FF0000"/>
          <w:sz w:val="30"/>
          <w:szCs w:val="30"/>
        </w:rPr>
      </w:pP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34 </w:t>
      </w:r>
      <w:r w:rsidRPr="000D3C64">
        <w:rPr>
          <w:rFonts w:ascii="Times New Roman" w:hAnsi="Times New Roman"/>
          <w:sz w:val="30"/>
          <w:szCs w:val="30"/>
        </w:rPr>
        <w:t>While still in school, Richard Nixon’s debate coach noticed the young debater’s ability to answer questions ______ and noted that Nixon rarely seemed to address anything ______.</w:t>
      </w:r>
    </w:p>
    <w:p w:rsidR="004C03DC" w:rsidRPr="000D3C64" w:rsidRDefault="004C03DC" w:rsidP="000D3C64">
      <w:pPr>
        <w:pStyle w:val="PlainText"/>
        <w:numPr>
          <w:ilvl w:val="1"/>
          <w:numId w:val="441"/>
        </w:numPr>
        <w:spacing w:line="360" w:lineRule="auto"/>
        <w:rPr>
          <w:rFonts w:ascii="Times New Roman" w:hAnsi="Times New Roman"/>
          <w:sz w:val="30"/>
          <w:szCs w:val="30"/>
        </w:rPr>
      </w:pPr>
      <w:r w:rsidRPr="000D3C64">
        <w:rPr>
          <w:rFonts w:ascii="Times New Roman" w:hAnsi="Times New Roman"/>
          <w:sz w:val="30"/>
          <w:szCs w:val="30"/>
        </w:rPr>
        <w:t>audaciously ... brazenly</w:t>
      </w:r>
    </w:p>
    <w:p w:rsidR="004C03DC" w:rsidRPr="000D3C64" w:rsidRDefault="004C03DC" w:rsidP="000D3C64">
      <w:pPr>
        <w:pStyle w:val="PlainText"/>
        <w:numPr>
          <w:ilvl w:val="1"/>
          <w:numId w:val="441"/>
        </w:numPr>
        <w:spacing w:line="360" w:lineRule="auto"/>
        <w:rPr>
          <w:rFonts w:ascii="Times New Roman" w:hAnsi="Times New Roman"/>
          <w:sz w:val="30"/>
          <w:szCs w:val="30"/>
        </w:rPr>
      </w:pPr>
      <w:r w:rsidRPr="000D3C64">
        <w:rPr>
          <w:rFonts w:ascii="Times New Roman" w:hAnsi="Times New Roman"/>
          <w:sz w:val="30"/>
          <w:szCs w:val="30"/>
        </w:rPr>
        <w:t>ambiguously ... disingenuously</w:t>
      </w:r>
    </w:p>
    <w:p w:rsidR="004C03DC" w:rsidRPr="000D3C64" w:rsidRDefault="004C03DC" w:rsidP="000D3C64">
      <w:pPr>
        <w:pStyle w:val="PlainText"/>
        <w:numPr>
          <w:ilvl w:val="1"/>
          <w:numId w:val="441"/>
        </w:numPr>
        <w:spacing w:line="360" w:lineRule="auto"/>
        <w:rPr>
          <w:rFonts w:ascii="Times New Roman" w:hAnsi="Times New Roman"/>
          <w:sz w:val="30"/>
          <w:szCs w:val="30"/>
        </w:rPr>
      </w:pPr>
      <w:r w:rsidRPr="000D3C64">
        <w:rPr>
          <w:rFonts w:ascii="Times New Roman" w:hAnsi="Times New Roman"/>
          <w:sz w:val="30"/>
          <w:szCs w:val="30"/>
        </w:rPr>
        <w:t>unequivocally ... absolutely</w:t>
      </w:r>
    </w:p>
    <w:p w:rsidR="004C03DC" w:rsidRPr="000D3C64" w:rsidRDefault="004C03DC" w:rsidP="000D3C64">
      <w:pPr>
        <w:pStyle w:val="PlainText"/>
        <w:numPr>
          <w:ilvl w:val="1"/>
          <w:numId w:val="441"/>
        </w:numPr>
        <w:spacing w:line="360" w:lineRule="auto"/>
        <w:rPr>
          <w:rFonts w:ascii="Times New Roman" w:hAnsi="Times New Roman"/>
          <w:sz w:val="30"/>
          <w:szCs w:val="30"/>
        </w:rPr>
      </w:pPr>
      <w:r w:rsidRPr="000D3C64">
        <w:rPr>
          <w:rFonts w:ascii="Times New Roman" w:hAnsi="Times New Roman"/>
          <w:sz w:val="30"/>
          <w:szCs w:val="30"/>
        </w:rPr>
        <w:t>obliquely ... directly</w:t>
      </w:r>
    </w:p>
    <w:p w:rsidR="004C03DC" w:rsidRPr="000D3C64" w:rsidRDefault="004C03DC" w:rsidP="000D3C64">
      <w:pPr>
        <w:pStyle w:val="PlainText"/>
        <w:numPr>
          <w:ilvl w:val="1"/>
          <w:numId w:val="441"/>
        </w:numPr>
        <w:spacing w:line="360" w:lineRule="auto"/>
        <w:rPr>
          <w:rFonts w:ascii="Times New Roman" w:hAnsi="Times New Roman"/>
          <w:sz w:val="30"/>
          <w:szCs w:val="30"/>
        </w:rPr>
      </w:pPr>
      <w:r w:rsidRPr="000D3C64">
        <w:rPr>
          <w:rFonts w:ascii="Times New Roman" w:hAnsi="Times New Roman"/>
          <w:sz w:val="30"/>
          <w:szCs w:val="30"/>
        </w:rPr>
        <w:t>bluntly ... explicitly</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rPr>
        <w:t xml:space="preserve">                     </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35 </w:t>
      </w:r>
      <w:r w:rsidRPr="000D3C64">
        <w:rPr>
          <w:rFonts w:ascii="Times New Roman" w:hAnsi="Times New Roman"/>
          <w:sz w:val="30"/>
          <w:szCs w:val="30"/>
        </w:rPr>
        <w:t>Mrs. Rubin was taken aback by Timothy's ______, as she had never before seen a child disrespect his elders so blatantly.</w:t>
      </w:r>
    </w:p>
    <w:p w:rsidR="004C03DC" w:rsidRPr="000D3C64" w:rsidRDefault="004C03DC" w:rsidP="000D3C64">
      <w:pPr>
        <w:pStyle w:val="PlainText"/>
        <w:numPr>
          <w:ilvl w:val="1"/>
          <w:numId w:val="442"/>
        </w:numPr>
        <w:spacing w:line="360" w:lineRule="auto"/>
        <w:rPr>
          <w:rFonts w:ascii="Times New Roman" w:hAnsi="Times New Roman"/>
          <w:sz w:val="30"/>
          <w:szCs w:val="30"/>
        </w:rPr>
      </w:pPr>
      <w:r w:rsidRPr="000D3C64">
        <w:rPr>
          <w:rFonts w:ascii="Times New Roman" w:hAnsi="Times New Roman"/>
          <w:sz w:val="30"/>
          <w:szCs w:val="30"/>
        </w:rPr>
        <w:t>Jauntiness</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humility</w:t>
      </w:r>
    </w:p>
    <w:p w:rsidR="004C03DC" w:rsidRPr="000D3C64" w:rsidRDefault="004C03DC" w:rsidP="000D3C64">
      <w:pPr>
        <w:pStyle w:val="PlainText"/>
        <w:numPr>
          <w:ilvl w:val="1"/>
          <w:numId w:val="442"/>
        </w:numPr>
        <w:spacing w:line="360" w:lineRule="auto"/>
        <w:rPr>
          <w:rFonts w:ascii="Times New Roman" w:hAnsi="Times New Roman"/>
          <w:sz w:val="30"/>
          <w:szCs w:val="30"/>
        </w:rPr>
      </w:pPr>
      <w:r w:rsidRPr="000D3C64">
        <w:rPr>
          <w:rFonts w:ascii="Times New Roman" w:hAnsi="Times New Roman"/>
          <w:sz w:val="30"/>
          <w:szCs w:val="30"/>
        </w:rPr>
        <w:t>Reverence</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e. obsequiousness</w:t>
      </w:r>
    </w:p>
    <w:p w:rsidR="004C03DC" w:rsidRPr="000D3C64" w:rsidRDefault="004C03DC" w:rsidP="000D3C64">
      <w:pPr>
        <w:pStyle w:val="PlainText"/>
        <w:numPr>
          <w:ilvl w:val="1"/>
          <w:numId w:val="442"/>
        </w:numPr>
        <w:spacing w:line="360" w:lineRule="auto"/>
        <w:rPr>
          <w:rFonts w:ascii="Times New Roman" w:hAnsi="Times New Roman"/>
          <w:sz w:val="30"/>
          <w:szCs w:val="30"/>
        </w:rPr>
      </w:pPr>
      <w:r w:rsidRPr="000D3C64">
        <w:rPr>
          <w:rFonts w:ascii="Times New Roman" w:hAnsi="Times New Roman"/>
          <w:sz w:val="30"/>
          <w:szCs w:val="30"/>
        </w:rPr>
        <w:t>impudence</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rPr>
        <w:t xml:space="preserve">                     </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36 </w:t>
      </w:r>
      <w:r w:rsidRPr="000D3C64">
        <w:rPr>
          <w:rFonts w:ascii="Times New Roman" w:hAnsi="Times New Roman"/>
          <w:sz w:val="30"/>
          <w:szCs w:val="30"/>
        </w:rPr>
        <w:t>Many states use a point system in which each driving infraction is worth a certain number of points, and if one exceeds a certain number of cumulative points in a year, his or her driving privileges are ______ until a later date, at which time the driver may reapply for his or her license.</w:t>
      </w:r>
    </w:p>
    <w:p w:rsidR="004C03DC" w:rsidRPr="000D3C64" w:rsidRDefault="004C03DC" w:rsidP="000D3C64">
      <w:pPr>
        <w:pStyle w:val="PlainText"/>
        <w:numPr>
          <w:ilvl w:val="2"/>
          <w:numId w:val="443"/>
        </w:numPr>
        <w:spacing w:line="360" w:lineRule="auto"/>
        <w:rPr>
          <w:rFonts w:ascii="Times New Roman" w:hAnsi="Times New Roman"/>
          <w:sz w:val="30"/>
          <w:szCs w:val="30"/>
        </w:rPr>
      </w:pPr>
      <w:r w:rsidRPr="000D3C64">
        <w:rPr>
          <w:rFonts w:ascii="Times New Roman" w:hAnsi="Times New Roman"/>
          <w:sz w:val="30"/>
          <w:szCs w:val="30"/>
        </w:rPr>
        <w:t>Revoked</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curbed</w:t>
      </w:r>
    </w:p>
    <w:p w:rsidR="004C03DC" w:rsidRPr="000D3C64" w:rsidRDefault="004C03DC" w:rsidP="000D3C64">
      <w:pPr>
        <w:pStyle w:val="PlainText"/>
        <w:numPr>
          <w:ilvl w:val="2"/>
          <w:numId w:val="443"/>
        </w:numPr>
        <w:spacing w:line="360" w:lineRule="auto"/>
        <w:rPr>
          <w:rFonts w:ascii="Times New Roman" w:hAnsi="Times New Roman"/>
          <w:sz w:val="30"/>
          <w:szCs w:val="30"/>
        </w:rPr>
      </w:pPr>
      <w:r w:rsidRPr="000D3C64">
        <w:rPr>
          <w:rFonts w:ascii="Times New Roman" w:hAnsi="Times New Roman"/>
          <w:sz w:val="30"/>
          <w:szCs w:val="30"/>
        </w:rPr>
        <w:t>Recuperated</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e. instituted</w:t>
      </w:r>
    </w:p>
    <w:p w:rsidR="004C03DC" w:rsidRPr="000D3C64" w:rsidRDefault="004C03DC" w:rsidP="000D3C64">
      <w:pPr>
        <w:pStyle w:val="PlainText"/>
        <w:numPr>
          <w:ilvl w:val="2"/>
          <w:numId w:val="443"/>
        </w:numPr>
        <w:spacing w:line="360" w:lineRule="auto"/>
        <w:rPr>
          <w:rFonts w:ascii="Times New Roman" w:hAnsi="Times New Roman"/>
          <w:sz w:val="30"/>
          <w:szCs w:val="30"/>
        </w:rPr>
      </w:pPr>
      <w:r w:rsidRPr="000D3C64">
        <w:rPr>
          <w:rFonts w:ascii="Times New Roman" w:hAnsi="Times New Roman"/>
          <w:sz w:val="30"/>
          <w:szCs w:val="30"/>
        </w:rPr>
        <w:t>reprimanded</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rPr>
        <w:t xml:space="preserve">                   </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37 </w:t>
      </w:r>
      <w:r w:rsidRPr="000D3C64">
        <w:rPr>
          <w:rFonts w:ascii="Times New Roman" w:hAnsi="Times New Roman"/>
          <w:sz w:val="30"/>
          <w:szCs w:val="30"/>
        </w:rPr>
        <w:t>Though usually ______, my neighbor’s cat was quite ______when it came to defending what she considered her territory; luckily for her, she would often win the fights she started.</w:t>
      </w:r>
    </w:p>
    <w:p w:rsidR="004C03DC" w:rsidRPr="000D3C64" w:rsidRDefault="004C03DC" w:rsidP="000D3C64">
      <w:pPr>
        <w:pStyle w:val="PlainText"/>
        <w:numPr>
          <w:ilvl w:val="2"/>
          <w:numId w:val="444"/>
        </w:numPr>
        <w:spacing w:line="360" w:lineRule="auto"/>
        <w:rPr>
          <w:rFonts w:ascii="Times New Roman" w:hAnsi="Times New Roman"/>
          <w:sz w:val="30"/>
          <w:szCs w:val="30"/>
        </w:rPr>
      </w:pPr>
      <w:r w:rsidRPr="000D3C64">
        <w:rPr>
          <w:rFonts w:ascii="Times New Roman" w:hAnsi="Times New Roman"/>
          <w:sz w:val="30"/>
          <w:szCs w:val="30"/>
        </w:rPr>
        <w:t>antagonistic ... placatory</w:t>
      </w:r>
    </w:p>
    <w:p w:rsidR="004C03DC" w:rsidRPr="000D3C64" w:rsidRDefault="004C03DC" w:rsidP="000D3C64">
      <w:pPr>
        <w:pStyle w:val="PlainText"/>
        <w:numPr>
          <w:ilvl w:val="2"/>
          <w:numId w:val="444"/>
        </w:numPr>
        <w:spacing w:line="360" w:lineRule="auto"/>
        <w:rPr>
          <w:rFonts w:ascii="Times New Roman" w:hAnsi="Times New Roman"/>
          <w:sz w:val="30"/>
          <w:szCs w:val="30"/>
        </w:rPr>
      </w:pPr>
      <w:r w:rsidRPr="000D3C64">
        <w:rPr>
          <w:rFonts w:ascii="Times New Roman" w:hAnsi="Times New Roman"/>
          <w:sz w:val="30"/>
          <w:szCs w:val="30"/>
        </w:rPr>
        <w:t>cantankerous ... belligerent</w:t>
      </w:r>
    </w:p>
    <w:p w:rsidR="004C03DC" w:rsidRPr="000D3C64" w:rsidRDefault="004C03DC" w:rsidP="000D3C64">
      <w:pPr>
        <w:pStyle w:val="PlainText"/>
        <w:numPr>
          <w:ilvl w:val="2"/>
          <w:numId w:val="444"/>
        </w:numPr>
        <w:spacing w:line="360" w:lineRule="auto"/>
        <w:rPr>
          <w:rFonts w:ascii="Times New Roman" w:hAnsi="Times New Roman"/>
          <w:sz w:val="30"/>
          <w:szCs w:val="30"/>
        </w:rPr>
      </w:pPr>
      <w:r w:rsidRPr="000D3C64">
        <w:rPr>
          <w:rFonts w:ascii="Times New Roman" w:hAnsi="Times New Roman"/>
          <w:sz w:val="30"/>
          <w:szCs w:val="30"/>
        </w:rPr>
        <w:t>serene ... amicable</w:t>
      </w:r>
    </w:p>
    <w:p w:rsidR="004C03DC" w:rsidRPr="000D3C64" w:rsidRDefault="004C03DC" w:rsidP="000D3C64">
      <w:pPr>
        <w:pStyle w:val="PlainText"/>
        <w:numPr>
          <w:ilvl w:val="2"/>
          <w:numId w:val="444"/>
        </w:numPr>
        <w:spacing w:line="360" w:lineRule="auto"/>
        <w:rPr>
          <w:rFonts w:ascii="Times New Roman" w:hAnsi="Times New Roman"/>
          <w:sz w:val="30"/>
          <w:szCs w:val="30"/>
        </w:rPr>
      </w:pPr>
      <w:r w:rsidRPr="000D3C64">
        <w:rPr>
          <w:rFonts w:ascii="Times New Roman" w:hAnsi="Times New Roman"/>
          <w:sz w:val="30"/>
          <w:szCs w:val="30"/>
        </w:rPr>
        <w:t>aggressive ... pacifistic</w:t>
      </w:r>
    </w:p>
    <w:p w:rsidR="004C03DC" w:rsidRPr="000D3C64" w:rsidRDefault="004C03DC" w:rsidP="000D3C64">
      <w:pPr>
        <w:pStyle w:val="PlainText"/>
        <w:numPr>
          <w:ilvl w:val="2"/>
          <w:numId w:val="444"/>
        </w:numPr>
        <w:spacing w:line="360" w:lineRule="auto"/>
        <w:rPr>
          <w:rFonts w:ascii="Times New Roman" w:hAnsi="Times New Roman"/>
          <w:sz w:val="30"/>
          <w:szCs w:val="30"/>
        </w:rPr>
      </w:pPr>
      <w:r w:rsidRPr="000D3C64">
        <w:rPr>
          <w:rFonts w:ascii="Times New Roman" w:hAnsi="Times New Roman"/>
          <w:sz w:val="30"/>
          <w:szCs w:val="30"/>
        </w:rPr>
        <w:t>peaceful ... pugnacious</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rPr>
        <w:t xml:space="preserve">                   </w:t>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38 </w:t>
      </w:r>
      <w:r w:rsidRPr="000D3C64">
        <w:rPr>
          <w:rFonts w:ascii="Times New Roman" w:hAnsi="Times New Roman"/>
          <w:sz w:val="30"/>
          <w:szCs w:val="30"/>
        </w:rPr>
        <w:t>The council woman accused the city manager of ______, alleging that he abused his power to help secure a contract beneficial to his own personal bank account.</w:t>
      </w:r>
    </w:p>
    <w:p w:rsidR="004C03DC" w:rsidRPr="000D3C64" w:rsidRDefault="004C03DC" w:rsidP="000D3C64">
      <w:pPr>
        <w:pStyle w:val="PlainText"/>
        <w:numPr>
          <w:ilvl w:val="1"/>
          <w:numId w:val="445"/>
        </w:numPr>
        <w:spacing w:line="360" w:lineRule="auto"/>
        <w:rPr>
          <w:rFonts w:ascii="Times New Roman" w:hAnsi="Times New Roman"/>
          <w:sz w:val="30"/>
          <w:szCs w:val="30"/>
        </w:rPr>
      </w:pPr>
      <w:r w:rsidRPr="000D3C64">
        <w:rPr>
          <w:rFonts w:ascii="Times New Roman" w:hAnsi="Times New Roman"/>
          <w:sz w:val="30"/>
          <w:szCs w:val="30"/>
        </w:rPr>
        <w:t>Malfeasance</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bribery</w:t>
      </w:r>
    </w:p>
    <w:p w:rsidR="004C03DC" w:rsidRPr="000D3C64" w:rsidRDefault="004C03DC" w:rsidP="000D3C64">
      <w:pPr>
        <w:pStyle w:val="PlainText"/>
        <w:numPr>
          <w:ilvl w:val="1"/>
          <w:numId w:val="445"/>
        </w:numPr>
        <w:spacing w:line="360" w:lineRule="auto"/>
        <w:rPr>
          <w:rFonts w:ascii="Times New Roman" w:hAnsi="Times New Roman"/>
          <w:sz w:val="30"/>
          <w:szCs w:val="30"/>
        </w:rPr>
      </w:pPr>
      <w:r w:rsidRPr="000D3C64">
        <w:rPr>
          <w:rFonts w:ascii="Times New Roman" w:hAnsi="Times New Roman"/>
          <w:sz w:val="30"/>
          <w:szCs w:val="30"/>
        </w:rPr>
        <w:t>Unscrupulousness</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e. misconduct</w:t>
      </w:r>
    </w:p>
    <w:p w:rsidR="004C03DC" w:rsidRPr="000D3C64" w:rsidRDefault="004C03DC" w:rsidP="000D3C64">
      <w:pPr>
        <w:pStyle w:val="PlainText"/>
        <w:numPr>
          <w:ilvl w:val="1"/>
          <w:numId w:val="445"/>
        </w:numPr>
        <w:spacing w:line="360" w:lineRule="auto"/>
        <w:rPr>
          <w:rFonts w:ascii="Times New Roman" w:hAnsi="Times New Roman"/>
          <w:sz w:val="30"/>
          <w:szCs w:val="30"/>
        </w:rPr>
      </w:pPr>
      <w:r w:rsidRPr="000D3C64">
        <w:rPr>
          <w:rFonts w:ascii="Times New Roman" w:hAnsi="Times New Roman"/>
          <w:sz w:val="30"/>
          <w:szCs w:val="30"/>
        </w:rPr>
        <w:t>depravity</w:t>
      </w:r>
    </w:p>
    <w:p w:rsidR="004C03DC" w:rsidRPr="000D3C64" w:rsidRDefault="004C03DC" w:rsidP="000D3C64">
      <w:pPr>
        <w:pStyle w:val="PlainText"/>
        <w:spacing w:line="360" w:lineRule="auto"/>
        <w:ind w:left="1440"/>
        <w:rPr>
          <w:rFonts w:ascii="Times New Roman" w:hAnsi="Times New Roman"/>
          <w:sz w:val="30"/>
          <w:szCs w:val="30"/>
        </w:rPr>
      </w:pP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39 </w:t>
      </w:r>
      <w:r w:rsidRPr="000D3C64">
        <w:rPr>
          <w:rFonts w:ascii="Times New Roman" w:hAnsi="Times New Roman"/>
          <w:sz w:val="30"/>
          <w:szCs w:val="30"/>
        </w:rPr>
        <w:t>Though not appreciated in the author’s own lifetime, Thomas Paine’s The Age of Reason has come to be recognized as a ______ work, one that profoundly impacted Western theology for generations.</w:t>
      </w:r>
    </w:p>
    <w:p w:rsidR="004C03DC" w:rsidRPr="000D3C64" w:rsidRDefault="004C03DC" w:rsidP="000D3C64">
      <w:pPr>
        <w:pStyle w:val="PlainText"/>
        <w:numPr>
          <w:ilvl w:val="0"/>
          <w:numId w:val="446"/>
        </w:numPr>
        <w:spacing w:line="360" w:lineRule="auto"/>
        <w:rPr>
          <w:rFonts w:ascii="Times New Roman" w:hAnsi="Times New Roman"/>
          <w:sz w:val="30"/>
          <w:szCs w:val="30"/>
        </w:rPr>
      </w:pPr>
      <w:r w:rsidRPr="000D3C64">
        <w:rPr>
          <w:rFonts w:ascii="Times New Roman" w:hAnsi="Times New Roman"/>
          <w:sz w:val="30"/>
          <w:szCs w:val="30"/>
        </w:rPr>
        <w:t>Controversial</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trifling</w:t>
      </w:r>
    </w:p>
    <w:p w:rsidR="004C03DC" w:rsidRPr="000D3C64" w:rsidRDefault="004C03DC" w:rsidP="000D3C64">
      <w:pPr>
        <w:pStyle w:val="PlainText"/>
        <w:numPr>
          <w:ilvl w:val="0"/>
          <w:numId w:val="446"/>
        </w:numPr>
        <w:spacing w:line="360" w:lineRule="auto"/>
        <w:rPr>
          <w:rFonts w:ascii="Times New Roman" w:hAnsi="Times New Roman"/>
          <w:sz w:val="30"/>
          <w:szCs w:val="30"/>
        </w:rPr>
      </w:pPr>
      <w:r w:rsidRPr="000D3C64">
        <w:rPr>
          <w:rFonts w:ascii="Times New Roman" w:hAnsi="Times New Roman"/>
          <w:sz w:val="30"/>
          <w:szCs w:val="30"/>
        </w:rPr>
        <w:t>Negligible</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e. provocative</w:t>
      </w:r>
    </w:p>
    <w:p w:rsidR="004C03DC" w:rsidRPr="000D3C64" w:rsidRDefault="004C03DC" w:rsidP="000D3C64">
      <w:pPr>
        <w:pStyle w:val="PlainText"/>
        <w:numPr>
          <w:ilvl w:val="0"/>
          <w:numId w:val="446"/>
        </w:numPr>
        <w:tabs>
          <w:tab w:val="left" w:pos="3432"/>
        </w:tabs>
        <w:spacing w:line="360" w:lineRule="auto"/>
        <w:rPr>
          <w:rFonts w:ascii="Times New Roman" w:hAnsi="Times New Roman"/>
          <w:sz w:val="30"/>
          <w:szCs w:val="30"/>
        </w:rPr>
      </w:pPr>
      <w:r w:rsidRPr="000D3C64">
        <w:rPr>
          <w:rFonts w:ascii="Times New Roman" w:hAnsi="Times New Roman"/>
          <w:sz w:val="30"/>
          <w:szCs w:val="30"/>
        </w:rPr>
        <w:t>seminal</w:t>
      </w:r>
      <w:r w:rsidRPr="000D3C64">
        <w:rPr>
          <w:rFonts w:ascii="Times New Roman" w:hAnsi="Times New Roman"/>
          <w:sz w:val="30"/>
          <w:szCs w:val="30"/>
        </w:rPr>
        <w:tab/>
      </w: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rPr>
        <w:t xml:space="preserve">                      </w:t>
      </w:r>
    </w:p>
    <w:p w:rsidR="004C03DC" w:rsidRPr="000D3C64" w:rsidRDefault="004C03DC" w:rsidP="000D3C64">
      <w:pPr>
        <w:spacing w:after="0" w:line="360" w:lineRule="auto"/>
        <w:rPr>
          <w:rFonts w:ascii="Times New Roman" w:hAnsi="Times New Roman" w:cs="Times New Roman"/>
          <w:bCs/>
          <w:sz w:val="30"/>
          <w:szCs w:val="30"/>
          <w:shd w:val="clear" w:color="auto" w:fill="FFFFFF"/>
        </w:rPr>
      </w:pPr>
    </w:p>
    <w:p w:rsidR="004C03DC" w:rsidRPr="000D3C64" w:rsidRDefault="004C03DC" w:rsidP="000D3C64">
      <w:pPr>
        <w:pStyle w:val="PlainText"/>
        <w:spacing w:line="360" w:lineRule="auto"/>
        <w:rPr>
          <w:rFonts w:ascii="Times New Roman" w:hAnsi="Times New Roman"/>
          <w:sz w:val="30"/>
          <w:szCs w:val="30"/>
        </w:rPr>
      </w:pPr>
      <w:r w:rsidRPr="000D3C64">
        <w:rPr>
          <w:rFonts w:ascii="Times New Roman" w:hAnsi="Times New Roman"/>
          <w:sz w:val="30"/>
          <w:szCs w:val="30"/>
          <w:lang w:val="en-IN"/>
        </w:rPr>
        <w:t xml:space="preserve">40 </w:t>
      </w:r>
      <w:r w:rsidRPr="000D3C64">
        <w:rPr>
          <w:rFonts w:ascii="Times New Roman" w:hAnsi="Times New Roman"/>
          <w:sz w:val="30"/>
          <w:szCs w:val="30"/>
        </w:rPr>
        <w:t>Most felt that Carlton’s ______ made him incredibly unpopular, since people seldom wish to be friends with someone who constantly looks down on them.</w:t>
      </w:r>
    </w:p>
    <w:p w:rsidR="004C03DC" w:rsidRPr="000D3C64" w:rsidRDefault="004C03DC" w:rsidP="000D3C64">
      <w:pPr>
        <w:pStyle w:val="PlainText"/>
        <w:numPr>
          <w:ilvl w:val="0"/>
          <w:numId w:val="447"/>
        </w:numPr>
        <w:spacing w:line="360" w:lineRule="auto"/>
        <w:rPr>
          <w:rFonts w:ascii="Times New Roman" w:hAnsi="Times New Roman"/>
          <w:sz w:val="30"/>
          <w:szCs w:val="30"/>
        </w:rPr>
      </w:pPr>
      <w:r w:rsidRPr="000D3C64">
        <w:rPr>
          <w:rFonts w:ascii="Times New Roman" w:hAnsi="Times New Roman"/>
          <w:sz w:val="30"/>
          <w:szCs w:val="30"/>
        </w:rPr>
        <w:t xml:space="preserve"> Superciliousness</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d. modesty</w:t>
      </w:r>
    </w:p>
    <w:p w:rsidR="004C03DC" w:rsidRPr="000D3C64" w:rsidRDefault="004C03DC" w:rsidP="000D3C64">
      <w:pPr>
        <w:pStyle w:val="PlainText"/>
        <w:numPr>
          <w:ilvl w:val="0"/>
          <w:numId w:val="447"/>
        </w:numPr>
        <w:spacing w:line="360" w:lineRule="auto"/>
        <w:rPr>
          <w:rFonts w:ascii="Times New Roman" w:hAnsi="Times New Roman"/>
          <w:sz w:val="30"/>
          <w:szCs w:val="30"/>
        </w:rPr>
      </w:pPr>
      <w:r w:rsidRPr="000D3C64">
        <w:rPr>
          <w:rFonts w:ascii="Times New Roman" w:hAnsi="Times New Roman"/>
          <w:sz w:val="30"/>
          <w:szCs w:val="30"/>
        </w:rPr>
        <w:t xml:space="preserve"> Apathy</w:t>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r>
      <w:r w:rsidRPr="000D3C64">
        <w:rPr>
          <w:rFonts w:ascii="Times New Roman" w:hAnsi="Times New Roman"/>
          <w:sz w:val="30"/>
          <w:szCs w:val="30"/>
        </w:rPr>
        <w:tab/>
        <w:t>e. insensitivity</w:t>
      </w:r>
    </w:p>
    <w:p w:rsidR="004C03DC" w:rsidRPr="000D3C64" w:rsidRDefault="004C03DC" w:rsidP="000D3C64">
      <w:pPr>
        <w:pStyle w:val="PlainText"/>
        <w:numPr>
          <w:ilvl w:val="0"/>
          <w:numId w:val="447"/>
        </w:numPr>
        <w:spacing w:line="360" w:lineRule="auto"/>
        <w:rPr>
          <w:rFonts w:ascii="Times New Roman" w:hAnsi="Times New Roman"/>
          <w:sz w:val="30"/>
          <w:szCs w:val="30"/>
        </w:rPr>
      </w:pPr>
      <w:r w:rsidRPr="000D3C64">
        <w:rPr>
          <w:rFonts w:ascii="Times New Roman" w:hAnsi="Times New Roman"/>
          <w:sz w:val="30"/>
          <w:szCs w:val="30"/>
        </w:rPr>
        <w:t>gregariousness</w:t>
      </w:r>
    </w:p>
    <w:p w:rsidR="004C03DC" w:rsidRPr="000D3C64" w:rsidRDefault="004C03DC" w:rsidP="000D3C64">
      <w:pPr>
        <w:spacing w:line="360" w:lineRule="auto"/>
        <w:rPr>
          <w:rFonts w:ascii="Times New Roman" w:hAnsi="Times New Roman" w:cs="Times New Roman"/>
          <w:b/>
          <w:bCs/>
          <w:color w:val="FF0000"/>
          <w:sz w:val="30"/>
          <w:szCs w:val="30"/>
        </w:rPr>
      </w:pPr>
      <w:r w:rsidRPr="000D3C64">
        <w:rPr>
          <w:rFonts w:ascii="Times New Roman" w:hAnsi="Times New Roman" w:cs="Times New Roman"/>
          <w:sz w:val="30"/>
          <w:szCs w:val="30"/>
        </w:rPr>
        <w:t xml:space="preserve">    </w:t>
      </w:r>
    </w:p>
    <w:p w:rsidR="004C03DC" w:rsidRPr="000D3C64" w:rsidRDefault="004C03DC" w:rsidP="000D3C64">
      <w:pPr>
        <w:spacing w:after="0" w:line="360" w:lineRule="auto"/>
        <w:ind w:left="283" w:right="411" w:hanging="283"/>
        <w:rPr>
          <w:rFonts w:ascii="Times New Roman" w:hAnsi="Times New Roman" w:cs="Times New Roman"/>
          <w:sz w:val="30"/>
          <w:szCs w:val="30"/>
        </w:rPr>
      </w:pPr>
      <w:r w:rsidRPr="000D3C64">
        <w:rPr>
          <w:rFonts w:ascii="Times New Roman" w:hAnsi="Times New Roman" w:cs="Times New Roman"/>
          <w:sz w:val="30"/>
          <w:szCs w:val="30"/>
        </w:rPr>
        <w:t xml:space="preserve">41  They seem to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the idea of working up plans</w:t>
      </w:r>
    </w:p>
    <w:p w:rsidR="004C03DC" w:rsidRPr="000D3C64" w:rsidRDefault="004C03DC" w:rsidP="000D3C64">
      <w:pPr>
        <w:spacing w:after="0" w:line="360" w:lineRule="auto"/>
        <w:ind w:left="283" w:right="411" w:hanging="283"/>
        <w:rPr>
          <w:rFonts w:ascii="Times New Roman" w:hAnsi="Times New Roman" w:cs="Times New Roman"/>
          <w:sz w:val="30"/>
          <w:szCs w:val="30"/>
        </w:rPr>
      </w:pPr>
      <w:r w:rsidRPr="000D3C64">
        <w:rPr>
          <w:rFonts w:ascii="Times New Roman" w:hAnsi="Times New Roman" w:cs="Times New Roman"/>
          <w:sz w:val="30"/>
          <w:szCs w:val="30"/>
        </w:rPr>
        <w:t xml:space="preserve">      a.  cherish … relentlessly</w:t>
      </w:r>
    </w:p>
    <w:p w:rsidR="004C03DC" w:rsidRPr="000D3C64" w:rsidRDefault="004C03DC" w:rsidP="000D3C64">
      <w:pPr>
        <w:spacing w:after="0" w:line="360" w:lineRule="auto"/>
        <w:ind w:left="283" w:right="411" w:hanging="283"/>
        <w:rPr>
          <w:rFonts w:ascii="Times New Roman" w:hAnsi="Times New Roman" w:cs="Times New Roman"/>
          <w:position w:val="1"/>
          <w:sz w:val="30"/>
          <w:szCs w:val="30"/>
        </w:rPr>
      </w:pPr>
      <w:r w:rsidRPr="000D3C64">
        <w:rPr>
          <w:rFonts w:ascii="Times New Roman" w:hAnsi="Times New Roman" w:cs="Times New Roman"/>
          <w:position w:val="1"/>
          <w:sz w:val="30"/>
          <w:szCs w:val="30"/>
        </w:rPr>
        <w:t xml:space="preserve">      b.  impede … meticulously</w:t>
      </w:r>
    </w:p>
    <w:p w:rsidR="004C03DC" w:rsidRPr="000D3C64" w:rsidRDefault="004C03DC" w:rsidP="000D3C64">
      <w:pPr>
        <w:spacing w:after="0" w:line="360" w:lineRule="auto"/>
        <w:ind w:left="283" w:right="411" w:hanging="283"/>
        <w:rPr>
          <w:rFonts w:ascii="Times New Roman" w:hAnsi="Times New Roman" w:cs="Times New Roman"/>
          <w:sz w:val="30"/>
          <w:szCs w:val="30"/>
        </w:rPr>
      </w:pPr>
      <w:r w:rsidRPr="000D3C64">
        <w:rPr>
          <w:rFonts w:ascii="Times New Roman" w:hAnsi="Times New Roman" w:cs="Times New Roman"/>
          <w:sz w:val="30"/>
          <w:szCs w:val="30"/>
        </w:rPr>
        <w:t xml:space="preserve">      c.   endorse - incoherently </w:t>
      </w:r>
    </w:p>
    <w:p w:rsidR="004C03DC" w:rsidRPr="000D3C64" w:rsidRDefault="004C03DC" w:rsidP="000D3C64">
      <w:pPr>
        <w:spacing w:after="0" w:line="360" w:lineRule="auto"/>
        <w:ind w:left="283" w:right="411" w:hanging="283"/>
        <w:rPr>
          <w:rFonts w:ascii="Times New Roman" w:hAnsi="Times New Roman" w:cs="Times New Roman"/>
          <w:sz w:val="30"/>
          <w:szCs w:val="30"/>
        </w:rPr>
      </w:pPr>
      <w:r w:rsidRPr="000D3C64">
        <w:rPr>
          <w:rFonts w:ascii="Times New Roman" w:hAnsi="Times New Roman" w:cs="Times New Roman"/>
          <w:sz w:val="30"/>
          <w:szCs w:val="30"/>
        </w:rPr>
        <w:t xml:space="preserve">      d.  Embody- perennially</w:t>
      </w:r>
    </w:p>
    <w:p w:rsidR="004C03DC" w:rsidRPr="000D3C64" w:rsidRDefault="004C03DC" w:rsidP="000D3C64">
      <w:pPr>
        <w:spacing w:before="9" w:after="0" w:line="360" w:lineRule="auto"/>
        <w:rPr>
          <w:rFonts w:ascii="Times New Roman" w:eastAsia="Times New Roman" w:hAnsi="Times New Roman" w:cs="Times New Roman"/>
          <w:sz w:val="30"/>
          <w:szCs w:val="30"/>
        </w:rPr>
      </w:pPr>
    </w:p>
    <w:p w:rsidR="004C03DC" w:rsidRPr="000D3C64" w:rsidRDefault="004C03DC" w:rsidP="000D3C64">
      <w:pPr>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42 The trail grew faint, for the soil was scanty and the only  herbage  was  this  ……….  straw  that  they  lay upon the ground.</w:t>
      </w:r>
    </w:p>
    <w:p w:rsidR="004C03DC" w:rsidRPr="000D3C64" w:rsidRDefault="004C03DC" w:rsidP="000D3C64">
      <w:pPr>
        <w:spacing w:before="8" w:after="0" w:line="360" w:lineRule="auto"/>
        <w:ind w:left="283" w:right="1302"/>
        <w:rPr>
          <w:rFonts w:ascii="Times New Roman" w:hAnsi="Times New Roman" w:cs="Times New Roman"/>
          <w:sz w:val="30"/>
          <w:szCs w:val="30"/>
        </w:rPr>
      </w:pPr>
      <w:r w:rsidRPr="000D3C64">
        <w:rPr>
          <w:rFonts w:ascii="Times New Roman" w:hAnsi="Times New Roman" w:cs="Times New Roman"/>
          <w:sz w:val="30"/>
          <w:szCs w:val="30"/>
        </w:rPr>
        <w:t xml:space="preserve">a.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lush-green                   b.  intricate            c.   scorched                          d.  agog</w:t>
      </w:r>
    </w:p>
    <w:p w:rsidR="004C03DC" w:rsidRPr="000D3C64" w:rsidRDefault="004C03DC" w:rsidP="000D3C64">
      <w:pPr>
        <w:spacing w:before="8" w:after="0" w:line="360" w:lineRule="auto"/>
        <w:rPr>
          <w:rFonts w:ascii="Times New Roman" w:eastAsia="Times New Roman" w:hAnsi="Times New Roman" w:cs="Times New Roman"/>
          <w:sz w:val="30"/>
          <w:szCs w:val="30"/>
        </w:rPr>
      </w:pPr>
    </w:p>
    <w:p w:rsidR="004C03DC" w:rsidRPr="000D3C64" w:rsidRDefault="004C03DC" w:rsidP="000D3C64">
      <w:pPr>
        <w:spacing w:after="0" w:line="360" w:lineRule="auto"/>
        <w:ind w:left="283" w:right="68"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43. When shopping malls become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pantheons, you may be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an atheist if you shy away from them.</w:t>
      </w:r>
    </w:p>
    <w:p w:rsidR="004C03DC" w:rsidRPr="000D3C64" w:rsidRDefault="004C03DC" w:rsidP="000D3C64">
      <w:pPr>
        <w:spacing w:before="4" w:after="0" w:line="360" w:lineRule="auto"/>
        <w:rPr>
          <w:rFonts w:ascii="Times New Roman" w:eastAsia="Times New Roman" w:hAnsi="Times New Roman" w:cs="Times New Roman"/>
          <w:sz w:val="30"/>
          <w:szCs w:val="30"/>
        </w:rPr>
      </w:pPr>
    </w:p>
    <w:p w:rsidR="004C03DC" w:rsidRPr="000D3C64" w:rsidRDefault="004C03DC" w:rsidP="000D3C64">
      <w:pPr>
        <w:spacing w:before="51" w:after="0" w:line="360" w:lineRule="auto"/>
        <w:ind w:left="395" w:right="-60"/>
        <w:rPr>
          <w:rFonts w:ascii="Times New Roman" w:hAnsi="Times New Roman" w:cs="Times New Roman"/>
          <w:sz w:val="30"/>
          <w:szCs w:val="30"/>
        </w:rPr>
      </w:pPr>
      <w:r w:rsidRPr="000D3C64">
        <w:rPr>
          <w:rFonts w:ascii="Times New Roman" w:hAnsi="Times New Roman" w:cs="Times New Roman"/>
          <w:sz w:val="30"/>
          <w:szCs w:val="30"/>
        </w:rPr>
        <w:t>a.  revered .....rattled           b.  modern…branded</w:t>
      </w:r>
    </w:p>
    <w:p w:rsidR="004C03DC" w:rsidRPr="000D3C64" w:rsidRDefault="004C03DC" w:rsidP="000D3C64">
      <w:pPr>
        <w:spacing w:after="0" w:line="360" w:lineRule="auto"/>
        <w:ind w:left="395" w:right="-53"/>
        <w:rPr>
          <w:rFonts w:ascii="Times New Roman" w:hAnsi="Times New Roman" w:cs="Times New Roman"/>
          <w:sz w:val="30"/>
          <w:szCs w:val="30"/>
        </w:rPr>
      </w:pPr>
      <w:r w:rsidRPr="000D3C64">
        <w:rPr>
          <w:rFonts w:ascii="Times New Roman" w:hAnsi="Times New Roman" w:cs="Times New Roman"/>
          <w:position w:val="1"/>
          <w:sz w:val="30"/>
          <w:szCs w:val="30"/>
        </w:rPr>
        <w:t>c.   stagnant ...</w:t>
      </w:r>
      <w:r w:rsidRPr="000D3C64">
        <w:rPr>
          <w:rFonts w:ascii="Times New Roman" w:hAnsi="Times New Roman" w:cs="Times New Roman"/>
          <w:sz w:val="30"/>
          <w:szCs w:val="30"/>
        </w:rPr>
        <w:t xml:space="preserve">honoured     </w:t>
      </w:r>
      <w:r w:rsidRPr="000D3C64">
        <w:rPr>
          <w:rFonts w:ascii="Times New Roman" w:hAnsi="Times New Roman" w:cs="Times New Roman"/>
          <w:position w:val="1"/>
          <w:sz w:val="30"/>
          <w:szCs w:val="30"/>
        </w:rPr>
        <w:t>d.  eclectic …</w:t>
      </w:r>
      <w:r w:rsidRPr="000D3C64">
        <w:rPr>
          <w:rFonts w:ascii="Times New Roman" w:hAnsi="Times New Roman" w:cs="Times New Roman"/>
          <w:sz w:val="30"/>
          <w:szCs w:val="30"/>
        </w:rPr>
        <w:t>serviced</w:t>
      </w:r>
    </w:p>
    <w:p w:rsidR="004C03DC" w:rsidRPr="000D3C64" w:rsidRDefault="004C03DC" w:rsidP="000D3C64">
      <w:pPr>
        <w:spacing w:before="7" w:after="0" w:line="360" w:lineRule="auto"/>
        <w:rPr>
          <w:rFonts w:ascii="Times New Roman" w:eastAsia="Times New Roman" w:hAnsi="Times New Roman" w:cs="Times New Roman"/>
          <w:sz w:val="30"/>
          <w:szCs w:val="30"/>
        </w:rPr>
      </w:pPr>
    </w:p>
    <w:p w:rsidR="004C03DC" w:rsidRPr="000D3C64" w:rsidRDefault="004C03DC" w:rsidP="000D3C64">
      <w:pPr>
        <w:spacing w:after="0" w:line="360" w:lineRule="auto"/>
        <w:ind w:left="395" w:right="-40" w:hanging="283"/>
        <w:rPr>
          <w:rFonts w:ascii="Times New Roman" w:hAnsi="Times New Roman" w:cs="Times New Roman"/>
          <w:sz w:val="30"/>
          <w:szCs w:val="30"/>
        </w:rPr>
      </w:pPr>
      <w:r w:rsidRPr="000D3C64">
        <w:rPr>
          <w:rFonts w:ascii="Times New Roman" w:hAnsi="Times New Roman" w:cs="Times New Roman"/>
          <w:sz w:val="30"/>
          <w:szCs w:val="30"/>
        </w:rPr>
        <w:t>44. It was a scene that is becoming all too common in the new wars; by the time the smoke had cleared,</w:t>
      </w:r>
      <w:r w:rsidRPr="000D3C64">
        <w:rPr>
          <w:rFonts w:ascii="Times New Roman" w:hAnsi="Times New Roman" w:cs="Times New Roman"/>
          <w:position w:val="1"/>
          <w:sz w:val="30"/>
          <w:szCs w:val="30"/>
        </w:rPr>
        <w:t xml:space="preserve">numerous </w:t>
      </w:r>
      <w:r w:rsidRPr="000D3C64">
        <w:rPr>
          <w:rFonts w:ascii="Times New Roman" w:hAnsi="Times New Roman" w:cs="Times New Roman"/>
          <w:sz w:val="30"/>
          <w:szCs w:val="30"/>
        </w:rPr>
        <w:t>sprawled in the blasted remains.</w:t>
      </w:r>
    </w:p>
    <w:p w:rsidR="004C03DC" w:rsidRPr="000D3C64" w:rsidRDefault="004C03DC" w:rsidP="000D3C64">
      <w:pPr>
        <w:spacing w:before="41" w:after="0" w:line="360" w:lineRule="auto"/>
        <w:ind w:left="395" w:right="-40"/>
        <w:rPr>
          <w:rFonts w:ascii="Times New Roman" w:hAnsi="Times New Roman" w:cs="Times New Roman"/>
          <w:sz w:val="30"/>
          <w:szCs w:val="30"/>
        </w:rPr>
      </w:pPr>
      <w:r w:rsidRPr="000D3C64">
        <w:rPr>
          <w:rFonts w:ascii="Times New Roman" w:hAnsi="Times New Roman" w:cs="Times New Roman"/>
          <w:sz w:val="30"/>
          <w:szCs w:val="30"/>
        </w:rPr>
        <w:t>a.   bungled                            b.  paranoid c.    mangled                          d.  vindictive</w:t>
      </w:r>
    </w:p>
    <w:p w:rsidR="004C03DC" w:rsidRPr="000D3C64" w:rsidRDefault="004C03DC" w:rsidP="000D3C64">
      <w:pPr>
        <w:spacing w:before="41" w:after="0" w:line="360" w:lineRule="auto"/>
        <w:ind w:left="395" w:right="-40"/>
        <w:rPr>
          <w:rFonts w:ascii="Times New Roman" w:hAnsi="Times New Roman" w:cs="Times New Roman"/>
          <w:sz w:val="30"/>
          <w:szCs w:val="30"/>
        </w:rPr>
      </w:pPr>
    </w:p>
    <w:p w:rsidR="004C03DC" w:rsidRPr="000D3C64" w:rsidRDefault="004C03DC" w:rsidP="000D3C64">
      <w:pPr>
        <w:spacing w:before="41" w:after="0" w:line="360" w:lineRule="auto"/>
        <w:ind w:right="-40"/>
        <w:rPr>
          <w:rFonts w:ascii="Times New Roman" w:hAnsi="Times New Roman" w:cs="Times New Roman"/>
          <w:sz w:val="30"/>
          <w:szCs w:val="30"/>
        </w:rPr>
      </w:pPr>
      <w:r w:rsidRPr="000D3C64">
        <w:rPr>
          <w:rFonts w:ascii="Times New Roman" w:hAnsi="Times New Roman" w:cs="Times New Roman"/>
          <w:sz w:val="30"/>
          <w:szCs w:val="30"/>
        </w:rPr>
        <w:t xml:space="preserve">45. The  essay  confronted  what  many  chose  to  ignore, that behind their country’s economic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was an authoritarian political order that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dissent, often brutally</w:t>
      </w:r>
    </w:p>
    <w:p w:rsidR="004C03DC" w:rsidRPr="000D3C64" w:rsidRDefault="004C03DC" w:rsidP="000D3C64">
      <w:pPr>
        <w:spacing w:before="5"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ruin … fawned                 b.   miracle … stifled</w:t>
      </w:r>
    </w:p>
    <w:p w:rsidR="004C03DC" w:rsidRPr="000D3C64" w:rsidRDefault="004C03DC" w:rsidP="000D3C64">
      <w:pPr>
        <w:spacing w:before="10"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failure … quelled             d.  progress…reneged</w:t>
      </w:r>
    </w:p>
    <w:p w:rsidR="004C03DC" w:rsidRPr="000D3C64" w:rsidRDefault="004C03DC" w:rsidP="000D3C64">
      <w:pPr>
        <w:spacing w:before="10" w:after="0" w:line="360" w:lineRule="auto"/>
        <w:ind w:left="395"/>
        <w:rPr>
          <w:rFonts w:ascii="Times New Roman" w:hAnsi="Times New Roman" w:cs="Times New Roman"/>
          <w:sz w:val="30"/>
          <w:szCs w:val="30"/>
        </w:rPr>
      </w:pPr>
    </w:p>
    <w:p w:rsidR="004C03DC" w:rsidRPr="000D3C64" w:rsidRDefault="004C03DC" w:rsidP="000D3C64">
      <w:pPr>
        <w:spacing w:after="0" w:line="360" w:lineRule="auto"/>
        <w:ind w:right="-36"/>
        <w:jc w:val="both"/>
        <w:rPr>
          <w:rFonts w:ascii="Times New Roman" w:hAnsi="Times New Roman" w:cs="Times New Roman"/>
          <w:sz w:val="30"/>
          <w:szCs w:val="30"/>
        </w:rPr>
      </w:pPr>
      <w:r w:rsidRPr="000D3C64">
        <w:rPr>
          <w:rFonts w:ascii="Times New Roman" w:hAnsi="Times New Roman" w:cs="Times New Roman"/>
          <w:sz w:val="30"/>
          <w:szCs w:val="30"/>
        </w:rPr>
        <w:t xml:space="preserve">46. Scientific  experiments  demonstrate  that  the  ready availability  of  food  and  lack  of  stimulation  over  a prolonged    period    of    time    can    lead    to    even predators transforming into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creatures.</w:t>
      </w:r>
    </w:p>
    <w:p w:rsidR="004C03DC" w:rsidRPr="000D3C64" w:rsidRDefault="004C03DC" w:rsidP="000D3C64">
      <w:pPr>
        <w:spacing w:before="8"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agrarian                            b.  placid</w:t>
      </w:r>
    </w:p>
    <w:p w:rsidR="004C03DC" w:rsidRPr="000D3C64" w:rsidRDefault="004C03DC"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caustic                              d.  carnivorous</w:t>
      </w:r>
    </w:p>
    <w:p w:rsidR="004C03DC" w:rsidRPr="000D3C64" w:rsidRDefault="004C03DC" w:rsidP="000D3C64">
      <w:pPr>
        <w:spacing w:before="9" w:after="0" w:line="360" w:lineRule="auto"/>
        <w:rPr>
          <w:rFonts w:ascii="Times New Roman" w:eastAsia="Times New Roman" w:hAnsi="Times New Roman" w:cs="Times New Roman"/>
          <w:sz w:val="30"/>
          <w:szCs w:val="30"/>
        </w:rPr>
      </w:pPr>
    </w:p>
    <w:p w:rsidR="004C03DC" w:rsidRPr="000D3C64" w:rsidRDefault="004C03DC" w:rsidP="000D3C64">
      <w:pPr>
        <w:spacing w:after="0" w:line="360" w:lineRule="auto"/>
        <w:ind w:left="395" w:right="-36"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47. The        biologist        described        how        vultures portions  of  carcasses  and  play  a  crucial  role  in maintaining the ecological balance as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w:t>
      </w:r>
    </w:p>
    <w:p w:rsidR="004C03DC" w:rsidRPr="000D3C64" w:rsidRDefault="004C03DC" w:rsidP="000D3C64">
      <w:pPr>
        <w:spacing w:before="5"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seize … predators           b.  depend      on      …parasites</w:t>
      </w:r>
    </w:p>
    <w:p w:rsidR="004C03DC" w:rsidRPr="000D3C64" w:rsidRDefault="004C03DC" w:rsidP="000D3C64">
      <w:pPr>
        <w:spacing w:after="0" w:line="360" w:lineRule="auto"/>
        <w:ind w:left="395"/>
        <w:rPr>
          <w:rFonts w:ascii="Times New Roman" w:hAnsi="Times New Roman" w:cs="Times New Roman"/>
          <w:position w:val="1"/>
          <w:sz w:val="30"/>
          <w:szCs w:val="30"/>
        </w:rPr>
      </w:pPr>
      <w:r w:rsidRPr="000D3C64">
        <w:rPr>
          <w:rFonts w:ascii="Times New Roman" w:hAnsi="Times New Roman" w:cs="Times New Roman"/>
          <w:position w:val="1"/>
          <w:sz w:val="30"/>
          <w:szCs w:val="30"/>
        </w:rPr>
        <w:t xml:space="preserve">c.   devour  </w:t>
      </w:r>
      <w:r w:rsidRPr="000D3C64">
        <w:rPr>
          <w:rFonts w:ascii="Times New Roman" w:hAnsi="Times New Roman" w:cs="Times New Roman"/>
          <w:sz w:val="30"/>
          <w:szCs w:val="30"/>
        </w:rPr>
        <w:t xml:space="preserve">scavengers                        </w:t>
      </w:r>
      <w:r w:rsidRPr="000D3C64">
        <w:rPr>
          <w:rFonts w:ascii="Times New Roman" w:hAnsi="Times New Roman" w:cs="Times New Roman"/>
          <w:position w:val="1"/>
          <w:sz w:val="30"/>
          <w:szCs w:val="30"/>
        </w:rPr>
        <w:t>d.  hunt … carnivores</w:t>
      </w:r>
    </w:p>
    <w:p w:rsidR="004C03DC" w:rsidRPr="000D3C64" w:rsidRDefault="004C03DC" w:rsidP="000D3C64">
      <w:pPr>
        <w:spacing w:after="0" w:line="360" w:lineRule="auto"/>
        <w:ind w:right="-53"/>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 </w:t>
      </w:r>
    </w:p>
    <w:p w:rsidR="004C03DC" w:rsidRPr="000D3C64" w:rsidRDefault="004C03DC" w:rsidP="000D3C64">
      <w:pPr>
        <w:spacing w:after="0" w:line="360" w:lineRule="auto"/>
        <w:ind w:left="112" w:right="-28"/>
        <w:jc w:val="both"/>
        <w:rPr>
          <w:rFonts w:ascii="Times New Roman" w:hAnsi="Times New Roman" w:cs="Times New Roman"/>
          <w:position w:val="1"/>
          <w:sz w:val="30"/>
          <w:szCs w:val="30"/>
        </w:rPr>
      </w:pPr>
      <w:r w:rsidRPr="000D3C64">
        <w:rPr>
          <w:rFonts w:ascii="Times New Roman" w:hAnsi="Times New Roman" w:cs="Times New Roman"/>
          <w:position w:val="1"/>
          <w:sz w:val="30"/>
          <w:szCs w:val="30"/>
        </w:rPr>
        <w:t xml:space="preserve">48. Black  swan”  the  primitive  painting  of  an  ebony </w:t>
      </w:r>
      <w:r w:rsidRPr="000D3C64">
        <w:rPr>
          <w:rFonts w:ascii="Times New Roman" w:hAnsi="Times New Roman" w:cs="Times New Roman"/>
          <w:sz w:val="30"/>
          <w:szCs w:val="30"/>
        </w:rPr>
        <w:t xml:space="preserve">swan, with its neck arched in an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fashion was hardly a life like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of that elegant bird.</w:t>
      </w:r>
    </w:p>
    <w:p w:rsidR="004C03DC" w:rsidRPr="000D3C64" w:rsidRDefault="004C03DC" w:rsidP="000D3C64">
      <w:pPr>
        <w:spacing w:before="7"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a.  unaesthetic … personification b.  inarticulate … depiction</w:t>
      </w:r>
    </w:p>
    <w:p w:rsidR="004C03DC" w:rsidRPr="000D3C64" w:rsidRDefault="004C03DC" w:rsidP="000D3C64">
      <w:pPr>
        <w:spacing w:after="0" w:line="360" w:lineRule="auto"/>
        <w:ind w:left="395"/>
        <w:rPr>
          <w:rFonts w:ascii="Times New Roman" w:hAnsi="Times New Roman" w:cs="Times New Roman"/>
          <w:sz w:val="30"/>
          <w:szCs w:val="30"/>
        </w:rPr>
      </w:pPr>
      <w:r w:rsidRPr="000D3C64">
        <w:rPr>
          <w:rFonts w:ascii="Times New Roman" w:hAnsi="Times New Roman" w:cs="Times New Roman"/>
          <w:sz w:val="30"/>
          <w:szCs w:val="30"/>
        </w:rPr>
        <w:t>c.   ungainly … rendition  d.  incongrous … replication</w:t>
      </w:r>
    </w:p>
    <w:p w:rsidR="004C03DC" w:rsidRPr="000D3C64" w:rsidRDefault="004C03DC" w:rsidP="000D3C64">
      <w:pPr>
        <w:spacing w:before="9" w:after="0" w:line="360" w:lineRule="auto"/>
        <w:rPr>
          <w:rFonts w:ascii="Times New Roman" w:eastAsia="Times New Roman" w:hAnsi="Times New Roman" w:cs="Times New Roman"/>
          <w:sz w:val="30"/>
          <w:szCs w:val="30"/>
        </w:rPr>
      </w:pPr>
    </w:p>
    <w:p w:rsidR="004C03DC" w:rsidRPr="000D3C64" w:rsidRDefault="004C03DC" w:rsidP="000D3C64">
      <w:pPr>
        <w:spacing w:line="360" w:lineRule="auto"/>
        <w:rPr>
          <w:rFonts w:ascii="Times New Roman" w:hAnsi="Times New Roman" w:cs="Times New Roman"/>
          <w:b/>
          <w:bCs/>
          <w:color w:val="FF0000"/>
          <w:sz w:val="30"/>
          <w:szCs w:val="30"/>
        </w:rPr>
      </w:pPr>
    </w:p>
    <w:p w:rsidR="004C03DC" w:rsidRPr="000D3C64" w:rsidRDefault="004C03DC" w:rsidP="000D3C64">
      <w:pPr>
        <w:tabs>
          <w:tab w:val="left" w:pos="820"/>
        </w:tabs>
        <w:autoSpaceDE w:val="0"/>
        <w:autoSpaceDN w:val="0"/>
        <w:adjustRightInd w:val="0"/>
        <w:spacing w:before="7" w:after="0" w:line="360" w:lineRule="auto"/>
        <w:ind w:right="453"/>
        <w:rPr>
          <w:rFonts w:ascii="Times New Roman" w:hAnsi="Times New Roman" w:cs="Times New Roman"/>
          <w:sz w:val="30"/>
          <w:szCs w:val="30"/>
        </w:rPr>
      </w:pPr>
      <w:r w:rsidRPr="000D3C64">
        <w:rPr>
          <w:rFonts w:ascii="Times New Roman" w:hAnsi="Times New Roman" w:cs="Times New Roman"/>
          <w:sz w:val="30"/>
          <w:szCs w:val="30"/>
        </w:rPr>
        <w:t xml:space="preserve">49. A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world would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us of much complexity </w:t>
      </w:r>
    </w:p>
    <w:p w:rsidR="004C03DC" w:rsidRPr="000D3C64" w:rsidRDefault="004C03DC" w:rsidP="000D3C64">
      <w:pPr>
        <w:tabs>
          <w:tab w:val="left" w:pos="820"/>
        </w:tabs>
        <w:autoSpaceDE w:val="0"/>
        <w:autoSpaceDN w:val="0"/>
        <w:adjustRightInd w:val="0"/>
        <w:spacing w:before="7" w:after="0" w:line="360" w:lineRule="auto"/>
        <w:ind w:left="472" w:right="453" w:hanging="360"/>
        <w:rPr>
          <w:rFonts w:ascii="Times New Roman" w:hAnsi="Times New Roman" w:cs="Times New Roman"/>
          <w:sz w:val="30"/>
          <w:szCs w:val="30"/>
        </w:rPr>
      </w:pPr>
      <w:r w:rsidRPr="000D3C64">
        <w:rPr>
          <w:rFonts w:ascii="Times New Roman" w:hAnsi="Times New Roman" w:cs="Times New Roman"/>
          <w:sz w:val="30"/>
          <w:szCs w:val="30"/>
        </w:rPr>
        <w:tab/>
        <w:t>a.</w:t>
      </w:r>
      <w:r w:rsidRPr="000D3C64">
        <w:rPr>
          <w:rFonts w:ascii="Times New Roman" w:hAnsi="Times New Roman" w:cs="Times New Roman"/>
          <w:sz w:val="30"/>
          <w:szCs w:val="30"/>
        </w:rPr>
        <w:tab/>
        <w:t>Polarized - yoke.</w:t>
      </w:r>
    </w:p>
    <w:p w:rsidR="004C03DC" w:rsidRPr="000D3C64" w:rsidRDefault="004C03DC" w:rsidP="000D3C64">
      <w:pPr>
        <w:autoSpaceDE w:val="0"/>
        <w:autoSpaceDN w:val="0"/>
        <w:adjustRightInd w:val="0"/>
        <w:spacing w:before="2" w:after="0" w:line="360" w:lineRule="auto"/>
        <w:ind w:left="472"/>
        <w:rPr>
          <w:rFonts w:ascii="Times New Roman" w:hAnsi="Times New Roman" w:cs="Times New Roman"/>
          <w:sz w:val="30"/>
          <w:szCs w:val="30"/>
        </w:rPr>
      </w:pPr>
      <w:r w:rsidRPr="000D3C64">
        <w:rPr>
          <w:rFonts w:ascii="Times New Roman" w:hAnsi="Times New Roman" w:cs="Times New Roman"/>
          <w:sz w:val="30"/>
          <w:szCs w:val="30"/>
        </w:rPr>
        <w:t>b.     Pluralistic – purge</w:t>
      </w:r>
    </w:p>
    <w:p w:rsidR="004C03DC" w:rsidRPr="000D3C64" w:rsidRDefault="004C03DC" w:rsidP="000D3C64">
      <w:pPr>
        <w:autoSpaceDE w:val="0"/>
        <w:autoSpaceDN w:val="0"/>
        <w:adjustRightInd w:val="0"/>
        <w:spacing w:before="1" w:after="0" w:line="360" w:lineRule="auto"/>
        <w:ind w:left="472" w:right="2466"/>
        <w:rPr>
          <w:rFonts w:ascii="Times New Roman" w:hAnsi="Times New Roman" w:cs="Times New Roman"/>
          <w:sz w:val="30"/>
          <w:szCs w:val="30"/>
        </w:rPr>
      </w:pPr>
      <w:r w:rsidRPr="000D3C64">
        <w:rPr>
          <w:rFonts w:ascii="Times New Roman" w:hAnsi="Times New Roman" w:cs="Times New Roman"/>
          <w:sz w:val="30"/>
          <w:szCs w:val="30"/>
        </w:rPr>
        <w:t xml:space="preserve">c.     Paradoxical - fleece </w:t>
      </w:r>
    </w:p>
    <w:p w:rsidR="004C03DC" w:rsidRPr="000D3C64" w:rsidRDefault="004C03DC" w:rsidP="000D3C64">
      <w:pPr>
        <w:autoSpaceDE w:val="0"/>
        <w:autoSpaceDN w:val="0"/>
        <w:adjustRightInd w:val="0"/>
        <w:spacing w:before="1" w:after="0" w:line="360" w:lineRule="auto"/>
        <w:ind w:left="472" w:right="2466"/>
        <w:rPr>
          <w:rFonts w:ascii="Times New Roman" w:hAnsi="Times New Roman" w:cs="Times New Roman"/>
          <w:sz w:val="30"/>
          <w:szCs w:val="30"/>
        </w:rPr>
      </w:pPr>
      <w:r w:rsidRPr="000D3C64">
        <w:rPr>
          <w:rFonts w:ascii="Times New Roman" w:hAnsi="Times New Roman" w:cs="Times New Roman"/>
          <w:sz w:val="30"/>
          <w:szCs w:val="30"/>
        </w:rPr>
        <w:t>d.     Singular - repudiate</w:t>
      </w:r>
    </w:p>
    <w:p w:rsidR="004C03DC" w:rsidRPr="000D3C64" w:rsidRDefault="004C03DC" w:rsidP="000D3C64">
      <w:pPr>
        <w:autoSpaceDE w:val="0"/>
        <w:autoSpaceDN w:val="0"/>
        <w:adjustRightInd w:val="0"/>
        <w:spacing w:before="3"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right="-31"/>
        <w:jc w:val="both"/>
        <w:rPr>
          <w:rFonts w:ascii="Times New Roman" w:hAnsi="Times New Roman" w:cs="Times New Roman"/>
          <w:sz w:val="30"/>
          <w:szCs w:val="30"/>
        </w:rPr>
      </w:pPr>
      <w:r w:rsidRPr="000D3C64">
        <w:rPr>
          <w:rFonts w:ascii="Times New Roman" w:hAnsi="Times New Roman" w:cs="Times New Roman"/>
          <w:sz w:val="30"/>
          <w:szCs w:val="30"/>
        </w:rPr>
        <w:t xml:space="preserve">50. In  a  complex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the  contribution  of  an  individual to the eventual decision cannot be readily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w:t>
      </w:r>
    </w:p>
    <w:p w:rsidR="004C03DC" w:rsidRPr="000D3C64" w:rsidRDefault="004C03DC" w:rsidP="000D3C64">
      <w:pPr>
        <w:tabs>
          <w:tab w:val="left" w:pos="720"/>
        </w:tabs>
        <w:autoSpaceDE w:val="0"/>
        <w:autoSpaceDN w:val="0"/>
        <w:adjustRightInd w:val="0"/>
        <w:spacing w:before="1" w:after="0" w:line="360" w:lineRule="auto"/>
        <w:ind w:left="360" w:right="1524" w:hanging="77"/>
        <w:rPr>
          <w:rFonts w:ascii="Times New Roman" w:hAnsi="Times New Roman" w:cs="Times New Roman"/>
          <w:sz w:val="30"/>
          <w:szCs w:val="30"/>
        </w:rPr>
      </w:pPr>
      <w:r w:rsidRPr="000D3C64">
        <w:rPr>
          <w:rFonts w:ascii="Times New Roman" w:hAnsi="Times New Roman" w:cs="Times New Roman"/>
          <w:sz w:val="30"/>
          <w:szCs w:val="30"/>
        </w:rPr>
        <w:t xml:space="preserve"> a.</w:t>
      </w:r>
      <w:r w:rsidRPr="000D3C64">
        <w:rPr>
          <w:rFonts w:ascii="Times New Roman" w:hAnsi="Times New Roman" w:cs="Times New Roman"/>
          <w:sz w:val="30"/>
          <w:szCs w:val="30"/>
        </w:rPr>
        <w:tab/>
        <w:t>ambivalent about - welcome</w:t>
      </w:r>
    </w:p>
    <w:p w:rsidR="004C03DC" w:rsidRPr="000D3C64" w:rsidRDefault="004C03DC" w:rsidP="000D3C64">
      <w:pPr>
        <w:autoSpaceDE w:val="0"/>
        <w:autoSpaceDN w:val="0"/>
        <w:adjustRightInd w:val="0"/>
        <w:spacing w:before="2" w:after="0" w:line="360" w:lineRule="auto"/>
        <w:ind w:left="360" w:right="2149"/>
        <w:rPr>
          <w:rFonts w:ascii="Times New Roman" w:hAnsi="Times New Roman" w:cs="Times New Roman"/>
          <w:sz w:val="30"/>
          <w:szCs w:val="30"/>
        </w:rPr>
      </w:pPr>
      <w:r w:rsidRPr="000D3C64">
        <w:rPr>
          <w:rFonts w:ascii="Times New Roman" w:hAnsi="Times New Roman" w:cs="Times New Roman"/>
          <w:sz w:val="30"/>
          <w:szCs w:val="30"/>
        </w:rPr>
        <w:t xml:space="preserve">b.     habituated to - disregard </w:t>
      </w:r>
    </w:p>
    <w:p w:rsidR="004C03DC" w:rsidRPr="000D3C64" w:rsidRDefault="004C03DC" w:rsidP="000D3C64">
      <w:pPr>
        <w:autoSpaceDE w:val="0"/>
        <w:autoSpaceDN w:val="0"/>
        <w:adjustRightInd w:val="0"/>
        <w:spacing w:before="2" w:after="0" w:line="360" w:lineRule="auto"/>
        <w:ind w:left="360" w:right="2149"/>
        <w:rPr>
          <w:rFonts w:ascii="Times New Roman" w:hAnsi="Times New Roman" w:cs="Times New Roman"/>
          <w:sz w:val="30"/>
          <w:szCs w:val="30"/>
        </w:rPr>
      </w:pPr>
      <w:r w:rsidRPr="000D3C64">
        <w:rPr>
          <w:rFonts w:ascii="Times New Roman" w:hAnsi="Times New Roman" w:cs="Times New Roman"/>
          <w:sz w:val="30"/>
          <w:szCs w:val="30"/>
        </w:rPr>
        <w:t>c.     pleased with - snub</w:t>
      </w:r>
    </w:p>
    <w:p w:rsidR="004C03DC" w:rsidRPr="000D3C64" w:rsidRDefault="004C03DC" w:rsidP="000D3C64">
      <w:pPr>
        <w:autoSpaceDE w:val="0"/>
        <w:autoSpaceDN w:val="0"/>
        <w:adjustRightInd w:val="0"/>
        <w:spacing w:after="0" w:line="360" w:lineRule="auto"/>
        <w:ind w:left="360"/>
        <w:rPr>
          <w:rFonts w:ascii="Times New Roman" w:hAnsi="Times New Roman" w:cs="Times New Roman"/>
          <w:sz w:val="30"/>
          <w:szCs w:val="30"/>
        </w:rPr>
      </w:pPr>
      <w:r w:rsidRPr="000D3C64">
        <w:rPr>
          <w:rFonts w:ascii="Times New Roman" w:hAnsi="Times New Roman" w:cs="Times New Roman"/>
          <w:sz w:val="30"/>
          <w:szCs w:val="30"/>
        </w:rPr>
        <w:t>d.     inhibited by - seek</w:t>
      </w:r>
    </w:p>
    <w:p w:rsidR="004C03DC" w:rsidRPr="000D3C64" w:rsidRDefault="004C03DC" w:rsidP="000D3C64">
      <w:pPr>
        <w:autoSpaceDE w:val="0"/>
        <w:autoSpaceDN w:val="0"/>
        <w:adjustRightInd w:val="0"/>
        <w:spacing w:after="0" w:line="360" w:lineRule="auto"/>
        <w:ind w:left="360"/>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51. The feet extraordinarily _____ under what should have been extremely ____    circumstances.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a. Valiant - provocative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b. Pacified - provoking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c. Skeptical - tranquil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d. Restive – ravaging </w:t>
      </w:r>
    </w:p>
    <w:p w:rsidR="004C03DC" w:rsidRPr="000D3C64" w:rsidRDefault="004C03DC" w:rsidP="000D3C64">
      <w:pPr>
        <w:autoSpaceDE w:val="0"/>
        <w:autoSpaceDN w:val="0"/>
        <w:adjustRightInd w:val="0"/>
        <w:spacing w:after="0" w:line="360" w:lineRule="auto"/>
        <w:ind w:left="360"/>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52. The Truce turned out to be anything but _____ and in two days the things were again ____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a. Congenial - conducive </w:t>
      </w: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b. Cohesive - sanguinary </w:t>
      </w: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c. Acrimonious – disarranged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d. Amicable - unprecedented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53. Because the monkeys under study are ____ the presence of human beings, they typically ____ human observers and go about their business </w:t>
      </w: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a. ambivalent about - welcome </w:t>
      </w: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b. habituated to - disregard </w:t>
      </w:r>
    </w:p>
    <w:p w:rsidR="004C03DC" w:rsidRPr="000D3C64" w:rsidRDefault="004C03DC" w:rsidP="000D3C64">
      <w:pPr>
        <w:autoSpaceDE w:val="0"/>
        <w:autoSpaceDN w:val="0"/>
        <w:adjustRightInd w:val="0"/>
        <w:spacing w:after="13"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c. pleased with - snub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   d. inhibited by - seek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ind w:left="283" w:right="7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54. Given   she   previously   expressed   interest   and   the ambitious  tone  of  her  recent  speeches,  the  senator's attempt   to   convince   the   public   that   she   is   not interested in running for a second term is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_.</w:t>
      </w:r>
    </w:p>
    <w:p w:rsidR="004C03DC" w:rsidRPr="000D3C64" w:rsidRDefault="004C03DC" w:rsidP="000D3C64">
      <w:pPr>
        <w:autoSpaceDE w:val="0"/>
        <w:autoSpaceDN w:val="0"/>
        <w:adjustRightInd w:val="0"/>
        <w:spacing w:after="0" w:line="360" w:lineRule="auto"/>
        <w:ind w:left="283" w:right="1518"/>
        <w:rPr>
          <w:rFonts w:ascii="Times New Roman" w:hAnsi="Times New Roman" w:cs="Times New Roman"/>
          <w:sz w:val="30"/>
          <w:szCs w:val="30"/>
        </w:rPr>
      </w:pPr>
      <w:r w:rsidRPr="000D3C64">
        <w:rPr>
          <w:rFonts w:ascii="Times New Roman" w:hAnsi="Times New Roman" w:cs="Times New Roman"/>
          <w:sz w:val="30"/>
          <w:szCs w:val="30"/>
        </w:rPr>
        <w:t xml:space="preserve">a.   Laudable                              b.   likely </w:t>
      </w:r>
    </w:p>
    <w:p w:rsidR="004C03DC" w:rsidRPr="000D3C64" w:rsidRDefault="004C03DC" w:rsidP="000D3C64">
      <w:pPr>
        <w:autoSpaceDE w:val="0"/>
        <w:autoSpaceDN w:val="0"/>
        <w:adjustRightInd w:val="0"/>
        <w:spacing w:after="0" w:line="360" w:lineRule="auto"/>
        <w:ind w:left="283" w:right="1518"/>
        <w:rPr>
          <w:rFonts w:ascii="Times New Roman" w:hAnsi="Times New Roman" w:cs="Times New Roman"/>
          <w:sz w:val="30"/>
          <w:szCs w:val="30"/>
        </w:rPr>
      </w:pPr>
      <w:r w:rsidRPr="000D3C64">
        <w:rPr>
          <w:rFonts w:ascii="Times New Roman" w:hAnsi="Times New Roman" w:cs="Times New Roman"/>
          <w:sz w:val="30"/>
          <w:szCs w:val="30"/>
        </w:rPr>
        <w:t>c.   authentic                             d.   futile</w:t>
      </w:r>
    </w:p>
    <w:p w:rsidR="004C03DC" w:rsidRPr="000D3C64" w:rsidRDefault="004C03DC" w:rsidP="000D3C64">
      <w:pPr>
        <w:autoSpaceDE w:val="0"/>
        <w:autoSpaceDN w:val="0"/>
        <w:adjustRightInd w:val="0"/>
        <w:spacing w:before="3"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left="283" w:right="7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55. Many  of  her  followers  remain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to  her,  and  even those     who     have       rejected     her     leadership     are unconvinced  of  the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of  replacing  her   during  the current turmoil.</w:t>
      </w:r>
    </w:p>
    <w:p w:rsidR="004C03DC" w:rsidRPr="000D3C64" w:rsidRDefault="004C03DC" w:rsidP="000D3C64">
      <w:pPr>
        <w:autoSpaceDE w:val="0"/>
        <w:autoSpaceDN w:val="0"/>
        <w:adjustRightInd w:val="0"/>
        <w:spacing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a.   Opposed-Urgency              b.   Friendly-Harm</w:t>
      </w:r>
    </w:p>
    <w:p w:rsidR="004C03DC" w:rsidRPr="000D3C64" w:rsidRDefault="004C03DC" w:rsidP="000D3C64">
      <w:pPr>
        <w:autoSpaceDE w:val="0"/>
        <w:autoSpaceDN w:val="0"/>
        <w:adjustRightInd w:val="0"/>
        <w:spacing w:before="1" w:after="0" w:line="360" w:lineRule="auto"/>
        <w:ind w:left="283"/>
        <w:rPr>
          <w:rFonts w:ascii="Times New Roman" w:hAnsi="Times New Roman" w:cs="Times New Roman"/>
          <w:sz w:val="30"/>
          <w:szCs w:val="30"/>
        </w:rPr>
      </w:pPr>
      <w:r w:rsidRPr="000D3C64">
        <w:rPr>
          <w:rFonts w:ascii="Times New Roman" w:hAnsi="Times New Roman" w:cs="Times New Roman"/>
          <w:sz w:val="30"/>
          <w:szCs w:val="30"/>
        </w:rPr>
        <w:t>c.   Loyal-Wisdom                     d.   Cool-Usefulness</w:t>
      </w:r>
    </w:p>
    <w:p w:rsidR="004C03DC" w:rsidRPr="000D3C64" w:rsidRDefault="004C03DC" w:rsidP="000D3C64">
      <w:pPr>
        <w:autoSpaceDE w:val="0"/>
        <w:autoSpaceDN w:val="0"/>
        <w:adjustRightInd w:val="0"/>
        <w:spacing w:before="3"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left="283" w:right="7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56. Unlike   many   recent   interpretations   of   Beethoven's piano   sonatas,   the   recitalist's   performance   was   a delightfully free and introspective one; nevertheless, it was also, seemingly paradoxically, quite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w:t>
      </w:r>
    </w:p>
    <w:p w:rsidR="004C03DC" w:rsidRPr="000D3C64" w:rsidRDefault="004C03DC" w:rsidP="000D3C64">
      <w:pPr>
        <w:autoSpaceDE w:val="0"/>
        <w:autoSpaceDN w:val="0"/>
        <w:adjustRightInd w:val="0"/>
        <w:spacing w:after="0" w:line="360" w:lineRule="auto"/>
        <w:ind w:left="283" w:right="1105"/>
        <w:rPr>
          <w:rFonts w:ascii="Times New Roman" w:hAnsi="Times New Roman" w:cs="Times New Roman"/>
          <w:sz w:val="30"/>
          <w:szCs w:val="30"/>
        </w:rPr>
      </w:pPr>
      <w:r w:rsidRPr="000D3C64">
        <w:rPr>
          <w:rFonts w:ascii="Times New Roman" w:hAnsi="Times New Roman" w:cs="Times New Roman"/>
          <w:sz w:val="30"/>
          <w:szCs w:val="30"/>
        </w:rPr>
        <w:t xml:space="preserve">a.   Appealing                             b.   Exuberant </w:t>
      </w:r>
    </w:p>
    <w:p w:rsidR="004C03DC" w:rsidRPr="000D3C64" w:rsidRDefault="004C03DC" w:rsidP="000D3C64">
      <w:pPr>
        <w:autoSpaceDE w:val="0"/>
        <w:autoSpaceDN w:val="0"/>
        <w:adjustRightInd w:val="0"/>
        <w:spacing w:after="0" w:line="360" w:lineRule="auto"/>
        <w:ind w:left="283" w:right="1105"/>
        <w:rPr>
          <w:rFonts w:ascii="Times New Roman" w:hAnsi="Times New Roman" w:cs="Times New Roman"/>
          <w:sz w:val="30"/>
          <w:szCs w:val="30"/>
        </w:rPr>
      </w:pPr>
      <w:r w:rsidRPr="000D3C64">
        <w:rPr>
          <w:rFonts w:ascii="Times New Roman" w:hAnsi="Times New Roman" w:cs="Times New Roman"/>
          <w:position w:val="2"/>
          <w:sz w:val="30"/>
          <w:szCs w:val="30"/>
        </w:rPr>
        <w:t xml:space="preserve">c.   idiosyncratic                        </w:t>
      </w:r>
      <w:r w:rsidRPr="000D3C64">
        <w:rPr>
          <w:rFonts w:ascii="Times New Roman" w:hAnsi="Times New Roman" w:cs="Times New Roman"/>
          <w:sz w:val="30"/>
          <w:szCs w:val="30"/>
        </w:rPr>
        <w:t>d.  controlled</w:t>
      </w:r>
    </w:p>
    <w:p w:rsidR="004C03DC" w:rsidRPr="000D3C64" w:rsidRDefault="004C03DC" w:rsidP="000D3C64">
      <w:pPr>
        <w:spacing w:line="360" w:lineRule="auto"/>
        <w:rPr>
          <w:rFonts w:ascii="Times New Roman" w:hAnsi="Times New Roman" w:cs="Times New Roman"/>
          <w:sz w:val="30"/>
          <w:szCs w:val="30"/>
        </w:rPr>
      </w:pPr>
    </w:p>
    <w:p w:rsidR="004C03DC" w:rsidRPr="000D3C64" w:rsidRDefault="004C03DC" w:rsidP="000D3C64">
      <w:pPr>
        <w:spacing w:line="360" w:lineRule="auto"/>
        <w:rPr>
          <w:rFonts w:ascii="Times New Roman" w:hAnsi="Times New Roman" w:cs="Times New Roman"/>
          <w:b/>
          <w:bCs/>
          <w:color w:val="FF0000"/>
          <w:sz w:val="30"/>
          <w:szCs w:val="30"/>
        </w:rPr>
      </w:pP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57. Avian influenza ______________ threat than anyone ever thought.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may be more bigger and more complex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may be a bigger and more complex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may be a more complex and more bigger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may have been the bigger and more complex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58. Spreading rumours is a risky thing to do; it is _____________.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like playing with fire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all water under the bridge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armed to the teeth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plain as a pikestaff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59  Sometimes nothing is shown on the screen because the batsman was a key batsman and getting out at that stage _______________ for that team.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has made life very difficult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makes life very difficult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would have made life very difficult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made difficulty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60. Paying attention to visual stimuli is important in the development of object recognition, and ________________ memory, motor skills and other key abilities.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is also needed towards the development in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is also needed for the development of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is also needed to the developing of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also needs to develop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61. Despite the ____ of time, space, and history, human societies the world over have confronted the same existential problems and have come to remarkably ____ solutions, differing only in superficial details.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Continuity - identical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Uniformity - diverse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Actualities - varied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Contingencies - similar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299"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62. Although he was known to be extremely ____ in his public behavior, scholars have discovered that his diaries were written with uncommon ____. </w:t>
      </w:r>
    </w:p>
    <w:p w:rsidR="004C03DC" w:rsidRPr="000D3C64" w:rsidRDefault="004C03DC" w:rsidP="000D3C64">
      <w:pPr>
        <w:autoSpaceDE w:val="0"/>
        <w:autoSpaceDN w:val="0"/>
        <w:adjustRightInd w:val="0"/>
        <w:spacing w:after="299"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reserved – frankness  b. polite - tenderness   c. modest - lucidity   d. reticent - vagueness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63. If the state government's latest budget problems were ____, it would not be useful to employ them as ____ examples in the effort to avoid the inevitable effects of short sighted fiscal planning in the future.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Typical - representative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Exceptional - aberrant </w:t>
      </w:r>
    </w:p>
    <w:p w:rsidR="004C03DC" w:rsidRPr="000D3C64" w:rsidRDefault="004C03DC" w:rsidP="000D3C64">
      <w:pPr>
        <w:autoSpaceDE w:val="0"/>
        <w:autoSpaceDN w:val="0"/>
        <w:adjustRightInd w:val="0"/>
        <w:spacing w:after="18"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Anomalous - illuminating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Solvable - insignificant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64. Just as some writers have ____ the capacity of language to express meaning, Giacometti ____ the failure of art to convey reality.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a. scoffed at - abjured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b. demonstrated - exemplified </w:t>
      </w:r>
    </w:p>
    <w:p w:rsidR="004C03DC" w:rsidRPr="000D3C64" w:rsidRDefault="004C03DC" w:rsidP="000D3C64">
      <w:pPr>
        <w:autoSpaceDE w:val="0"/>
        <w:autoSpaceDN w:val="0"/>
        <w:adjustRightInd w:val="0"/>
        <w:spacing w:after="15"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c. denied - refuted </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d. None of the above </w:t>
      </w:r>
    </w:p>
    <w:p w:rsidR="004C03DC" w:rsidRPr="000D3C64" w:rsidRDefault="004C03DC" w:rsidP="000D3C64">
      <w:pPr>
        <w:spacing w:line="360" w:lineRule="auto"/>
        <w:rPr>
          <w:rFonts w:ascii="Times New Roman" w:hAnsi="Times New Roman" w:cs="Times New Roman"/>
          <w:sz w:val="30"/>
          <w:szCs w:val="30"/>
        </w:rPr>
      </w:pPr>
    </w:p>
    <w:p w:rsidR="004C03DC" w:rsidRPr="000D3C64" w:rsidRDefault="004C03DC" w:rsidP="000D3C64">
      <w:pPr>
        <w:spacing w:line="360" w:lineRule="auto"/>
        <w:rPr>
          <w:rFonts w:ascii="Times New Roman" w:hAnsi="Times New Roman" w:cs="Times New Roman"/>
          <w:b/>
          <w:bCs/>
          <w:color w:val="FF0000"/>
          <w:sz w:val="30"/>
          <w:szCs w:val="30"/>
        </w:rPr>
      </w:pP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65. They seem to___________________  the idea of working up plans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cherish … relentlessly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impede … meticulously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endorse - incoherently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Embody- perennially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66. The trail grew faint, for the soil was scanty and the only  herbage  was  this  ……….  straw  that  they  lay upon the ground.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lush-green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intricate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scorched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agog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67. When shopping malls become______________  pantheons, you may be_________________   an atheist if you shy away from them.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revered .....rattled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modern…branded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stagnant ...honoured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eclectic …serviced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68. It was a scene that is becoming all too common in the new wars; by the time the smoke had cleared,numerous sprawled in the blasted remains.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bungled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paranoid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mangled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vindictive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69. The  essay  confronted  what  many  chose  to  ignore, that behind their country’s economic              was an authoritarian political order that           dissent, often brutally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ruin … fawned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miracle … stifled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failure … quelled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progress  … reneged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70. Scientific  experiments  demonstrate  that  the  ready availability  of  food  and  lack  of  stimulation  over  a prolonged    period    of    time    can    lead    to    even predators transforming into             creatures.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a.   agrarian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b.  placid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c.   caustic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d.  carnivorous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71. The        biologist        described        how        vultures portions  of  carcasses  and  play  a  crucial  role  in maintaining the ecological balance as               .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seize … predators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depend      on      …parasites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devour  scavengers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d.  hunt … carnivores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72. Black  swan”  the  primitive  painting  of  an  ebony swan, with its neck arched in an                      fashion was hardly a life like               of that elegant bird.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a.  unaesthetic … personification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b.  inarticulate … depiction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 xml:space="preserve">c.   ungainly … rendition </w:t>
      </w:r>
    </w:p>
    <w:p w:rsidR="004C03DC" w:rsidRPr="000D3C64" w:rsidRDefault="004C03DC" w:rsidP="000D3C64">
      <w:pPr>
        <w:spacing w:line="360" w:lineRule="auto"/>
        <w:ind w:left="360"/>
        <w:jc w:val="both"/>
        <w:rPr>
          <w:rFonts w:ascii="Times New Roman" w:hAnsi="Times New Roman" w:cs="Times New Roman"/>
          <w:sz w:val="30"/>
          <w:szCs w:val="30"/>
        </w:rPr>
      </w:pPr>
      <w:r w:rsidRPr="000D3C64">
        <w:rPr>
          <w:rFonts w:ascii="Times New Roman" w:hAnsi="Times New Roman" w:cs="Times New Roman"/>
          <w:sz w:val="30"/>
          <w:szCs w:val="30"/>
        </w:rPr>
        <w:t>d.  incongrous … replication</w:t>
      </w:r>
    </w:p>
    <w:p w:rsidR="004C03DC" w:rsidRPr="000D3C64" w:rsidRDefault="004C03DC" w:rsidP="000D3C64">
      <w:pPr>
        <w:spacing w:line="360" w:lineRule="auto"/>
        <w:rPr>
          <w:rFonts w:ascii="Times New Roman" w:hAnsi="Times New Roman" w:cs="Times New Roman"/>
          <w:b/>
          <w:bCs/>
          <w:color w:val="FF0000"/>
          <w:sz w:val="30"/>
          <w:szCs w:val="30"/>
        </w:rPr>
      </w:pPr>
    </w:p>
    <w:p w:rsidR="004C03DC" w:rsidRPr="000D3C64" w:rsidRDefault="004C03DC" w:rsidP="000D3C64">
      <w:pPr>
        <w:pStyle w:val="Default"/>
        <w:spacing w:line="360" w:lineRule="auto"/>
        <w:rPr>
          <w:sz w:val="30"/>
          <w:szCs w:val="30"/>
        </w:rPr>
      </w:pPr>
      <w:r w:rsidRPr="000D3C64">
        <w:rPr>
          <w:sz w:val="30"/>
          <w:szCs w:val="30"/>
        </w:rPr>
        <w:t xml:space="preserve">44. A world would us of much complexity </w:t>
      </w:r>
    </w:p>
    <w:p w:rsidR="004C03DC" w:rsidRPr="000D3C64" w:rsidRDefault="004C03DC" w:rsidP="000D3C64">
      <w:pPr>
        <w:pStyle w:val="Default"/>
        <w:spacing w:line="360" w:lineRule="auto"/>
        <w:rPr>
          <w:sz w:val="30"/>
          <w:szCs w:val="30"/>
        </w:rPr>
      </w:pPr>
      <w:r w:rsidRPr="000D3C64">
        <w:rPr>
          <w:sz w:val="30"/>
          <w:szCs w:val="30"/>
        </w:rPr>
        <w:t xml:space="preserve">a. Polarized - yoke. </w:t>
      </w:r>
    </w:p>
    <w:p w:rsidR="004C03DC" w:rsidRPr="000D3C64" w:rsidRDefault="004C03DC" w:rsidP="000D3C64">
      <w:pPr>
        <w:pStyle w:val="Default"/>
        <w:spacing w:line="360" w:lineRule="auto"/>
        <w:rPr>
          <w:sz w:val="30"/>
          <w:szCs w:val="30"/>
        </w:rPr>
      </w:pPr>
      <w:r w:rsidRPr="000D3C64">
        <w:rPr>
          <w:sz w:val="30"/>
          <w:szCs w:val="30"/>
        </w:rPr>
        <w:t xml:space="preserve">b. Pluralistic – purge </w:t>
      </w:r>
    </w:p>
    <w:p w:rsidR="004C03DC" w:rsidRPr="000D3C64" w:rsidRDefault="004C03DC" w:rsidP="000D3C64">
      <w:pPr>
        <w:pStyle w:val="Default"/>
        <w:spacing w:line="360" w:lineRule="auto"/>
        <w:rPr>
          <w:sz w:val="30"/>
          <w:szCs w:val="30"/>
        </w:rPr>
      </w:pPr>
      <w:r w:rsidRPr="000D3C64">
        <w:rPr>
          <w:sz w:val="30"/>
          <w:szCs w:val="30"/>
        </w:rPr>
        <w:t xml:space="preserve">c. Paradoxical - fleece </w:t>
      </w:r>
    </w:p>
    <w:p w:rsidR="004C03DC" w:rsidRPr="000D3C64" w:rsidRDefault="004C03DC" w:rsidP="000D3C64">
      <w:pPr>
        <w:pStyle w:val="Default"/>
        <w:spacing w:line="360" w:lineRule="auto"/>
        <w:rPr>
          <w:sz w:val="30"/>
          <w:szCs w:val="30"/>
        </w:rPr>
      </w:pPr>
      <w:r w:rsidRPr="000D3C64">
        <w:rPr>
          <w:sz w:val="30"/>
          <w:szCs w:val="30"/>
        </w:rPr>
        <w:t xml:space="preserve">d. Singular - repudiate </w:t>
      </w:r>
    </w:p>
    <w:p w:rsidR="004C03DC" w:rsidRPr="000D3C64" w:rsidRDefault="004C03DC" w:rsidP="000D3C64">
      <w:pPr>
        <w:pStyle w:val="Default"/>
        <w:spacing w:line="360" w:lineRule="auto"/>
        <w:rPr>
          <w:sz w:val="30"/>
          <w:szCs w:val="30"/>
        </w:rPr>
      </w:pPr>
    </w:p>
    <w:p w:rsidR="004C03DC" w:rsidRPr="000D3C64" w:rsidRDefault="004C03DC" w:rsidP="000D3C64">
      <w:pPr>
        <w:pStyle w:val="Default"/>
        <w:spacing w:line="360" w:lineRule="auto"/>
        <w:rPr>
          <w:sz w:val="30"/>
          <w:szCs w:val="30"/>
        </w:rPr>
      </w:pPr>
      <w:r w:rsidRPr="000D3C64">
        <w:rPr>
          <w:sz w:val="30"/>
          <w:szCs w:val="30"/>
        </w:rPr>
        <w:t xml:space="preserve">45. In a complex the contribution of an individual to the eventual decision cannot be readily . </w:t>
      </w:r>
    </w:p>
    <w:p w:rsidR="004C03DC" w:rsidRPr="000D3C64" w:rsidRDefault="004C03DC" w:rsidP="000D3C64">
      <w:pPr>
        <w:pStyle w:val="Default"/>
        <w:spacing w:line="360" w:lineRule="auto"/>
        <w:rPr>
          <w:sz w:val="30"/>
          <w:szCs w:val="30"/>
        </w:rPr>
      </w:pPr>
      <w:r w:rsidRPr="000D3C64">
        <w:rPr>
          <w:sz w:val="30"/>
          <w:szCs w:val="30"/>
        </w:rPr>
        <w:t xml:space="preserve">presence of human beings, they typically human observers and go about their business </w:t>
      </w:r>
    </w:p>
    <w:p w:rsidR="004C03DC" w:rsidRPr="000D3C64" w:rsidRDefault="004C03DC" w:rsidP="000D3C64">
      <w:pPr>
        <w:pStyle w:val="Default"/>
        <w:spacing w:line="360" w:lineRule="auto"/>
        <w:rPr>
          <w:sz w:val="30"/>
          <w:szCs w:val="30"/>
        </w:rPr>
      </w:pPr>
      <w:r w:rsidRPr="000D3C64">
        <w:rPr>
          <w:sz w:val="30"/>
          <w:szCs w:val="30"/>
        </w:rPr>
        <w:t xml:space="preserve">a. ambivalent about - welcome </w:t>
      </w:r>
    </w:p>
    <w:p w:rsidR="004C03DC" w:rsidRPr="000D3C64" w:rsidRDefault="004C03DC" w:rsidP="000D3C64">
      <w:pPr>
        <w:pStyle w:val="Default"/>
        <w:spacing w:line="360" w:lineRule="auto"/>
        <w:rPr>
          <w:sz w:val="30"/>
          <w:szCs w:val="30"/>
        </w:rPr>
      </w:pPr>
      <w:r w:rsidRPr="000D3C64">
        <w:rPr>
          <w:sz w:val="30"/>
          <w:szCs w:val="30"/>
        </w:rPr>
        <w:t xml:space="preserve">b. habituated to - disregard </w:t>
      </w:r>
    </w:p>
    <w:p w:rsidR="004C03DC" w:rsidRPr="000D3C64" w:rsidRDefault="004C03DC" w:rsidP="000D3C64">
      <w:pPr>
        <w:pStyle w:val="Default"/>
        <w:spacing w:line="360" w:lineRule="auto"/>
        <w:rPr>
          <w:sz w:val="30"/>
          <w:szCs w:val="30"/>
        </w:rPr>
      </w:pPr>
      <w:r w:rsidRPr="000D3C64">
        <w:rPr>
          <w:sz w:val="30"/>
          <w:szCs w:val="30"/>
        </w:rPr>
        <w:t xml:space="preserve">c. pleased with - snub </w:t>
      </w:r>
    </w:p>
    <w:p w:rsidR="004C03DC" w:rsidRPr="000D3C64" w:rsidRDefault="004C03DC" w:rsidP="000D3C64">
      <w:pPr>
        <w:pStyle w:val="Default"/>
        <w:spacing w:line="360" w:lineRule="auto"/>
        <w:rPr>
          <w:sz w:val="30"/>
          <w:szCs w:val="30"/>
        </w:rPr>
      </w:pPr>
      <w:r w:rsidRPr="000D3C64">
        <w:rPr>
          <w:sz w:val="30"/>
          <w:szCs w:val="30"/>
        </w:rPr>
        <w:t xml:space="preserve">d. inhibited by – seek </w:t>
      </w:r>
    </w:p>
    <w:p w:rsidR="004C03DC" w:rsidRPr="000D3C64" w:rsidRDefault="004C03DC" w:rsidP="000D3C64">
      <w:pPr>
        <w:pStyle w:val="Default"/>
        <w:spacing w:line="360" w:lineRule="auto"/>
        <w:rPr>
          <w:sz w:val="30"/>
          <w:szCs w:val="30"/>
        </w:rPr>
      </w:pPr>
    </w:p>
    <w:p w:rsidR="004C03DC" w:rsidRPr="000D3C64" w:rsidRDefault="004C03DC" w:rsidP="000D3C64">
      <w:pPr>
        <w:pStyle w:val="Default"/>
        <w:spacing w:line="360" w:lineRule="auto"/>
        <w:rPr>
          <w:sz w:val="30"/>
          <w:szCs w:val="30"/>
        </w:rPr>
      </w:pPr>
      <w:r w:rsidRPr="000D3C64">
        <w:rPr>
          <w:sz w:val="30"/>
          <w:szCs w:val="30"/>
        </w:rPr>
        <w:t xml:space="preserve">46. The feet extraordinarily _____ under what should have been extremely ____ circumstances. </w:t>
      </w:r>
    </w:p>
    <w:p w:rsidR="004C03DC" w:rsidRPr="000D3C64" w:rsidRDefault="004C03DC" w:rsidP="000D3C64">
      <w:pPr>
        <w:pStyle w:val="Default"/>
        <w:spacing w:line="360" w:lineRule="auto"/>
        <w:rPr>
          <w:sz w:val="30"/>
          <w:szCs w:val="30"/>
        </w:rPr>
      </w:pPr>
      <w:r w:rsidRPr="000D3C64">
        <w:rPr>
          <w:sz w:val="30"/>
          <w:szCs w:val="30"/>
        </w:rPr>
        <w:t xml:space="preserve">a. Valiant - provocative </w:t>
      </w:r>
    </w:p>
    <w:p w:rsidR="004C03DC" w:rsidRPr="000D3C64" w:rsidRDefault="004C03DC" w:rsidP="000D3C64">
      <w:pPr>
        <w:pStyle w:val="Default"/>
        <w:spacing w:line="360" w:lineRule="auto"/>
        <w:rPr>
          <w:sz w:val="30"/>
          <w:szCs w:val="30"/>
        </w:rPr>
      </w:pPr>
      <w:r w:rsidRPr="000D3C64">
        <w:rPr>
          <w:sz w:val="30"/>
          <w:szCs w:val="30"/>
        </w:rPr>
        <w:t xml:space="preserve">b. Pacified - provoking </w:t>
      </w:r>
    </w:p>
    <w:p w:rsidR="004C03DC" w:rsidRPr="000D3C64" w:rsidRDefault="004C03DC" w:rsidP="000D3C64">
      <w:pPr>
        <w:pStyle w:val="Default"/>
        <w:spacing w:line="360" w:lineRule="auto"/>
        <w:rPr>
          <w:sz w:val="30"/>
          <w:szCs w:val="30"/>
        </w:rPr>
      </w:pPr>
      <w:r w:rsidRPr="000D3C64">
        <w:rPr>
          <w:sz w:val="30"/>
          <w:szCs w:val="30"/>
        </w:rPr>
        <w:t xml:space="preserve">c. Skeptical - tranquil </w:t>
      </w:r>
    </w:p>
    <w:p w:rsidR="004C03DC" w:rsidRPr="000D3C64" w:rsidRDefault="004C03DC" w:rsidP="000D3C64">
      <w:pPr>
        <w:pStyle w:val="Default"/>
        <w:spacing w:line="360" w:lineRule="auto"/>
        <w:rPr>
          <w:sz w:val="30"/>
          <w:szCs w:val="30"/>
        </w:rPr>
      </w:pPr>
      <w:r w:rsidRPr="000D3C64">
        <w:rPr>
          <w:sz w:val="30"/>
          <w:szCs w:val="30"/>
        </w:rPr>
        <w:t xml:space="preserve">d. Restive – ravaging </w:t>
      </w:r>
    </w:p>
    <w:p w:rsidR="004C03DC" w:rsidRPr="000D3C64" w:rsidRDefault="004C03DC" w:rsidP="000D3C64">
      <w:pPr>
        <w:pStyle w:val="Default"/>
        <w:spacing w:line="360" w:lineRule="auto"/>
        <w:rPr>
          <w:sz w:val="30"/>
          <w:szCs w:val="30"/>
        </w:rPr>
      </w:pPr>
    </w:p>
    <w:p w:rsidR="004C03DC" w:rsidRPr="000D3C64" w:rsidRDefault="004C03DC" w:rsidP="000D3C64">
      <w:pPr>
        <w:pStyle w:val="Default"/>
        <w:spacing w:line="360" w:lineRule="auto"/>
        <w:rPr>
          <w:sz w:val="30"/>
          <w:szCs w:val="30"/>
        </w:rPr>
      </w:pPr>
      <w:r w:rsidRPr="000D3C64">
        <w:rPr>
          <w:sz w:val="30"/>
          <w:szCs w:val="30"/>
        </w:rPr>
        <w:t xml:space="preserve">47. The Truce turned out to be anything but _____ and in two days the things were again ____ </w:t>
      </w:r>
    </w:p>
    <w:p w:rsidR="004C03DC" w:rsidRPr="000D3C64" w:rsidRDefault="004C03DC" w:rsidP="000D3C64">
      <w:pPr>
        <w:pStyle w:val="Default"/>
        <w:spacing w:line="360" w:lineRule="auto"/>
        <w:rPr>
          <w:sz w:val="30"/>
          <w:szCs w:val="30"/>
        </w:rPr>
      </w:pPr>
      <w:r w:rsidRPr="000D3C64">
        <w:rPr>
          <w:sz w:val="30"/>
          <w:szCs w:val="30"/>
        </w:rPr>
        <w:t xml:space="preserve">a. Congenial - conducive </w:t>
      </w:r>
    </w:p>
    <w:p w:rsidR="004C03DC" w:rsidRPr="000D3C64" w:rsidRDefault="004C03DC" w:rsidP="000D3C64">
      <w:pPr>
        <w:pStyle w:val="Default"/>
        <w:spacing w:line="360" w:lineRule="auto"/>
        <w:rPr>
          <w:sz w:val="30"/>
          <w:szCs w:val="30"/>
        </w:rPr>
      </w:pPr>
      <w:r w:rsidRPr="000D3C64">
        <w:rPr>
          <w:sz w:val="30"/>
          <w:szCs w:val="30"/>
        </w:rPr>
        <w:t xml:space="preserve">b. Cohesive - sanguinary </w:t>
      </w:r>
    </w:p>
    <w:p w:rsidR="004C03DC" w:rsidRPr="000D3C64" w:rsidRDefault="004C03DC" w:rsidP="000D3C64">
      <w:pPr>
        <w:pStyle w:val="Default"/>
        <w:spacing w:line="360" w:lineRule="auto"/>
        <w:rPr>
          <w:sz w:val="30"/>
          <w:szCs w:val="30"/>
        </w:rPr>
      </w:pPr>
      <w:r w:rsidRPr="000D3C64">
        <w:rPr>
          <w:sz w:val="30"/>
          <w:szCs w:val="30"/>
        </w:rPr>
        <w:t xml:space="preserve">c. Acrimonious – disarranged </w:t>
      </w:r>
    </w:p>
    <w:p w:rsidR="004C03DC" w:rsidRPr="000D3C64" w:rsidRDefault="004C03DC" w:rsidP="000D3C64">
      <w:pPr>
        <w:pStyle w:val="Default"/>
        <w:spacing w:line="360" w:lineRule="auto"/>
        <w:rPr>
          <w:sz w:val="30"/>
          <w:szCs w:val="30"/>
        </w:rPr>
      </w:pPr>
      <w:r w:rsidRPr="000D3C64">
        <w:rPr>
          <w:sz w:val="30"/>
          <w:szCs w:val="30"/>
        </w:rPr>
        <w:t xml:space="preserve">d. Amicable - unprecedented </w:t>
      </w:r>
    </w:p>
    <w:p w:rsidR="004C03DC" w:rsidRPr="000D3C64" w:rsidRDefault="004C03DC" w:rsidP="000D3C64">
      <w:pPr>
        <w:pStyle w:val="Default"/>
        <w:spacing w:line="360" w:lineRule="auto"/>
        <w:rPr>
          <w:sz w:val="30"/>
          <w:szCs w:val="30"/>
        </w:rPr>
      </w:pPr>
    </w:p>
    <w:p w:rsidR="004C03DC" w:rsidRPr="000D3C64" w:rsidRDefault="004C03DC" w:rsidP="000D3C64">
      <w:pPr>
        <w:pStyle w:val="Default"/>
        <w:pageBreakBefore/>
        <w:spacing w:line="360" w:lineRule="auto"/>
        <w:rPr>
          <w:sz w:val="30"/>
          <w:szCs w:val="30"/>
        </w:rPr>
      </w:pPr>
      <w:r w:rsidRPr="000D3C64">
        <w:rPr>
          <w:sz w:val="30"/>
          <w:szCs w:val="30"/>
        </w:rPr>
        <w:t xml:space="preserve">48. Because the monkeys under study are ____ the presence of human beings, they typically ____ human observers and go about their business </w:t>
      </w:r>
    </w:p>
    <w:p w:rsidR="004C03DC" w:rsidRPr="000D3C64" w:rsidRDefault="004C03DC" w:rsidP="000D3C64">
      <w:pPr>
        <w:pStyle w:val="Default"/>
        <w:spacing w:line="360" w:lineRule="auto"/>
        <w:rPr>
          <w:sz w:val="30"/>
          <w:szCs w:val="30"/>
        </w:rPr>
      </w:pPr>
      <w:r w:rsidRPr="000D3C64">
        <w:rPr>
          <w:sz w:val="30"/>
          <w:szCs w:val="30"/>
        </w:rPr>
        <w:t xml:space="preserve">a. ambivalent about - welcome </w:t>
      </w:r>
    </w:p>
    <w:p w:rsidR="004C03DC" w:rsidRPr="000D3C64" w:rsidRDefault="004C03DC" w:rsidP="000D3C64">
      <w:pPr>
        <w:pStyle w:val="Default"/>
        <w:spacing w:line="360" w:lineRule="auto"/>
        <w:rPr>
          <w:sz w:val="30"/>
          <w:szCs w:val="30"/>
        </w:rPr>
      </w:pPr>
      <w:r w:rsidRPr="000D3C64">
        <w:rPr>
          <w:sz w:val="30"/>
          <w:szCs w:val="30"/>
        </w:rPr>
        <w:t xml:space="preserve">b. habituated to - disregard </w:t>
      </w:r>
    </w:p>
    <w:p w:rsidR="004C03DC" w:rsidRPr="000D3C64" w:rsidRDefault="004C03DC" w:rsidP="000D3C64">
      <w:pPr>
        <w:pStyle w:val="Default"/>
        <w:spacing w:line="360" w:lineRule="auto"/>
        <w:rPr>
          <w:sz w:val="30"/>
          <w:szCs w:val="30"/>
        </w:rPr>
      </w:pPr>
      <w:r w:rsidRPr="000D3C64">
        <w:rPr>
          <w:sz w:val="30"/>
          <w:szCs w:val="30"/>
        </w:rPr>
        <w:t xml:space="preserve">c. pleased with - snub </w:t>
      </w:r>
    </w:p>
    <w:p w:rsidR="004C03DC" w:rsidRPr="000D3C64" w:rsidRDefault="004C03DC" w:rsidP="000D3C64">
      <w:pPr>
        <w:pStyle w:val="Default"/>
        <w:spacing w:line="360" w:lineRule="auto"/>
        <w:rPr>
          <w:sz w:val="30"/>
          <w:szCs w:val="30"/>
        </w:rPr>
      </w:pPr>
      <w:r w:rsidRPr="000D3C64">
        <w:rPr>
          <w:sz w:val="30"/>
          <w:szCs w:val="30"/>
        </w:rPr>
        <w:t xml:space="preserve">d. inhibited by - seek </w:t>
      </w:r>
    </w:p>
    <w:p w:rsidR="004C03DC" w:rsidRPr="000D3C64" w:rsidRDefault="004C03DC" w:rsidP="000D3C64">
      <w:pPr>
        <w:pStyle w:val="Default"/>
        <w:spacing w:line="360" w:lineRule="auto"/>
        <w:rPr>
          <w:sz w:val="30"/>
          <w:szCs w:val="30"/>
        </w:rPr>
      </w:pPr>
    </w:p>
    <w:p w:rsidR="004C03DC" w:rsidRPr="000D3C64" w:rsidRDefault="004C03DC" w:rsidP="000D3C64">
      <w:pPr>
        <w:pStyle w:val="Default"/>
        <w:spacing w:line="360" w:lineRule="auto"/>
        <w:rPr>
          <w:sz w:val="30"/>
          <w:szCs w:val="30"/>
        </w:rPr>
      </w:pPr>
    </w:p>
    <w:p w:rsidR="004C03DC" w:rsidRPr="000D3C64" w:rsidRDefault="004C03DC" w:rsidP="000D3C64">
      <w:pPr>
        <w:autoSpaceDE w:val="0"/>
        <w:autoSpaceDN w:val="0"/>
        <w:adjustRightInd w:val="0"/>
        <w:spacing w:after="0" w:line="360" w:lineRule="auto"/>
        <w:ind w:left="395" w:right="-38" w:hanging="283"/>
        <w:jc w:val="both"/>
        <w:rPr>
          <w:rFonts w:ascii="Times New Roman" w:hAnsi="Times New Roman" w:cs="Times New Roman"/>
          <w:sz w:val="30"/>
          <w:szCs w:val="30"/>
        </w:rPr>
      </w:pPr>
      <w:r w:rsidRPr="000D3C64">
        <w:rPr>
          <w:rFonts w:ascii="Times New Roman" w:hAnsi="Times New Roman" w:cs="Times New Roman"/>
          <w:sz w:val="30"/>
          <w:szCs w:val="30"/>
        </w:rPr>
        <w:t>54.  Although the defender troops had solved a number of problems, their past incidents made them .......... to  show  out  a  positivity  that  they  would  definitely succeed.</w:t>
      </w:r>
    </w:p>
    <w:p w:rsidR="004C03DC" w:rsidRPr="000D3C64" w:rsidRDefault="004C03DC" w:rsidP="000D3C64">
      <w:pPr>
        <w:autoSpaceDE w:val="0"/>
        <w:autoSpaceDN w:val="0"/>
        <w:adjustRightInd w:val="0"/>
        <w:spacing w:after="0" w:line="360" w:lineRule="auto"/>
        <w:ind w:left="460" w:right="975"/>
        <w:rPr>
          <w:rFonts w:ascii="Times New Roman" w:hAnsi="Times New Roman" w:cs="Times New Roman"/>
          <w:sz w:val="30"/>
          <w:szCs w:val="30"/>
        </w:rPr>
      </w:pPr>
      <w:r w:rsidRPr="000D3C64">
        <w:rPr>
          <w:rFonts w:ascii="Times New Roman" w:hAnsi="Times New Roman" w:cs="Times New Roman"/>
          <w:sz w:val="30"/>
          <w:szCs w:val="30"/>
        </w:rPr>
        <w:t>a.     Rash                           b.     Ambivalent c.     Scornful                     d.     overjoyed</w:t>
      </w:r>
    </w:p>
    <w:p w:rsidR="004C03DC" w:rsidRPr="000D3C64" w:rsidRDefault="004C03DC" w:rsidP="000D3C64">
      <w:pPr>
        <w:autoSpaceDE w:val="0"/>
        <w:autoSpaceDN w:val="0"/>
        <w:adjustRightInd w:val="0"/>
        <w:spacing w:before="9"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left="395" w:right="-40" w:hanging="283"/>
        <w:jc w:val="both"/>
        <w:rPr>
          <w:rFonts w:ascii="Times New Roman" w:hAnsi="Times New Roman" w:cs="Times New Roman"/>
          <w:sz w:val="30"/>
          <w:szCs w:val="30"/>
        </w:rPr>
      </w:pPr>
      <w:r w:rsidRPr="000D3C64">
        <w:rPr>
          <w:rFonts w:ascii="Times New Roman" w:hAnsi="Times New Roman" w:cs="Times New Roman"/>
          <w:sz w:val="30"/>
          <w:szCs w:val="30"/>
        </w:rPr>
        <w:t>55.  Sharks       of       the       masculine       gender       are generally</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creatures; however, when they are  enviously  looking  after  their  areas,  they  have been known to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the war ships.</w:t>
      </w:r>
    </w:p>
    <w:p w:rsidR="004C03DC" w:rsidRPr="000D3C64" w:rsidRDefault="004C03DC" w:rsidP="000D3C64">
      <w:pPr>
        <w:autoSpaceDE w:val="0"/>
        <w:autoSpaceDN w:val="0"/>
        <w:adjustRightInd w:val="0"/>
        <w:spacing w:after="0" w:line="360" w:lineRule="auto"/>
        <w:ind w:left="395" w:right="455"/>
        <w:jc w:val="both"/>
        <w:rPr>
          <w:rFonts w:ascii="Times New Roman" w:hAnsi="Times New Roman" w:cs="Times New Roman"/>
          <w:sz w:val="30"/>
          <w:szCs w:val="30"/>
        </w:rPr>
      </w:pPr>
      <w:r w:rsidRPr="000D3C64">
        <w:rPr>
          <w:rFonts w:ascii="Times New Roman" w:hAnsi="Times New Roman" w:cs="Times New Roman"/>
          <w:sz w:val="30"/>
          <w:szCs w:val="30"/>
        </w:rPr>
        <w:t>a.      docile, attack           b.      aggressive, strike</w:t>
      </w:r>
    </w:p>
    <w:p w:rsidR="004C03DC" w:rsidRPr="000D3C64" w:rsidRDefault="004C03DC" w:rsidP="000D3C64">
      <w:pPr>
        <w:autoSpaceDE w:val="0"/>
        <w:autoSpaceDN w:val="0"/>
        <w:adjustRightInd w:val="0"/>
        <w:spacing w:after="0" w:line="360" w:lineRule="auto"/>
        <w:ind w:left="395" w:right="546"/>
        <w:jc w:val="both"/>
        <w:rPr>
          <w:rFonts w:ascii="Times New Roman" w:hAnsi="Times New Roman" w:cs="Times New Roman"/>
          <w:sz w:val="30"/>
          <w:szCs w:val="30"/>
        </w:rPr>
      </w:pPr>
      <w:r w:rsidRPr="000D3C64">
        <w:rPr>
          <w:rFonts w:ascii="Times New Roman" w:hAnsi="Times New Roman" w:cs="Times New Roman"/>
          <w:sz w:val="30"/>
          <w:szCs w:val="30"/>
        </w:rPr>
        <w:t>c.      Large, assault          d.      Peaceful, ignore</w:t>
      </w: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color w:val="000000"/>
          <w:sz w:val="30"/>
          <w:szCs w:val="30"/>
        </w:rPr>
      </w:pPr>
      <w:r w:rsidRPr="000D3C64">
        <w:rPr>
          <w:rFonts w:ascii="Times New Roman" w:hAnsi="Times New Roman" w:cs="Times New Roman"/>
          <w:color w:val="000000"/>
          <w:sz w:val="30"/>
          <w:szCs w:val="30"/>
        </w:rPr>
        <w:t xml:space="preserve">56. The costume Aathira wore ______ with oval shaped, glassy beads, caused a gleamming effect. </w:t>
      </w:r>
    </w:p>
    <w:p w:rsidR="004C03DC" w:rsidRPr="000D3C64" w:rsidRDefault="004C03DC" w:rsidP="000D3C64">
      <w:pPr>
        <w:autoSpaceDE w:val="0"/>
        <w:autoSpaceDN w:val="0"/>
        <w:adjustRightInd w:val="0"/>
        <w:spacing w:after="0" w:line="360" w:lineRule="auto"/>
        <w:ind w:left="395" w:right="546"/>
        <w:jc w:val="both"/>
        <w:rPr>
          <w:rFonts w:ascii="Times New Roman" w:hAnsi="Times New Roman" w:cs="Times New Roman"/>
          <w:sz w:val="30"/>
          <w:szCs w:val="30"/>
        </w:rPr>
      </w:pPr>
      <w:r w:rsidRPr="000D3C64">
        <w:rPr>
          <w:rFonts w:ascii="Times New Roman" w:hAnsi="Times New Roman" w:cs="Times New Roman"/>
          <w:sz w:val="30"/>
          <w:szCs w:val="30"/>
        </w:rPr>
        <w:t>a. Titillated</w:t>
      </w:r>
      <w:r w:rsidRPr="000D3C64">
        <w:rPr>
          <w:rFonts w:ascii="Times New Roman" w:hAnsi="Times New Roman" w:cs="Times New Roman"/>
          <w:sz w:val="30"/>
          <w:szCs w:val="30"/>
        </w:rPr>
        <w:tab/>
      </w:r>
      <w:r w:rsidRPr="000D3C64">
        <w:rPr>
          <w:rFonts w:ascii="Times New Roman" w:hAnsi="Times New Roman" w:cs="Times New Roman"/>
          <w:sz w:val="30"/>
          <w:szCs w:val="30"/>
        </w:rPr>
        <w:tab/>
        <w:t>b. Reiterated</w:t>
      </w:r>
      <w:r w:rsidRPr="000D3C64">
        <w:rPr>
          <w:rFonts w:ascii="Times New Roman" w:hAnsi="Times New Roman" w:cs="Times New Roman"/>
          <w:sz w:val="30"/>
          <w:szCs w:val="30"/>
        </w:rPr>
        <w:tab/>
        <w:t xml:space="preserve">  c. Scintillated</w:t>
      </w:r>
      <w:r w:rsidRPr="000D3C64">
        <w:rPr>
          <w:rFonts w:ascii="Times New Roman" w:hAnsi="Times New Roman" w:cs="Times New Roman"/>
          <w:sz w:val="30"/>
          <w:szCs w:val="30"/>
        </w:rPr>
        <w:tab/>
      </w:r>
      <w:r w:rsidRPr="000D3C64">
        <w:rPr>
          <w:rFonts w:ascii="Times New Roman" w:hAnsi="Times New Roman" w:cs="Times New Roman"/>
          <w:sz w:val="30"/>
          <w:szCs w:val="30"/>
        </w:rPr>
        <w:tab/>
        <w:t>d. enthralled</w:t>
      </w:r>
    </w:p>
    <w:p w:rsidR="004C03DC" w:rsidRPr="000D3C64" w:rsidRDefault="004C03DC" w:rsidP="000D3C64">
      <w:pPr>
        <w:autoSpaceDE w:val="0"/>
        <w:autoSpaceDN w:val="0"/>
        <w:adjustRightInd w:val="0"/>
        <w:spacing w:after="0" w:line="360" w:lineRule="auto"/>
        <w:ind w:left="395" w:right="546"/>
        <w:jc w:val="both"/>
        <w:rPr>
          <w:rFonts w:ascii="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autoSpaceDE w:val="0"/>
        <w:autoSpaceDN w:val="0"/>
        <w:adjustRightInd w:val="0"/>
        <w:spacing w:before="12" w:after="0" w:line="360" w:lineRule="auto"/>
        <w:ind w:left="283" w:right="64"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57.  Her  poems  are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she  uses  a  lengthy roundabout  expression  when  a  direct  coupling  of simple parts of speech would be best.</w:t>
      </w:r>
    </w:p>
    <w:p w:rsidR="004C03DC" w:rsidRPr="000D3C64" w:rsidRDefault="004C03DC" w:rsidP="000D3C64">
      <w:pPr>
        <w:autoSpaceDE w:val="0"/>
        <w:autoSpaceDN w:val="0"/>
        <w:adjustRightInd w:val="0"/>
        <w:spacing w:after="0" w:line="360" w:lineRule="auto"/>
        <w:ind w:left="348" w:right="1235"/>
        <w:rPr>
          <w:rFonts w:ascii="Times New Roman" w:hAnsi="Times New Roman" w:cs="Times New Roman"/>
          <w:sz w:val="30"/>
          <w:szCs w:val="30"/>
        </w:rPr>
      </w:pPr>
      <w:r w:rsidRPr="000D3C64">
        <w:rPr>
          <w:rFonts w:ascii="Times New Roman" w:hAnsi="Times New Roman" w:cs="Times New Roman"/>
          <w:sz w:val="30"/>
          <w:szCs w:val="30"/>
        </w:rPr>
        <w:t>a.   prolix                           b.    Pedestrian             c.   Succinct                      d.    vapid</w:t>
      </w:r>
    </w:p>
    <w:p w:rsidR="004C03DC" w:rsidRPr="000D3C64" w:rsidRDefault="004C03DC" w:rsidP="000D3C64">
      <w:pPr>
        <w:autoSpaceDE w:val="0"/>
        <w:autoSpaceDN w:val="0"/>
        <w:adjustRightInd w:val="0"/>
        <w:spacing w:before="8"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left="283" w:right="67"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58.  The  reason  that  the  people  have  the  votes  to counteract a governmental veto, the Prime minister has no choice but to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w:t>
      </w:r>
    </w:p>
    <w:p w:rsidR="004C03DC" w:rsidRPr="000D3C64" w:rsidRDefault="004C03DC" w:rsidP="000D3C64">
      <w:pPr>
        <w:autoSpaceDE w:val="0"/>
        <w:autoSpaceDN w:val="0"/>
        <w:adjustRightInd w:val="0"/>
        <w:spacing w:after="0" w:line="360" w:lineRule="auto"/>
        <w:ind w:left="391"/>
        <w:rPr>
          <w:rFonts w:ascii="Times New Roman" w:hAnsi="Times New Roman" w:cs="Times New Roman"/>
          <w:sz w:val="30"/>
          <w:szCs w:val="30"/>
        </w:rPr>
      </w:pPr>
      <w:r w:rsidRPr="000D3C64">
        <w:rPr>
          <w:rFonts w:ascii="Times New Roman" w:hAnsi="Times New Roman" w:cs="Times New Roman"/>
          <w:sz w:val="30"/>
          <w:szCs w:val="30"/>
        </w:rPr>
        <w:t>a.    Object                          b.    Abdicate</w:t>
      </w:r>
    </w:p>
    <w:p w:rsidR="004C03DC" w:rsidRPr="000D3C64" w:rsidRDefault="004C03DC" w:rsidP="000D3C64">
      <w:pPr>
        <w:autoSpaceDE w:val="0"/>
        <w:autoSpaceDN w:val="0"/>
        <w:adjustRightInd w:val="0"/>
        <w:spacing w:after="0" w:line="360" w:lineRule="auto"/>
        <w:ind w:left="391"/>
        <w:rPr>
          <w:rFonts w:ascii="Times New Roman" w:hAnsi="Times New Roman" w:cs="Times New Roman"/>
          <w:sz w:val="30"/>
          <w:szCs w:val="30"/>
        </w:rPr>
      </w:pPr>
      <w:r w:rsidRPr="000D3C64">
        <w:rPr>
          <w:rFonts w:ascii="Times New Roman" w:hAnsi="Times New Roman" w:cs="Times New Roman"/>
          <w:sz w:val="30"/>
          <w:szCs w:val="30"/>
        </w:rPr>
        <w:t>c.    Abstain                         d.    Compromise</w:t>
      </w:r>
    </w:p>
    <w:p w:rsidR="004C03DC" w:rsidRPr="000D3C64" w:rsidRDefault="004C03DC" w:rsidP="000D3C64">
      <w:pPr>
        <w:autoSpaceDE w:val="0"/>
        <w:autoSpaceDN w:val="0"/>
        <w:adjustRightInd w:val="0"/>
        <w:spacing w:before="8"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left="283" w:right="69" w:hanging="283"/>
        <w:jc w:val="both"/>
        <w:rPr>
          <w:rFonts w:ascii="Times New Roman" w:hAnsi="Times New Roman" w:cs="Times New Roman"/>
          <w:sz w:val="30"/>
          <w:szCs w:val="30"/>
        </w:rPr>
      </w:pPr>
      <w:r w:rsidRPr="000D3C64">
        <w:rPr>
          <w:rFonts w:ascii="Times New Roman" w:hAnsi="Times New Roman" w:cs="Times New Roman"/>
          <w:sz w:val="30"/>
          <w:szCs w:val="30"/>
        </w:rPr>
        <w:t xml:space="preserve">59.  The director believes that all actors are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 xml:space="preserve">, for  her  main  idea  is,  whatever  qualities  they  may lack, are in fact preeminent qualities of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rPr>
        <w:t>.</w:t>
      </w:r>
    </w:p>
    <w:p w:rsidR="004C03DC" w:rsidRPr="000D3C64" w:rsidRDefault="004C03DC" w:rsidP="000D3C64">
      <w:pPr>
        <w:autoSpaceDE w:val="0"/>
        <w:autoSpaceDN w:val="0"/>
        <w:adjustRightInd w:val="0"/>
        <w:spacing w:after="0" w:line="360" w:lineRule="auto"/>
        <w:ind w:left="492" w:right="2570"/>
        <w:jc w:val="both"/>
        <w:rPr>
          <w:rFonts w:ascii="Times New Roman" w:hAnsi="Times New Roman" w:cs="Times New Roman"/>
          <w:sz w:val="30"/>
          <w:szCs w:val="30"/>
        </w:rPr>
      </w:pPr>
      <w:r w:rsidRPr="000D3C64">
        <w:rPr>
          <w:rFonts w:ascii="Times New Roman" w:hAnsi="Times New Roman" w:cs="Times New Roman"/>
          <w:sz w:val="30"/>
          <w:szCs w:val="30"/>
        </w:rPr>
        <w:t xml:space="preserve">a. clever . . . ingenuity </w:t>
      </w:r>
    </w:p>
    <w:p w:rsidR="004C03DC" w:rsidRPr="000D3C64" w:rsidRDefault="004C03DC" w:rsidP="000D3C64">
      <w:pPr>
        <w:autoSpaceDE w:val="0"/>
        <w:autoSpaceDN w:val="0"/>
        <w:adjustRightInd w:val="0"/>
        <w:spacing w:after="0" w:line="360" w:lineRule="auto"/>
        <w:ind w:left="492" w:right="2570"/>
        <w:jc w:val="both"/>
        <w:rPr>
          <w:rFonts w:ascii="Times New Roman" w:hAnsi="Times New Roman" w:cs="Times New Roman"/>
          <w:sz w:val="30"/>
          <w:szCs w:val="30"/>
        </w:rPr>
      </w:pPr>
      <w:r w:rsidRPr="000D3C64">
        <w:rPr>
          <w:rFonts w:ascii="Times New Roman" w:hAnsi="Times New Roman" w:cs="Times New Roman"/>
          <w:sz w:val="30"/>
          <w:szCs w:val="30"/>
        </w:rPr>
        <w:t xml:space="preserve">b. covetous . . . greed </w:t>
      </w:r>
    </w:p>
    <w:p w:rsidR="004C03DC" w:rsidRPr="000D3C64" w:rsidRDefault="004C03DC" w:rsidP="000D3C64">
      <w:pPr>
        <w:autoSpaceDE w:val="0"/>
        <w:autoSpaceDN w:val="0"/>
        <w:adjustRightInd w:val="0"/>
        <w:spacing w:after="0" w:line="360" w:lineRule="auto"/>
        <w:ind w:left="492" w:right="2570"/>
        <w:jc w:val="both"/>
        <w:rPr>
          <w:rFonts w:ascii="Times New Roman" w:hAnsi="Times New Roman" w:cs="Times New Roman"/>
          <w:sz w:val="30"/>
          <w:szCs w:val="30"/>
        </w:rPr>
      </w:pPr>
      <w:r w:rsidRPr="000D3C64">
        <w:rPr>
          <w:rFonts w:ascii="Times New Roman" w:hAnsi="Times New Roman" w:cs="Times New Roman"/>
          <w:sz w:val="30"/>
          <w:szCs w:val="30"/>
        </w:rPr>
        <w:t>c.  virtuous . . . deceit</w:t>
      </w:r>
    </w:p>
    <w:p w:rsidR="004C03DC" w:rsidRPr="000D3C64" w:rsidRDefault="004C03DC" w:rsidP="000D3C64">
      <w:pPr>
        <w:autoSpaceDE w:val="0"/>
        <w:autoSpaceDN w:val="0"/>
        <w:adjustRightInd w:val="0"/>
        <w:spacing w:after="0" w:line="360" w:lineRule="auto"/>
        <w:ind w:left="492" w:right="2242"/>
        <w:jc w:val="both"/>
        <w:rPr>
          <w:rFonts w:ascii="Times New Roman" w:hAnsi="Times New Roman" w:cs="Times New Roman"/>
          <w:sz w:val="30"/>
          <w:szCs w:val="30"/>
        </w:rPr>
      </w:pPr>
      <w:r w:rsidRPr="000D3C64">
        <w:rPr>
          <w:rFonts w:ascii="Times New Roman" w:hAnsi="Times New Roman" w:cs="Times New Roman"/>
          <w:sz w:val="30"/>
          <w:szCs w:val="30"/>
        </w:rPr>
        <w:t>d. successful . . . ambition</w:t>
      </w:r>
    </w:p>
    <w:p w:rsidR="004C03DC" w:rsidRPr="000D3C64" w:rsidRDefault="004C03DC" w:rsidP="000D3C64">
      <w:pPr>
        <w:autoSpaceDE w:val="0"/>
        <w:autoSpaceDN w:val="0"/>
        <w:adjustRightInd w:val="0"/>
        <w:spacing w:before="9"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left="360" w:right="141" w:hanging="360"/>
        <w:jc w:val="both"/>
        <w:rPr>
          <w:rFonts w:ascii="Times New Roman" w:hAnsi="Times New Roman" w:cs="Times New Roman"/>
          <w:sz w:val="30"/>
          <w:szCs w:val="30"/>
        </w:rPr>
      </w:pPr>
      <w:r w:rsidRPr="000D3C64">
        <w:rPr>
          <w:rFonts w:ascii="Times New Roman" w:hAnsi="Times New Roman" w:cs="Times New Roman"/>
          <w:sz w:val="30"/>
          <w:szCs w:val="30"/>
        </w:rPr>
        <w:t>60.  Having faith to ------- the argument, the moderator proposed a lettter stating that their fault would</w:t>
      </w:r>
    </w:p>
    <w:p w:rsidR="004C03DC" w:rsidRPr="000D3C64" w:rsidRDefault="004C03DC" w:rsidP="000D3C64">
      <w:pPr>
        <w:autoSpaceDE w:val="0"/>
        <w:autoSpaceDN w:val="0"/>
        <w:adjustRightInd w:val="0"/>
        <w:spacing w:after="0" w:line="360" w:lineRule="auto"/>
        <w:ind w:left="427" w:right="651" w:hanging="67"/>
        <w:rPr>
          <w:rFonts w:ascii="Times New Roman" w:hAnsi="Times New Roman" w:cs="Times New Roman"/>
          <w:sz w:val="30"/>
          <w:szCs w:val="30"/>
        </w:rPr>
      </w:pPr>
      <w:r w:rsidRPr="000D3C64">
        <w:rPr>
          <w:rFonts w:ascii="Times New Roman" w:hAnsi="Times New Roman" w:cs="Times New Roman"/>
          <w:sz w:val="30"/>
          <w:szCs w:val="30"/>
        </w:rPr>
        <w:t xml:space="preserve">be ------- to both the workers and the bosses. </w:t>
      </w:r>
    </w:p>
    <w:p w:rsidR="004C03DC" w:rsidRPr="000D3C64" w:rsidRDefault="004C03DC" w:rsidP="000D3C64">
      <w:pPr>
        <w:autoSpaceDE w:val="0"/>
        <w:autoSpaceDN w:val="0"/>
        <w:adjustRightInd w:val="0"/>
        <w:spacing w:after="0" w:line="360" w:lineRule="auto"/>
        <w:ind w:left="427" w:right="651" w:hanging="67"/>
        <w:rPr>
          <w:rFonts w:ascii="Times New Roman" w:hAnsi="Times New Roman" w:cs="Times New Roman"/>
          <w:sz w:val="30"/>
          <w:szCs w:val="30"/>
        </w:rPr>
      </w:pPr>
      <w:r w:rsidRPr="000D3C64">
        <w:rPr>
          <w:rFonts w:ascii="Times New Roman" w:hAnsi="Times New Roman" w:cs="Times New Roman"/>
          <w:sz w:val="30"/>
          <w:szCs w:val="30"/>
        </w:rPr>
        <w:t xml:space="preserve">  a.   enforce . . useful</w:t>
      </w:r>
    </w:p>
    <w:p w:rsidR="004C03DC" w:rsidRPr="000D3C64" w:rsidRDefault="004C03DC" w:rsidP="000D3C64">
      <w:pPr>
        <w:autoSpaceDE w:val="0"/>
        <w:autoSpaceDN w:val="0"/>
        <w:adjustRightInd w:val="0"/>
        <w:spacing w:after="0" w:line="360" w:lineRule="auto"/>
        <w:ind w:left="427" w:right="3052"/>
        <w:jc w:val="both"/>
        <w:rPr>
          <w:rFonts w:ascii="Times New Roman" w:hAnsi="Times New Roman" w:cs="Times New Roman"/>
          <w:sz w:val="30"/>
          <w:szCs w:val="30"/>
        </w:rPr>
      </w:pPr>
      <w:r w:rsidRPr="000D3C64">
        <w:rPr>
          <w:rFonts w:ascii="Times New Roman" w:hAnsi="Times New Roman" w:cs="Times New Roman"/>
          <w:sz w:val="30"/>
          <w:szCs w:val="30"/>
        </w:rPr>
        <w:t>b.  end . . divisive</w:t>
      </w:r>
    </w:p>
    <w:p w:rsidR="004C03DC" w:rsidRPr="000D3C64" w:rsidRDefault="004C03DC" w:rsidP="000D3C64">
      <w:pPr>
        <w:autoSpaceDE w:val="0"/>
        <w:autoSpaceDN w:val="0"/>
        <w:adjustRightInd w:val="0"/>
        <w:spacing w:after="0" w:line="360" w:lineRule="auto"/>
        <w:ind w:left="427" w:right="2066"/>
        <w:jc w:val="both"/>
        <w:rPr>
          <w:rFonts w:ascii="Times New Roman" w:hAnsi="Times New Roman" w:cs="Times New Roman"/>
          <w:sz w:val="30"/>
          <w:szCs w:val="30"/>
        </w:rPr>
      </w:pPr>
      <w:r w:rsidRPr="000D3C64">
        <w:rPr>
          <w:rFonts w:ascii="Times New Roman" w:hAnsi="Times New Roman" w:cs="Times New Roman"/>
          <w:sz w:val="30"/>
          <w:szCs w:val="30"/>
        </w:rPr>
        <w:t>c.   overcome . . unattractive</w:t>
      </w:r>
    </w:p>
    <w:p w:rsidR="004C03DC" w:rsidRPr="000D3C64" w:rsidRDefault="004C03DC" w:rsidP="000D3C64">
      <w:pPr>
        <w:autoSpaceDE w:val="0"/>
        <w:autoSpaceDN w:val="0"/>
        <w:adjustRightInd w:val="0"/>
        <w:spacing w:after="0" w:line="360" w:lineRule="auto"/>
        <w:ind w:left="427" w:right="2543"/>
        <w:jc w:val="both"/>
        <w:rPr>
          <w:rFonts w:ascii="Times New Roman" w:hAnsi="Times New Roman" w:cs="Times New Roman"/>
          <w:sz w:val="30"/>
          <w:szCs w:val="30"/>
        </w:rPr>
      </w:pPr>
      <w:r w:rsidRPr="000D3C64">
        <w:rPr>
          <w:rFonts w:ascii="Times New Roman" w:hAnsi="Times New Roman" w:cs="Times New Roman"/>
          <w:sz w:val="30"/>
          <w:szCs w:val="30"/>
        </w:rPr>
        <w:t>d.  resolve…acceptable</w:t>
      </w:r>
    </w:p>
    <w:p w:rsidR="004C03DC" w:rsidRPr="000D3C64" w:rsidRDefault="004C03DC" w:rsidP="000D3C64">
      <w:pPr>
        <w:autoSpaceDE w:val="0"/>
        <w:autoSpaceDN w:val="0"/>
        <w:adjustRightInd w:val="0"/>
        <w:spacing w:before="9" w:after="0" w:line="360" w:lineRule="auto"/>
        <w:rPr>
          <w:rFonts w:ascii="Times New Roman" w:hAnsi="Times New Roman" w:cs="Times New Roman"/>
          <w:sz w:val="30"/>
          <w:szCs w:val="30"/>
        </w:rPr>
      </w:pPr>
    </w:p>
    <w:p w:rsidR="004C03DC" w:rsidRPr="000D3C64" w:rsidRDefault="004C03DC" w:rsidP="000D3C64">
      <w:pPr>
        <w:autoSpaceDE w:val="0"/>
        <w:autoSpaceDN w:val="0"/>
        <w:adjustRightInd w:val="0"/>
        <w:spacing w:after="0" w:line="360" w:lineRule="auto"/>
        <w:ind w:right="70"/>
        <w:jc w:val="both"/>
        <w:rPr>
          <w:rFonts w:ascii="Times New Roman" w:hAnsi="Times New Roman" w:cs="Times New Roman"/>
          <w:sz w:val="30"/>
          <w:szCs w:val="30"/>
        </w:rPr>
      </w:pPr>
      <w:r w:rsidRPr="000D3C64">
        <w:rPr>
          <w:rFonts w:ascii="Times New Roman" w:hAnsi="Times New Roman" w:cs="Times New Roman"/>
          <w:sz w:val="30"/>
          <w:szCs w:val="30"/>
        </w:rPr>
        <w:t xml:space="preserve">61.  Her beauty was a double‐edged sword; in her peer groups,      it      aroused      both      admiration      and  </w:t>
      </w:r>
      <w:r w:rsidRPr="000D3C64">
        <w:rPr>
          <w:rFonts w:ascii="Times New Roman" w:hAnsi="Times New Roman" w:cs="Times New Roman"/>
          <w:sz w:val="30"/>
          <w:szCs w:val="30"/>
          <w:u w:val="single"/>
        </w:rPr>
        <w:t xml:space="preserve"> </w:t>
      </w:r>
      <w:r w:rsidRPr="000D3C64">
        <w:rPr>
          <w:rFonts w:ascii="Times New Roman" w:hAnsi="Times New Roman" w:cs="Times New Roman"/>
          <w:sz w:val="30"/>
          <w:szCs w:val="30"/>
          <w:u w:val="single"/>
        </w:rPr>
        <w:tab/>
      </w:r>
      <w:r w:rsidRPr="000D3C64">
        <w:rPr>
          <w:rFonts w:ascii="Times New Roman" w:hAnsi="Times New Roman" w:cs="Times New Roman"/>
          <w:sz w:val="30"/>
          <w:szCs w:val="30"/>
          <w:u w:val="single"/>
        </w:rPr>
        <w:tab/>
      </w:r>
      <w:r w:rsidRPr="000D3C64">
        <w:rPr>
          <w:rFonts w:ascii="Times New Roman" w:hAnsi="Times New Roman" w:cs="Times New Roman"/>
          <w:sz w:val="30"/>
          <w:szCs w:val="30"/>
        </w:rPr>
        <w:t xml:space="preserve">_. </w:t>
      </w:r>
    </w:p>
    <w:p w:rsidR="004C03DC" w:rsidRPr="000D3C64" w:rsidRDefault="004C03DC" w:rsidP="000D3C64">
      <w:pPr>
        <w:autoSpaceDE w:val="0"/>
        <w:autoSpaceDN w:val="0"/>
        <w:adjustRightInd w:val="0"/>
        <w:spacing w:after="0" w:line="360" w:lineRule="auto"/>
        <w:ind w:right="70"/>
        <w:jc w:val="both"/>
        <w:rPr>
          <w:rFonts w:ascii="Times New Roman" w:hAnsi="Times New Roman" w:cs="Times New Roman"/>
          <w:sz w:val="30"/>
          <w:szCs w:val="30"/>
        </w:rPr>
      </w:pPr>
      <w:r w:rsidRPr="000D3C64">
        <w:rPr>
          <w:rFonts w:ascii="Times New Roman" w:hAnsi="Times New Roman" w:cs="Times New Roman"/>
          <w:sz w:val="30"/>
          <w:szCs w:val="30"/>
        </w:rPr>
        <w:t xml:space="preserve">         a.   envy</w:t>
      </w:r>
    </w:p>
    <w:p w:rsidR="004C03DC" w:rsidRPr="000D3C64" w:rsidRDefault="004C03DC" w:rsidP="000D3C64">
      <w:pPr>
        <w:autoSpaceDE w:val="0"/>
        <w:autoSpaceDN w:val="0"/>
        <w:adjustRightInd w:val="0"/>
        <w:spacing w:after="0" w:line="360" w:lineRule="auto"/>
        <w:ind w:left="427" w:right="3466"/>
        <w:jc w:val="both"/>
        <w:rPr>
          <w:rFonts w:ascii="Times New Roman" w:hAnsi="Times New Roman" w:cs="Times New Roman"/>
          <w:sz w:val="30"/>
          <w:szCs w:val="30"/>
        </w:rPr>
      </w:pPr>
      <w:r w:rsidRPr="000D3C64">
        <w:rPr>
          <w:rFonts w:ascii="Times New Roman" w:hAnsi="Times New Roman" w:cs="Times New Roman"/>
          <w:sz w:val="30"/>
          <w:szCs w:val="30"/>
        </w:rPr>
        <w:t>b.  laudation</w:t>
      </w:r>
    </w:p>
    <w:p w:rsidR="004C03DC" w:rsidRPr="000D3C64" w:rsidRDefault="004C03DC" w:rsidP="000D3C64">
      <w:pPr>
        <w:autoSpaceDE w:val="0"/>
        <w:autoSpaceDN w:val="0"/>
        <w:adjustRightInd w:val="0"/>
        <w:spacing w:after="0" w:line="360" w:lineRule="auto"/>
        <w:ind w:left="427" w:right="3295"/>
        <w:rPr>
          <w:rFonts w:ascii="Times New Roman" w:hAnsi="Times New Roman" w:cs="Times New Roman"/>
          <w:sz w:val="30"/>
          <w:szCs w:val="30"/>
        </w:rPr>
      </w:pPr>
      <w:r w:rsidRPr="000D3C64">
        <w:rPr>
          <w:rFonts w:ascii="Times New Roman" w:hAnsi="Times New Roman" w:cs="Times New Roman"/>
          <w:sz w:val="30"/>
          <w:szCs w:val="30"/>
        </w:rPr>
        <w:t xml:space="preserve">c.   equanimity </w:t>
      </w:r>
    </w:p>
    <w:p w:rsidR="004C03DC" w:rsidRPr="000D3C64" w:rsidRDefault="004C03DC" w:rsidP="000D3C64">
      <w:pPr>
        <w:autoSpaceDE w:val="0"/>
        <w:autoSpaceDN w:val="0"/>
        <w:adjustRightInd w:val="0"/>
        <w:spacing w:after="0" w:line="360" w:lineRule="auto"/>
        <w:ind w:left="427" w:right="3295"/>
        <w:rPr>
          <w:rFonts w:ascii="Times New Roman" w:hAnsi="Times New Roman" w:cs="Times New Roman"/>
          <w:sz w:val="30"/>
          <w:szCs w:val="30"/>
        </w:rPr>
      </w:pPr>
      <w:r w:rsidRPr="000D3C64">
        <w:rPr>
          <w:rFonts w:ascii="Times New Roman" w:hAnsi="Times New Roman" w:cs="Times New Roman"/>
          <w:sz w:val="30"/>
          <w:szCs w:val="30"/>
        </w:rPr>
        <w:t>d.  obstinacy</w:t>
      </w:r>
    </w:p>
    <w:p w:rsidR="004C03DC" w:rsidRPr="000D3C64" w:rsidRDefault="004C03DC" w:rsidP="000D3C64">
      <w:pPr>
        <w:autoSpaceDE w:val="0"/>
        <w:autoSpaceDN w:val="0"/>
        <w:adjustRightInd w:val="0"/>
        <w:spacing w:after="0" w:line="360" w:lineRule="auto"/>
        <w:ind w:right="3295"/>
        <w:rPr>
          <w:rFonts w:ascii="Times New Roman" w:hAnsi="Times New Roman" w:cs="Times New Roman"/>
          <w:sz w:val="30"/>
          <w:szCs w:val="30"/>
        </w:rPr>
      </w:pPr>
    </w:p>
    <w:p w:rsidR="004C03DC" w:rsidRPr="000D3C64" w:rsidRDefault="004C03DC" w:rsidP="000D3C64">
      <w:pPr>
        <w:spacing w:after="0"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Your views don’t accord ............. mine.</w:t>
      </w:r>
    </w:p>
    <w:p w:rsidR="004C03DC" w:rsidRPr="000D3C64" w:rsidRDefault="004C03DC" w:rsidP="000D3C64">
      <w:pPr>
        <w:numPr>
          <w:ilvl w:val="0"/>
          <w:numId w:val="448"/>
        </w:numPr>
        <w:spacing w:line="360" w:lineRule="auto"/>
        <w:contextualSpacing/>
        <w:rPr>
          <w:rFonts w:ascii="Times New Roman" w:eastAsia="Overlock" w:hAnsi="Times New Roman" w:cs="Times New Roman"/>
          <w:color w:val="000000"/>
          <w:sz w:val="30"/>
          <w:szCs w:val="30"/>
        </w:rPr>
      </w:pPr>
      <w:r w:rsidRPr="000D3C64">
        <w:rPr>
          <w:rFonts w:ascii="Times New Roman" w:eastAsia="Overlock" w:hAnsi="Times New Roman" w:cs="Times New Roman"/>
          <w:color w:val="000000"/>
          <w:sz w:val="30"/>
          <w:szCs w:val="30"/>
        </w:rPr>
        <w:t>To</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b) on</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c) for</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d) with</w:t>
      </w:r>
    </w:p>
    <w:p w:rsidR="004C03DC" w:rsidRPr="000D3C64" w:rsidRDefault="004C03DC" w:rsidP="000D3C64">
      <w:pPr>
        <w:spacing w:line="360" w:lineRule="auto"/>
        <w:rPr>
          <w:rFonts w:ascii="Times New Roman" w:eastAsia="Overlock" w:hAnsi="Times New Roman" w:cs="Times New Roman"/>
          <w:sz w:val="30"/>
          <w:szCs w:val="30"/>
        </w:rPr>
      </w:pPr>
      <w:r w:rsidRPr="000D3C64">
        <w:rPr>
          <w:rFonts w:ascii="Times New Roman" w:eastAsia="Overlock" w:hAnsi="Times New Roman" w:cs="Times New Roman"/>
          <w:sz w:val="30"/>
          <w:szCs w:val="30"/>
        </w:rPr>
        <w:t>29.I went out for dinner last night. Unfortunately, I began to feel ill .................. the meal and had to go home.</w:t>
      </w:r>
    </w:p>
    <w:p w:rsidR="004C03DC" w:rsidRPr="000D3C64" w:rsidRDefault="004C03DC" w:rsidP="000D3C64">
      <w:pPr>
        <w:numPr>
          <w:ilvl w:val="0"/>
          <w:numId w:val="449"/>
        </w:numPr>
        <w:spacing w:line="360" w:lineRule="auto"/>
        <w:contextualSpacing/>
        <w:rPr>
          <w:rFonts w:ascii="Times New Roman" w:eastAsia="Overlock" w:hAnsi="Times New Roman" w:cs="Times New Roman"/>
          <w:color w:val="000000"/>
          <w:sz w:val="30"/>
          <w:szCs w:val="30"/>
        </w:rPr>
      </w:pPr>
      <w:r w:rsidRPr="000D3C64">
        <w:rPr>
          <w:rFonts w:ascii="Times New Roman" w:eastAsia="Overlock" w:hAnsi="Times New Roman" w:cs="Times New Roman"/>
          <w:color w:val="000000"/>
          <w:sz w:val="30"/>
          <w:szCs w:val="30"/>
        </w:rPr>
        <w:t>With</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b) during</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c) while</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d) for</w:t>
      </w:r>
    </w:p>
    <w:p w:rsidR="004C03DC" w:rsidRPr="000D3C64" w:rsidRDefault="004C03DC" w:rsidP="000D3C64">
      <w:pPr>
        <w:spacing w:line="360" w:lineRule="auto"/>
        <w:rPr>
          <w:rFonts w:ascii="Times New Roman" w:eastAsia="Overlock" w:hAnsi="Times New Roman" w:cs="Times New Roman"/>
          <w:sz w:val="30"/>
          <w:szCs w:val="30"/>
        </w:rPr>
      </w:pPr>
      <w:bookmarkStart w:id="94" w:name="_gjdgxs" w:colFirst="0" w:colLast="0"/>
      <w:bookmarkEnd w:id="94"/>
      <w:r w:rsidRPr="000D3C64">
        <w:rPr>
          <w:rFonts w:ascii="Times New Roman" w:eastAsia="Overlock" w:hAnsi="Times New Roman" w:cs="Times New Roman"/>
          <w:sz w:val="30"/>
          <w:szCs w:val="30"/>
        </w:rPr>
        <w:t>30. Can you lay the table ................... I get the dinner ready?</w:t>
      </w:r>
    </w:p>
    <w:p w:rsidR="004C03DC" w:rsidRPr="000D3C64" w:rsidRDefault="004C03DC" w:rsidP="000D3C64">
      <w:pPr>
        <w:numPr>
          <w:ilvl w:val="0"/>
          <w:numId w:val="450"/>
        </w:numPr>
        <w:spacing w:line="360" w:lineRule="auto"/>
        <w:contextualSpacing/>
        <w:rPr>
          <w:rFonts w:ascii="Times New Roman" w:eastAsia="Overlock" w:hAnsi="Times New Roman" w:cs="Times New Roman"/>
          <w:color w:val="000000"/>
          <w:sz w:val="30"/>
          <w:szCs w:val="30"/>
        </w:rPr>
      </w:pPr>
      <w:r w:rsidRPr="000D3C64">
        <w:rPr>
          <w:rFonts w:ascii="Times New Roman" w:eastAsia="Overlock" w:hAnsi="Times New Roman" w:cs="Times New Roman"/>
          <w:color w:val="000000"/>
          <w:sz w:val="30"/>
          <w:szCs w:val="30"/>
        </w:rPr>
        <w:t>For</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b) with</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b/>
          <w:color w:val="000000"/>
          <w:sz w:val="30"/>
          <w:szCs w:val="30"/>
        </w:rPr>
        <w:t>c) while</w:t>
      </w:r>
      <w:r w:rsidRPr="000D3C64">
        <w:rPr>
          <w:rFonts w:ascii="Times New Roman" w:eastAsia="Overlock" w:hAnsi="Times New Roman" w:cs="Times New Roman"/>
          <w:color w:val="000000"/>
          <w:sz w:val="30"/>
          <w:szCs w:val="30"/>
        </w:rPr>
        <w:tab/>
      </w:r>
      <w:r w:rsidRPr="000D3C64">
        <w:rPr>
          <w:rFonts w:ascii="Times New Roman" w:eastAsia="Overlock" w:hAnsi="Times New Roman" w:cs="Times New Roman"/>
          <w:color w:val="000000"/>
          <w:sz w:val="30"/>
          <w:szCs w:val="30"/>
        </w:rPr>
        <w:tab/>
        <w:t>d) during</w:t>
      </w:r>
    </w:p>
    <w:p w:rsidR="004C03DC" w:rsidRPr="000D3C64" w:rsidRDefault="004C03DC" w:rsidP="000D3C64">
      <w:pPr>
        <w:spacing w:line="360" w:lineRule="auto"/>
        <w:jc w:val="both"/>
        <w:rPr>
          <w:rFonts w:ascii="Times New Roman" w:hAnsi="Times New Roman" w:cs="Times New Roman"/>
          <w:sz w:val="30"/>
          <w:szCs w:val="30"/>
        </w:rPr>
      </w:pPr>
    </w:p>
    <w:p w:rsidR="004C03DC" w:rsidRPr="000D3C64" w:rsidRDefault="004C03DC" w:rsidP="000D3C64">
      <w:pPr>
        <w:pStyle w:val="Default"/>
        <w:spacing w:line="360" w:lineRule="auto"/>
        <w:rPr>
          <w:sz w:val="30"/>
          <w:szCs w:val="30"/>
        </w:rPr>
      </w:pPr>
      <w:r w:rsidRPr="000D3C64">
        <w:rPr>
          <w:sz w:val="30"/>
          <w:szCs w:val="30"/>
        </w:rPr>
        <w:t xml:space="preserve">58. Although the defender troops had solved a number of problems, their past incidents made them .......... to show out a positivity that they would definitely succeed. </w:t>
      </w:r>
    </w:p>
    <w:p w:rsidR="004C03DC" w:rsidRPr="000D3C64" w:rsidRDefault="004C03DC" w:rsidP="000D3C64">
      <w:pPr>
        <w:pStyle w:val="Default"/>
        <w:spacing w:line="360" w:lineRule="auto"/>
        <w:rPr>
          <w:sz w:val="30"/>
          <w:szCs w:val="30"/>
        </w:rPr>
      </w:pPr>
      <w:r w:rsidRPr="000D3C64">
        <w:rPr>
          <w:sz w:val="30"/>
          <w:szCs w:val="30"/>
        </w:rPr>
        <w:t xml:space="preserve">a. Rash b. Ambivalent c. Scornful d. overjoyed </w:t>
      </w:r>
    </w:p>
    <w:p w:rsidR="004C03DC" w:rsidRPr="000D3C64" w:rsidRDefault="004C03DC" w:rsidP="000D3C64">
      <w:pPr>
        <w:pStyle w:val="Default"/>
        <w:spacing w:line="360" w:lineRule="auto"/>
        <w:rPr>
          <w:sz w:val="30"/>
          <w:szCs w:val="30"/>
        </w:rPr>
      </w:pPr>
      <w:r w:rsidRPr="000D3C64">
        <w:rPr>
          <w:sz w:val="30"/>
          <w:szCs w:val="30"/>
        </w:rPr>
        <w:t xml:space="preserve">59. Sharks of the masculine gender are generally creatures; however, when they are enviously looking after their areas, they have been known to the war ships. </w:t>
      </w:r>
    </w:p>
    <w:p w:rsidR="004C03DC" w:rsidRPr="000D3C64" w:rsidRDefault="004C03DC" w:rsidP="000D3C64">
      <w:pPr>
        <w:pStyle w:val="Default"/>
        <w:spacing w:line="360" w:lineRule="auto"/>
        <w:rPr>
          <w:sz w:val="30"/>
          <w:szCs w:val="30"/>
        </w:rPr>
      </w:pPr>
      <w:r w:rsidRPr="000D3C64">
        <w:rPr>
          <w:sz w:val="30"/>
          <w:szCs w:val="30"/>
        </w:rPr>
        <w:t xml:space="preserve">a. docile, attack b. aggressive, strike </w:t>
      </w:r>
    </w:p>
    <w:p w:rsidR="004C03DC" w:rsidRPr="000D3C64" w:rsidRDefault="004C03DC" w:rsidP="000D3C64">
      <w:pPr>
        <w:pStyle w:val="Default"/>
        <w:spacing w:line="360" w:lineRule="auto"/>
        <w:rPr>
          <w:sz w:val="30"/>
          <w:szCs w:val="30"/>
        </w:rPr>
      </w:pPr>
      <w:r w:rsidRPr="000D3C64">
        <w:rPr>
          <w:sz w:val="30"/>
          <w:szCs w:val="30"/>
        </w:rPr>
        <w:t xml:space="preserve">c. Large, assault d. Peaceful, ignore </w:t>
      </w:r>
    </w:p>
    <w:p w:rsidR="004C03DC" w:rsidRPr="000D3C64" w:rsidRDefault="004C03DC" w:rsidP="000D3C64">
      <w:pPr>
        <w:pStyle w:val="Default"/>
        <w:spacing w:line="360" w:lineRule="auto"/>
        <w:rPr>
          <w:sz w:val="30"/>
          <w:szCs w:val="30"/>
        </w:rPr>
      </w:pPr>
      <w:r w:rsidRPr="000D3C64">
        <w:rPr>
          <w:sz w:val="30"/>
          <w:szCs w:val="30"/>
        </w:rPr>
        <w:t xml:space="preserve">60. The costume Aathira wore ______ with oval shaped, glassy beads, caused a gleamming effect. </w:t>
      </w:r>
    </w:p>
    <w:p w:rsidR="004C03DC" w:rsidRPr="000D3C64" w:rsidRDefault="004C03DC" w:rsidP="000D3C64">
      <w:pPr>
        <w:pStyle w:val="Default"/>
        <w:spacing w:line="360" w:lineRule="auto"/>
        <w:rPr>
          <w:sz w:val="30"/>
          <w:szCs w:val="30"/>
        </w:rPr>
      </w:pPr>
      <w:r w:rsidRPr="000D3C64">
        <w:rPr>
          <w:sz w:val="30"/>
          <w:szCs w:val="30"/>
        </w:rPr>
        <w:t xml:space="preserve">a. Titillated b. Reiterated c. Scintillated d. enthralled </w:t>
      </w:r>
    </w:p>
    <w:p w:rsidR="004C03DC" w:rsidRPr="000D3C64" w:rsidRDefault="004C03DC" w:rsidP="000D3C64">
      <w:pPr>
        <w:pStyle w:val="Default"/>
        <w:spacing w:line="360" w:lineRule="auto"/>
        <w:rPr>
          <w:sz w:val="30"/>
          <w:szCs w:val="30"/>
        </w:rPr>
      </w:pPr>
      <w:r w:rsidRPr="000D3C64">
        <w:rPr>
          <w:sz w:val="30"/>
          <w:szCs w:val="30"/>
        </w:rPr>
        <w:t xml:space="preserve">61. Her poems are ; she uses a lengthy roundabout expression when a direct coupling of simple parts of speech would be best. </w:t>
      </w:r>
    </w:p>
    <w:p w:rsidR="004C03DC" w:rsidRPr="000D3C64" w:rsidRDefault="004C03DC" w:rsidP="000D3C64">
      <w:pPr>
        <w:pStyle w:val="Default"/>
        <w:spacing w:line="360" w:lineRule="auto"/>
        <w:rPr>
          <w:sz w:val="30"/>
          <w:szCs w:val="30"/>
        </w:rPr>
      </w:pPr>
      <w:r w:rsidRPr="000D3C64">
        <w:rPr>
          <w:sz w:val="30"/>
          <w:szCs w:val="30"/>
        </w:rPr>
        <w:t xml:space="preserve">a. prolix b. Pedestrian c. Succinct d. vapid </w:t>
      </w:r>
    </w:p>
    <w:p w:rsidR="004C03DC" w:rsidRPr="000D3C64" w:rsidRDefault="004C03DC" w:rsidP="000D3C64">
      <w:pPr>
        <w:pStyle w:val="Default"/>
        <w:spacing w:line="360" w:lineRule="auto"/>
        <w:rPr>
          <w:sz w:val="30"/>
          <w:szCs w:val="30"/>
        </w:rPr>
      </w:pPr>
      <w:r w:rsidRPr="000D3C64">
        <w:rPr>
          <w:sz w:val="30"/>
          <w:szCs w:val="30"/>
        </w:rPr>
        <w:t xml:space="preserve">62. The reason that the people have the votes to counteract a governmental veto, the Prime minister has no choice but to . </w:t>
      </w:r>
    </w:p>
    <w:p w:rsidR="004C03DC" w:rsidRPr="000D3C64" w:rsidRDefault="004C03DC" w:rsidP="000D3C64">
      <w:pPr>
        <w:pStyle w:val="Default"/>
        <w:spacing w:line="360" w:lineRule="auto"/>
        <w:rPr>
          <w:sz w:val="30"/>
          <w:szCs w:val="30"/>
        </w:rPr>
      </w:pPr>
      <w:r w:rsidRPr="000D3C64">
        <w:rPr>
          <w:sz w:val="30"/>
          <w:szCs w:val="30"/>
        </w:rPr>
        <w:t xml:space="preserve">a. Object b. Abdicate </w:t>
      </w:r>
    </w:p>
    <w:p w:rsidR="004C03DC" w:rsidRPr="000D3C64" w:rsidRDefault="004C03DC" w:rsidP="000D3C64">
      <w:pPr>
        <w:pStyle w:val="Default"/>
        <w:spacing w:line="360" w:lineRule="auto"/>
        <w:rPr>
          <w:sz w:val="30"/>
          <w:szCs w:val="30"/>
        </w:rPr>
      </w:pPr>
      <w:r w:rsidRPr="000D3C64">
        <w:rPr>
          <w:sz w:val="30"/>
          <w:szCs w:val="30"/>
        </w:rPr>
        <w:t xml:space="preserve">c. Abstain d. Compromise </w:t>
      </w:r>
    </w:p>
    <w:p w:rsidR="004C03DC" w:rsidRPr="000D3C64" w:rsidRDefault="004C03DC" w:rsidP="000D3C64">
      <w:pPr>
        <w:pStyle w:val="Default"/>
        <w:spacing w:line="360" w:lineRule="auto"/>
        <w:rPr>
          <w:sz w:val="30"/>
          <w:szCs w:val="30"/>
        </w:rPr>
      </w:pPr>
      <w:r w:rsidRPr="000D3C64">
        <w:rPr>
          <w:sz w:val="30"/>
          <w:szCs w:val="30"/>
        </w:rPr>
        <w:t xml:space="preserve">63. The director believes that all actors are , for her main idea is, whatever qualities they may lack, are in fact preeminent qualities of . </w:t>
      </w:r>
    </w:p>
    <w:p w:rsidR="004C03DC" w:rsidRPr="000D3C64" w:rsidRDefault="004C03DC" w:rsidP="000D3C64">
      <w:pPr>
        <w:pStyle w:val="Default"/>
        <w:spacing w:line="360" w:lineRule="auto"/>
        <w:rPr>
          <w:sz w:val="30"/>
          <w:szCs w:val="30"/>
        </w:rPr>
      </w:pPr>
      <w:r w:rsidRPr="000D3C64">
        <w:rPr>
          <w:sz w:val="30"/>
          <w:szCs w:val="30"/>
        </w:rPr>
        <w:t xml:space="preserve">a. clever . . . ingenuity </w:t>
      </w:r>
    </w:p>
    <w:p w:rsidR="004C03DC" w:rsidRPr="000D3C64" w:rsidRDefault="004C03DC" w:rsidP="000D3C64">
      <w:pPr>
        <w:pStyle w:val="Default"/>
        <w:spacing w:line="360" w:lineRule="auto"/>
        <w:rPr>
          <w:sz w:val="30"/>
          <w:szCs w:val="30"/>
        </w:rPr>
      </w:pPr>
      <w:r w:rsidRPr="000D3C64">
        <w:rPr>
          <w:sz w:val="30"/>
          <w:szCs w:val="30"/>
        </w:rPr>
        <w:t xml:space="preserve">b. covetous . . . greed </w:t>
      </w:r>
    </w:p>
    <w:p w:rsidR="004C03DC" w:rsidRPr="000D3C64" w:rsidRDefault="004C03DC" w:rsidP="000D3C64">
      <w:pPr>
        <w:pStyle w:val="Default"/>
        <w:spacing w:line="360" w:lineRule="auto"/>
        <w:rPr>
          <w:sz w:val="30"/>
          <w:szCs w:val="30"/>
        </w:rPr>
      </w:pPr>
      <w:r w:rsidRPr="000D3C64">
        <w:rPr>
          <w:sz w:val="30"/>
          <w:szCs w:val="30"/>
        </w:rPr>
        <w:t xml:space="preserve">c. virtuous . . . deceit </w:t>
      </w:r>
    </w:p>
    <w:p w:rsidR="004C03DC" w:rsidRPr="000D3C64" w:rsidRDefault="004C03DC" w:rsidP="000D3C64">
      <w:pPr>
        <w:pStyle w:val="Default"/>
        <w:spacing w:line="360" w:lineRule="auto"/>
        <w:rPr>
          <w:sz w:val="30"/>
          <w:szCs w:val="30"/>
        </w:rPr>
      </w:pPr>
      <w:r w:rsidRPr="000D3C64">
        <w:rPr>
          <w:sz w:val="30"/>
          <w:szCs w:val="30"/>
        </w:rPr>
        <w:t xml:space="preserve">d. successful . . . ambition </w:t>
      </w:r>
    </w:p>
    <w:p w:rsidR="004C03DC" w:rsidRPr="000D3C64" w:rsidRDefault="004C03DC" w:rsidP="000D3C64">
      <w:pPr>
        <w:pStyle w:val="Default"/>
        <w:spacing w:line="360" w:lineRule="auto"/>
        <w:rPr>
          <w:sz w:val="30"/>
          <w:szCs w:val="30"/>
        </w:rPr>
      </w:pPr>
      <w:r w:rsidRPr="000D3C64">
        <w:rPr>
          <w:sz w:val="30"/>
          <w:szCs w:val="30"/>
        </w:rPr>
        <w:t xml:space="preserve">64. Having faith to ------- the argument, the moderator proposed a lettter stating that their fault would </w:t>
      </w:r>
    </w:p>
    <w:p w:rsidR="004C03DC" w:rsidRPr="000D3C64" w:rsidRDefault="004C03DC" w:rsidP="000D3C64">
      <w:pPr>
        <w:pStyle w:val="Default"/>
        <w:spacing w:line="360" w:lineRule="auto"/>
        <w:rPr>
          <w:sz w:val="30"/>
          <w:szCs w:val="30"/>
        </w:rPr>
      </w:pPr>
      <w:r w:rsidRPr="000D3C64">
        <w:rPr>
          <w:sz w:val="30"/>
          <w:szCs w:val="30"/>
        </w:rPr>
        <w:t xml:space="preserve">be ------- to both the workers and the bosses. </w:t>
      </w:r>
    </w:p>
    <w:p w:rsidR="004C03DC" w:rsidRPr="000D3C64" w:rsidRDefault="004C03DC" w:rsidP="000D3C64">
      <w:pPr>
        <w:pStyle w:val="Default"/>
        <w:spacing w:line="360" w:lineRule="auto"/>
        <w:rPr>
          <w:sz w:val="30"/>
          <w:szCs w:val="30"/>
        </w:rPr>
      </w:pPr>
      <w:r w:rsidRPr="000D3C64">
        <w:rPr>
          <w:sz w:val="30"/>
          <w:szCs w:val="30"/>
        </w:rPr>
        <w:t xml:space="preserve">a. enforce . . useful </w:t>
      </w:r>
    </w:p>
    <w:p w:rsidR="004C03DC" w:rsidRPr="000D3C64" w:rsidRDefault="004C03DC" w:rsidP="000D3C64">
      <w:pPr>
        <w:pStyle w:val="Default"/>
        <w:spacing w:line="360" w:lineRule="auto"/>
        <w:rPr>
          <w:sz w:val="30"/>
          <w:szCs w:val="30"/>
        </w:rPr>
      </w:pPr>
      <w:r w:rsidRPr="000D3C64">
        <w:rPr>
          <w:sz w:val="30"/>
          <w:szCs w:val="30"/>
        </w:rPr>
        <w:t xml:space="preserve">b. end . . divisive </w:t>
      </w:r>
    </w:p>
    <w:p w:rsidR="004C03DC" w:rsidRPr="000D3C64" w:rsidRDefault="004C03DC" w:rsidP="000D3C64">
      <w:pPr>
        <w:pStyle w:val="Default"/>
        <w:pageBreakBefore/>
        <w:spacing w:line="360" w:lineRule="auto"/>
        <w:rPr>
          <w:sz w:val="30"/>
          <w:szCs w:val="30"/>
        </w:rPr>
      </w:pPr>
      <w:r w:rsidRPr="000D3C64">
        <w:rPr>
          <w:sz w:val="30"/>
          <w:szCs w:val="30"/>
        </w:rPr>
        <w:t xml:space="preserve">c. overcome . . unattractive </w:t>
      </w:r>
    </w:p>
    <w:p w:rsidR="004C03DC" w:rsidRPr="000D3C64" w:rsidRDefault="004C03DC" w:rsidP="000D3C64">
      <w:pPr>
        <w:pStyle w:val="Default"/>
        <w:spacing w:line="360" w:lineRule="auto"/>
        <w:rPr>
          <w:sz w:val="30"/>
          <w:szCs w:val="30"/>
        </w:rPr>
      </w:pPr>
      <w:r w:rsidRPr="000D3C64">
        <w:rPr>
          <w:sz w:val="30"/>
          <w:szCs w:val="30"/>
        </w:rPr>
        <w:t xml:space="preserve">d. resolve…acceptable </w:t>
      </w:r>
    </w:p>
    <w:p w:rsidR="004C03DC" w:rsidRPr="000D3C64" w:rsidRDefault="004C03DC" w:rsidP="000D3C64">
      <w:pPr>
        <w:pStyle w:val="Default"/>
        <w:spacing w:line="360" w:lineRule="auto"/>
        <w:rPr>
          <w:sz w:val="30"/>
          <w:szCs w:val="30"/>
        </w:rPr>
      </w:pPr>
      <w:r w:rsidRPr="000D3C64">
        <w:rPr>
          <w:sz w:val="30"/>
          <w:szCs w:val="30"/>
        </w:rPr>
        <w:t xml:space="preserve">65. Her beauty was a double‐edged sword; in her peer groups, it aroused both admiration and _. </w:t>
      </w:r>
    </w:p>
    <w:p w:rsidR="004C03DC" w:rsidRPr="000D3C64" w:rsidRDefault="004C03DC" w:rsidP="000D3C64">
      <w:pPr>
        <w:pStyle w:val="Default"/>
        <w:spacing w:line="360" w:lineRule="auto"/>
        <w:rPr>
          <w:sz w:val="30"/>
          <w:szCs w:val="30"/>
        </w:rPr>
      </w:pPr>
      <w:r w:rsidRPr="000D3C64">
        <w:rPr>
          <w:sz w:val="30"/>
          <w:szCs w:val="30"/>
        </w:rPr>
        <w:t xml:space="preserve">a. envy </w:t>
      </w:r>
    </w:p>
    <w:p w:rsidR="004C03DC" w:rsidRPr="000D3C64" w:rsidRDefault="004C03DC" w:rsidP="000D3C64">
      <w:pPr>
        <w:pStyle w:val="Default"/>
        <w:spacing w:line="360" w:lineRule="auto"/>
        <w:rPr>
          <w:sz w:val="30"/>
          <w:szCs w:val="30"/>
        </w:rPr>
      </w:pPr>
      <w:r w:rsidRPr="000D3C64">
        <w:rPr>
          <w:sz w:val="30"/>
          <w:szCs w:val="30"/>
        </w:rPr>
        <w:t xml:space="preserve">b. laudation </w:t>
      </w:r>
    </w:p>
    <w:p w:rsidR="004C03DC" w:rsidRPr="000D3C64" w:rsidRDefault="004C03DC" w:rsidP="000D3C64">
      <w:pPr>
        <w:pStyle w:val="Default"/>
        <w:spacing w:line="360" w:lineRule="auto"/>
        <w:rPr>
          <w:sz w:val="30"/>
          <w:szCs w:val="30"/>
        </w:rPr>
      </w:pPr>
      <w:r w:rsidRPr="000D3C64">
        <w:rPr>
          <w:sz w:val="30"/>
          <w:szCs w:val="30"/>
        </w:rPr>
        <w:t xml:space="preserve">c. equanimity </w:t>
      </w:r>
    </w:p>
    <w:p w:rsidR="004C03DC" w:rsidRPr="000D3C64" w:rsidRDefault="004C03DC" w:rsidP="000D3C64">
      <w:pPr>
        <w:pStyle w:val="Default"/>
        <w:spacing w:line="360" w:lineRule="auto"/>
        <w:rPr>
          <w:sz w:val="30"/>
          <w:szCs w:val="30"/>
        </w:rPr>
      </w:pPr>
      <w:r w:rsidRPr="000D3C64">
        <w:rPr>
          <w:sz w:val="30"/>
          <w:szCs w:val="30"/>
        </w:rPr>
        <w:t xml:space="preserve">d. obstinacy </w:t>
      </w:r>
    </w:p>
    <w:p w:rsidR="004C03DC" w:rsidRPr="000D3C64" w:rsidRDefault="004C03DC" w:rsidP="000D3C64">
      <w:pPr>
        <w:pStyle w:val="Default"/>
        <w:spacing w:line="360" w:lineRule="auto"/>
        <w:rPr>
          <w:sz w:val="30"/>
          <w:szCs w:val="30"/>
        </w:rPr>
      </w:pPr>
    </w:p>
    <w:p w:rsidR="004C03DC" w:rsidRPr="000D3C64" w:rsidRDefault="004C03DC" w:rsidP="000D3C64">
      <w:pPr>
        <w:spacing w:line="360" w:lineRule="auto"/>
        <w:rPr>
          <w:rFonts w:ascii="Times New Roman" w:hAnsi="Times New Roman" w:cs="Times New Roman"/>
          <w:b/>
          <w:sz w:val="30"/>
          <w:szCs w:val="30"/>
        </w:rPr>
      </w:pPr>
      <w:r w:rsidRPr="000D3C64">
        <w:rPr>
          <w:rFonts w:ascii="Times New Roman" w:hAnsi="Times New Roman" w:cs="Times New Roman"/>
          <w:b/>
          <w:sz w:val="30"/>
          <w:szCs w:val="30"/>
        </w:rPr>
        <w:t>1.</w:t>
      </w:r>
      <w:r w:rsidRPr="000D3C64">
        <w:rPr>
          <w:rFonts w:ascii="Times New Roman" w:eastAsia="Times New Roman" w:hAnsi="Times New Roman" w:cs="Times New Roman"/>
          <w:color w:val="222222"/>
          <w:sz w:val="30"/>
          <w:szCs w:val="30"/>
        </w:rPr>
        <w:t xml:space="preserve"> When it comes to English grammar, she certainly ____</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knows her stuff</w:t>
      </w:r>
      <w:r w:rsidRPr="000D3C64">
        <w:rPr>
          <w:rFonts w:ascii="Times New Roman" w:eastAsia="Times New Roman" w:hAnsi="Times New Roman" w:cs="Times New Roman"/>
          <w:color w:val="222222"/>
          <w:sz w:val="30"/>
          <w:szCs w:val="30"/>
        </w:rPr>
        <w:br/>
        <w:t>gets the wrong end of the stick</w:t>
      </w:r>
      <w:r w:rsidRPr="000D3C64">
        <w:rPr>
          <w:rFonts w:ascii="Times New Roman" w:eastAsia="Times New Roman" w:hAnsi="Times New Roman" w:cs="Times New Roman"/>
          <w:color w:val="222222"/>
          <w:sz w:val="30"/>
          <w:szCs w:val="30"/>
        </w:rPr>
        <w:br/>
        <w:t>rings a bell</w:t>
      </w:r>
      <w:r w:rsidRPr="000D3C64">
        <w:rPr>
          <w:rFonts w:ascii="Times New Roman" w:eastAsia="Times New Roman" w:hAnsi="Times New Roman" w:cs="Times New Roman"/>
          <w:color w:val="222222"/>
          <w:sz w:val="30"/>
          <w:szCs w:val="30"/>
        </w:rPr>
        <w:br/>
        <w:t>carries the can</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(KNOWS HER STUFF)</w:t>
      </w:r>
      <w:r w:rsidRPr="000D3C64">
        <w:rPr>
          <w:rFonts w:ascii="Times New Roman" w:eastAsia="Times New Roman" w:hAnsi="Times New Roman" w:cs="Times New Roman"/>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hAnsi="Times New Roman" w:cs="Times New Roman"/>
          <w:b/>
          <w:sz w:val="30"/>
          <w:szCs w:val="30"/>
        </w:rPr>
        <w:t>2.</w:t>
      </w:r>
      <w:r w:rsidRPr="000D3C64">
        <w:rPr>
          <w:rFonts w:ascii="Times New Roman" w:eastAsia="Times New Roman" w:hAnsi="Times New Roman" w:cs="Times New Roman"/>
          <w:color w:val="222222"/>
          <w:sz w:val="30"/>
          <w:szCs w:val="30"/>
        </w:rPr>
        <w:t xml:space="preserve"> The long, lone hours on the trail gave Doug a chance ______</w:t>
      </w:r>
      <w:r w:rsidRPr="000D3C64">
        <w:rPr>
          <w:rFonts w:ascii="Times New Roman" w:eastAsia="Times New Roman" w:hAnsi="Times New Roman" w:cs="Times New Roman"/>
          <w:color w:val="222222"/>
          <w:sz w:val="30"/>
          <w:szCs w:val="30"/>
        </w:rPr>
        <w:br/>
        <w:t>for getting to know himself better.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to get to know himself better</w:t>
      </w:r>
      <w:r w:rsidRPr="000D3C64">
        <w:rPr>
          <w:rFonts w:ascii="Times New Roman" w:eastAsia="Times New Roman" w:hAnsi="Times New Roman" w:cs="Times New Roman"/>
          <w:color w:val="222222"/>
          <w:sz w:val="30"/>
          <w:szCs w:val="30"/>
        </w:rPr>
        <w:t>.</w:t>
      </w:r>
      <w:r w:rsidRPr="000D3C64">
        <w:rPr>
          <w:rFonts w:ascii="Times New Roman" w:eastAsia="Times New Roman" w:hAnsi="Times New Roman" w:cs="Times New Roman"/>
          <w:color w:val="222222"/>
          <w:sz w:val="30"/>
          <w:szCs w:val="30"/>
        </w:rPr>
        <w:br/>
        <w:t>in getting better to know himself.</w:t>
      </w:r>
      <w:r w:rsidRPr="000D3C64">
        <w:rPr>
          <w:rFonts w:ascii="Times New Roman" w:eastAsia="Times New Roman" w:hAnsi="Times New Roman" w:cs="Times New Roman"/>
          <w:color w:val="222222"/>
          <w:sz w:val="30"/>
          <w:szCs w:val="30"/>
        </w:rPr>
        <w:br/>
        <w:t>to get himself to know better</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(TO GET TO KNOW HIMSELF BETTER) " TO" SHOULD BE USED FOR STATING A PURPOSE</w:t>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3. As soon as the plane ________________ to a hospital.</w:t>
      </w:r>
      <w:r w:rsidRPr="000D3C64">
        <w:rPr>
          <w:rFonts w:ascii="Times New Roman" w:eastAsia="Times New Roman" w:hAnsi="Times New Roman" w:cs="Times New Roman"/>
          <w:color w:val="222222"/>
          <w:sz w:val="30"/>
          <w:szCs w:val="30"/>
        </w:rPr>
        <w:br/>
        <w:t>was landing, he was rushed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landed, he was rushed</w:t>
      </w:r>
      <w:r w:rsidRPr="000D3C64">
        <w:rPr>
          <w:rFonts w:ascii="Times New Roman" w:eastAsia="Times New Roman" w:hAnsi="Times New Roman" w:cs="Times New Roman"/>
          <w:color w:val="222222"/>
          <w:sz w:val="30"/>
          <w:szCs w:val="30"/>
        </w:rPr>
        <w:br/>
        <w:t>could be landed, he went rushing</w:t>
      </w:r>
      <w:r w:rsidRPr="000D3C64">
        <w:rPr>
          <w:rFonts w:ascii="Times New Roman" w:eastAsia="Times New Roman" w:hAnsi="Times New Roman" w:cs="Times New Roman"/>
          <w:color w:val="222222"/>
          <w:sz w:val="30"/>
          <w:szCs w:val="30"/>
        </w:rPr>
        <w:br/>
        <w:t>was grounded, he was rushed</w:t>
      </w:r>
      <w:r w:rsidRPr="000D3C64">
        <w:rPr>
          <w:rFonts w:ascii="Times New Roman" w:eastAsia="Times New Roman" w:hAnsi="Times New Roman" w:cs="Times New Roman"/>
          <w:color w:val="222222"/>
          <w:sz w:val="30"/>
          <w:szCs w:val="30"/>
        </w:rPr>
        <w:br/>
        <w:t xml:space="preserve"> Subject: bulk-imported Topic: bulk-imported Subtopic: bulk-imported</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(LANDED, HE WAS RUSHED) When the subject is not known passive voice should be used. "was rushed" is a passive verb form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4.He had _______ his face grow larger than they should.</w:t>
      </w:r>
      <w:r w:rsidRPr="000D3C64">
        <w:rPr>
          <w:rFonts w:ascii="Times New Roman" w:eastAsia="Times New Roman" w:hAnsi="Times New Roman" w:cs="Times New Roman"/>
          <w:color w:val="222222"/>
          <w:sz w:val="30"/>
          <w:szCs w:val="30"/>
        </w:rPr>
        <w:br/>
        <w:t>a special disease that made the bones in</w:t>
      </w:r>
      <w:r w:rsidRPr="000D3C64">
        <w:rPr>
          <w:rFonts w:ascii="Times New Roman" w:eastAsia="Times New Roman" w:hAnsi="Times New Roman" w:cs="Times New Roman"/>
          <w:color w:val="222222"/>
          <w:sz w:val="30"/>
          <w:szCs w:val="30"/>
        </w:rPr>
        <w:br/>
        <w:t>an unnatural disease that will make the bones of</w:t>
      </w:r>
      <w:r w:rsidRPr="000D3C64">
        <w:rPr>
          <w:rFonts w:ascii="Times New Roman" w:eastAsia="Times New Roman" w:hAnsi="Times New Roman" w:cs="Times New Roman"/>
          <w:color w:val="222222"/>
          <w:sz w:val="30"/>
          <w:szCs w:val="30"/>
        </w:rPr>
        <w:br/>
        <w:t>a unique disease that made the bones from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a rare disease that made the bones of</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t>Detailed Solutions: Detailed solution: 1</w:t>
      </w:r>
      <w:r w:rsidRPr="000D3C64">
        <w:rPr>
          <w:rFonts w:ascii="Times New Roman" w:eastAsia="Times New Roman" w:hAnsi="Times New Roman" w:cs="Times New Roman"/>
          <w:color w:val="222222"/>
          <w:sz w:val="30"/>
          <w:szCs w:val="30"/>
        </w:rPr>
        <w:br/>
        <w:t>(A RARE DISEASE THAT MADE THE BONES OF),</w:t>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5.That is a moving story__________</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that has survived the centuries</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t>that is a survival in the centuries</w:t>
      </w:r>
      <w:r w:rsidRPr="000D3C64">
        <w:rPr>
          <w:rFonts w:ascii="Times New Roman" w:eastAsia="Times New Roman" w:hAnsi="Times New Roman" w:cs="Times New Roman"/>
          <w:color w:val="222222"/>
          <w:sz w:val="30"/>
          <w:szCs w:val="30"/>
        </w:rPr>
        <w:br/>
        <w:t>that had survived the centuries</w:t>
      </w:r>
      <w:r w:rsidRPr="000D3C64">
        <w:rPr>
          <w:rFonts w:ascii="Times New Roman" w:eastAsia="Times New Roman" w:hAnsi="Times New Roman" w:cs="Times New Roman"/>
          <w:color w:val="222222"/>
          <w:sz w:val="30"/>
          <w:szCs w:val="30"/>
        </w:rPr>
        <w:br/>
        <w:t>which is survived by the centuries</w:t>
      </w:r>
      <w:r w:rsidRPr="000D3C64">
        <w:rPr>
          <w:rFonts w:ascii="Times New Roman" w:eastAsia="Times New Roman" w:hAnsi="Times New Roman" w:cs="Times New Roman"/>
          <w:color w:val="222222"/>
          <w:sz w:val="30"/>
          <w:szCs w:val="30"/>
        </w:rPr>
        <w:br/>
        <w:t>Detailed Solutions: Detailed solution: 1 (WHICH HAS SURVIVED THE CENTURIES)</w:t>
      </w:r>
      <w:r w:rsidRPr="000D3C64">
        <w:rPr>
          <w:rFonts w:ascii="Times New Roman" w:eastAsia="Times New Roman" w:hAnsi="Times New Roman" w:cs="Times New Roman"/>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6. They _____ TV ever since they came home</w:t>
      </w:r>
      <w:r w:rsidRPr="000D3C64">
        <w:rPr>
          <w:rFonts w:ascii="Times New Roman" w:eastAsia="Times New Roman" w:hAnsi="Times New Roman" w:cs="Times New Roman"/>
          <w:color w:val="222222"/>
          <w:sz w:val="30"/>
          <w:szCs w:val="30"/>
        </w:rPr>
        <w:br/>
        <w:t>have watched</w:t>
      </w:r>
      <w:r w:rsidRPr="000D3C64">
        <w:rPr>
          <w:rFonts w:ascii="Times New Roman" w:eastAsia="Times New Roman" w:hAnsi="Times New Roman" w:cs="Times New Roman"/>
          <w:color w:val="222222"/>
          <w:sz w:val="30"/>
          <w:szCs w:val="30"/>
        </w:rPr>
        <w:br/>
        <w:t>should watch</w:t>
      </w:r>
      <w:r w:rsidRPr="000D3C64">
        <w:rPr>
          <w:rFonts w:ascii="Times New Roman" w:eastAsia="Times New Roman" w:hAnsi="Times New Roman" w:cs="Times New Roman"/>
          <w:color w:val="222222"/>
          <w:sz w:val="30"/>
          <w:szCs w:val="30"/>
        </w:rPr>
        <w:br/>
        <w:t>watched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have been watching</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(HAVE BEEN WATCHING ), The action of watching a movie is happening continuously for some time, so present perfect continuous tense should be used</w:t>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7. You try to _____ when you want to control your laughter</w:t>
      </w:r>
      <w:r w:rsidRPr="000D3C64">
        <w:rPr>
          <w:rFonts w:ascii="Times New Roman" w:eastAsia="Times New Roman" w:hAnsi="Times New Roman" w:cs="Times New Roman"/>
          <w:color w:val="222222"/>
          <w:sz w:val="30"/>
          <w:szCs w:val="30"/>
        </w:rPr>
        <w:br/>
        <w:t>Make a face</w:t>
      </w:r>
      <w:r w:rsidRPr="000D3C64">
        <w:rPr>
          <w:rFonts w:ascii="Times New Roman" w:eastAsia="Times New Roman" w:hAnsi="Times New Roman" w:cs="Times New Roman"/>
          <w:color w:val="222222"/>
          <w:sz w:val="30"/>
          <w:szCs w:val="30"/>
        </w:rPr>
        <w:br/>
        <w:t>Keep your hair on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Keep a straight face</w:t>
      </w:r>
      <w:r w:rsidRPr="000D3C64">
        <w:rPr>
          <w:rFonts w:ascii="Times New Roman" w:eastAsia="Times New Roman" w:hAnsi="Times New Roman" w:cs="Times New Roman"/>
          <w:color w:val="222222"/>
          <w:sz w:val="30"/>
          <w:szCs w:val="30"/>
        </w:rPr>
        <w:br/>
        <w:t>Put a brave face</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(KEEP A STRAIGHT FACE)</w:t>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8. The girl ____ a defect in her nervous system</w:t>
      </w:r>
      <w:r w:rsidRPr="000D3C64">
        <w:rPr>
          <w:rFonts w:ascii="Times New Roman" w:eastAsia="Times New Roman" w:hAnsi="Times New Roman" w:cs="Times New Roman"/>
          <w:color w:val="222222"/>
          <w:sz w:val="30"/>
          <w:szCs w:val="30"/>
        </w:rPr>
        <w:br/>
        <w:t>was disabled to feel pain in</w:t>
      </w:r>
      <w:r w:rsidRPr="000D3C64">
        <w:rPr>
          <w:rFonts w:ascii="Times New Roman" w:eastAsia="Times New Roman" w:hAnsi="Times New Roman" w:cs="Times New Roman"/>
          <w:color w:val="222222"/>
          <w:sz w:val="30"/>
          <w:szCs w:val="30"/>
        </w:rPr>
        <w:br/>
        <w:t>was incapacitated to feel pain because of</w:t>
      </w:r>
      <w:r w:rsidRPr="000D3C64">
        <w:rPr>
          <w:rFonts w:ascii="Times New Roman" w:eastAsia="Times New Roman" w:hAnsi="Times New Roman" w:cs="Times New Roman"/>
          <w:color w:val="222222"/>
          <w:sz w:val="30"/>
          <w:szCs w:val="30"/>
        </w:rPr>
        <w:br/>
        <w:t>as unable in feeling pain because of</w:t>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was unable to feel pain because of</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t>(WAS UNABLE TO FEEL PAIN BECAUSE OF), To state a reason because should be used.</w:t>
      </w:r>
    </w:p>
    <w:p w:rsidR="004C03DC" w:rsidRPr="000D3C64" w:rsidRDefault="004C03DC" w:rsidP="000D3C64">
      <w:pPr>
        <w:spacing w:line="360" w:lineRule="auto"/>
        <w:rPr>
          <w:rFonts w:ascii="Times New Roman" w:hAnsi="Times New Roman" w:cs="Times New Roman"/>
          <w:color w:val="222222"/>
          <w:sz w:val="30"/>
          <w:szCs w:val="30"/>
        </w:rPr>
      </w:pPr>
      <w:r w:rsidRPr="000D3C64">
        <w:rPr>
          <w:rFonts w:ascii="Times New Roman" w:eastAsia="Times New Roman" w:hAnsi="Times New Roman" w:cs="Times New Roman"/>
          <w:color w:val="222222"/>
          <w:sz w:val="30"/>
          <w:szCs w:val="30"/>
        </w:rPr>
        <w:t>9.</w:t>
      </w:r>
      <w:r w:rsidRPr="000D3C64">
        <w:rPr>
          <w:rFonts w:ascii="Times New Roman" w:hAnsi="Times New Roman" w:cs="Times New Roman"/>
          <w:color w:val="222222"/>
          <w:sz w:val="30"/>
          <w:szCs w:val="30"/>
          <w:shd w:val="clear" w:color="auto" w:fill="FFFFFF"/>
        </w:rPr>
        <w:t xml:space="preserve">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p>
    <w:p w:rsidR="004C03DC" w:rsidRPr="000D3C64" w:rsidRDefault="004C03DC"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Fifteen years of reform has transformed India into__________ economy. It has brought confidence while changing India's image globally.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an active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passionate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 socialistic</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an amended</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p>
    <w:p w:rsidR="004C03DC" w:rsidRPr="000D3C64" w:rsidRDefault="004C03DC" w:rsidP="000D3C64">
      <w:p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(AN ACTIVE), "active" best fits the context</w:t>
      </w:r>
    </w:p>
    <w:p w:rsidR="004C03DC" w:rsidRPr="000D3C64" w:rsidRDefault="004C03DC" w:rsidP="000D3C64">
      <w:pPr>
        <w:spacing w:line="360" w:lineRule="auto"/>
        <w:rPr>
          <w:rFonts w:ascii="Times New Roman" w:hAnsi="Times New Roman" w:cs="Times New Roman"/>
          <w:color w:val="222222"/>
          <w:sz w:val="30"/>
          <w:szCs w:val="30"/>
        </w:rPr>
      </w:pPr>
      <w:r w:rsidRPr="000D3C64">
        <w:rPr>
          <w:rFonts w:ascii="Times New Roman" w:eastAsia="Times New Roman" w:hAnsi="Times New Roman" w:cs="Times New Roman"/>
          <w:color w:val="222222"/>
          <w:sz w:val="30"/>
          <w:szCs w:val="30"/>
        </w:rPr>
        <w:t>10.</w:t>
      </w:r>
      <w:r w:rsidRPr="000D3C64">
        <w:rPr>
          <w:rFonts w:ascii="Times New Roman" w:hAnsi="Times New Roman" w:cs="Times New Roman"/>
          <w:color w:val="222222"/>
          <w:sz w:val="30"/>
          <w:szCs w:val="30"/>
          <w:shd w:val="clear" w:color="auto" w:fill="FFFFFF"/>
        </w:rPr>
        <w:t xml:space="preserve"> Read the passage and answer the questions that follow on the basis of the information provided in the passage.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There are some men who seem to be always on the lookout for trouble and, to tell the truth, they are seldom disappointed. Listening to such men one would think that this world is one of the stormiest and most disagreeable places. Yet, after all it is not such a bad place and the difficulty is often in the man who is too thin- skinned.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 the other hand, the man who goes out expecting people to be like himself, kind and brotherly, will be surprised at the kindness he meets even in the most unlike quarters. A smile is apt to be met met with a respective smile while the sneer is just as apt to provoke a snarl. Men living in the same neighborhood may live vastly different lives. But it is not the neighborhood which is quarrelsome, but the man within us. And we have it in out power to change our neighborhood into a pleasant one by simply changing our own ways.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"On the other hand............. unlikely quarter" The statement shows that people's reaction to our attitude is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mainly favorable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often adverse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surprisingly responsive</w:t>
      </w:r>
      <w:r w:rsidRPr="000D3C64">
        <w:rPr>
          <w:rFonts w:ascii="Times New Roman" w:hAnsi="Times New Roman" w:cs="Times New Roman"/>
          <w:b/>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Generally indifferent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(SURPRISINGLY RESPONSIVE)</w:t>
      </w:r>
      <w:r w:rsidRPr="000D3C64">
        <w:rPr>
          <w:rFonts w:ascii="Times New Roman" w:hAnsi="Times New Roman" w:cs="Times New Roman"/>
          <w:color w:val="222222"/>
          <w:sz w:val="30"/>
          <w:szCs w:val="30"/>
        </w:rPr>
        <w:br/>
      </w:r>
    </w:p>
    <w:p w:rsidR="004C03DC" w:rsidRPr="000D3C64" w:rsidRDefault="004C03DC" w:rsidP="000D3C64">
      <w:pPr>
        <w:spacing w:line="360" w:lineRule="auto"/>
        <w:rPr>
          <w:rFonts w:ascii="Times New Roman" w:hAnsi="Times New Roman" w:cs="Times New Roman"/>
          <w:color w:val="222222"/>
          <w:sz w:val="30"/>
          <w:szCs w:val="30"/>
          <w:shd w:val="clear" w:color="auto" w:fill="FFFFFF"/>
        </w:rPr>
      </w:pPr>
      <w:r w:rsidRPr="000D3C64">
        <w:rPr>
          <w:rFonts w:ascii="Times New Roman" w:eastAsia="Times New Roman" w:hAnsi="Times New Roman" w:cs="Times New Roman"/>
          <w:color w:val="222222"/>
          <w:sz w:val="30"/>
          <w:szCs w:val="30"/>
        </w:rPr>
        <w:t>11.</w:t>
      </w:r>
      <w:r w:rsidRPr="000D3C64">
        <w:rPr>
          <w:rFonts w:ascii="Times New Roman" w:hAnsi="Times New Roman" w:cs="Times New Roman"/>
          <w:color w:val="222222"/>
          <w:sz w:val="30"/>
          <w:szCs w:val="30"/>
          <w:shd w:val="clear" w:color="auto" w:fill="FFFFFF"/>
        </w:rPr>
        <w:t xml:space="preserve">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Contrary to the Utopian Era of Amar Akbar Antony, the wonderful allegory for________, today it is less likely that your child will have a neighbor or friend from another community.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Religious amity</w:t>
      </w:r>
      <w:r w:rsidRPr="000D3C64">
        <w:rPr>
          <w:rFonts w:ascii="Times New Roman" w:hAnsi="Times New Roman" w:cs="Times New Roman"/>
          <w:color w:val="222222"/>
          <w:sz w:val="30"/>
          <w:szCs w:val="30"/>
          <w:shd w:val="clear" w:color="auto" w:fill="FFFFFF"/>
        </w:rPr>
        <w: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Stereotyping.</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Drawing soon discussions.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Irrational violence.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t>12.</w:t>
      </w:r>
      <w:r w:rsidRPr="000D3C64">
        <w:rPr>
          <w:rFonts w:ascii="Times New Roman" w:hAnsi="Times New Roman" w:cs="Times New Roman"/>
          <w:color w:val="222222"/>
          <w:sz w:val="30"/>
          <w:szCs w:val="30"/>
          <w:shd w:val="clear" w:color="auto" w:fill="FFFFFF"/>
        </w:rPr>
        <w:t xml:space="preserve">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It seems that every time you open the sports page, another sporting superstar seems to be falling from glory,____________ of drug-taking.</w:t>
      </w:r>
      <w:r w:rsidRPr="000D3C64">
        <w:rPr>
          <w:rFonts w:ascii="Times New Roman" w:hAnsi="Times New Roman" w:cs="Times New Roman"/>
          <w:color w:val="222222"/>
          <w:sz w:val="30"/>
          <w:szCs w:val="30"/>
        </w:rPr>
        <w:br/>
      </w:r>
    </w:p>
    <w:p w:rsidR="004C03DC" w:rsidRPr="000D3C64" w:rsidRDefault="004C03DC" w:rsidP="000D3C64">
      <w:pPr>
        <w:spacing w:line="360" w:lineRule="auto"/>
        <w:rPr>
          <w:rFonts w:ascii="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Tainted with allegations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Tainted by allegations</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Tainted to allegations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Tainted for allegations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(TAINTED BY ALLEGATIONS), Tainted by means accused of</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13.Directions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p>
    <w:p w:rsidR="004C03DC" w:rsidRPr="000D3C64" w:rsidRDefault="004C03DC"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The labor intensity of agro forestry and the availability of the second highest arable land mass in the world represent_________ that can be leveraged to transform competitiveness.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Two areas of liability</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Two strategic assets</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Two major initiatives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Two great methodologies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(TWO STRATEGIC ASSETS) Land and labor intensity are examples of assets</w:t>
      </w:r>
      <w:r w:rsidRPr="000D3C64">
        <w:rPr>
          <w:rFonts w:ascii="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14.</w:t>
      </w:r>
      <w:r w:rsidRPr="000D3C64">
        <w:rPr>
          <w:rFonts w:ascii="Times New Roman" w:hAnsi="Times New Roman" w:cs="Times New Roman"/>
          <w:color w:val="222222"/>
          <w:sz w:val="30"/>
          <w:szCs w:val="30"/>
          <w:shd w:val="clear" w:color="auto" w:fill="FFFFFF"/>
        </w:rPr>
        <w:t xml:space="preserve">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While the synergizing of in-house skills has contributed to the rapid growth of new FMCG business, such growth in turn has also___________ for other businesses.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Enriched variety and innovation</w:t>
      </w:r>
    </w:p>
    <w:p w:rsidR="004C03DC" w:rsidRPr="000D3C64" w:rsidRDefault="004C03DC" w:rsidP="000D3C64">
      <w:pPr>
        <w:spacing w:line="360" w:lineRule="auto"/>
        <w:rPr>
          <w:rFonts w:ascii="Times New Roman" w:hAnsi="Times New Roman" w:cs="Times New Roman"/>
          <w:color w:val="222222"/>
          <w:sz w:val="30"/>
          <w:szCs w:val="30"/>
          <w:shd w:val="clear" w:color="auto" w:fill="FFFFFF"/>
        </w:rPr>
      </w:pPr>
      <w:r w:rsidRPr="000D3C64">
        <w:rPr>
          <w:rFonts w:ascii="Times New Roman" w:hAnsi="Times New Roman" w:cs="Times New Roman"/>
          <w:b/>
          <w:color w:val="222222"/>
          <w:sz w:val="30"/>
          <w:szCs w:val="30"/>
          <w:shd w:val="clear" w:color="auto" w:fill="FFFFFF"/>
        </w:rPr>
        <w:t>Spurred new opportunities</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Brought a setback</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Hampered the potential</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(SPURRED NEW OPPORTUNITIES) The 1st part of the sentence is positive, and "also" hints at the 2nd part of the sentence being also positive. Option C is more apt for the above context</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15.Directions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In recent years, India has become a destination for clinical research because of high intellectual capital and competitive technical costs. Indian professionals are exploring global avenues in clinical research with a/an____________</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fervor never felt before</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never felt zeal</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feeling never felt before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unfelt ardor of before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(FERVOR NEVER FELT BEFORE). Meaning of the word "fervour" is strong enthusiasm or happiness of knowing something</w:t>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hAnsi="Times New Roman" w:cs="Times New Roman"/>
          <w:color w:val="222222"/>
          <w:sz w:val="30"/>
          <w:szCs w:val="30"/>
          <w:shd w:val="clear" w:color="auto" w:fill="FFFFFF"/>
        </w:rPr>
        <w:t>16.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Applied linguistics is my_________________</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promise</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special</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fundamentals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forte</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(FORTE), Forte means "expertise"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Contrary to the Utopian Era of Amar Akbar Antony, the wonderful allegory for________, today it is less likely that your child will have a neighbor or friend from another community.</w:t>
      </w:r>
      <w:r w:rsidRPr="000D3C64">
        <w:rPr>
          <w:rFonts w:ascii="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17.</w:t>
      </w:r>
      <w:r w:rsidRPr="000D3C64">
        <w:rPr>
          <w:rFonts w:ascii="Times New Roman" w:hAnsi="Times New Roman" w:cs="Times New Roman"/>
          <w:color w:val="222222"/>
          <w:sz w:val="30"/>
          <w:szCs w:val="30"/>
          <w:shd w:val="clear" w:color="auto" w:fill="FFFFFF"/>
        </w:rPr>
        <w:t xml:space="preserve"> Directions : In each of the following sentences, some part of the sentence or the entire sentence is underlined. Beneath each sentence you will find four ways of phrasing the underlined part. This is a test of correctness and effectiveness of expression. In choosing answers, follow the requirements of standard written English, that is, pay attention to grammar, choice of words, and sentence construction. Choose the answer that expresses most effectively what is presented in the original sentence; this answer should be clear and exact, without awkwardness, ambiguity or redundancy. </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At the end of a week-long expedition, Maria was_________.</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Fit with memories</w:t>
      </w:r>
      <w:r w:rsidRPr="000D3C64">
        <w:rPr>
          <w:rFonts w:ascii="Times New Roman" w:hAnsi="Times New Roman" w:cs="Times New Roman"/>
          <w:color w:val="222222"/>
          <w:sz w:val="30"/>
          <w:szCs w:val="30"/>
        </w:rPr>
        <w:br/>
      </w:r>
      <w:r w:rsidRPr="000D3C64">
        <w:rPr>
          <w:rFonts w:ascii="Times New Roman" w:hAnsi="Times New Roman" w:cs="Times New Roman"/>
          <w:b/>
          <w:color w:val="222222"/>
          <w:sz w:val="30"/>
          <w:szCs w:val="30"/>
          <w:shd w:val="clear" w:color="auto" w:fill="FFFFFF"/>
        </w:rPr>
        <w:t>Frightened with memories</w:t>
      </w:r>
      <w:r w:rsidRPr="000D3C64">
        <w:rPr>
          <w:rFonts w:ascii="Times New Roman" w:hAnsi="Times New Roman" w:cs="Times New Roman"/>
          <w:b/>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Freighted with memories</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Detailed Solutions: Detailed solution: 1</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shd w:val="clear" w:color="auto" w:fill="FFFFFF"/>
        </w:rPr>
        <w:t>(Freighted with memories), FREIGHTED means burdened with</w:t>
      </w:r>
      <w:r w:rsidRPr="000D3C64">
        <w:rPr>
          <w:rFonts w:ascii="Times New Roman" w:hAnsi="Times New Roman" w:cs="Times New Roman"/>
          <w:color w:val="222222"/>
          <w:sz w:val="30"/>
          <w:szCs w:val="30"/>
        </w:rPr>
        <w:br/>
      </w:r>
      <w:r w:rsidRPr="000D3C64">
        <w:rPr>
          <w:rFonts w:ascii="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t>18. 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improvement made by changes in the system was ....................and did not warrant the large expenses.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uncertain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small</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minute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marginal</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19.Pick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I am feeling ...... better today.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rather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very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fairly</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t>too</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20.Pick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police have................a complaint against four persons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received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entered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registered</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t>lodged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21.Pick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For a few seconds, Madan was.............blinded by the powerful lights of the oncoming car</w:t>
      </w:r>
      <w:r w:rsidRPr="000D3C64">
        <w:rPr>
          <w:rFonts w:ascii="Times New Roman" w:eastAsia="Times New Roman" w:hAnsi="Times New Roman" w:cs="Times New Roman"/>
          <w:color w:val="222222"/>
          <w:sz w:val="30"/>
          <w:szCs w:val="30"/>
        </w:rPr>
        <w:br/>
        <w:t>powerfully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greatly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totally</w:t>
      </w:r>
      <w:r w:rsidRPr="000D3C64">
        <w:rPr>
          <w:rFonts w:ascii="Times New Roman" w:eastAsia="Times New Roman" w:hAnsi="Times New Roman" w:cs="Times New Roman"/>
          <w:b/>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heavily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22.Pick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man who is..........................hesitating will do one of the two things first or will do neither.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constantly</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consistently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perpetually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persistently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23. 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He is too...................to be deceived easily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honest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kind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strong</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intelligent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24. 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While moving from a rural to industrialized society, the government must know how to _________ with due fairness.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Carry alongside process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Carry out the process</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Carry over the process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Carry in the process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25.Pick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His interest in the study of human behavior is indeed very..............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deep</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broad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vast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large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26.Fill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This is going to be a great surprise birthday party, if you don't_______________.</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look before you leap</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let the cat out of the bag</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let bygones be bygones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get it straight from the horse's mouth</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27.Fill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He's always bothering me, I wish he would ________________.</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get the ball rolling</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get his feathers in a bunch</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get under my skin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get off my back</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t>Detailed Solutions: Detailed solution: 1</w:t>
      </w:r>
      <w:r w:rsidRPr="000D3C64">
        <w:rPr>
          <w:rFonts w:ascii="Times New Roman" w:eastAsia="Times New Roman" w:hAnsi="Times New Roman" w:cs="Times New Roman"/>
          <w:color w:val="222222"/>
          <w:sz w:val="30"/>
          <w:szCs w:val="30"/>
        </w:rPr>
        <w:br/>
        <w:t>28.Fill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Cross border acquisitions are on the rise worldwide and a buoyant corporate India isn't to be left_________________.</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Mark as error</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Too far behind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Many far behind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Lots far behind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To far behind needed</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29. 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A Journalist's job is not always to make people smile ___________ things that make them anxious, sit up and take notice.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Mark as error</w:t>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but to tell them</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and to tell them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for telling them</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in telling them</w:t>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30.Pick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We are _______ to win the match.</w:t>
      </w:r>
      <w:r w:rsidRPr="000D3C64">
        <w:rPr>
          <w:rFonts w:ascii="Times New Roman" w:eastAsia="Times New Roman" w:hAnsi="Times New Roman" w:cs="Times New Roman"/>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Constant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Certain</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concern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Evident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31.Fill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Methods of becoming famous, be it realistic or imaginary ___________ these days.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Surrounding us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Surround us</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Surrounds us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Is surrounding ours</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32.Pick out the most effective word from the given words to fill in the blank to make the sentence meaningfully complete.</w:t>
      </w:r>
      <w:r w:rsidRPr="000D3C64">
        <w:rPr>
          <w:rFonts w:ascii="Times New Roman" w:eastAsia="Times New Roman" w:hAnsi="Times New Roman" w:cs="Times New Roman"/>
          <w:color w:val="222222"/>
          <w:sz w:val="30"/>
          <w:szCs w:val="30"/>
        </w:rPr>
        <w:br/>
        <w:t>The manager gave her/ his ........ that the complaint would be investigated.</w:t>
      </w:r>
      <w:r w:rsidRPr="000D3C64">
        <w:rPr>
          <w:rFonts w:ascii="Times New Roman" w:eastAsia="Times New Roman" w:hAnsi="Times New Roman" w:cs="Times New Roman"/>
          <w:color w:val="222222"/>
          <w:sz w:val="30"/>
          <w:szCs w:val="30"/>
        </w:rPr>
        <w:br/>
        <w:t>support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assurance</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avowal</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suggestion</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Detailed Solutions: Detailed solution: 1</w:t>
      </w:r>
      <w:r w:rsidRPr="000D3C64">
        <w:rPr>
          <w:rFonts w:ascii="Times New Roman" w:eastAsia="Times New Roman" w:hAnsi="Times New Roman" w:cs="Times New Roman"/>
          <w:color w:val="222222"/>
          <w:sz w:val="30"/>
          <w:szCs w:val="30"/>
        </w:rPr>
        <w:br/>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33.Fill in the blank with the correct option that fits in grammatically and logically</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The meaning of the word " saponaceous" is________________</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Soapy</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Wise or intelligent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Mocking</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Over-sentimental</w:t>
      </w:r>
      <w:r w:rsidRPr="000D3C64">
        <w:rPr>
          <w:rFonts w:ascii="Times New Roman" w:eastAsia="Times New Roman" w:hAnsi="Times New Roman" w:cs="Times New Roman"/>
          <w:color w:val="222222"/>
          <w:sz w:val="30"/>
          <w:szCs w:val="30"/>
        </w:rPr>
        <w:br/>
      </w:r>
    </w:p>
    <w:p w:rsidR="004C03DC" w:rsidRPr="000D3C64" w:rsidRDefault="004C03DC" w:rsidP="000D3C64">
      <w:pPr>
        <w:shd w:val="clear" w:color="auto" w:fill="FFFFFF"/>
        <w:spacing w:after="0"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t>34. Fill in the blank with the correct option that fits in grammatically and logically</w:t>
      </w:r>
      <w:r w:rsidRPr="000D3C64">
        <w:rPr>
          <w:rFonts w:ascii="Times New Roman" w:eastAsia="Times New Roman" w:hAnsi="Times New Roman" w:cs="Times New Roman"/>
          <w:color w:val="222222"/>
          <w:sz w:val="30"/>
          <w:szCs w:val="30"/>
        </w:rPr>
        <w:br/>
        <w:t>All of us at some point in time have purchased ____________ was actually needed, simply because there was a sale going on.</w:t>
      </w:r>
    </w:p>
    <w:p w:rsidR="004C03DC" w:rsidRPr="000D3C64" w:rsidRDefault="004C03DC" w:rsidP="000D3C64">
      <w:pPr>
        <w:spacing w:line="360" w:lineRule="auto"/>
        <w:rPr>
          <w:rFonts w:ascii="Times New Roman" w:eastAsia="Times New Roman" w:hAnsi="Times New Roman" w:cs="Times New Roman"/>
          <w:color w:val="222222"/>
          <w:sz w:val="30"/>
          <w:szCs w:val="30"/>
        </w:rPr>
      </w:pP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b/>
          <w:color w:val="222222"/>
          <w:sz w:val="30"/>
          <w:szCs w:val="30"/>
        </w:rPr>
        <w:t>More than that</w:t>
      </w:r>
      <w:r w:rsidRPr="000D3C64">
        <w:rPr>
          <w:rFonts w:ascii="Times New Roman" w:eastAsia="Times New Roman" w:hAnsi="Times New Roman" w:cs="Times New Roman"/>
          <w:b/>
          <w:color w:val="222222"/>
          <w:sz w:val="30"/>
          <w:szCs w:val="30"/>
        </w:rPr>
        <w:br/>
      </w:r>
      <w:r w:rsidRPr="000D3C64">
        <w:rPr>
          <w:rFonts w:ascii="Times New Roman" w:eastAsia="Times New Roman" w:hAnsi="Times New Roman" w:cs="Times New Roman"/>
          <w:color w:val="222222"/>
          <w:sz w:val="30"/>
          <w:szCs w:val="30"/>
        </w:rPr>
        <w:br/>
        <w:t>Much that what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Several than what</w:t>
      </w:r>
      <w:r w:rsidRPr="000D3C64">
        <w:rPr>
          <w:rFonts w:ascii="Times New Roman" w:eastAsia="Times New Roman" w:hAnsi="Times New Roman" w:cs="Times New Roman"/>
          <w:color w:val="222222"/>
          <w:sz w:val="30"/>
          <w:szCs w:val="30"/>
        </w:rPr>
        <w:br/>
      </w:r>
      <w:r w:rsidRPr="000D3C64">
        <w:rPr>
          <w:rFonts w:ascii="Times New Roman" w:eastAsia="Times New Roman" w:hAnsi="Times New Roman" w:cs="Times New Roman"/>
          <w:color w:val="222222"/>
          <w:sz w:val="30"/>
          <w:szCs w:val="30"/>
        </w:rPr>
        <w:br/>
        <w:t>Many than that</w:t>
      </w:r>
    </w:p>
    <w:p w:rsidR="004C03DC" w:rsidRPr="000D3C64" w:rsidRDefault="004C03DC" w:rsidP="000D3C64">
      <w:pPr>
        <w:spacing w:line="360" w:lineRule="auto"/>
        <w:rPr>
          <w:rFonts w:ascii="Times New Roman" w:hAnsi="Times New Roman" w:cs="Times New Roman"/>
          <w:sz w:val="30"/>
          <w:szCs w:val="30"/>
        </w:rPr>
      </w:pPr>
      <w:r w:rsidRPr="000D3C64">
        <w:rPr>
          <w:rFonts w:ascii="Times New Roman" w:eastAsia="Times New Roman" w:hAnsi="Times New Roman" w:cs="Times New Roman"/>
          <w:sz w:val="30"/>
          <w:szCs w:val="30"/>
        </w:rPr>
        <w:t>35. Though usually ______, my neighbor’s cat was quite ______when it came to defending what she considered her territory; luckily for her, she would often win the fights she started.</w:t>
      </w:r>
    </w:p>
    <w:tbl>
      <w:tblPr>
        <w:tblW w:w="3919" w:type="dxa"/>
        <w:tblCellSpacing w:w="15" w:type="dxa"/>
        <w:tblLayout w:type="fixed"/>
        <w:tblCellMar>
          <w:top w:w="15" w:type="dxa"/>
          <w:left w:w="15" w:type="dxa"/>
          <w:bottom w:w="15" w:type="dxa"/>
          <w:right w:w="15" w:type="dxa"/>
        </w:tblCellMar>
        <w:tblLook w:val="04A0"/>
      </w:tblPr>
      <w:tblGrid>
        <w:gridCol w:w="307"/>
        <w:gridCol w:w="3612"/>
      </w:tblGrid>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3567"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antagonistic … placatory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3567"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cantankerous … belligerent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3567"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serene … amicable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3567"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aggressive … pacifistic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3567"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peaceful … pugnacious</w:t>
            </w:r>
          </w:p>
        </w:tc>
      </w:tr>
    </w:tbl>
    <w:p w:rsidR="004C03DC" w:rsidRPr="000D3C64" w:rsidRDefault="004C03DC" w:rsidP="000D3C64">
      <w:pPr>
        <w:spacing w:after="0" w:line="360" w:lineRule="auto"/>
        <w:rPr>
          <w:rFonts w:ascii="Times New Roman" w:eastAsia="Times New Roman" w:hAnsi="Times New Roman" w:cs="Times New Roman"/>
          <w:vanish/>
          <w:sz w:val="30"/>
          <w:szCs w:val="30"/>
        </w:rPr>
      </w:pPr>
    </w:p>
    <w:tbl>
      <w:tblPr>
        <w:tblW w:w="96" w:type="dxa"/>
        <w:tblCellSpacing w:w="15" w:type="dxa"/>
        <w:tblLayout w:type="fixed"/>
        <w:tblCellMar>
          <w:top w:w="15" w:type="dxa"/>
          <w:left w:w="15" w:type="dxa"/>
          <w:bottom w:w="15" w:type="dxa"/>
          <w:right w:w="15" w:type="dxa"/>
        </w:tblCellMar>
        <w:tblLook w:val="04A0"/>
      </w:tblPr>
      <w:tblGrid>
        <w:gridCol w:w="110"/>
      </w:tblGrid>
      <w:tr w:rsidR="004C03DC" w:rsidRPr="000D3C64" w:rsidTr="00810B3F">
        <w:trPr>
          <w:tblCellSpacing w:w="15" w:type="dxa"/>
        </w:trPr>
        <w:tc>
          <w:tcPr>
            <w:tcW w:w="36"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p>
        </w:tc>
      </w:tr>
    </w:tbl>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36. The councilwoman accused the city manager of ______, alleging that he abused his power to help secure a contract beneficial to his own personal bank account.</w:t>
      </w:r>
    </w:p>
    <w:tbl>
      <w:tblPr>
        <w:tblW w:w="2640" w:type="dxa"/>
        <w:tblCellSpacing w:w="15" w:type="dxa"/>
        <w:tblLayout w:type="fixed"/>
        <w:tblCellMar>
          <w:top w:w="15" w:type="dxa"/>
          <w:left w:w="15" w:type="dxa"/>
          <w:bottom w:w="15" w:type="dxa"/>
          <w:right w:w="15" w:type="dxa"/>
        </w:tblCellMar>
        <w:tblLook w:val="04A0"/>
      </w:tblPr>
      <w:tblGrid>
        <w:gridCol w:w="307"/>
        <w:gridCol w:w="2333"/>
      </w:tblGrid>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2288"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malfeasance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2288"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unscrupulousness</w:t>
            </w:r>
          </w:p>
        </w:tc>
      </w:tr>
      <w:tr w:rsidR="004C03DC" w:rsidRPr="000D3C64" w:rsidTr="00810B3F">
        <w:trPr>
          <w:trHeight w:val="91"/>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2288"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depravity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2288"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bribery</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2288"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misconduct </w:t>
            </w:r>
          </w:p>
        </w:tc>
      </w:tr>
    </w:tbl>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37. Though not appreciated in the author’s own lifetime, Thomas Paine’s "The Age of Reason" has come to be recognized as a ______ work, one that profoundly impacted Western theology for generations.</w:t>
      </w:r>
    </w:p>
    <w:tbl>
      <w:tblPr>
        <w:tblW w:w="2053" w:type="dxa"/>
        <w:tblCellSpacing w:w="15" w:type="dxa"/>
        <w:tblLayout w:type="fixed"/>
        <w:tblCellMar>
          <w:top w:w="15" w:type="dxa"/>
          <w:left w:w="15" w:type="dxa"/>
          <w:bottom w:w="15" w:type="dxa"/>
          <w:right w:w="15" w:type="dxa"/>
        </w:tblCellMar>
        <w:tblLook w:val="04A0"/>
      </w:tblPr>
      <w:tblGrid>
        <w:gridCol w:w="307"/>
        <w:gridCol w:w="1746"/>
      </w:tblGrid>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1701"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controversial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1701"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negligible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1701"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seminal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1701"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trifling </w:t>
            </w:r>
          </w:p>
        </w:tc>
      </w:tr>
      <w:tr w:rsidR="004C03DC" w:rsidRPr="000D3C64" w:rsidTr="00810B3F">
        <w:trPr>
          <w:tblCellSpacing w:w="15" w:type="dxa"/>
        </w:trPr>
        <w:tc>
          <w:tcPr>
            <w:tcW w:w="262"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w:t>
            </w:r>
          </w:p>
        </w:tc>
        <w:tc>
          <w:tcPr>
            <w:tcW w:w="1701"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provocative </w:t>
            </w:r>
          </w:p>
        </w:tc>
      </w:tr>
    </w:tbl>
    <w:p w:rsidR="004C03DC" w:rsidRPr="000D3C64" w:rsidRDefault="004C03DC" w:rsidP="000D3C64">
      <w:pPr>
        <w:spacing w:after="0" w:line="360" w:lineRule="auto"/>
        <w:rPr>
          <w:rFonts w:ascii="Times New Roman" w:eastAsia="Times New Roman" w:hAnsi="Times New Roman" w:cs="Times New Roman"/>
          <w:vanish/>
          <w:sz w:val="30"/>
          <w:szCs w:val="30"/>
        </w:rPr>
      </w:pPr>
    </w:p>
    <w:tbl>
      <w:tblPr>
        <w:tblW w:w="96" w:type="dxa"/>
        <w:tblCellSpacing w:w="15" w:type="dxa"/>
        <w:tblLayout w:type="fixed"/>
        <w:tblCellMar>
          <w:top w:w="15" w:type="dxa"/>
          <w:left w:w="15" w:type="dxa"/>
          <w:bottom w:w="15" w:type="dxa"/>
          <w:right w:w="15" w:type="dxa"/>
        </w:tblCellMar>
        <w:tblLook w:val="04A0"/>
      </w:tblPr>
      <w:tblGrid>
        <w:gridCol w:w="110"/>
      </w:tblGrid>
      <w:tr w:rsidR="004C03DC" w:rsidRPr="000D3C64" w:rsidTr="00810B3F">
        <w:trPr>
          <w:tblCellSpacing w:w="15" w:type="dxa"/>
        </w:trPr>
        <w:tc>
          <w:tcPr>
            <w:tcW w:w="36" w:type="dxa"/>
            <w:vAlign w:val="center"/>
          </w:tcPr>
          <w:p w:rsidR="004C03DC" w:rsidRPr="000D3C64" w:rsidRDefault="004C03DC" w:rsidP="000D3C64">
            <w:pPr>
              <w:spacing w:after="0" w:line="360" w:lineRule="auto"/>
              <w:rPr>
                <w:rFonts w:ascii="Times New Roman" w:eastAsia="Times New Roman" w:hAnsi="Times New Roman" w:cs="Times New Roman"/>
                <w:sz w:val="30"/>
                <w:szCs w:val="30"/>
              </w:rPr>
            </w:pPr>
          </w:p>
        </w:tc>
      </w:tr>
    </w:tbl>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38. That is a moving story -----------------</w:t>
      </w: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that had survived the centuries</w:t>
      </w: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 that has survived the centuries</w:t>
      </w: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 which is survived by the centuries. </w:t>
      </w:r>
    </w:p>
    <w:p w:rsidR="004C03DC" w:rsidRPr="000D3C64" w:rsidRDefault="004C03DC"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d)that is a survival in the centuries</w:t>
      </w:r>
    </w:p>
    <w:p w:rsidR="004C03DC" w:rsidRPr="000D3C64" w:rsidRDefault="004C03DC" w:rsidP="000D3C64">
      <w:pPr>
        <w:spacing w:line="360" w:lineRule="auto"/>
        <w:rPr>
          <w:rFonts w:ascii="Times New Roman" w:hAnsi="Times New Roman" w:cs="Times New Roman"/>
          <w:sz w:val="30"/>
          <w:szCs w:val="30"/>
        </w:rPr>
      </w:pPr>
    </w:p>
    <w:p w:rsidR="004C03DC" w:rsidRPr="000D3C64" w:rsidRDefault="004C03DC"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Choose the correct word according to the context. </w:t>
      </w:r>
    </w:p>
    <w:p w:rsidR="004C03DC" w:rsidRPr="000D3C64" w:rsidRDefault="004C03DC"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39. He escaped detection for many years but finally got his just __________. </w:t>
      </w:r>
    </w:p>
    <w:p w:rsidR="004C03DC" w:rsidRPr="000D3C64" w:rsidRDefault="004C03DC" w:rsidP="000D3C64">
      <w:pPr>
        <w:numPr>
          <w:ilvl w:val="0"/>
          <w:numId w:val="40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DESERTS </w:t>
      </w:r>
    </w:p>
    <w:p w:rsidR="004C03DC" w:rsidRPr="000D3C64" w:rsidRDefault="004C03DC" w:rsidP="000D3C64">
      <w:pPr>
        <w:numPr>
          <w:ilvl w:val="0"/>
          <w:numId w:val="409"/>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DESSERTS </w:t>
      </w:r>
    </w:p>
    <w:p w:rsidR="004C03DC" w:rsidRPr="000D3C64" w:rsidRDefault="004C03DC" w:rsidP="000D3C64">
      <w:pPr>
        <w:tabs>
          <w:tab w:val="center" w:pos="450"/>
        </w:tabs>
        <w:spacing w:after="50" w:line="360" w:lineRule="auto"/>
        <w:rPr>
          <w:rFonts w:ascii="Times New Roman" w:hAnsi="Times New Roman" w:cs="Times New Roman"/>
          <w:sz w:val="30"/>
          <w:szCs w:val="30"/>
        </w:rPr>
      </w:pPr>
    </w:p>
    <w:p w:rsidR="004C03DC" w:rsidRPr="000D3C64" w:rsidRDefault="004C03DC" w:rsidP="000D3C64">
      <w:pPr>
        <w:tabs>
          <w:tab w:val="center" w:pos="450"/>
        </w:tabs>
        <w:spacing w:after="50" w:line="360" w:lineRule="auto"/>
        <w:rPr>
          <w:rFonts w:ascii="Times New Roman" w:hAnsi="Times New Roman" w:cs="Times New Roman"/>
          <w:sz w:val="30"/>
          <w:szCs w:val="30"/>
        </w:rPr>
      </w:pPr>
      <w:r w:rsidRPr="000D3C64">
        <w:rPr>
          <w:rFonts w:ascii="Times New Roman" w:hAnsi="Times New Roman" w:cs="Times New Roman"/>
          <w:sz w:val="30"/>
          <w:szCs w:val="30"/>
        </w:rPr>
        <w:t>40. Choose the correct word according to the context.</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4C03DC" w:rsidRPr="000D3C64" w:rsidRDefault="004C03DC"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If you want to be a magician, you must be good at __________ of hand </w:t>
      </w:r>
    </w:p>
    <w:p w:rsidR="004C03DC" w:rsidRPr="000D3C64" w:rsidRDefault="004C03DC" w:rsidP="000D3C64">
      <w:pPr>
        <w:numPr>
          <w:ilvl w:val="0"/>
          <w:numId w:val="41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SLIGHT </w:t>
      </w:r>
    </w:p>
    <w:p w:rsidR="004C03DC" w:rsidRPr="000D3C64" w:rsidRDefault="004C03DC" w:rsidP="000D3C64">
      <w:pPr>
        <w:numPr>
          <w:ilvl w:val="0"/>
          <w:numId w:val="410"/>
        </w:numPr>
        <w:spacing w:after="5" w:line="360" w:lineRule="auto"/>
        <w:ind w:right="9"/>
        <w:jc w:val="both"/>
        <w:rPr>
          <w:rFonts w:ascii="Times New Roman" w:hAnsi="Times New Roman" w:cs="Times New Roman"/>
          <w:sz w:val="30"/>
          <w:szCs w:val="30"/>
        </w:rPr>
      </w:pPr>
      <w:r w:rsidRPr="000D3C64">
        <w:rPr>
          <w:rFonts w:ascii="Times New Roman" w:hAnsi="Times New Roman" w:cs="Times New Roman"/>
          <w:sz w:val="30"/>
          <w:szCs w:val="30"/>
        </w:rPr>
        <w:t xml:space="preserve">SLEIGHT </w:t>
      </w:r>
    </w:p>
    <w:p w:rsidR="004C03DC" w:rsidRPr="000D3C64" w:rsidRDefault="004C03DC" w:rsidP="000D3C64">
      <w:pPr>
        <w:spacing w:after="7"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tabs>
          <w:tab w:val="center" w:pos="3475"/>
        </w:tabs>
        <w:spacing w:line="360" w:lineRule="auto"/>
        <w:rPr>
          <w:rFonts w:ascii="Times New Roman" w:hAnsi="Times New Roman" w:cs="Times New Roman"/>
          <w:sz w:val="30"/>
          <w:szCs w:val="30"/>
        </w:rPr>
      </w:pPr>
      <w:r w:rsidRPr="000D3C64">
        <w:rPr>
          <w:rFonts w:ascii="Times New Roman" w:hAnsi="Times New Roman" w:cs="Times New Roman"/>
          <w:sz w:val="30"/>
          <w:szCs w:val="30"/>
        </w:rPr>
        <w:t>41.Choose the correct w</w:t>
      </w:r>
      <w:r w:rsidRPr="000D3C64">
        <w:rPr>
          <w:rFonts w:ascii="Times New Roman" w:hAnsi="Times New Roman" w:cs="Times New Roman"/>
          <w:color w:val="000000"/>
          <w:sz w:val="30"/>
          <w:szCs w:val="30"/>
          <w:vertAlign w:val="subscript"/>
        </w:rPr>
        <w:t>o</w:t>
      </w:r>
      <w:r w:rsidRPr="000D3C64">
        <w:rPr>
          <w:rFonts w:ascii="Times New Roman" w:hAnsi="Times New Roman" w:cs="Times New Roman"/>
          <w:sz w:val="30"/>
          <w:szCs w:val="30"/>
        </w:rPr>
        <w:t xml:space="preserve">rd according to the context. </w:t>
      </w:r>
    </w:p>
    <w:p w:rsidR="004C03DC" w:rsidRPr="000D3C64" w:rsidRDefault="004C03DC" w:rsidP="000D3C64">
      <w:pPr>
        <w:tabs>
          <w:tab w:val="center" w:pos="7141"/>
        </w:tabs>
        <w:spacing w:line="360" w:lineRule="auto"/>
        <w:rPr>
          <w:rFonts w:ascii="Times New Roman" w:hAnsi="Times New Roman" w:cs="Times New Roman"/>
          <w:sz w:val="30"/>
          <w:szCs w:val="30"/>
        </w:rPr>
      </w:pPr>
      <w:r w:rsidRPr="000D3C64">
        <w:rPr>
          <w:rFonts w:ascii="Times New Roman" w:hAnsi="Times New Roman" w:cs="Times New Roman"/>
          <w:sz w:val="30"/>
          <w:szCs w:val="30"/>
        </w:rPr>
        <w:t>This book is an excellent introduction to the basic __________ of science.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4C03DC" w:rsidRPr="000D3C64" w:rsidRDefault="004C03DC" w:rsidP="000D3C64">
      <w:pPr>
        <w:numPr>
          <w:ilvl w:val="0"/>
          <w:numId w:val="411"/>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PRINCIPLES </w:t>
      </w:r>
    </w:p>
    <w:p w:rsidR="004C03DC" w:rsidRPr="000D3C64" w:rsidRDefault="004C03DC" w:rsidP="000D3C64">
      <w:pPr>
        <w:numPr>
          <w:ilvl w:val="0"/>
          <w:numId w:val="411"/>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PRINCIPALS </w:t>
      </w:r>
    </w:p>
    <w:p w:rsidR="004C03DC" w:rsidRPr="000D3C64" w:rsidRDefault="004C03DC" w:rsidP="000D3C64">
      <w:pPr>
        <w:spacing w:after="0" w:line="360" w:lineRule="auto"/>
        <w:ind w:left="7"/>
        <w:rPr>
          <w:rFonts w:ascii="Times New Roman" w:hAnsi="Times New Roman" w:cs="Times New Roman"/>
          <w:sz w:val="30"/>
          <w:szCs w:val="30"/>
        </w:rPr>
      </w:pPr>
      <w:r w:rsidRPr="000D3C64">
        <w:rPr>
          <w:rFonts w:ascii="Times New Roman" w:hAnsi="Times New Roman" w:cs="Times New Roman"/>
          <w:color w:val="000000"/>
          <w:sz w:val="30"/>
          <w:szCs w:val="30"/>
        </w:rPr>
        <w:t xml:space="preserve"> </w:t>
      </w:r>
    </w:p>
    <w:p w:rsidR="004C03DC" w:rsidRPr="000D3C64" w:rsidRDefault="004C03DC"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42.Choose the correct word according to the context. </w:t>
      </w:r>
    </w:p>
    <w:p w:rsidR="004C03DC" w:rsidRPr="000D3C64" w:rsidRDefault="004C03DC" w:rsidP="000D3C64">
      <w:pPr>
        <w:spacing w:line="360" w:lineRule="auto"/>
        <w:ind w:right="9"/>
        <w:rPr>
          <w:rFonts w:ascii="Times New Roman" w:hAnsi="Times New Roman" w:cs="Times New Roman"/>
          <w:sz w:val="30"/>
          <w:szCs w:val="30"/>
        </w:rPr>
      </w:pPr>
      <w:r w:rsidRPr="000D3C64">
        <w:rPr>
          <w:rFonts w:ascii="Times New Roman" w:hAnsi="Times New Roman" w:cs="Times New Roman"/>
          <w:sz w:val="30"/>
          <w:szCs w:val="30"/>
        </w:rPr>
        <w:t xml:space="preserve">This building project is not _________ for a grant. </w:t>
      </w:r>
    </w:p>
    <w:p w:rsidR="004C03DC" w:rsidRPr="000D3C64" w:rsidRDefault="004C03DC" w:rsidP="000D3C64">
      <w:pPr>
        <w:numPr>
          <w:ilvl w:val="0"/>
          <w:numId w:val="412"/>
        </w:numPr>
        <w:spacing w:after="5" w:line="360" w:lineRule="auto"/>
        <w:ind w:left="250"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ILLEGIBLE </w:t>
      </w:r>
    </w:p>
    <w:p w:rsidR="004C03DC" w:rsidRPr="000D3C64" w:rsidRDefault="004C03DC" w:rsidP="000D3C64">
      <w:pPr>
        <w:numPr>
          <w:ilvl w:val="0"/>
          <w:numId w:val="412"/>
        </w:numPr>
        <w:spacing w:after="5" w:line="360" w:lineRule="auto"/>
        <w:ind w:left="250"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ELIGIBLE </w:t>
      </w:r>
    </w:p>
    <w:p w:rsidR="004C03DC" w:rsidRPr="000D3C64" w:rsidRDefault="004C03DC" w:rsidP="000D3C64">
      <w:pPr>
        <w:spacing w:after="7" w:line="360" w:lineRule="auto"/>
        <w:ind w:left="7"/>
        <w:rPr>
          <w:rFonts w:ascii="Times New Roman" w:hAnsi="Times New Roman" w:cs="Times New Roman"/>
          <w:sz w:val="30"/>
          <w:szCs w:val="30"/>
        </w:rPr>
      </w:pPr>
      <w:r w:rsidRPr="000D3C64">
        <w:rPr>
          <w:rFonts w:ascii="Times New Roman" w:hAnsi="Times New Roman" w:cs="Times New Roman"/>
          <w:sz w:val="30"/>
          <w:szCs w:val="30"/>
        </w:rPr>
        <w:t xml:space="preserve"> </w:t>
      </w:r>
    </w:p>
    <w:p w:rsidR="004C03DC" w:rsidRPr="000D3C64" w:rsidRDefault="004C03DC" w:rsidP="000D3C64">
      <w:pPr>
        <w:tabs>
          <w:tab w:val="center" w:pos="4794"/>
        </w:tabs>
        <w:spacing w:line="360" w:lineRule="auto"/>
        <w:rPr>
          <w:rFonts w:ascii="Times New Roman" w:hAnsi="Times New Roman" w:cs="Times New Roman"/>
          <w:sz w:val="30"/>
          <w:szCs w:val="30"/>
        </w:rPr>
      </w:pPr>
      <w:r w:rsidRPr="000D3C64">
        <w:rPr>
          <w:rFonts w:ascii="Times New Roman" w:hAnsi="Times New Roman" w:cs="Times New Roman"/>
          <w:sz w:val="30"/>
          <w:szCs w:val="30"/>
        </w:rPr>
        <w:t>43.Choose the correct word according to the context.</w:t>
      </w:r>
      <w:r w:rsidRPr="000D3C64">
        <w:rPr>
          <w:rFonts w:ascii="Times New Roman" w:hAnsi="Times New Roman" w:cs="Times New Roman"/>
          <w:color w:val="000000"/>
          <w:sz w:val="30"/>
          <w:szCs w:val="30"/>
          <w:vertAlign w:val="subscript"/>
        </w:rPr>
        <w:t xml:space="preserve"> </w:t>
      </w:r>
      <w:r w:rsidRPr="000D3C64">
        <w:rPr>
          <w:rFonts w:ascii="Times New Roman" w:hAnsi="Times New Roman" w:cs="Times New Roman"/>
          <w:color w:val="000000"/>
          <w:sz w:val="30"/>
          <w:szCs w:val="30"/>
          <w:vertAlign w:val="subscript"/>
        </w:rPr>
        <w:tab/>
      </w:r>
      <w:r w:rsidRPr="000D3C64">
        <w:rPr>
          <w:rFonts w:ascii="Times New Roman" w:hAnsi="Times New Roman" w:cs="Times New Roman"/>
          <w:sz w:val="30"/>
          <w:szCs w:val="30"/>
        </w:rPr>
        <w:t xml:space="preserve"> </w:t>
      </w:r>
    </w:p>
    <w:p w:rsidR="004C03DC" w:rsidRPr="000D3C64" w:rsidRDefault="004C03DC" w:rsidP="000D3C64">
      <w:pPr>
        <w:tabs>
          <w:tab w:val="center" w:pos="7708"/>
        </w:tabs>
        <w:spacing w:line="360" w:lineRule="auto"/>
        <w:rPr>
          <w:rFonts w:ascii="Times New Roman" w:hAnsi="Times New Roman" w:cs="Times New Roman"/>
          <w:sz w:val="30"/>
          <w:szCs w:val="30"/>
        </w:rPr>
      </w:pPr>
      <w:r w:rsidRPr="000D3C64">
        <w:rPr>
          <w:rFonts w:ascii="Times New Roman" w:hAnsi="Times New Roman" w:cs="Times New Roman"/>
          <w:sz w:val="30"/>
          <w:szCs w:val="30"/>
        </w:rPr>
        <w:t>Whatever action you take will not __________ my decision one way or the othe</w:t>
      </w:r>
      <w:r w:rsidRPr="000D3C64">
        <w:rPr>
          <w:rFonts w:ascii="Times New Roman" w:hAnsi="Times New Roman" w:cs="Times New Roman"/>
          <w:color w:val="000000"/>
          <w:sz w:val="30"/>
          <w:szCs w:val="30"/>
        </w:rPr>
        <w:t xml:space="preserve"> </w:t>
      </w:r>
      <w:r w:rsidRPr="000D3C64">
        <w:rPr>
          <w:rFonts w:ascii="Times New Roman" w:hAnsi="Times New Roman" w:cs="Times New Roman"/>
          <w:color w:val="000000"/>
          <w:sz w:val="30"/>
          <w:szCs w:val="30"/>
        </w:rPr>
        <w:tab/>
      </w:r>
      <w:r w:rsidRPr="000D3C64">
        <w:rPr>
          <w:rFonts w:ascii="Times New Roman" w:hAnsi="Times New Roman" w:cs="Times New Roman"/>
          <w:sz w:val="30"/>
          <w:szCs w:val="30"/>
        </w:rPr>
        <w:t xml:space="preserve"> </w:t>
      </w:r>
    </w:p>
    <w:p w:rsidR="004C03DC" w:rsidRPr="000D3C64" w:rsidRDefault="004C03DC" w:rsidP="000D3C64">
      <w:pPr>
        <w:numPr>
          <w:ilvl w:val="0"/>
          <w:numId w:val="413"/>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AFFECT </w:t>
      </w:r>
    </w:p>
    <w:p w:rsidR="004C03DC" w:rsidRPr="000D3C64" w:rsidRDefault="004C03DC" w:rsidP="000D3C64">
      <w:pPr>
        <w:numPr>
          <w:ilvl w:val="0"/>
          <w:numId w:val="413"/>
        </w:numPr>
        <w:spacing w:after="5" w:line="360" w:lineRule="auto"/>
        <w:ind w:right="9" w:hanging="360"/>
        <w:jc w:val="both"/>
        <w:rPr>
          <w:rFonts w:ascii="Times New Roman" w:hAnsi="Times New Roman" w:cs="Times New Roman"/>
          <w:sz w:val="30"/>
          <w:szCs w:val="30"/>
        </w:rPr>
      </w:pPr>
      <w:r w:rsidRPr="000D3C64">
        <w:rPr>
          <w:rFonts w:ascii="Times New Roman" w:hAnsi="Times New Roman" w:cs="Times New Roman"/>
          <w:sz w:val="30"/>
          <w:szCs w:val="30"/>
        </w:rPr>
        <w:t xml:space="preserve">EFFECT </w:t>
      </w:r>
    </w:p>
    <w:p w:rsidR="004C03DC" w:rsidRPr="000D3C64" w:rsidRDefault="004C03DC" w:rsidP="000D3C64">
      <w:pPr>
        <w:spacing w:line="360" w:lineRule="auto"/>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95" w:name="_Toc10562461"/>
      <w:r w:rsidRPr="000D3C64">
        <w:rPr>
          <w:rFonts w:ascii="Times New Roman" w:hAnsi="Times New Roman" w:cs="Times New Roman"/>
          <w:sz w:val="30"/>
          <w:szCs w:val="30"/>
        </w:rPr>
        <w:t>Prepositions</w:t>
      </w:r>
      <w:bookmarkEnd w:id="95"/>
    </w:p>
    <w:p w:rsidR="003B1E1F" w:rsidRPr="000D3C64" w:rsidRDefault="003B1E1F" w:rsidP="000D3C64">
      <w:pPr>
        <w:pStyle w:val="ListParagraph"/>
        <w:numPr>
          <w:ilvl w:val="0"/>
          <w:numId w:val="13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He brought him _____ with great difficulty.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about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B. in</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up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D. over </w:t>
      </w:r>
    </w:p>
    <w:p w:rsidR="003B1E1F" w:rsidRPr="000D3C64" w:rsidRDefault="003B1E1F" w:rsidP="000D3C64">
      <w:pPr>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Answer: Option C</w:t>
      </w:r>
    </w:p>
    <w:p w:rsidR="003B1E1F" w:rsidRPr="000D3C64" w:rsidRDefault="003B1E1F" w:rsidP="000D3C64">
      <w:pPr>
        <w:pStyle w:val="ListParagraph"/>
        <w:numPr>
          <w:ilvl w:val="0"/>
          <w:numId w:val="13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  If he is averse __________ recommending my name, he should not hesitate to admit it.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about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B. for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C. to </w:t>
      </w:r>
    </w:p>
    <w:p w:rsidR="003B1E1F" w:rsidRPr="000D3C64" w:rsidRDefault="003B1E1F" w:rsidP="000D3C64">
      <w:pPr>
        <w:pStyle w:val="ListParagraph"/>
        <w:spacing w:line="360" w:lineRule="auto"/>
        <w:ind w:firstLine="720"/>
        <w:jc w:val="both"/>
        <w:rPr>
          <w:rFonts w:ascii="Times New Roman" w:hAnsi="Times New Roman" w:cs="Times New Roman"/>
          <w:sz w:val="30"/>
          <w:szCs w:val="30"/>
        </w:rPr>
      </w:pPr>
      <w:r w:rsidRPr="000D3C64">
        <w:rPr>
          <w:rFonts w:ascii="Times New Roman" w:hAnsi="Times New Roman" w:cs="Times New Roman"/>
          <w:sz w:val="30"/>
          <w:szCs w:val="30"/>
        </w:rPr>
        <w:t>D. against</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b/>
        <w:t xml:space="preserve">3. Satish was endowed ……… a natural talent for music.  </w:t>
      </w:r>
    </w:p>
    <w:p w:rsidR="003B1E1F" w:rsidRPr="000D3C64" w:rsidRDefault="003B1E1F" w:rsidP="000D3C64">
      <w:pPr>
        <w:spacing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 xml:space="preserve">(a) in (b) by  (c) for (d) with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Answer:d</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 xml:space="preserve">4. Sunlight filtering …….. the stained glass window created a mosaic of colours on the floor.  </w:t>
      </w:r>
    </w:p>
    <w:p w:rsidR="003B1E1F" w:rsidRPr="000D3C64" w:rsidRDefault="003B1E1F" w:rsidP="000D3C64">
      <w:pPr>
        <w:spacing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(a) in (b) through  (c) at (d) into </w:t>
      </w:r>
    </w:p>
    <w:p w:rsidR="003B1E1F" w:rsidRPr="000D3C64" w:rsidRDefault="003B1E1F" w:rsidP="000D3C64">
      <w:pPr>
        <w:spacing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Answer:  b</w:t>
      </w:r>
    </w:p>
    <w:p w:rsidR="003B1E1F" w:rsidRPr="000D3C64" w:rsidRDefault="003B1E1F" w:rsidP="000D3C64">
      <w:pPr>
        <w:spacing w:line="360" w:lineRule="auto"/>
        <w:ind w:left="720"/>
        <w:jc w:val="both"/>
        <w:rPr>
          <w:rFonts w:ascii="Times New Roman" w:hAnsi="Times New Roman" w:cs="Times New Roman"/>
          <w:sz w:val="30"/>
          <w:szCs w:val="30"/>
        </w:rPr>
      </w:pPr>
      <w:r w:rsidRPr="000D3C64">
        <w:rPr>
          <w:rFonts w:ascii="Times New Roman" w:hAnsi="Times New Roman" w:cs="Times New Roman"/>
          <w:sz w:val="30"/>
          <w:szCs w:val="30"/>
        </w:rPr>
        <w:t xml:space="preserve">5. Are you feeling doubtful ………….your decision ?  </w:t>
      </w:r>
    </w:p>
    <w:p w:rsidR="003B1E1F" w:rsidRPr="000D3C64" w:rsidRDefault="003B1E1F" w:rsidP="000D3C64">
      <w:pPr>
        <w:spacing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(a) about (b) upon  (c) at  (d) for </w:t>
      </w:r>
    </w:p>
    <w:p w:rsidR="003B1E1F" w:rsidRPr="000D3C64" w:rsidRDefault="003B1E1F" w:rsidP="000D3C64">
      <w:pPr>
        <w:spacing w:line="360" w:lineRule="auto"/>
        <w:ind w:left="720" w:firstLine="720"/>
        <w:jc w:val="both"/>
        <w:rPr>
          <w:rFonts w:ascii="Times New Roman" w:hAnsi="Times New Roman" w:cs="Times New Roman"/>
          <w:sz w:val="30"/>
          <w:szCs w:val="30"/>
        </w:rPr>
      </w:pPr>
      <w:r w:rsidRPr="000D3C64">
        <w:rPr>
          <w:rFonts w:ascii="Times New Roman" w:hAnsi="Times New Roman" w:cs="Times New Roman"/>
          <w:sz w:val="30"/>
          <w:szCs w:val="30"/>
        </w:rPr>
        <w:t>Answer:a</w:t>
      </w:r>
    </w:p>
    <w:p w:rsidR="00545A3B" w:rsidRPr="000D3C64" w:rsidRDefault="00545A3B" w:rsidP="000D3C64">
      <w:pPr>
        <w:spacing w:line="360" w:lineRule="auto"/>
        <w:ind w:left="720" w:firstLine="720"/>
        <w:jc w:val="both"/>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96" w:name="_Toc10562462"/>
      <w:r w:rsidRPr="000D3C64">
        <w:rPr>
          <w:rFonts w:ascii="Times New Roman" w:hAnsi="Times New Roman" w:cs="Times New Roman"/>
          <w:sz w:val="30"/>
          <w:szCs w:val="30"/>
        </w:rPr>
        <w:t>Prefix and Suffix</w:t>
      </w:r>
      <w:bookmarkEnd w:id="96"/>
    </w:p>
    <w:p w:rsidR="003B1E1F" w:rsidRPr="000D3C64" w:rsidRDefault="003B1E1F" w:rsidP="000D3C64">
      <w:pPr>
        <w:pStyle w:val="ListParagraph"/>
        <w:numPr>
          <w:ilvl w:val="0"/>
          <w:numId w:val="13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Modern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ity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ty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ize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ite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Option A</w:t>
      </w:r>
    </w:p>
    <w:p w:rsidR="003B1E1F" w:rsidRPr="000D3C64" w:rsidRDefault="003B1E1F" w:rsidP="000D3C64">
      <w:pPr>
        <w:pStyle w:val="ListParagraph"/>
        <w:numPr>
          <w:ilvl w:val="0"/>
          <w:numId w:val="13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Likelihood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liken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likely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like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likeable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 Option C</w:t>
      </w:r>
    </w:p>
    <w:p w:rsidR="00C357AA" w:rsidRPr="000D3C64" w:rsidRDefault="00C357AA" w:rsidP="000D3C64">
      <w:pPr>
        <w:pStyle w:val="Heading1"/>
        <w:spacing w:line="360" w:lineRule="auto"/>
        <w:rPr>
          <w:rFonts w:ascii="Times New Roman" w:hAnsi="Times New Roman" w:cs="Times New Roman"/>
          <w:sz w:val="30"/>
          <w:szCs w:val="30"/>
        </w:rPr>
      </w:pPr>
      <w:bookmarkStart w:id="97" w:name="_Toc10562463"/>
      <w:r w:rsidRPr="000D3C64">
        <w:rPr>
          <w:rFonts w:ascii="Times New Roman" w:hAnsi="Times New Roman" w:cs="Times New Roman"/>
          <w:sz w:val="30"/>
          <w:szCs w:val="30"/>
        </w:rPr>
        <w:t>One word substitution</w:t>
      </w:r>
      <w:bookmarkEnd w:id="97"/>
    </w:p>
    <w:p w:rsidR="00C357AA" w:rsidRPr="000D3C64" w:rsidRDefault="00EB035F"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w:t>
      </w:r>
      <w:r w:rsidR="00C357AA" w:rsidRPr="000D3C64">
        <w:rPr>
          <w:rFonts w:ascii="Times New Roman" w:eastAsia="Times New Roman" w:hAnsi="Times New Roman" w:cs="Times New Roman"/>
          <w:sz w:val="30"/>
          <w:szCs w:val="30"/>
        </w:rPr>
        <w:t>.One who can use both his left and right hands:</w:t>
      </w: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tbl>
      <w:tblPr>
        <w:tblW w:w="0" w:type="auto"/>
        <w:tblCellSpacing w:w="15" w:type="dxa"/>
        <w:tblCellMar>
          <w:top w:w="15" w:type="dxa"/>
          <w:left w:w="15" w:type="dxa"/>
          <w:bottom w:w="15" w:type="dxa"/>
          <w:right w:w="15" w:type="dxa"/>
        </w:tblCellMar>
        <w:tblLook w:val="04A0"/>
      </w:tblPr>
      <w:tblGrid>
        <w:gridCol w:w="292"/>
        <w:gridCol w:w="964"/>
        <w:gridCol w:w="979"/>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Double-dealing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Multi-tasker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Disingenuous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Ambidextrous</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2.Of unknown authorship:</w:t>
      </w: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tbl>
      <w:tblPr>
        <w:tblW w:w="0" w:type="auto"/>
        <w:tblCellSpacing w:w="15" w:type="dxa"/>
        <w:tblCellMar>
          <w:top w:w="15" w:type="dxa"/>
          <w:left w:w="15" w:type="dxa"/>
          <w:bottom w:w="15" w:type="dxa"/>
          <w:right w:w="15" w:type="dxa"/>
        </w:tblCellMar>
        <w:tblLook w:val="04A0"/>
      </w:tblPr>
      <w:tblGrid>
        <w:gridCol w:w="292"/>
        <w:gridCol w:w="1592"/>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Incognito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Pseudo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Anonymous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Unidentified</w:t>
            </w: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3.Medical study of skin and its diseases</w:t>
      </w:r>
    </w:p>
    <w:tbl>
      <w:tblPr>
        <w:tblW w:w="0" w:type="auto"/>
        <w:tblCellSpacing w:w="15" w:type="dxa"/>
        <w:tblCellMar>
          <w:top w:w="15" w:type="dxa"/>
          <w:left w:w="15" w:type="dxa"/>
          <w:bottom w:w="15" w:type="dxa"/>
          <w:right w:w="15" w:type="dxa"/>
        </w:tblCellMar>
        <w:tblLook w:val="04A0"/>
      </w:tblPr>
      <w:tblGrid>
        <w:gridCol w:w="292"/>
        <w:gridCol w:w="922"/>
        <w:gridCol w:w="937"/>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Dermatology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Endocrinology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Gynealogy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Orthopaedics </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4.A person of good understanding knowledge and reasoning power</w:t>
      </w:r>
    </w:p>
    <w:tbl>
      <w:tblPr>
        <w:tblW w:w="0" w:type="auto"/>
        <w:tblCellSpacing w:w="15" w:type="dxa"/>
        <w:tblCellMar>
          <w:top w:w="15" w:type="dxa"/>
          <w:left w:w="15" w:type="dxa"/>
          <w:bottom w:w="15" w:type="dxa"/>
          <w:right w:w="15" w:type="dxa"/>
        </w:tblCellMar>
        <w:tblLook w:val="04A0"/>
      </w:tblPr>
      <w:tblGrid>
        <w:gridCol w:w="292"/>
        <w:gridCol w:w="1425"/>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Expert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Intellectual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Snob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Literate </w:t>
            </w:r>
          </w:p>
        </w:tc>
      </w:tr>
    </w:tbl>
    <w:p w:rsidR="00C357AA" w:rsidRPr="000D3C64" w:rsidRDefault="00C357AA"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5.One who believes in the power of fate:</w:t>
      </w:r>
    </w:p>
    <w:tbl>
      <w:tblPr>
        <w:tblW w:w="0" w:type="auto"/>
        <w:tblCellSpacing w:w="15" w:type="dxa"/>
        <w:tblCellMar>
          <w:top w:w="15" w:type="dxa"/>
          <w:left w:w="15" w:type="dxa"/>
          <w:bottom w:w="15" w:type="dxa"/>
          <w:right w:w="15" w:type="dxa"/>
        </w:tblCellMar>
        <w:tblLook w:val="04A0"/>
      </w:tblPr>
      <w:tblGrid>
        <w:gridCol w:w="292"/>
        <w:gridCol w:w="1709"/>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 Fatalist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Optimist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Pessimist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Parsimonious </w:t>
            </w:r>
          </w:p>
        </w:tc>
      </w:tr>
    </w:tbl>
    <w:p w:rsidR="00C357AA" w:rsidRPr="000D3C64" w:rsidRDefault="00C357AA" w:rsidP="000D3C64">
      <w:pPr>
        <w:spacing w:line="360" w:lineRule="auto"/>
        <w:rPr>
          <w:rFonts w:ascii="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540"/>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6.Allowance due to a wife by her divorce husband:</w:t>
      </w:r>
    </w:p>
    <w:tbl>
      <w:tblPr>
        <w:tblW w:w="0" w:type="auto"/>
        <w:tblCellSpacing w:w="15" w:type="dxa"/>
        <w:tblCellMar>
          <w:top w:w="15" w:type="dxa"/>
          <w:left w:w="15" w:type="dxa"/>
          <w:bottom w:w="15" w:type="dxa"/>
          <w:right w:w="15" w:type="dxa"/>
        </w:tblCellMar>
        <w:tblLook w:val="04A0"/>
      </w:tblPr>
      <w:tblGrid>
        <w:gridCol w:w="292"/>
        <w:gridCol w:w="885"/>
        <w:gridCol w:w="900"/>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Pocket money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Alimony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Livelihood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Sustenance</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7.The acts of disrespect toward sacred things:</w:t>
      </w:r>
    </w:p>
    <w:tbl>
      <w:tblPr>
        <w:tblW w:w="0" w:type="auto"/>
        <w:tblCellSpacing w:w="15" w:type="dxa"/>
        <w:tblCellMar>
          <w:top w:w="15" w:type="dxa"/>
          <w:left w:w="15" w:type="dxa"/>
          <w:bottom w:w="15" w:type="dxa"/>
          <w:right w:w="15" w:type="dxa"/>
        </w:tblCellMar>
        <w:tblLook w:val="04A0"/>
      </w:tblPr>
      <w:tblGrid>
        <w:gridCol w:w="292"/>
        <w:gridCol w:w="1425"/>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Abuse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Blasphemy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Indignity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Profanity</w:t>
            </w:r>
          </w:p>
        </w:tc>
      </w:tr>
    </w:tbl>
    <w:p w:rsidR="00C357AA" w:rsidRPr="000D3C64" w:rsidRDefault="00C357AA" w:rsidP="000D3C64">
      <w:pPr>
        <w:spacing w:after="0" w:line="360" w:lineRule="auto"/>
        <w:rPr>
          <w:rFonts w:ascii="Times New Roman" w:eastAsia="Times New Roman" w:hAnsi="Times New Roman" w:cs="Times New Roman"/>
          <w:sz w:val="30"/>
          <w:szCs w:val="30"/>
        </w:rPr>
      </w:pPr>
    </w:p>
    <w:p w:rsidR="00C357AA" w:rsidRPr="000D3C64" w:rsidRDefault="00C357AA" w:rsidP="000D3C64">
      <w:pPr>
        <w:spacing w:after="0" w:line="360" w:lineRule="auto"/>
        <w:rPr>
          <w:rFonts w:ascii="Times New Roman" w:eastAsia="Times New Roman" w:hAnsi="Times New Roman" w:cs="Times New Roman"/>
          <w:sz w:val="30"/>
          <w:szCs w:val="30"/>
        </w:rPr>
      </w:pPr>
    </w:p>
    <w:p w:rsidR="00C357AA" w:rsidRPr="000D3C64" w:rsidRDefault="00C357AA" w:rsidP="000D3C64">
      <w:pPr>
        <w:spacing w:after="0" w:line="360" w:lineRule="auto"/>
        <w:rPr>
          <w:rFonts w:ascii="Times New Roman" w:eastAsia="Times New Roman" w:hAnsi="Times New Roman" w:cs="Times New Roman"/>
          <w:sz w:val="30"/>
          <w:szCs w:val="30"/>
        </w:rPr>
      </w:pPr>
    </w:p>
    <w:p w:rsidR="00C357AA" w:rsidRPr="000D3C64" w:rsidRDefault="00C357AA" w:rsidP="000D3C64">
      <w:pPr>
        <w:spacing w:after="0" w:line="360" w:lineRule="auto"/>
        <w:rPr>
          <w:rFonts w:ascii="Times New Roman" w:eastAsia="Times New Roman" w:hAnsi="Times New Roman" w:cs="Times New Roman"/>
          <w:vanish/>
          <w:sz w:val="30"/>
          <w:szCs w:val="30"/>
        </w:rPr>
      </w:pPr>
      <w:r w:rsidRPr="000D3C64">
        <w:rPr>
          <w:rFonts w:ascii="Times New Roman" w:eastAsia="Times New Roman" w:hAnsi="Times New Roman" w:cs="Times New Roman"/>
          <w:sz w:val="30"/>
          <w:szCs w:val="30"/>
        </w:rPr>
        <w:t xml:space="preserve">8. </w:t>
      </w: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9360"/>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 man of free and easy habits, socially unconventional:</w:t>
      </w:r>
    </w:p>
    <w:tbl>
      <w:tblPr>
        <w:tblW w:w="0" w:type="auto"/>
        <w:tblCellSpacing w:w="15" w:type="dxa"/>
        <w:tblCellMar>
          <w:top w:w="15" w:type="dxa"/>
          <w:left w:w="15" w:type="dxa"/>
          <w:bottom w:w="15" w:type="dxa"/>
          <w:right w:w="15" w:type="dxa"/>
        </w:tblCellMar>
        <w:tblLook w:val="04A0"/>
      </w:tblPr>
      <w:tblGrid>
        <w:gridCol w:w="292"/>
        <w:gridCol w:w="647"/>
        <w:gridCol w:w="662"/>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Gypsy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Bohemian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Free-bird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Rebel</w:t>
            </w:r>
          </w:p>
        </w:tc>
      </w:tr>
      <w:tr w:rsidR="00C357AA" w:rsidRPr="000D3C64" w:rsidTr="00545A3B">
        <w:trPr>
          <w:gridAfter w:val="1"/>
          <w:tblCellSpacing w:w="15" w:type="dxa"/>
        </w:trPr>
        <w:tc>
          <w:tcPr>
            <w:tcW w:w="0" w:type="auto"/>
            <w:gridSpan w:val="2"/>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9.A roundabout way of expression:</w:t>
      </w:r>
    </w:p>
    <w:tbl>
      <w:tblPr>
        <w:tblW w:w="0" w:type="auto"/>
        <w:tblCellSpacing w:w="15" w:type="dxa"/>
        <w:tblCellMar>
          <w:top w:w="15" w:type="dxa"/>
          <w:left w:w="15" w:type="dxa"/>
          <w:bottom w:w="15" w:type="dxa"/>
          <w:right w:w="15" w:type="dxa"/>
        </w:tblCellMar>
        <w:tblLook w:val="04A0"/>
      </w:tblPr>
      <w:tblGrid>
        <w:gridCol w:w="292"/>
        <w:gridCol w:w="1959"/>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Wordiness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Circumlocution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Verbosity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Euphemism</w:t>
            </w:r>
          </w:p>
        </w:tc>
      </w:tr>
    </w:tbl>
    <w:p w:rsidR="00C357AA" w:rsidRPr="000D3C64" w:rsidRDefault="00C357AA" w:rsidP="000D3C64">
      <w:pPr>
        <w:spacing w:after="0" w:line="360" w:lineRule="auto"/>
        <w:rPr>
          <w:rFonts w:ascii="Times New Roman" w:eastAsia="Times New Roman" w:hAnsi="Times New Roman" w:cs="Times New Roman"/>
          <w:vanish/>
          <w:sz w:val="30"/>
          <w:szCs w:val="30"/>
        </w:rPr>
      </w:pPr>
    </w:p>
    <w:tbl>
      <w:tblPr>
        <w:tblW w:w="0" w:type="auto"/>
        <w:tblCellSpacing w:w="15" w:type="dxa"/>
        <w:tblCellMar>
          <w:top w:w="15" w:type="dxa"/>
          <w:left w:w="15" w:type="dxa"/>
          <w:bottom w:w="15" w:type="dxa"/>
          <w:right w:w="15" w:type="dxa"/>
        </w:tblCellMar>
        <w:tblLook w:val="04A0"/>
      </w:tblPr>
      <w:tblGrid>
        <w:gridCol w:w="96"/>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p>
        </w:tc>
      </w:tr>
    </w:tbl>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p>
    <w:p w:rsidR="00C357AA" w:rsidRPr="000D3C64" w:rsidRDefault="00C357AA" w:rsidP="000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10.Cultivation and study of trees or shrubs:</w:t>
      </w:r>
    </w:p>
    <w:tbl>
      <w:tblPr>
        <w:tblW w:w="0" w:type="auto"/>
        <w:tblCellSpacing w:w="15" w:type="dxa"/>
        <w:tblCellMar>
          <w:top w:w="15" w:type="dxa"/>
          <w:left w:w="15" w:type="dxa"/>
          <w:bottom w:w="15" w:type="dxa"/>
          <w:right w:w="15" w:type="dxa"/>
        </w:tblCellMar>
        <w:tblLook w:val="04A0"/>
      </w:tblPr>
      <w:tblGrid>
        <w:gridCol w:w="292"/>
        <w:gridCol w:w="1708"/>
      </w:tblGrid>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Horticulture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B</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Gardening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C</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 xml:space="preserve">Arboriculture </w:t>
            </w:r>
          </w:p>
        </w:tc>
      </w:tr>
      <w:tr w:rsidR="00C357AA" w:rsidRPr="000D3C64" w:rsidTr="00545A3B">
        <w:trPr>
          <w:tblCellSpacing w:w="15" w:type="dxa"/>
        </w:trPr>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D</w:t>
            </w:r>
          </w:p>
        </w:tc>
        <w:tc>
          <w:tcPr>
            <w:tcW w:w="0" w:type="auto"/>
            <w:vAlign w:val="center"/>
            <w:hideMark/>
          </w:tcPr>
          <w:p w:rsidR="00C357AA" w:rsidRPr="000D3C64" w:rsidRDefault="00C357AA" w:rsidP="000D3C64">
            <w:pPr>
              <w:spacing w:after="0" w:line="360" w:lineRule="auto"/>
              <w:rPr>
                <w:rFonts w:ascii="Times New Roman" w:eastAsia="Times New Roman" w:hAnsi="Times New Roman" w:cs="Times New Roman"/>
                <w:sz w:val="30"/>
                <w:szCs w:val="30"/>
              </w:rPr>
            </w:pPr>
            <w:r w:rsidRPr="000D3C64">
              <w:rPr>
                <w:rFonts w:ascii="Times New Roman" w:eastAsia="Times New Roman" w:hAnsi="Times New Roman" w:cs="Times New Roman"/>
                <w:sz w:val="30"/>
                <w:szCs w:val="30"/>
              </w:rPr>
              <w:t>Agronom</w:t>
            </w:r>
          </w:p>
        </w:tc>
      </w:tr>
    </w:tbl>
    <w:p w:rsidR="00C357AA" w:rsidRPr="000D3C64" w:rsidRDefault="00C357AA" w:rsidP="000D3C64">
      <w:pPr>
        <w:spacing w:line="360" w:lineRule="auto"/>
        <w:rPr>
          <w:rFonts w:ascii="Times New Roman" w:hAnsi="Times New Roman" w:cs="Times New Roman"/>
          <w:sz w:val="30"/>
          <w:szCs w:val="30"/>
        </w:rPr>
      </w:pPr>
    </w:p>
    <w:p w:rsidR="00C357AA" w:rsidRPr="000D3C64" w:rsidRDefault="00C357AA" w:rsidP="000D3C64">
      <w:pPr>
        <w:spacing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11. An extremely deep crack or opening in the ground</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 Chasm</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 Aperture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 Ditch</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 Pit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A</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12.Allowance due to a wife by her divorced husband:</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A.Pocket money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B.Alimony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C.Livelihood</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D.Sustenance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13.The acts of disrespect toward sacred things: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A.Abuse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B.Blasphemy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C.Indignity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D.Profanity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14.A man of free and easy habits, socially unconventional:</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A.Gypsy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B.Bohemian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C.Free-bird</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D.Rebel</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15.A roundabout way of expression: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A.Wordiness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B.Circumlocution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C.Verbosity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D.Euphemism</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16.Cultivation and study of trees or shrubs: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A.Horticulture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B.Gardening</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C.Arboriculture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D.Agronom</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c</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17.Broadcast report or news: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A.Announcement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B.Notice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C.Publication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D.Bulletin</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d</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18.A written statement on oath:</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A.Vow</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B.Affidavit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C.Draft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D.Promise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19.One who abandons one’s religion, cause or party: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A.Apostate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B.Atheist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C.Treacherous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D.Cheat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 a</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20.One who can use both his left and right hands: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A.Double-dealing</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B.Multi-tasker</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C.Disingenuous</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D.Ambidextrous</w:t>
      </w:r>
    </w:p>
    <w:p w:rsidR="00C357AA" w:rsidRPr="000D3C64" w:rsidRDefault="00C357AA" w:rsidP="000D3C64">
      <w:pPr>
        <w:spacing w:line="360" w:lineRule="auto"/>
        <w:rPr>
          <w:rFonts w:ascii="Times New Roman" w:hAnsi="Times New Roman" w:cs="Times New Roman"/>
          <w:sz w:val="30"/>
          <w:szCs w:val="30"/>
        </w:rPr>
      </w:pPr>
      <w:r w:rsidRPr="000D3C64">
        <w:rPr>
          <w:rFonts w:ascii="Times New Roman" w:hAnsi="Times New Roman" w:cs="Times New Roman"/>
          <w:sz w:val="30"/>
          <w:szCs w:val="30"/>
        </w:rPr>
        <w:t>Ans. B</w:t>
      </w:r>
    </w:p>
    <w:p w:rsidR="00C357AA" w:rsidRPr="000D3C64" w:rsidRDefault="00C357AA" w:rsidP="000D3C64">
      <w:pPr>
        <w:spacing w:line="360" w:lineRule="auto"/>
        <w:rPr>
          <w:rFonts w:ascii="Times New Roman" w:hAnsi="Times New Roman" w:cs="Times New Roman"/>
          <w:sz w:val="30"/>
          <w:szCs w:val="30"/>
        </w:rPr>
      </w:pPr>
    </w:p>
    <w:p w:rsidR="00C357AA" w:rsidRPr="000D3C64" w:rsidRDefault="00C357AA" w:rsidP="000D3C64">
      <w:pPr>
        <w:spacing w:line="360" w:lineRule="auto"/>
        <w:rPr>
          <w:rFonts w:ascii="Times New Roman" w:hAnsi="Times New Roman" w:cs="Times New Roman"/>
          <w:sz w:val="30"/>
          <w:szCs w:val="30"/>
        </w:rPr>
      </w:pPr>
    </w:p>
    <w:p w:rsidR="00C357AA" w:rsidRPr="000D3C64" w:rsidRDefault="00C357AA" w:rsidP="000D3C64">
      <w:pPr>
        <w:pStyle w:val="Heading1"/>
        <w:spacing w:line="360" w:lineRule="auto"/>
        <w:rPr>
          <w:rFonts w:ascii="Times New Roman" w:hAnsi="Times New Roman" w:cs="Times New Roman"/>
          <w:sz w:val="30"/>
          <w:szCs w:val="30"/>
        </w:rPr>
      </w:pPr>
      <w:bookmarkStart w:id="98" w:name="_Toc10562464"/>
      <w:r w:rsidRPr="000D3C64">
        <w:rPr>
          <w:rFonts w:ascii="Times New Roman" w:hAnsi="Times New Roman" w:cs="Times New Roman"/>
          <w:sz w:val="30"/>
          <w:szCs w:val="30"/>
        </w:rPr>
        <w:t>Spelling correction</w:t>
      </w:r>
      <w:bookmarkEnd w:id="98"/>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1.Find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a.Abbreviate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b.Abreviate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c.Abrrviate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b.Abbreviat</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a</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2. 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Aceelerate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Acelerate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Accelerate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Acellrate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c</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3. 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Accesary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Acessarry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Acessary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Accessary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d</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4. 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Accoomodate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Accommodate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Accomodate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Acommodate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5. 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Acoompany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Accompany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Acommpany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Acompany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b</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6. 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Accountancy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Acountancy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Acoountancy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Acounttancy</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a</w:t>
      </w:r>
    </w:p>
    <w:p w:rsidR="00C357AA" w:rsidRPr="000D3C64" w:rsidRDefault="00C357AA" w:rsidP="000D3C64">
      <w:pPr>
        <w:spacing w:after="0" w:line="360" w:lineRule="auto"/>
        <w:rPr>
          <w:rFonts w:ascii="Times New Roman" w:hAnsi="Times New Roman" w:cs="Times New Roman"/>
          <w:sz w:val="30"/>
          <w:szCs w:val="30"/>
        </w:rPr>
      </w:pP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7. Find correct spelling :</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Acquainttance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Acqquaintance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Accquaintance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Acquaintance</w:t>
      </w:r>
    </w:p>
    <w:p w:rsidR="00C357AA" w:rsidRPr="000D3C64" w:rsidRDefault="00C357AA" w:rsidP="000D3C64">
      <w:pPr>
        <w:spacing w:after="0" w:line="360" w:lineRule="auto"/>
        <w:rPr>
          <w:rFonts w:ascii="Times New Roman" w:hAnsi="Times New Roman" w:cs="Times New Roman"/>
          <w:sz w:val="30"/>
          <w:szCs w:val="30"/>
        </w:rPr>
      </w:pPr>
      <w:r w:rsidRPr="000D3C64">
        <w:rPr>
          <w:rFonts w:ascii="Times New Roman" w:hAnsi="Times New Roman" w:cs="Times New Roman"/>
          <w:sz w:val="30"/>
          <w:szCs w:val="30"/>
        </w:rPr>
        <w:t>Answer b</w:t>
      </w:r>
    </w:p>
    <w:p w:rsidR="00C357AA" w:rsidRPr="000D3C64" w:rsidRDefault="00C357AA" w:rsidP="000D3C64">
      <w:pPr>
        <w:spacing w:line="360" w:lineRule="auto"/>
        <w:rPr>
          <w:rFonts w:ascii="Times New Roman" w:hAnsi="Times New Roman" w:cs="Times New Roman"/>
          <w:sz w:val="30"/>
          <w:szCs w:val="30"/>
        </w:rPr>
      </w:pPr>
    </w:p>
    <w:p w:rsidR="003B1E1F" w:rsidRPr="000D3C64" w:rsidRDefault="003B1E1F" w:rsidP="000D3C64">
      <w:pPr>
        <w:pStyle w:val="Heading1"/>
        <w:spacing w:line="360" w:lineRule="auto"/>
        <w:jc w:val="both"/>
        <w:rPr>
          <w:rFonts w:ascii="Times New Roman" w:hAnsi="Times New Roman" w:cs="Times New Roman"/>
          <w:sz w:val="30"/>
          <w:szCs w:val="30"/>
        </w:rPr>
      </w:pPr>
      <w:bookmarkStart w:id="99" w:name="_Toc10562465"/>
      <w:r w:rsidRPr="000D3C64">
        <w:rPr>
          <w:rFonts w:ascii="Times New Roman" w:hAnsi="Times New Roman" w:cs="Times New Roman"/>
          <w:sz w:val="30"/>
          <w:szCs w:val="30"/>
        </w:rPr>
        <w:t>Tenses</w:t>
      </w:r>
      <w:bookmarkEnd w:id="99"/>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train had left.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past perfect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B. past continuous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C. past future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D. simple present </w:t>
      </w:r>
    </w:p>
    <w:p w:rsidR="003B1E1F" w:rsidRPr="000D3C64" w:rsidRDefault="003B1E1F" w:rsidP="000D3C64">
      <w:pPr>
        <w:pStyle w:val="ListParagraph"/>
        <w:spacing w:line="360" w:lineRule="auto"/>
        <w:jc w:val="both"/>
        <w:rPr>
          <w:ins w:id="100" w:author="Saranya Baskaran" w:date="2019-04-06T16:13:00Z"/>
          <w:rFonts w:ascii="Times New Roman" w:hAnsi="Times New Roman" w:cs="Times New Roman"/>
          <w:sz w:val="30"/>
          <w:szCs w:val="30"/>
        </w:rPr>
      </w:pPr>
      <w:r w:rsidRPr="000D3C64">
        <w:rPr>
          <w:rFonts w:ascii="Times New Roman" w:hAnsi="Times New Roman" w:cs="Times New Roman"/>
          <w:sz w:val="30"/>
          <w:szCs w:val="30"/>
        </w:rPr>
        <w:t>Answer: Option A</w:t>
      </w:r>
    </w:p>
    <w:p w:rsidR="003B1E1F" w:rsidRPr="000D3C64" w:rsidRDefault="003B1E1F" w:rsidP="000D3C64">
      <w:pPr>
        <w:pStyle w:val="ListParagraph"/>
        <w:numPr>
          <w:ilvl w:val="0"/>
          <w:numId w:val="137"/>
        </w:numPr>
        <w:spacing w:after="160" w:line="360" w:lineRule="auto"/>
        <w:jc w:val="both"/>
        <w:rPr>
          <w:ins w:id="101" w:author="Saranya Baskaran" w:date="2019-04-06T16:13:00Z"/>
          <w:rFonts w:ascii="Times New Roman" w:hAnsi="Times New Roman" w:cs="Times New Roman"/>
          <w:sz w:val="30"/>
          <w:szCs w:val="30"/>
        </w:rPr>
      </w:pPr>
      <w:ins w:id="102" w:author="Saranya Baskaran" w:date="2019-04-06T16:13:00Z">
        <w:r w:rsidRPr="000D3C64">
          <w:rPr>
            <w:rFonts w:ascii="Times New Roman" w:hAnsi="Times New Roman" w:cs="Times New Roman"/>
            <w:sz w:val="30"/>
            <w:szCs w:val="30"/>
          </w:rPr>
          <w:t xml:space="preserve">You will have finished this work by tomorrow. </w:t>
        </w:r>
      </w:ins>
    </w:p>
    <w:p w:rsidR="003B1E1F" w:rsidRPr="000D3C64" w:rsidRDefault="003B1E1F" w:rsidP="000D3C64">
      <w:pPr>
        <w:pStyle w:val="ListParagraph"/>
        <w:spacing w:line="360" w:lineRule="auto"/>
        <w:ind w:firstLine="720"/>
        <w:jc w:val="both"/>
        <w:rPr>
          <w:ins w:id="103" w:author="Saranya Baskaran" w:date="2019-04-06T16:13:00Z"/>
          <w:rFonts w:ascii="Times New Roman" w:hAnsi="Times New Roman" w:cs="Times New Roman"/>
          <w:sz w:val="30"/>
          <w:szCs w:val="30"/>
        </w:rPr>
      </w:pPr>
      <w:ins w:id="104" w:author="Saranya Baskaran" w:date="2019-04-06T16:13:00Z">
        <w:r w:rsidRPr="000D3C64">
          <w:rPr>
            <w:rFonts w:ascii="Times New Roman" w:hAnsi="Times New Roman" w:cs="Times New Roman"/>
            <w:sz w:val="30"/>
            <w:szCs w:val="30"/>
          </w:rPr>
          <w:t xml:space="preserve">A. This work will be finished by tomorrow. </w:t>
        </w:r>
      </w:ins>
    </w:p>
    <w:p w:rsidR="003B1E1F" w:rsidRPr="000D3C64" w:rsidRDefault="003B1E1F" w:rsidP="000D3C64">
      <w:pPr>
        <w:pStyle w:val="ListParagraph"/>
        <w:spacing w:line="360" w:lineRule="auto"/>
        <w:ind w:firstLine="720"/>
        <w:jc w:val="both"/>
        <w:rPr>
          <w:ins w:id="105" w:author="Saranya Baskaran" w:date="2019-04-06T16:13:00Z"/>
          <w:rFonts w:ascii="Times New Roman" w:hAnsi="Times New Roman" w:cs="Times New Roman"/>
          <w:sz w:val="30"/>
          <w:szCs w:val="30"/>
        </w:rPr>
      </w:pPr>
      <w:ins w:id="106" w:author="Saranya Baskaran" w:date="2019-04-06T16:13:00Z">
        <w:r w:rsidRPr="000D3C64">
          <w:rPr>
            <w:rFonts w:ascii="Times New Roman" w:hAnsi="Times New Roman" w:cs="Times New Roman"/>
            <w:sz w:val="30"/>
            <w:szCs w:val="30"/>
          </w:rPr>
          <w:t xml:space="preserve">B. This work will finished tomorrow. </w:t>
        </w:r>
      </w:ins>
    </w:p>
    <w:p w:rsidR="003B1E1F" w:rsidRPr="000D3C64" w:rsidRDefault="003B1E1F" w:rsidP="000D3C64">
      <w:pPr>
        <w:pStyle w:val="ListParagraph"/>
        <w:spacing w:line="360" w:lineRule="auto"/>
        <w:ind w:firstLine="720"/>
        <w:jc w:val="both"/>
        <w:rPr>
          <w:ins w:id="107" w:author="Saranya Baskaran" w:date="2019-04-06T16:13:00Z"/>
          <w:rFonts w:ascii="Times New Roman" w:hAnsi="Times New Roman" w:cs="Times New Roman"/>
          <w:sz w:val="30"/>
          <w:szCs w:val="30"/>
        </w:rPr>
      </w:pPr>
      <w:ins w:id="108" w:author="Saranya Baskaran" w:date="2019-04-06T16:13:00Z">
        <w:r w:rsidRPr="000D3C64">
          <w:rPr>
            <w:rFonts w:ascii="Times New Roman" w:hAnsi="Times New Roman" w:cs="Times New Roman"/>
            <w:sz w:val="30"/>
            <w:szCs w:val="30"/>
          </w:rPr>
          <w:t xml:space="preserve">C. This work will have been finished by tomorrow. </w:t>
        </w:r>
      </w:ins>
    </w:p>
    <w:p w:rsidR="003B1E1F" w:rsidRPr="000D3C64" w:rsidRDefault="003B1E1F" w:rsidP="000D3C64">
      <w:pPr>
        <w:pStyle w:val="ListParagraph"/>
        <w:spacing w:line="360" w:lineRule="auto"/>
        <w:ind w:firstLine="720"/>
        <w:jc w:val="both"/>
        <w:rPr>
          <w:ins w:id="109" w:author="Saranya Baskaran" w:date="2019-04-06T16:13:00Z"/>
          <w:rFonts w:ascii="Times New Roman" w:hAnsi="Times New Roman" w:cs="Times New Roman"/>
          <w:sz w:val="30"/>
          <w:szCs w:val="30"/>
        </w:rPr>
      </w:pPr>
      <w:ins w:id="110" w:author="Saranya Baskaran" w:date="2019-04-06T16:13:00Z">
        <w:r w:rsidRPr="000D3C64">
          <w:rPr>
            <w:rFonts w:ascii="Times New Roman" w:hAnsi="Times New Roman" w:cs="Times New Roman"/>
            <w:sz w:val="30"/>
            <w:szCs w:val="30"/>
          </w:rPr>
          <w:t xml:space="preserve">D. This work will have been finished tomorrow. </w:t>
        </w:r>
      </w:ins>
    </w:p>
    <w:p w:rsidR="003B1E1F" w:rsidRPr="000D3C64" w:rsidRDefault="003B1E1F" w:rsidP="000D3C64">
      <w:pPr>
        <w:spacing w:line="360" w:lineRule="auto"/>
        <w:ind w:firstLine="720"/>
        <w:jc w:val="both"/>
        <w:rPr>
          <w:rFonts w:ascii="Times New Roman" w:hAnsi="Times New Roman" w:cs="Times New Roman"/>
          <w:sz w:val="30"/>
          <w:szCs w:val="30"/>
        </w:rPr>
      </w:pPr>
      <w:ins w:id="111" w:author="Saranya Baskaran" w:date="2019-04-06T16:13:00Z">
        <w:r w:rsidRPr="000D3C64">
          <w:rPr>
            <w:rFonts w:ascii="Times New Roman" w:hAnsi="Times New Roman" w:cs="Times New Roman"/>
            <w:sz w:val="30"/>
            <w:szCs w:val="30"/>
          </w:rPr>
          <w:t>Answer: Option C</w:t>
        </w:r>
      </w:ins>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Rani ……………… into a risk of trouble this around.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got (b) has gotten  (c) had got (d) gets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My parents married ……………… five years.  </w:t>
      </w:r>
    </w:p>
    <w:p w:rsidR="003B1E1F" w:rsidRPr="000D3C64" w:rsidRDefault="003B1E1F" w:rsidP="000D3C64">
      <w:pPr>
        <w:pStyle w:val="ListParagraph"/>
        <w:numPr>
          <w:ilvl w:val="0"/>
          <w:numId w:val="154"/>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since over (b) for over  (c) over(d) for  3.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Have you …………… the keys ?  </w:t>
      </w:r>
    </w:p>
    <w:p w:rsidR="003B1E1F" w:rsidRPr="000D3C64" w:rsidRDefault="003B1E1F" w:rsidP="000D3C64">
      <w:pPr>
        <w:pStyle w:val="ListParagraph"/>
        <w:numPr>
          <w:ilvl w:val="0"/>
          <w:numId w:val="155"/>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forgot (b) forgotten  (c) forgets (d) forget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Uprooting plants ………… like uprooting your life.  </w:t>
      </w:r>
    </w:p>
    <w:p w:rsidR="003B1E1F" w:rsidRPr="000D3C64" w:rsidRDefault="003B1E1F" w:rsidP="000D3C64">
      <w:pPr>
        <w:pStyle w:val="ListParagraph"/>
        <w:numPr>
          <w:ilvl w:val="0"/>
          <w:numId w:val="156"/>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are (b) have been  (c) is (d) was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least considered in the market attacks ……………… the victims.  </w:t>
      </w:r>
    </w:p>
    <w:p w:rsidR="003B1E1F" w:rsidRPr="000D3C64" w:rsidRDefault="003B1E1F" w:rsidP="000D3C64">
      <w:pPr>
        <w:pStyle w:val="ListParagraph"/>
        <w:numPr>
          <w:ilvl w:val="0"/>
          <w:numId w:val="15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was (b) were  (c) are (d) have been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purposely………. meet you during my last visit to Kashmir.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didn’t (b) won’t  (c) hadn’t (d) wouldn’t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Their achievement in the field of literature is described as ……………; sometimes it  is even  called………….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magnificent, irresponsible (b) insignificant, influential  (c) significant, paltry (d) unimportant, trivial</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0. ………a failure of some traffic lights, traffic is moving very slowly.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owing (b) due to  (c) because (d) since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The mangoes……………over time, said Ashok.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ripen (b) will ripe  (c) ripes(d) ripe  </w:t>
      </w:r>
    </w:p>
    <w:p w:rsidR="003B1E1F" w:rsidRPr="000D3C64" w:rsidRDefault="003B1E1F" w:rsidP="000D3C64">
      <w:pPr>
        <w:pStyle w:val="ListParagraph"/>
        <w:numPr>
          <w:ilvl w:val="0"/>
          <w:numId w:val="137"/>
        </w:numPr>
        <w:spacing w:after="160"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I have read one novel by Premchand. I want to read ………… by him.  </w:t>
      </w:r>
    </w:p>
    <w:p w:rsidR="003B1E1F" w:rsidRPr="000D3C64" w:rsidRDefault="003B1E1F" w:rsidP="000D3C64">
      <w:pPr>
        <w:pStyle w:val="ListParagraph"/>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 other (b) another  (c) all (d) few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Answers: (3) got  (4) for over   (5) forgotten (6) is  (7) were (8) didn’t  (9) D (10) due to  (11) will ripe  (12) another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He ………….. here for the last five years.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worked (b) is working  (c) has been working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He thanked me for what I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have done (b) had done  (c) have been doing (d) has done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I ……………….. a strange noise.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hear(b) am hearing  (c) have been hearing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I ……………. him for a long time.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know (b) have known  (c) am knowing (d) known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5. I …………… English for five years.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study (b) am studying  (c) have been studying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Abdul …………… to be a doctor.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wants (b) wanting  (c) is wanting (d) want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He …………….. TV Most evenings.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watches (b) is watch  (c) is watching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8. He …………… out five minutes ago.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has gone (b) had gone  (c) went(d) have gone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When he lived in Hyderabad, he ……….. to the cinema once a week.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goes(b) went  (c) was going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The baby …………….. all morning.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cries(b) has been crying  (c) have been crying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Answers   (1) C  (2) B   (3) A (4) B  (5) C (6) A  (7) A (8) C  (9) B  (10) B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 Everyday last week my aunt ………… a plate.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breaks (b) broke  (c) was breaking(d) were breaking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2. I know all about that film because I ……….. it twice.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saw (b) have seen   (c) had seen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3. Our guests ……………… ; they are sitting in the garden.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arrived (b) have arrived  (c) had arrived (d) has arrived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4. I ………….. him since we met a year ago.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didn’t see (b) haven’t seen  (c) hadn’t seen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5. We ………….. our breakfast half an hour ago.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finished (b) have finished  (c) had finished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6. She jumped off the bus while it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moved (b) had moved  (c) was moving (d) has moved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7. When we went to the cinema, the film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already started (b) had already started  (c) would already started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8. I ………………….. for half an hour when it suddenly started to rain.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have walked (b) have been walking  (c) had been walking (d) has been walking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9. Did you think you ………………. me somewhere before ?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have seen (b) had seen  (c) were seeing (d) None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10. The town ……………… its appearance completely since 1980.  </w:t>
      </w:r>
    </w:p>
    <w:p w:rsidR="003B1E1F" w:rsidRPr="000D3C64" w:rsidRDefault="003B1E1F" w:rsidP="000D3C64">
      <w:pPr>
        <w:spacing w:line="360" w:lineRule="auto"/>
        <w:jc w:val="both"/>
        <w:rPr>
          <w:rFonts w:ascii="Times New Roman" w:hAnsi="Times New Roman" w:cs="Times New Roman"/>
          <w:sz w:val="30"/>
          <w:szCs w:val="30"/>
        </w:rPr>
      </w:pPr>
      <w:r w:rsidRPr="000D3C64">
        <w:rPr>
          <w:rFonts w:ascii="Times New Roman" w:hAnsi="Times New Roman" w:cs="Times New Roman"/>
          <w:sz w:val="30"/>
          <w:szCs w:val="30"/>
        </w:rPr>
        <w:t xml:space="preserve">(a) is changing (b) changed  (c) has changed (d) had changed  </w:t>
      </w:r>
    </w:p>
    <w:p w:rsidR="003B1E1F" w:rsidRPr="000D3C64" w:rsidRDefault="003B1E1F" w:rsidP="000D3C64">
      <w:pPr>
        <w:spacing w:line="360" w:lineRule="auto"/>
        <w:jc w:val="both"/>
        <w:rPr>
          <w:ins w:id="112" w:author="Saranya Baskaran" w:date="2019-04-06T16:13:00Z"/>
          <w:rFonts w:ascii="Times New Roman" w:hAnsi="Times New Roman" w:cs="Times New Roman"/>
          <w:sz w:val="30"/>
          <w:szCs w:val="30"/>
        </w:rPr>
      </w:pPr>
      <w:r w:rsidRPr="000D3C64">
        <w:rPr>
          <w:rFonts w:ascii="Times New Roman" w:hAnsi="Times New Roman" w:cs="Times New Roman"/>
          <w:sz w:val="30"/>
          <w:szCs w:val="30"/>
        </w:rPr>
        <w:t>Answers   (1) B (2) B  (3) B (4) B  (5) A (6) C   (7) B (8) C  (9) B (10) C </w:t>
      </w:r>
    </w:p>
    <w:p w:rsidR="003B1E1F" w:rsidRPr="000D3C64" w:rsidRDefault="003B1E1F" w:rsidP="000D3C64">
      <w:pPr>
        <w:spacing w:line="360" w:lineRule="auto"/>
        <w:jc w:val="both"/>
        <w:rPr>
          <w:rFonts w:ascii="Times New Roman" w:hAnsi="Times New Roman" w:cs="Times New Roman"/>
          <w:b/>
          <w:sz w:val="30"/>
          <w:szCs w:val="30"/>
        </w:rPr>
      </w:pPr>
    </w:p>
    <w:p w:rsidR="00905755" w:rsidRPr="00746C4E" w:rsidRDefault="00905755" w:rsidP="000D3C64">
      <w:pPr>
        <w:pStyle w:val="Heading1"/>
        <w:spacing w:line="360" w:lineRule="auto"/>
        <w:rPr>
          <w:rFonts w:ascii="Times New Roman" w:hAnsi="Times New Roman" w:cs="Times New Roman"/>
          <w:b/>
          <w:color w:val="auto"/>
          <w:sz w:val="36"/>
          <w:szCs w:val="30"/>
        </w:rPr>
      </w:pPr>
      <w:bookmarkStart w:id="113" w:name="_Toc10562467"/>
      <w:r w:rsidRPr="00746C4E">
        <w:rPr>
          <w:rFonts w:ascii="Times New Roman" w:hAnsi="Times New Roman" w:cs="Times New Roman"/>
          <w:b/>
          <w:color w:val="auto"/>
          <w:sz w:val="36"/>
          <w:szCs w:val="30"/>
        </w:rPr>
        <w:t>Logical puzzle</w:t>
      </w:r>
      <w:bookmarkEnd w:id="113"/>
    </w:p>
    <w:p w:rsidR="00905755" w:rsidRPr="000D3C64" w:rsidRDefault="00905755" w:rsidP="000D3C64">
      <w:pPr>
        <w:spacing w:line="360" w:lineRule="auto"/>
        <w:rPr>
          <w:rFonts w:ascii="Times New Roman" w:hAnsi="Times New Roman" w:cs="Times New Roman"/>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There is an escalator and 2 persons move down it.A takes 50 steps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and B takes 75 steps while the escalator is moving down.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Given that the time taken by A to take 1 step is equal to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time taken by B to take 3 steps. Find the no. of steps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the escalator while it is stationary?</w:t>
      </w:r>
    </w:p>
    <w:tbl>
      <w:tblPr>
        <w:tblW w:w="10361" w:type="dxa"/>
        <w:tblCellMar>
          <w:right w:w="240" w:type="dxa"/>
        </w:tblCellMar>
        <w:tblLook w:val="04A0"/>
      </w:tblPr>
      <w:tblGrid>
        <w:gridCol w:w="636"/>
        <w:gridCol w:w="9725"/>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101</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41</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Shahrukh speaks truth only in the morning and lies in the afternoon,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whereas Salman speaks truth only in the afternoon.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says that B is Shahrukh.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Is it morning or afternoon and who is A - Shahrukh or Salman?</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Afternoon.A is Salman</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Afternoon.A is Shahrukh</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Afternoon.B is Shahrukh</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905755" w:rsidRPr="000D3C64" w:rsidRDefault="00905755" w:rsidP="000D3C64">
      <w:pPr>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 bought a car with a peculiar 5 digit numbered licence plate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which on reversing could still be read. On reversing value is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increased by 78633.Whats the original number if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all digits were different?</w:t>
      </w:r>
    </w:p>
    <w:tbl>
      <w:tblPr>
        <w:tblW w:w="10361" w:type="dxa"/>
        <w:tblCellMar>
          <w:right w:w="240" w:type="dxa"/>
        </w:tblCellMar>
        <w:tblLook w:val="04A0"/>
      </w:tblPr>
      <w:tblGrid>
        <w:gridCol w:w="563"/>
        <w:gridCol w:w="9798"/>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968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10968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10963</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11968</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4</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shape in the sketch below is that of a square attached to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half of a similar square. How many equal triangles can it be divide into?</w:t>
      </w:r>
      <w:r w:rsidRPr="000D3C64">
        <w:rPr>
          <w:rFonts w:ascii="Times New Roman" w:eastAsia="Times New Roman" w:hAnsi="Times New Roman" w:cs="Times New Roman"/>
          <w:noProof/>
          <w:color w:val="0A0A0A"/>
          <w:sz w:val="30"/>
          <w:szCs w:val="30"/>
          <w:lang w:eastAsia="en-US"/>
        </w:rPr>
        <w:drawing>
          <wp:inline distT="0" distB="0" distL="0" distR="0">
            <wp:extent cx="2867025" cy="1495425"/>
            <wp:effectExtent l="0" t="0" r="9525" b="9525"/>
            <wp:docPr id="1" name="Picture 1" descr="http://prepinsta.com/wp-content/uploads/2018/06/The-Square-300x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epinsta.com/wp-content/uploads/2018/06/The-Square-300x157.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1495425"/>
                    </a:xfrm>
                    <a:prstGeom prst="rect">
                      <a:avLst/>
                    </a:prstGeom>
                    <a:noFill/>
                    <a:ln>
                      <a:noFill/>
                    </a:ln>
                  </pic:spPr>
                </pic:pic>
              </a:graphicData>
            </a:graphic>
          </wp:inline>
        </w:drawing>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w:t>
            </w:r>
          </w:p>
        </w:tc>
      </w:tr>
    </w:tbl>
    <w:p w:rsidR="00905755" w:rsidRPr="000D3C64" w:rsidRDefault="00905755" w:rsidP="000D3C64">
      <w:pPr>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5</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L: says all of my other 4 friends have money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 says that P said that exact one has money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N: says that L said that precisely two have money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 says that M said that 3 of</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others have money.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 Land N said that they have money.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All are liers.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Who has money?</w:t>
      </w:r>
    </w:p>
    <w:tbl>
      <w:tblPr>
        <w:tblW w:w="10361" w:type="dxa"/>
        <w:tblCellMar>
          <w:right w:w="240" w:type="dxa"/>
        </w:tblCellMar>
        <w:tblLook w:val="04A0"/>
      </w:tblPr>
      <w:tblGrid>
        <w:gridCol w:w="747"/>
        <w:gridCol w:w="9614"/>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M</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O</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P</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6</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There are 5 burglars and once went to a bakery to rob it.</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first guy ate 1/2 of the total bread and 1/2 of the bread.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second guy ate 1/2 of the remaining and 1/2 of the bread.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third guy,fourth guy and fifth guy did the same.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After fifth guy there is no bread left out. How many bread are there?</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31</w:t>
            </w:r>
          </w:p>
        </w:tc>
      </w:tr>
    </w:tbl>
    <w:p w:rsidR="00905755" w:rsidRPr="000D3C64" w:rsidRDefault="00905755" w:rsidP="000D3C64">
      <w:pPr>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7</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says either Democratic or liberal wins the elections.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B says Democratic wins. C says neither democratic nor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liberal wins the election. Of these only one is wrong.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Who wins the election?</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C</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A</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B</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them</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8</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There are 6561 number of balls in a bag. Out of which one is heavy ball.</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In how many minimum number of weighing you can find the heavy ball?</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w:t>
            </w:r>
          </w:p>
        </w:tc>
      </w:tr>
    </w:tbl>
    <w:p w:rsidR="00905755" w:rsidRPr="000D3C64" w:rsidRDefault="00905755" w:rsidP="000D3C64">
      <w:pPr>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9</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frog jumps 3 feet comes back 2 feet in a day. In how many days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it will come out of 30 feet deep well?</w:t>
      </w:r>
    </w:p>
    <w:tbl>
      <w:tblPr>
        <w:tblW w:w="12193" w:type="dxa"/>
        <w:tblCellMar>
          <w:right w:w="240" w:type="dxa"/>
        </w:tblCellMar>
        <w:tblLook w:val="04A0"/>
      </w:tblPr>
      <w:tblGrid>
        <w:gridCol w:w="561"/>
        <w:gridCol w:w="11632"/>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 days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29 days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35 days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36 days</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10</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Each man dances with 3 women, Each women dances with 3 men.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Among each pair of men they have exactly two women in common.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the no. of men and women?</w:t>
      </w:r>
    </w:p>
    <w:tbl>
      <w:tblPr>
        <w:tblW w:w="10361" w:type="dxa"/>
        <w:tblCellMar>
          <w:right w:w="240" w:type="dxa"/>
        </w:tblCellMar>
        <w:tblLook w:val="04A0"/>
      </w:tblPr>
      <w:tblGrid>
        <w:gridCol w:w="732"/>
        <w:gridCol w:w="9629"/>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3.4</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11</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keeper has got P pigeon, M mynas and S</w:t>
      </w:r>
      <w:r w:rsidR="00891649" w:rsidRPr="000D3C64">
        <w:rPr>
          <w:rFonts w:ascii="Times New Roman" w:eastAsia="Times New Roman" w:hAnsi="Times New Roman" w:cs="Times New Roman"/>
          <w:color w:val="0A0A0A"/>
          <w:sz w:val="30"/>
          <w:szCs w:val="30"/>
        </w:rPr>
        <w:t xml:space="preserve"> sparrows. The keeper goes for </w:t>
      </w:r>
      <w:r w:rsidRPr="000D3C64">
        <w:rPr>
          <w:rFonts w:ascii="Times New Roman" w:eastAsia="Times New Roman" w:hAnsi="Times New Roman" w:cs="Times New Roman"/>
          <w:color w:val="0A0A0A"/>
          <w:sz w:val="30"/>
          <w:szCs w:val="30"/>
        </w:rPr>
        <w:t>lunch leaving his assistant to watch the birds. Suppose P = 10, M = 5,</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 = 8. When the bird keeper comes back, before the has the chance to see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birds, the assistant informs him 2 things.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a.) that x birds have escaped. The bird keeper without looking at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birds, exclaims oh no! all my sparrows are gone.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birds flew away?</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12</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Person 1 says N&lt;5 Person 2 says n&gt;5. Person 3 says 3N&gt;20 Person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4 says 3n&gt;10 Person 5 says N&lt;8. What is the value of 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 can win by proper play if N is equal to</w:t>
      </w:r>
    </w:p>
    <w:tbl>
      <w:tblPr>
        <w:tblW w:w="10361" w:type="dxa"/>
        <w:tblCellMar>
          <w:right w:w="240" w:type="dxa"/>
        </w:tblCellMar>
        <w:tblLook w:val="04A0"/>
      </w:tblPr>
      <w:tblGrid>
        <w:gridCol w:w="793"/>
        <w:gridCol w:w="9568"/>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13</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There are N coins on a table. There are two players A&amp;B.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You can take 1 or 2 coins at a time. The person who takes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last coin is the loser. A always starts first thenB can win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by proper play if N is equal to</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26</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14</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leaves shore P as B leaves Q; they move across the lake at a constant speed.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They meet first time 600 yards from P. Each returns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from the opposite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shore without halting, and they meet 200 yards from.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long is the lake?</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1850yards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1700yards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1648yards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1600yards</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15</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 the Island of imperfection there is a special road, Logic Lane,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 which the houses are usually reserved for the more mathematical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inhabitants. Add, Divide and Even live in three different houses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on this road (which has houses numbered from 1-50). One of them is a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member of the Pukka Tribe, who always tell the truth; Another is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member of the Wotta Tribe, who never tell the truth; and the third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is a member of the Shalla Tribe, who make statements which are alternately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true and false, or false and true. They make statements as follows:-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ADD: 1. The number of my house is greater than that of Divide's.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2. My number is divisible by 4.</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3. Even's number differs by 13 from that of one of the others.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DIVIDE: 1. Add's number is divisible by 12.</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2. My number is 37.</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3. Even's number is even.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EVEN: 1. No one's number is divisible by 10.</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2. My number is 30.</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3. Add's number is divisible by 3.</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Find to which tribe each of them belongs, and the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number of each of their houses.</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27</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56</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16</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According to the information presented, which of the following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conversations will be impossible.</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Twin A : “Today you are a lier” Twin B : “You are telling the truth”</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Twin A : “Today you are a lier” Twin B : “Today I am a truth teller”</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Twin A : “Tommorow I shall be a lier” Twin B : “That’s correct”</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Twin A : “Tommorow you will be a lier” Twin B : “Today you are a truthteller”</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Twin A : “Yesterday we were both truthtellers” Twin B : “You are lying”.</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17</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the twins are heard saying the following on the same day,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which choice presents a correct statement?</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Twin A: "It is Sunday Today"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Twin B: "Yesterday was Sunday"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Twin A: "it is summer season now"</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is a summer sunday.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is a summer monday.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is Monday but not summer.</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is Sunday but not summer.</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it is impossible to determine whether it is Sunday or monday.</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18</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In the month of October in a year has exactly four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Mondays and four Fridays,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find what day of week wil be on the 20th of November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of that year.</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19th November ,Thursday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20th November ,Wednesday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22th November ,Thursday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21th November ,Friday,</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19</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Conversation between two employees is as follows:-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 xml:space="preserve"> EMPLOYEE-1: Hello! Now your experience is twice  my experience.</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 xml:space="preserve"> EMPLOYEE-2: Exactly two times.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 xml:space="preserve"> EMPLOYEE-1: But at the last meet, you said that your experience is thrice of my experience.</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30"/>
          <w:szCs w:val="30"/>
        </w:rPr>
      </w:pPr>
      <w:r w:rsidRPr="000D3C64">
        <w:rPr>
          <w:rFonts w:ascii="Times New Roman" w:eastAsia="Times New Roman" w:hAnsi="Times New Roman" w:cs="Times New Roman"/>
          <w:color w:val="000000"/>
          <w:sz w:val="30"/>
          <w:szCs w:val="30"/>
        </w:rPr>
        <w:t xml:space="preserve"> EMPLOYEE-2: That is when we met at 2 years back, your experience is thrice that of yours.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00000"/>
          <w:sz w:val="30"/>
          <w:szCs w:val="30"/>
        </w:rPr>
        <w:t xml:space="preserve"> What is the experience of two employees with the company?</w:t>
      </w:r>
    </w:p>
    <w:tbl>
      <w:tblPr>
        <w:tblW w:w="12193" w:type="dxa"/>
        <w:tblCellMar>
          <w:right w:w="240" w:type="dxa"/>
        </w:tblCellMar>
        <w:tblLook w:val="04A0"/>
      </w:tblPr>
      <w:tblGrid>
        <w:gridCol w:w="732"/>
        <w:gridCol w:w="11461"/>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4,9</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4,2</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20</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Sherlock holmes threated the plan to kidnap Mrs Mary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When they were questioned Mercy and his two associated shipy and Rany. When they were telling the story one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of them told one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thing wrong and other true, the other told both true, and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 last told both false. examining the following tell the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roles played by each</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Mercy:: 1) I wrote the ransome note</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2) shipy broke into the window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Rany: 1) shipy wrote the ransome note</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2) mercy ran away with the lady</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shipy 1)i broke into the window</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2)rany wrote the ran some note</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possibility is wrong.</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possibility is right.</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21</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Ram, Shyam and Gumnaam are friends. Ram is a widower and lives alone and his sister takes care of him. Shyam is a bachelor and his niece cooks his food and looks after his house.</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Gumnaam is married to Gita and lives in large house in the same town.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Gita gives the idea that all of them could stay together in the house and share monthly expenses equally.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During their first month of living together, each person contributed Rs.25. At the end of the month, it was found that Rs.92 was the expense so the remaining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amount was distributed equally among everyone. The distribution was such that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everyone received a whole number of Rupees. How much did each person receive?</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22</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Problem based on sets. 100 people. 85 are married, 70 have phone,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75 have house, 60 have car. find people having house, car, phone and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r married?? easy set problem. I am not sure about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figures but find total people who do not have these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things and subtract from 100 to get people having all these?</w:t>
      </w:r>
    </w:p>
    <w:p w:rsidR="00905755" w:rsidRPr="000D3C64" w:rsidRDefault="00905755" w:rsidP="000D3C64">
      <w:pPr>
        <w:shd w:val="clear" w:color="auto" w:fill="FFFFFF"/>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 </w:t>
      </w:r>
    </w:p>
    <w:tbl>
      <w:tblPr>
        <w:tblW w:w="10361" w:type="dxa"/>
        <w:tblCellMar>
          <w:right w:w="240" w:type="dxa"/>
        </w:tblCellMar>
        <w:tblLook w:val="04A0"/>
      </w:tblPr>
      <w:tblGrid>
        <w:gridCol w:w="793"/>
        <w:gridCol w:w="9568"/>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25</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23</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Village and town. in between a hill. a person travels on cycle 8 km uphill and 24 downhill to reach town continuously in 2hrs 50 min. then he comes to village in 4 hrs and 30 min.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Find his speed uphill and downhill.</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16,6</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7,14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6,16</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24</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There are three boxes, In one box Two white balls, In two box 2 black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Balls. In three box 1 white &amp;1 black The labels on the boxes are not correct.</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Then you have to open one box and to find the colour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of the balls in all boxes?</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Two Black</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One white</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Two White</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25</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Of all pets I have, except 2 all are rabbits. Of all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pets I have, except 2 all are fish OF all pets I have, except 2 all are cats How many rabbits, fish and cats are there?</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1,2,3</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1,1,1</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1,3,2</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2,2,2</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26</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 artist has exactly seven paintings --- ,T,U,V,W,X,Y, and Z --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from which she must choose exactly five to be in an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exhibit.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Any combination is acceptable provided it meets the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following conditions: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If T is chosen, X cannot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U is chosen, Y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V is chosen, X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Which one of the following is an acceptable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combination of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paintings for inclusion in the exhibit?</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T,U,V,X,Y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T,U,V,Y,Z</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T,W,X,Y,Z</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U,V,W,Y,Z</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U,V,W,Z,Y</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27</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 artist has exactly seven paintings --- ,T,U,V,W,X,Y, and Z --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from which she must choose exactly five to be in an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exhibit.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Any combination is acceptable provided it meets the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following conditions: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If T is chosen, X cannot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U is chosen, Y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V is chosen, X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If painting T is chosen to be among the paintings included in the exhibit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which one of the following cannot be chosen to be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among the paintings included in the exhibit?</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U</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V</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W</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Z</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28</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 artist has exactly seven paintings --- ,T,U,V,W,X,Y, and Z --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from which she must choose exactly five to be in an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exhibit.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Any combination is acceptable provided it meets the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following conditions: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If T is chosen, X cannot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U is chosen, Y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V is chosen, X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Which one of the following substitutions can the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artist always make without violating restrictions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affecting the combination of paintings.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Given that the painting mentioned first was not, and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 painting mentioned first was not, and the painting mentioned second was, originally going to be chosen?</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 replaces V</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U replaces 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V replaces X</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W replaces Y</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Z replaces W</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29</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An artist has exactly seven paintings --- ,T,U,V,W,X,Y, and Z --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from which she must choose exactly five to be in an exhibit.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Any combination is acceptable provided it meets the following conditions: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If T is chosen, X cannot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U is chosen, Y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 * If V is chosen, X must also be chosen</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If the artist chooses painting V to be included among the paintings in the exhibit, which one of the following must be true of that combination of paintings?</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T is not chosen</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Y is not chosen</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U is chosen</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W is chosen</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E</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Z is chosen</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30</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We are given 100 pieces of a puzzle. If fixing two components together is counted as 1 move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 component can be one piece or an already fixed set of pieces),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how many moves do we need to fix the entire puzzle?</w:t>
      </w:r>
    </w:p>
    <w:tbl>
      <w:tblPr>
        <w:tblW w:w="10361" w:type="dxa"/>
        <w:tblCellMar>
          <w:right w:w="240" w:type="dxa"/>
        </w:tblCellMar>
        <w:tblLook w:val="04A0"/>
      </w:tblPr>
      <w:tblGrid>
        <w:gridCol w:w="705"/>
        <w:gridCol w:w="9656"/>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87</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101</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99</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58</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31</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This was one hell of a long problem - But it has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appeared before..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Two girls after one guy (Sue, Swe and Sam I think)..</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Sue first asks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his house no... he replies with two statements (second is false)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so she goes to the wrong house... blah blah.. same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thing happens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with the other gal What was the house number of Sue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and Sam?</w:t>
      </w:r>
    </w:p>
    <w:tbl>
      <w:tblPr>
        <w:tblW w:w="11950" w:type="dxa"/>
        <w:tblCellMar>
          <w:right w:w="240" w:type="dxa"/>
        </w:tblCellMar>
        <w:tblLook w:val="04A0"/>
      </w:tblPr>
      <w:tblGrid>
        <w:gridCol w:w="661"/>
        <w:gridCol w:w="11289"/>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20,24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24,20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15,18</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16,30</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32</w:t>
            </w:r>
          </w:p>
        </w:tc>
      </w:tr>
    </w:tbl>
    <w:p w:rsidR="00905755" w:rsidRPr="000D3C64" w:rsidRDefault="00905755" w:rsidP="000D3C64">
      <w:pPr>
        <w:shd w:val="clear" w:color="auto" w:fill="FFFFFF"/>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In a family, the brother took 1/6 of the cake, and he had 3 times as much as others had, then the total number of family members are:</w:t>
      </w:r>
    </w:p>
    <w:tbl>
      <w:tblPr>
        <w:tblW w:w="10439" w:type="dxa"/>
        <w:tblInd w:w="-284" w:type="dxa"/>
        <w:tblCellMar>
          <w:right w:w="240" w:type="dxa"/>
        </w:tblCellMar>
        <w:tblLook w:val="04A0"/>
      </w:tblPr>
      <w:tblGrid>
        <w:gridCol w:w="845"/>
        <w:gridCol w:w="9594"/>
      </w:tblGrid>
      <w:tr w:rsidR="00905755" w:rsidRPr="000D3C64" w:rsidTr="00545A3B">
        <w:tc>
          <w:tcPr>
            <w:tcW w:w="845"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17</w:t>
            </w:r>
          </w:p>
        </w:tc>
      </w:tr>
      <w:tr w:rsidR="00905755" w:rsidRPr="000D3C64" w:rsidTr="00545A3B">
        <w:tc>
          <w:tcPr>
            <w:tcW w:w="845"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16</w:t>
            </w:r>
          </w:p>
        </w:tc>
      </w:tr>
      <w:tr w:rsidR="00905755" w:rsidRPr="000D3C64" w:rsidTr="00545A3B">
        <w:tc>
          <w:tcPr>
            <w:tcW w:w="845"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18</w:t>
            </w:r>
          </w:p>
        </w:tc>
      </w:tr>
      <w:tr w:rsidR="00905755" w:rsidRPr="000D3C64" w:rsidTr="00545A3B">
        <w:tc>
          <w:tcPr>
            <w:tcW w:w="845"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 of these</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1950" w:type="dxa"/>
        <w:tblLook w:val="04A0"/>
      </w:tblPr>
      <w:tblGrid>
        <w:gridCol w:w="11950"/>
      </w:tblGrid>
      <w:tr w:rsidR="00905755" w:rsidRPr="000D3C64" w:rsidTr="00545A3B">
        <w:tc>
          <w:tcPr>
            <w:tcW w:w="0" w:type="auto"/>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33</w:t>
            </w:r>
          </w:p>
        </w:tc>
      </w:tr>
    </w:tbl>
    <w:p w:rsidR="00905755" w:rsidRPr="000D3C64" w:rsidRDefault="00905755" w:rsidP="000D3C64">
      <w:pPr>
        <w:shd w:val="clear" w:color="auto" w:fill="FFFFFF"/>
        <w:spacing w:after="0" w:line="360" w:lineRule="auto"/>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I read 5/8 of a novel on one day, and 3/5 of the remainder on another day. If now there were 60 pages unread, the book contains:</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440 pages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300 pages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400 pages</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240 pages</w:t>
            </w:r>
          </w:p>
        </w:tc>
      </w:tr>
      <w:tr w:rsidR="00905755" w:rsidRPr="000D3C64" w:rsidTr="00545A3B">
        <w:tc>
          <w:tcPr>
            <w:tcW w:w="0" w:type="auto"/>
            <w:gridSpan w:val="2"/>
            <w:tcMar>
              <w:top w:w="0" w:type="dxa"/>
              <w:left w:w="0" w:type="dxa"/>
              <w:bottom w:w="0" w:type="dxa"/>
              <w:right w:w="0" w:type="dxa"/>
            </w:tcMar>
            <w:vAlign w:val="center"/>
            <w:hideMark/>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34</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There are 4 mothers, 4 daughters and the colour of their dresses,</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and they are aged 1, 2, 3 &amp; 4. Details of the dresses are given &amp;</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then it asked about the remaining dresses?</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Data inadequate</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14</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15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None</w:t>
            </w:r>
          </w:p>
        </w:tc>
      </w:tr>
    </w:tbl>
    <w:p w:rsidR="00905755" w:rsidRPr="000D3C64" w:rsidRDefault="00905755" w:rsidP="000D3C64">
      <w:pPr>
        <w:shd w:val="clear" w:color="auto" w:fill="FFFFFF"/>
        <w:spacing w:after="0" w:line="360" w:lineRule="auto"/>
        <w:rPr>
          <w:rFonts w:ascii="Times New Roman" w:eastAsia="Times New Roman" w:hAnsi="Times New Roman" w:cs="Times New Roman"/>
          <w:vanish/>
          <w:color w:val="3D3D3D"/>
          <w:sz w:val="30"/>
          <w:szCs w:val="30"/>
        </w:rPr>
      </w:pPr>
    </w:p>
    <w:tbl>
      <w:tblPr>
        <w:tblW w:w="12193" w:type="dxa"/>
        <w:tblLook w:val="04A0"/>
      </w:tblPr>
      <w:tblGrid>
        <w:gridCol w:w="12193"/>
      </w:tblGrid>
      <w:tr w:rsidR="00905755" w:rsidRPr="000D3C64" w:rsidTr="00545A3B">
        <w:tc>
          <w:tcPr>
            <w:tcW w:w="0" w:type="auto"/>
            <w:tcMar>
              <w:top w:w="0" w:type="dxa"/>
              <w:left w:w="0" w:type="dxa"/>
              <w:bottom w:w="0" w:type="dxa"/>
              <w:right w:w="0" w:type="dxa"/>
            </w:tcMar>
            <w:vAlign w:val="center"/>
          </w:tcPr>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p>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p>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p>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p>
          <w:p w:rsidR="00905755" w:rsidRPr="000D3C64" w:rsidRDefault="00905755" w:rsidP="000D3C64">
            <w:pPr>
              <w:spacing w:after="0" w:line="360" w:lineRule="auto"/>
              <w:rPr>
                <w:rFonts w:ascii="Times New Roman" w:eastAsia="Times New Roman" w:hAnsi="Times New Roman" w:cs="Times New Roman"/>
                <w:b/>
                <w:bCs/>
                <w:color w:val="3D3D3D"/>
                <w:sz w:val="30"/>
                <w:szCs w:val="30"/>
              </w:rPr>
            </w:pPr>
            <w:r w:rsidRPr="000D3C64">
              <w:rPr>
                <w:rFonts w:ascii="Times New Roman" w:eastAsia="Times New Roman" w:hAnsi="Times New Roman" w:cs="Times New Roman"/>
                <w:b/>
                <w:bCs/>
                <w:color w:val="3D3D3D"/>
                <w:sz w:val="30"/>
                <w:szCs w:val="30"/>
              </w:rPr>
              <w:t>Question 35</w:t>
            </w:r>
          </w:p>
        </w:tc>
      </w:tr>
    </w:tbl>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Sam and Mala have a conversation. Sam says I am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certainly not over 40. Mala says I am 38 and you are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 xml:space="preserve">at least 5 years older than me. Now, Sam says you are at least All the statements </w:t>
      </w:r>
    </w:p>
    <w:p w:rsidR="00905755" w:rsidRPr="000D3C64" w:rsidRDefault="00905755" w:rsidP="000D3C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A0A0A"/>
          <w:sz w:val="30"/>
          <w:szCs w:val="30"/>
        </w:rPr>
      </w:pPr>
      <w:r w:rsidRPr="000D3C64">
        <w:rPr>
          <w:rFonts w:ascii="Times New Roman" w:eastAsia="Times New Roman" w:hAnsi="Times New Roman" w:cs="Times New Roman"/>
          <w:color w:val="0A0A0A"/>
          <w:sz w:val="30"/>
          <w:szCs w:val="30"/>
        </w:rPr>
        <w:t>by the two are false. How old are they really?</w:t>
      </w:r>
    </w:p>
    <w:tbl>
      <w:tblPr>
        <w:tblW w:w="10361" w:type="dxa"/>
        <w:tblCellMar>
          <w:right w:w="240" w:type="dxa"/>
        </w:tblCellMar>
        <w:tblLook w:val="04A0"/>
      </w:tblPr>
      <w:tblGrid>
        <w:gridCol w:w="561"/>
        <w:gridCol w:w="9800"/>
      </w:tblGrid>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A</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37</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B</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40</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C</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45</w:t>
            </w:r>
          </w:p>
        </w:tc>
      </w:tr>
      <w:tr w:rsidR="00905755" w:rsidRPr="000D3C64" w:rsidTr="00545A3B">
        <w:tc>
          <w:tcPr>
            <w:tcW w:w="561" w:type="dxa"/>
            <w:tcMar>
              <w:top w:w="0" w:type="dxa"/>
              <w:left w:w="0" w:type="dxa"/>
              <w:bottom w:w="0" w:type="dxa"/>
              <w:right w:w="0" w:type="dxa"/>
            </w:tcMar>
            <w:vAlign w:val="center"/>
            <w:hideMark/>
          </w:tcPr>
          <w:p w:rsidR="00905755" w:rsidRPr="000D3C64" w:rsidRDefault="00905755" w:rsidP="000D3C64">
            <w:pPr>
              <w:shd w:val="clear" w:color="auto" w:fill="0066FF"/>
              <w:spacing w:after="0" w:line="360" w:lineRule="auto"/>
              <w:jc w:val="center"/>
              <w:rPr>
                <w:rFonts w:ascii="Times New Roman" w:eastAsia="Times New Roman" w:hAnsi="Times New Roman" w:cs="Times New Roman"/>
                <w:color w:val="FFFFFF"/>
                <w:sz w:val="30"/>
                <w:szCs w:val="30"/>
              </w:rPr>
            </w:pPr>
            <w:r w:rsidRPr="000D3C64">
              <w:rPr>
                <w:rFonts w:ascii="Times New Roman" w:eastAsia="Times New Roman" w:hAnsi="Times New Roman" w:cs="Times New Roman"/>
                <w:color w:val="FFFFFF"/>
                <w:sz w:val="30"/>
                <w:szCs w:val="30"/>
              </w:rPr>
              <w:t>D</w:t>
            </w:r>
          </w:p>
        </w:tc>
        <w:tc>
          <w:tcPr>
            <w:tcW w:w="0" w:type="auto"/>
            <w:tcMar>
              <w:top w:w="0" w:type="dxa"/>
              <w:left w:w="0" w:type="dxa"/>
              <w:bottom w:w="0" w:type="dxa"/>
              <w:right w:w="0" w:type="dxa"/>
            </w:tcMar>
            <w:vAlign w:val="center"/>
            <w:hideMark/>
          </w:tcPr>
          <w:p w:rsidR="00905755" w:rsidRPr="000D3C64" w:rsidRDefault="00905755" w:rsidP="000D3C64">
            <w:pPr>
              <w:spacing w:after="0" w:line="360" w:lineRule="auto"/>
              <w:ind w:left="60"/>
              <w:rPr>
                <w:rFonts w:ascii="Times New Roman" w:eastAsia="Times New Roman" w:hAnsi="Times New Roman" w:cs="Times New Roman"/>
                <w:color w:val="3D3D3D"/>
                <w:sz w:val="30"/>
                <w:szCs w:val="30"/>
              </w:rPr>
            </w:pPr>
            <w:r w:rsidRPr="000D3C64">
              <w:rPr>
                <w:rFonts w:ascii="Times New Roman" w:eastAsia="Times New Roman" w:hAnsi="Times New Roman" w:cs="Times New Roman"/>
                <w:color w:val="3D3D3D"/>
                <w:sz w:val="30"/>
                <w:szCs w:val="30"/>
              </w:rPr>
              <w:t>42</w:t>
            </w:r>
          </w:p>
        </w:tc>
      </w:tr>
    </w:tbl>
    <w:p w:rsidR="00905755" w:rsidRPr="000D3C64" w:rsidRDefault="00905755" w:rsidP="000D3C64">
      <w:pPr>
        <w:spacing w:line="360" w:lineRule="auto"/>
        <w:rPr>
          <w:rFonts w:ascii="Times New Roman" w:hAnsi="Times New Roman" w:cs="Times New Roman"/>
          <w:sz w:val="30"/>
          <w:szCs w:val="30"/>
        </w:rPr>
      </w:pPr>
    </w:p>
    <w:sectPr w:rsidR="00905755" w:rsidRPr="000D3C64" w:rsidSect="00C242A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E71" w:rsidRDefault="00DC0E71" w:rsidP="00CF4C87">
      <w:pPr>
        <w:spacing w:after="0" w:line="240" w:lineRule="auto"/>
      </w:pPr>
      <w:r>
        <w:separator/>
      </w:r>
    </w:p>
  </w:endnote>
  <w:endnote w:type="continuationSeparator" w:id="0">
    <w:p w:rsidR="00DC0E71" w:rsidRDefault="00DC0E71" w:rsidP="00CF4C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Trebuchet MS">
    <w:panose1 w:val="020B0603020202020204"/>
    <w:charset w:val="00"/>
    <w:family w:val="swiss"/>
    <w:pitch w:val="variable"/>
    <w:sig w:usb0="00000287" w:usb1="00000000" w:usb2="00000000" w:usb3="00000000" w:csb0="0000009F" w:csb1="00000000"/>
  </w:font>
  <w:font w:name="Roboto">
    <w:altName w:val="Arial"/>
    <w:charset w:val="00"/>
    <w:family w:val="auto"/>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MT">
    <w:altName w:val="MS Gothic"/>
    <w:panose1 w:val="00000000000000000000"/>
    <w:charset w:val="80"/>
    <w:family w:val="auto"/>
    <w:notTrueType/>
    <w:pitch w:val="default"/>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Overlock">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0757"/>
      <w:docPartObj>
        <w:docPartGallery w:val="Page Numbers (Bottom of Page)"/>
        <w:docPartUnique/>
      </w:docPartObj>
    </w:sdtPr>
    <w:sdtContent>
      <w:p w:rsidR="00CF4C87" w:rsidRDefault="00CF4C87">
        <w:pPr>
          <w:pStyle w:val="Footer"/>
          <w:jc w:val="center"/>
        </w:pPr>
        <w:fldSimple w:instr=" PAGE   \* MERGEFORMAT ">
          <w:r w:rsidR="00DC0E71">
            <w:rPr>
              <w:noProof/>
            </w:rPr>
            <w:t>1</w:t>
          </w:r>
        </w:fldSimple>
      </w:p>
    </w:sdtContent>
  </w:sdt>
  <w:p w:rsidR="00CF4C87" w:rsidRDefault="00CF4C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E71" w:rsidRDefault="00DC0E71" w:rsidP="00CF4C87">
      <w:pPr>
        <w:spacing w:after="0" w:line="240" w:lineRule="auto"/>
      </w:pPr>
      <w:r>
        <w:separator/>
      </w:r>
    </w:p>
  </w:footnote>
  <w:footnote w:type="continuationSeparator" w:id="0">
    <w:p w:rsidR="00DC0E71" w:rsidRDefault="00DC0E71" w:rsidP="00CF4C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CD3321E"/>
    <w:multiLevelType w:val="singleLevel"/>
    <w:tmpl w:val="ECD3321E"/>
    <w:lvl w:ilvl="0">
      <w:start w:val="28"/>
      <w:numFmt w:val="decimal"/>
      <w:suff w:val="space"/>
      <w:lvlText w:val="%1)"/>
      <w:lvlJc w:val="left"/>
    </w:lvl>
  </w:abstractNum>
  <w:abstractNum w:abstractNumId="1">
    <w:nsid w:val="00000001"/>
    <w:multiLevelType w:val="hybridMultilevel"/>
    <w:tmpl w:val="027233FC"/>
    <w:lvl w:ilvl="0" w:tplc="40090017">
      <w:start w:val="1"/>
      <w:numFmt w:val="lowerLetter"/>
      <w:lvlText w:val="%1)"/>
      <w:lvlJc w:val="left"/>
      <w:pPr>
        <w:tabs>
          <w:tab w:val="num" w:pos="360"/>
        </w:tabs>
      </w:pPr>
    </w:lvl>
    <w:lvl w:ilvl="1" w:tplc="1F6830AE">
      <w:numFmt w:val="decimal"/>
      <w:lvlText w:val=""/>
      <w:lvlJc w:val="left"/>
    </w:lvl>
    <w:lvl w:ilvl="2" w:tplc="00DEB22A">
      <w:numFmt w:val="decimal"/>
      <w:lvlText w:val=""/>
      <w:lvlJc w:val="left"/>
    </w:lvl>
    <w:lvl w:ilvl="3" w:tplc="9C862D0C">
      <w:numFmt w:val="decimal"/>
      <w:suff w:val="nothing"/>
      <w:lvlText w:null="1"/>
      <w:lvlJc w:val="left"/>
    </w:lvl>
    <w:lvl w:ilvl="4" w:tplc="8CEA952C">
      <w:start w:val="23"/>
      <w:numFmt w:val="decimal"/>
      <w:lvlText w:val=""/>
      <w:lvlJc w:val="left"/>
    </w:lvl>
    <w:lvl w:ilvl="5" w:tplc="31F299A6">
      <w:start w:val="23"/>
      <w:numFmt w:val="decimal"/>
      <w:lvlText w:val=""/>
      <w:lvlJc w:val="left"/>
    </w:lvl>
    <w:lvl w:ilvl="6" w:tplc="E99E0414">
      <w:start w:val="23"/>
      <w:numFmt w:val="decimal"/>
      <w:lvlText w:val=""/>
      <w:lvlJc w:val="left"/>
    </w:lvl>
    <w:lvl w:ilvl="7" w:tplc="D7F0D030">
      <w:start w:val="23"/>
      <w:numFmt w:val="decimal"/>
      <w:lvlText w:val=""/>
      <w:lvlJc w:val="left"/>
    </w:lvl>
    <w:lvl w:ilvl="8" w:tplc="62C21A64">
      <w:start w:val="23"/>
      <w:numFmt w:val="decimal"/>
      <w:lvlText w:val=""/>
      <w:lvlJc w:val="left"/>
    </w:lvl>
  </w:abstractNum>
  <w:abstractNum w:abstractNumId="2">
    <w:nsid w:val="00032DC5"/>
    <w:multiLevelType w:val="hybridMultilevel"/>
    <w:tmpl w:val="39C23870"/>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3">
    <w:nsid w:val="000F6684"/>
    <w:multiLevelType w:val="multilevel"/>
    <w:tmpl w:val="000F668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001D06AA"/>
    <w:multiLevelType w:val="hybridMultilevel"/>
    <w:tmpl w:val="B3404D30"/>
    <w:lvl w:ilvl="0" w:tplc="9CEA52B4">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5720F152">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8BEC76C8">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7A8821EC">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A4ACCA74">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77963FA8">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A454C322">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81367742">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9E083A12">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5">
    <w:nsid w:val="00613FEE"/>
    <w:multiLevelType w:val="hybridMultilevel"/>
    <w:tmpl w:val="923231A2"/>
    <w:lvl w:ilvl="0" w:tplc="92822B2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527E240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E6780E0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06868D5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F470283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2E4772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C4EE98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90C0AA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D8A89F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
    <w:nsid w:val="00810879"/>
    <w:multiLevelType w:val="hybridMultilevel"/>
    <w:tmpl w:val="651AF048"/>
    <w:lvl w:ilvl="0" w:tplc="9A3098C2">
      <w:start w:val="1"/>
      <w:numFmt w:val="bullet"/>
      <w:lvlText w:val="*"/>
      <w:lvlJc w:val="left"/>
      <w:pPr>
        <w:ind w:left="1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E3EED420">
      <w:start w:val="1"/>
      <w:numFmt w:val="bullet"/>
      <w:lvlText w:val="o"/>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4EDCA670">
      <w:start w:val="1"/>
      <w:numFmt w:val="bullet"/>
      <w:lvlText w:val="▪"/>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9D12253A">
      <w:start w:val="1"/>
      <w:numFmt w:val="bullet"/>
      <w:lvlText w:val="•"/>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AE6E5EFE">
      <w:start w:val="1"/>
      <w:numFmt w:val="bullet"/>
      <w:lvlText w:val="o"/>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B70608F6">
      <w:start w:val="1"/>
      <w:numFmt w:val="bullet"/>
      <w:lvlText w:val="▪"/>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2EE446BE">
      <w:start w:val="1"/>
      <w:numFmt w:val="bullet"/>
      <w:lvlText w:val="•"/>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3312B4E6">
      <w:start w:val="1"/>
      <w:numFmt w:val="bullet"/>
      <w:lvlText w:val="o"/>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49F6E6EC">
      <w:start w:val="1"/>
      <w:numFmt w:val="bullet"/>
      <w:lvlText w:val="▪"/>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7">
    <w:nsid w:val="00920C1F"/>
    <w:multiLevelType w:val="hybridMultilevel"/>
    <w:tmpl w:val="56FA29DA"/>
    <w:lvl w:ilvl="0" w:tplc="D97E714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00ECC5B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60841F5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2E49C3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842C90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99643BB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E16ECDC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79EEFF3C">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6162BB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8">
    <w:nsid w:val="00A326D3"/>
    <w:multiLevelType w:val="hybridMultilevel"/>
    <w:tmpl w:val="35542900"/>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D46173"/>
    <w:multiLevelType w:val="hybridMultilevel"/>
    <w:tmpl w:val="806667C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010D71E4"/>
    <w:multiLevelType w:val="multilevel"/>
    <w:tmpl w:val="010D71E4"/>
    <w:lvl w:ilvl="0">
      <w:start w:val="1"/>
      <w:numFmt w:val="upperRoman"/>
      <w:lvlText w:val="%1."/>
      <w:lvlJc w:val="left"/>
      <w:pPr>
        <w:ind w:left="780" w:hanging="72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1">
    <w:nsid w:val="0136230D"/>
    <w:multiLevelType w:val="hybridMultilevel"/>
    <w:tmpl w:val="9E98D66E"/>
    <w:lvl w:ilvl="0" w:tplc="EBB66786">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EFA41C2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6276D5C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1B8B7B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7D22047C">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30094E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ECAADF1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B314A5C0">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3C2E03C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2">
    <w:nsid w:val="01623CB2"/>
    <w:multiLevelType w:val="multilevel"/>
    <w:tmpl w:val="1C761B40"/>
    <w:lvl w:ilvl="0">
      <w:start w:val="1"/>
      <w:numFmt w:val="decimal"/>
      <w:lvlText w:val="%1."/>
      <w:lvlJc w:val="left"/>
      <w:pPr>
        <w:tabs>
          <w:tab w:val="num" w:pos="360"/>
        </w:tabs>
        <w:ind w:left="36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17337C2"/>
    <w:multiLevelType w:val="hybridMultilevel"/>
    <w:tmpl w:val="836EBC62"/>
    <w:lvl w:ilvl="0" w:tplc="98EE5B98">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64D4B54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EDAAA0A">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20218E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106D39C">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8DDE0B3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B2A04870">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59D227C0">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134CD00">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4">
    <w:nsid w:val="01C63733"/>
    <w:multiLevelType w:val="hybridMultilevel"/>
    <w:tmpl w:val="DFD0E66E"/>
    <w:lvl w:ilvl="0" w:tplc="8C6ED042">
      <w:start w:val="1"/>
      <w:numFmt w:val="bullet"/>
      <w:lvlText w:val="*"/>
      <w:lvlJc w:val="left"/>
      <w:pPr>
        <w:ind w:left="1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31D8AA7A">
      <w:start w:val="1"/>
      <w:numFmt w:val="bullet"/>
      <w:lvlText w:val="o"/>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8D383E9C">
      <w:start w:val="1"/>
      <w:numFmt w:val="bullet"/>
      <w:lvlText w:val="▪"/>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599E8678">
      <w:start w:val="1"/>
      <w:numFmt w:val="bullet"/>
      <w:lvlText w:val="•"/>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140A469C">
      <w:start w:val="1"/>
      <w:numFmt w:val="bullet"/>
      <w:lvlText w:val="o"/>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1ED8C5EE">
      <w:start w:val="1"/>
      <w:numFmt w:val="bullet"/>
      <w:lvlText w:val="▪"/>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EFD8CCEC">
      <w:start w:val="1"/>
      <w:numFmt w:val="bullet"/>
      <w:lvlText w:val="•"/>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20920314">
      <w:start w:val="1"/>
      <w:numFmt w:val="bullet"/>
      <w:lvlText w:val="o"/>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75F4B170">
      <w:start w:val="1"/>
      <w:numFmt w:val="bullet"/>
      <w:lvlText w:val="▪"/>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15">
    <w:nsid w:val="01EF4C94"/>
    <w:multiLevelType w:val="hybridMultilevel"/>
    <w:tmpl w:val="28B4C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20E14BD"/>
    <w:multiLevelType w:val="hybridMultilevel"/>
    <w:tmpl w:val="98CC3D4C"/>
    <w:lvl w:ilvl="0" w:tplc="40090017">
      <w:start w:val="1"/>
      <w:numFmt w:val="lowerLetter"/>
      <w:lvlText w:val="%1)"/>
      <w:lvlJc w:val="left"/>
      <w:pPr>
        <w:ind w:left="220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2494A18"/>
    <w:multiLevelType w:val="hybridMultilevel"/>
    <w:tmpl w:val="8F0C4F5A"/>
    <w:lvl w:ilvl="0" w:tplc="A36A8CF2">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A5AA032">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3BC07D50">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56CC29E">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C07E159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0F78AB78">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A0148FFC">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35F8E9BA">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2169330">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8">
    <w:nsid w:val="026756C1"/>
    <w:multiLevelType w:val="hybridMultilevel"/>
    <w:tmpl w:val="F83C9918"/>
    <w:lvl w:ilvl="0" w:tplc="D9E237AA">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FFBED14E">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5E80BB1C">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BB62109C">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95A8F748">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0E08E5C">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061800CC">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F102691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B44E95B2">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19">
    <w:nsid w:val="02762151"/>
    <w:multiLevelType w:val="hybridMultilevel"/>
    <w:tmpl w:val="29AABCEC"/>
    <w:lvl w:ilvl="0" w:tplc="CF662CD4">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0">
    <w:nsid w:val="02924653"/>
    <w:multiLevelType w:val="hybridMultilevel"/>
    <w:tmpl w:val="4980398C"/>
    <w:lvl w:ilvl="0" w:tplc="40090017">
      <w:start w:val="1"/>
      <w:numFmt w:val="lowerLetter"/>
      <w:lvlText w:val="%1)"/>
      <w:lvlJc w:val="left"/>
      <w:pPr>
        <w:ind w:left="26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02A76D41"/>
    <w:multiLevelType w:val="hybridMultilevel"/>
    <w:tmpl w:val="5468A26E"/>
    <w:lvl w:ilvl="0" w:tplc="F8988C98">
      <w:start w:val="2"/>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3B5805F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6C052D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33444568">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D06C00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C5FCEB2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172AB1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74AEB1A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1576C60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22">
    <w:nsid w:val="02B50E86"/>
    <w:multiLevelType w:val="hybridMultilevel"/>
    <w:tmpl w:val="AD6ED9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3120010"/>
    <w:multiLevelType w:val="hybridMultilevel"/>
    <w:tmpl w:val="4BF80072"/>
    <w:lvl w:ilvl="0" w:tplc="F73A0D40">
      <w:start w:val="1"/>
      <w:numFmt w:val="decimal"/>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3335B96"/>
    <w:multiLevelType w:val="hybridMultilevel"/>
    <w:tmpl w:val="C47A1AD6"/>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03504FBA"/>
    <w:multiLevelType w:val="multilevel"/>
    <w:tmpl w:val="03504FBA"/>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nsid w:val="036849BD"/>
    <w:multiLevelType w:val="multilevel"/>
    <w:tmpl w:val="036849B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nsid w:val="036F5D1F"/>
    <w:multiLevelType w:val="hybridMultilevel"/>
    <w:tmpl w:val="842CFFD6"/>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8">
    <w:nsid w:val="03E6501F"/>
    <w:multiLevelType w:val="hybridMultilevel"/>
    <w:tmpl w:val="1840A414"/>
    <w:lvl w:ilvl="0" w:tplc="DE285D4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03EE6249"/>
    <w:multiLevelType w:val="multilevel"/>
    <w:tmpl w:val="03EE6249"/>
    <w:lvl w:ilvl="0">
      <w:start w:val="4"/>
      <w:numFmt w:val="upperLetter"/>
      <w:lvlText w:val="%1."/>
      <w:lvlJc w:val="left"/>
      <w:pPr>
        <w:ind w:left="273"/>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0">
    <w:nsid w:val="04281E49"/>
    <w:multiLevelType w:val="hybridMultilevel"/>
    <w:tmpl w:val="358A7DB4"/>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046C65DA"/>
    <w:multiLevelType w:val="multilevel"/>
    <w:tmpl w:val="046C65D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04E91044"/>
    <w:multiLevelType w:val="hybridMultilevel"/>
    <w:tmpl w:val="7BD628B2"/>
    <w:lvl w:ilvl="0" w:tplc="8C3C7BF8">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707476C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8B5A629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5CCA201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1D2F108">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8E2FA8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E758D308">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999CA56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9E8F3A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3">
    <w:nsid w:val="053909C8"/>
    <w:multiLevelType w:val="hybridMultilevel"/>
    <w:tmpl w:val="66148872"/>
    <w:lvl w:ilvl="0" w:tplc="659C9284">
      <w:start w:val="1"/>
      <w:numFmt w:val="decimalZero"/>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05472C40"/>
    <w:multiLevelType w:val="multilevel"/>
    <w:tmpl w:val="05472C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nsid w:val="05857F75"/>
    <w:multiLevelType w:val="multilevel"/>
    <w:tmpl w:val="05857F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nsid w:val="059F5209"/>
    <w:multiLevelType w:val="hybridMultilevel"/>
    <w:tmpl w:val="D88637FA"/>
    <w:lvl w:ilvl="0" w:tplc="EE889CE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00CA93F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E78A1A9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E45C5318">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4434EA8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FFE0FFE8">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F9664EB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0928950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87B4991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7">
    <w:nsid w:val="05B634E7"/>
    <w:multiLevelType w:val="multilevel"/>
    <w:tmpl w:val="05B634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nsid w:val="05D448BF"/>
    <w:multiLevelType w:val="hybridMultilevel"/>
    <w:tmpl w:val="34725570"/>
    <w:lvl w:ilvl="0" w:tplc="451A512E">
      <w:start w:val="1"/>
      <w:numFmt w:val="upperLetter"/>
      <w:lvlText w:val="%1."/>
      <w:lvlJc w:val="left"/>
      <w:pPr>
        <w:ind w:left="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13E3526">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C02A7C4">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4EC7BA">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064094">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49C2F58">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F142AF6">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7ED1C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66D7E2">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9">
    <w:nsid w:val="06546CD1"/>
    <w:multiLevelType w:val="hybridMultilevel"/>
    <w:tmpl w:val="AC5235B8"/>
    <w:lvl w:ilvl="0" w:tplc="5E44AB6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6EC2860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3CE8044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5DA049F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491E645A">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6DF0169C">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CBAE7ED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992B08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BA98DFC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40">
    <w:nsid w:val="067616BB"/>
    <w:multiLevelType w:val="hybridMultilevel"/>
    <w:tmpl w:val="5C14F0B8"/>
    <w:lvl w:ilvl="0" w:tplc="564ADDB8">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3386DF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CCA72CA">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2E40AB2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EDC2AB18">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65B8CA7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5FCC65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239C855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782AF6C">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1">
    <w:nsid w:val="06BC0928"/>
    <w:multiLevelType w:val="multilevel"/>
    <w:tmpl w:val="06BC092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nsid w:val="06C67A29"/>
    <w:multiLevelType w:val="hybridMultilevel"/>
    <w:tmpl w:val="058039FA"/>
    <w:lvl w:ilvl="0" w:tplc="67A45DE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nsid w:val="073C32B0"/>
    <w:multiLevelType w:val="multilevel"/>
    <w:tmpl w:val="073C32B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nsid w:val="07A57BA0"/>
    <w:multiLevelType w:val="hybridMultilevel"/>
    <w:tmpl w:val="AA6098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07AB59B7"/>
    <w:multiLevelType w:val="hybridMultilevel"/>
    <w:tmpl w:val="21701AF0"/>
    <w:lvl w:ilvl="0" w:tplc="AAF61CF6">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083F0DB3"/>
    <w:multiLevelType w:val="multilevel"/>
    <w:tmpl w:val="083F0DB3"/>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7">
    <w:nsid w:val="08555C6A"/>
    <w:multiLevelType w:val="hybridMultilevel"/>
    <w:tmpl w:val="489AC94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nsid w:val="086361B7"/>
    <w:multiLevelType w:val="hybridMultilevel"/>
    <w:tmpl w:val="0DD85972"/>
    <w:lvl w:ilvl="0" w:tplc="FE50F8C4">
      <w:start w:val="1"/>
      <w:numFmt w:val="decimal"/>
      <w:lvlText w:val="%1."/>
      <w:lvlJc w:val="left"/>
      <w:pPr>
        <w:ind w:left="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15C6B940">
      <w:start w:val="1"/>
      <w:numFmt w:val="lowerLetter"/>
      <w:lvlText w:val="%2"/>
      <w:lvlJc w:val="left"/>
      <w:pPr>
        <w:ind w:left="83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6C86EBCE">
      <w:start w:val="1"/>
      <w:numFmt w:val="lowerRoman"/>
      <w:lvlText w:val="%3"/>
      <w:lvlJc w:val="left"/>
      <w:pPr>
        <w:ind w:left="155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CF241844">
      <w:start w:val="1"/>
      <w:numFmt w:val="decimal"/>
      <w:lvlText w:val="%4"/>
      <w:lvlJc w:val="left"/>
      <w:pPr>
        <w:ind w:left="227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4924707C">
      <w:start w:val="1"/>
      <w:numFmt w:val="lowerLetter"/>
      <w:lvlText w:val="%5"/>
      <w:lvlJc w:val="left"/>
      <w:pPr>
        <w:ind w:left="299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DC02EF8E">
      <w:start w:val="1"/>
      <w:numFmt w:val="lowerRoman"/>
      <w:lvlText w:val="%6"/>
      <w:lvlJc w:val="left"/>
      <w:pPr>
        <w:ind w:left="371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ACE8B4CE">
      <w:start w:val="1"/>
      <w:numFmt w:val="decimal"/>
      <w:lvlText w:val="%7"/>
      <w:lvlJc w:val="left"/>
      <w:pPr>
        <w:ind w:left="443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F09E974A">
      <w:start w:val="1"/>
      <w:numFmt w:val="lowerLetter"/>
      <w:lvlText w:val="%8"/>
      <w:lvlJc w:val="left"/>
      <w:pPr>
        <w:ind w:left="515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87F2C93E">
      <w:start w:val="1"/>
      <w:numFmt w:val="lowerRoman"/>
      <w:lvlText w:val="%9"/>
      <w:lvlJc w:val="left"/>
      <w:pPr>
        <w:ind w:left="587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9">
    <w:nsid w:val="08721FF9"/>
    <w:multiLevelType w:val="hybridMultilevel"/>
    <w:tmpl w:val="2C90D644"/>
    <w:lvl w:ilvl="0" w:tplc="83D4BCBE">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08D17947"/>
    <w:multiLevelType w:val="hybridMultilevel"/>
    <w:tmpl w:val="DC3EDB32"/>
    <w:lvl w:ilvl="0" w:tplc="A34892A8">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D2BE784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BE3EE2A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ED6CD3A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0FAEB76">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AFB89FA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78A23EE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3CCCE3DC">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1A84A59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1">
    <w:nsid w:val="08DB5B4A"/>
    <w:multiLevelType w:val="hybridMultilevel"/>
    <w:tmpl w:val="BD76E010"/>
    <w:lvl w:ilvl="0" w:tplc="40090017">
      <w:start w:val="1"/>
      <w:numFmt w:val="lowerLetter"/>
      <w:lvlText w:val="%1)"/>
      <w:lvlJc w:val="left"/>
      <w:pPr>
        <w:ind w:left="2486"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52">
    <w:nsid w:val="08E312E4"/>
    <w:multiLevelType w:val="multilevel"/>
    <w:tmpl w:val="08E312E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nsid w:val="08FD719E"/>
    <w:multiLevelType w:val="hybridMultilevel"/>
    <w:tmpl w:val="1C763152"/>
    <w:lvl w:ilvl="0" w:tplc="A858A474">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9F8C544">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478ACF2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4EA8F29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FD62621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92F2C120">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98627EC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FFB6803E">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5A66843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4">
    <w:nsid w:val="09291C7C"/>
    <w:multiLevelType w:val="hybridMultilevel"/>
    <w:tmpl w:val="CD7E19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094B2B96"/>
    <w:multiLevelType w:val="hybridMultilevel"/>
    <w:tmpl w:val="A5C62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09C8613E"/>
    <w:multiLevelType w:val="hybridMultilevel"/>
    <w:tmpl w:val="8E141BBA"/>
    <w:lvl w:ilvl="0" w:tplc="EF5098B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D4B26F2E">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756E09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C7C0AF7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1FDCBDB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2E8E823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CD2C856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42287B6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F75ADD8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7">
    <w:nsid w:val="09E54DD8"/>
    <w:multiLevelType w:val="multilevel"/>
    <w:tmpl w:val="09E54DD8"/>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nsid w:val="09F768EC"/>
    <w:multiLevelType w:val="hybridMultilevel"/>
    <w:tmpl w:val="01069CA2"/>
    <w:lvl w:ilvl="0" w:tplc="83782E2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D04465B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82A541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6EECF3F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E9249EC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3396489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CB06611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A4A246D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3B8D28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9">
    <w:nsid w:val="0AB26D6D"/>
    <w:multiLevelType w:val="hybridMultilevel"/>
    <w:tmpl w:val="643CB5A8"/>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0AC01605"/>
    <w:multiLevelType w:val="hybridMultilevel"/>
    <w:tmpl w:val="F5EC15DE"/>
    <w:lvl w:ilvl="0" w:tplc="36746DC4">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6112817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8408967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D6C6F89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04407A14">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DE92192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990AA5D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5C408E8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331C1CD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1">
    <w:nsid w:val="0AD1357A"/>
    <w:multiLevelType w:val="multilevel"/>
    <w:tmpl w:val="5EB60AF2"/>
    <w:lvl w:ilvl="0">
      <w:start w:val="1"/>
      <w:numFmt w:val="upperLetter"/>
      <w:lvlText w:val="%1."/>
      <w:lvlJc w:val="left"/>
      <w:pPr>
        <w:ind w:left="0" w:firstLine="0"/>
      </w:pPr>
    </w:lvl>
    <w:lvl w:ilvl="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62">
    <w:nsid w:val="0AEF277B"/>
    <w:multiLevelType w:val="hybridMultilevel"/>
    <w:tmpl w:val="98E0577A"/>
    <w:lvl w:ilvl="0" w:tplc="398AC1D2">
      <w:start w:val="1"/>
      <w:numFmt w:val="lowerRoman"/>
      <w:lvlText w:val="%1."/>
      <w:lvlJc w:val="left"/>
      <w:pPr>
        <w:ind w:left="1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18BAE6CA">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59AA2A02">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D8F01C68">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12722362">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AE1E65CC">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CE1E084E">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158C03C6">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1E143E86">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63">
    <w:nsid w:val="0AFF0879"/>
    <w:multiLevelType w:val="hybridMultilevel"/>
    <w:tmpl w:val="5A2471EC"/>
    <w:lvl w:ilvl="0" w:tplc="FD6CA866">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F5B844D6">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3A2E8746">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009A6CB4">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ABFEB3BE">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30021C0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7CB0F926">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DD86069A">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AF38AD76">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64">
    <w:nsid w:val="0B1274E7"/>
    <w:multiLevelType w:val="hybridMultilevel"/>
    <w:tmpl w:val="3772816A"/>
    <w:lvl w:ilvl="0" w:tplc="460465DA">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FCBC50F2">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C8364320">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B688FF9C">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B9E4E5B8">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7DF819F4">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1B2CEF5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AE8CC432">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62EC6D2A">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65">
    <w:nsid w:val="0B1437DE"/>
    <w:multiLevelType w:val="multilevel"/>
    <w:tmpl w:val="0B1437D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
    <w:nsid w:val="0B1E213C"/>
    <w:multiLevelType w:val="multilevel"/>
    <w:tmpl w:val="0B1E213C"/>
    <w:lvl w:ilvl="0">
      <w:start w:val="1"/>
      <w:numFmt w:val="upperLetter"/>
      <w:lvlText w:val="%1."/>
      <w:lvlJc w:val="left"/>
      <w:pPr>
        <w:ind w:left="302"/>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67">
    <w:nsid w:val="0B66714D"/>
    <w:multiLevelType w:val="hybridMultilevel"/>
    <w:tmpl w:val="D3F4CB5C"/>
    <w:lvl w:ilvl="0" w:tplc="AC1055A4">
      <w:start w:val="1"/>
      <w:numFmt w:val="upp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start w:val="1"/>
      <w:numFmt w:val="decimal"/>
      <w:lvlText w:val="%4."/>
      <w:lvlJc w:val="left"/>
      <w:pPr>
        <w:ind w:left="360"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68">
    <w:nsid w:val="0CD1710F"/>
    <w:multiLevelType w:val="hybridMultilevel"/>
    <w:tmpl w:val="34DEB5B0"/>
    <w:lvl w:ilvl="0" w:tplc="B92A2BB2">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D5EC7AC8">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AB30D0D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5C14043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1D1401F6">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8E468A68">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55EEF392">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B8D44DFE">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788E456C">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69">
    <w:nsid w:val="0CDC7678"/>
    <w:multiLevelType w:val="hybridMultilevel"/>
    <w:tmpl w:val="39F02E20"/>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70">
    <w:nsid w:val="0D8A2574"/>
    <w:multiLevelType w:val="hybridMultilevel"/>
    <w:tmpl w:val="FABC903E"/>
    <w:lvl w:ilvl="0" w:tplc="631EEDD0">
      <w:start w:val="1"/>
      <w:numFmt w:val="low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nsid w:val="0E5173F9"/>
    <w:multiLevelType w:val="hybridMultilevel"/>
    <w:tmpl w:val="C30E9CDE"/>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nsid w:val="0E5806D9"/>
    <w:multiLevelType w:val="hybridMultilevel"/>
    <w:tmpl w:val="CBA86E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0E6F5A44"/>
    <w:multiLevelType w:val="multilevel"/>
    <w:tmpl w:val="0E6F5A44"/>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nsid w:val="0E7E3AD9"/>
    <w:multiLevelType w:val="multilevel"/>
    <w:tmpl w:val="0E7E3AD9"/>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5">
    <w:nsid w:val="0EE17C81"/>
    <w:multiLevelType w:val="multilevel"/>
    <w:tmpl w:val="0EE17C8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nsid w:val="0F3B78CA"/>
    <w:multiLevelType w:val="hybridMultilevel"/>
    <w:tmpl w:val="4858EFF6"/>
    <w:lvl w:ilvl="0" w:tplc="5EA8E440">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12A4693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86943D26">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2D42A99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9EB87BA8">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5950BEE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371696A4">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A71A237E">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FC24BB1A">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77">
    <w:nsid w:val="0F3D4FF1"/>
    <w:multiLevelType w:val="multilevel"/>
    <w:tmpl w:val="0F3D4FF1"/>
    <w:lvl w:ilvl="0">
      <w:start w:val="1"/>
      <w:numFmt w:val="upperLetter"/>
      <w:lvlText w:val="%1."/>
      <w:lvlJc w:val="left"/>
      <w:pPr>
        <w:ind w:left="302"/>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78">
    <w:nsid w:val="0F433B69"/>
    <w:multiLevelType w:val="hybridMultilevel"/>
    <w:tmpl w:val="375AFDEE"/>
    <w:lvl w:ilvl="0" w:tplc="145EAAC8">
      <w:start w:val="32"/>
      <w:numFmt w:val="decimal"/>
      <w:lvlText w:val="%1."/>
      <w:lvlJc w:val="left"/>
      <w:pPr>
        <w:ind w:left="375" w:hanging="375"/>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start w:val="1"/>
      <w:numFmt w:val="decimal"/>
      <w:lvlText w:val="%4."/>
      <w:lvlJc w:val="left"/>
      <w:pPr>
        <w:ind w:left="36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0FA9752B"/>
    <w:multiLevelType w:val="multilevel"/>
    <w:tmpl w:val="0FA9752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0">
    <w:nsid w:val="0FD471EB"/>
    <w:multiLevelType w:val="multilevel"/>
    <w:tmpl w:val="0FD471E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1">
    <w:nsid w:val="0FE15CBF"/>
    <w:multiLevelType w:val="hybridMultilevel"/>
    <w:tmpl w:val="949A73AE"/>
    <w:lvl w:ilvl="0" w:tplc="3D765106">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D2581014">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0ABA034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EA881A3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3992E938">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8E04CA7C">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3FC82C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FDEA857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9ED27564">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82">
    <w:nsid w:val="1015368C"/>
    <w:multiLevelType w:val="hybridMultilevel"/>
    <w:tmpl w:val="CE3C6A96"/>
    <w:lvl w:ilvl="0" w:tplc="6B60BE5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3522A678">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B9940E20">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4D7CF910">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6ECAB186">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D0667726">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51BCFC54">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C108FE0E">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EA60EBB6">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83">
    <w:nsid w:val="104D7ABE"/>
    <w:multiLevelType w:val="multilevel"/>
    <w:tmpl w:val="1DAEF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0AA78FE"/>
    <w:multiLevelType w:val="hybridMultilevel"/>
    <w:tmpl w:val="0EBA4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nsid w:val="1152280C"/>
    <w:multiLevelType w:val="hybridMultilevel"/>
    <w:tmpl w:val="27DA39BC"/>
    <w:lvl w:ilvl="0" w:tplc="A2CA9D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6">
    <w:nsid w:val="11767D9F"/>
    <w:multiLevelType w:val="multilevel"/>
    <w:tmpl w:val="11767D9F"/>
    <w:lvl w:ilvl="0">
      <w:start w:val="1"/>
      <w:numFmt w:val="lowerLetter"/>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7">
    <w:nsid w:val="12087D8F"/>
    <w:multiLevelType w:val="hybridMultilevel"/>
    <w:tmpl w:val="CD8E5B74"/>
    <w:lvl w:ilvl="0" w:tplc="04090019">
      <w:start w:val="1"/>
      <w:numFmt w:val="lowerLetter"/>
      <w:lvlText w:val="%1."/>
      <w:lvlJc w:val="left"/>
      <w:pPr>
        <w:ind w:left="1440" w:hanging="360"/>
      </w:pPr>
    </w:lvl>
    <w:lvl w:ilvl="1" w:tplc="0EAAD144">
      <w:start w:val="1"/>
      <w:numFmt w:val="lowerLetter"/>
      <w:lvlText w:val="%2."/>
      <w:lvlJc w:val="left"/>
      <w:pPr>
        <w:ind w:left="2160" w:hanging="360"/>
      </w:pPr>
      <w:rPr>
        <w:rFonts w:ascii="Bookman Old Style" w:eastAsia="Times New Roman" w:hAnsi="Bookman Old Style" w:cs="Times New Roman"/>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8">
    <w:nsid w:val="12242DE0"/>
    <w:multiLevelType w:val="hybridMultilevel"/>
    <w:tmpl w:val="68F60E4E"/>
    <w:lvl w:ilvl="0" w:tplc="2328FA3A">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22CAEE9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B4EC46C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7890AE0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5E762A2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8D64A01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D3748F5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2704294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5678B48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89">
    <w:nsid w:val="125151C0"/>
    <w:multiLevelType w:val="multilevel"/>
    <w:tmpl w:val="125151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0">
    <w:nsid w:val="127B3C1B"/>
    <w:multiLevelType w:val="hybridMultilevel"/>
    <w:tmpl w:val="33EEB966"/>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91">
    <w:nsid w:val="12864696"/>
    <w:multiLevelType w:val="hybridMultilevel"/>
    <w:tmpl w:val="3CACE6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12EB6A8D"/>
    <w:multiLevelType w:val="multilevel"/>
    <w:tmpl w:val="12EB6A8D"/>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3">
    <w:nsid w:val="13567C20"/>
    <w:multiLevelType w:val="hybridMultilevel"/>
    <w:tmpl w:val="75AA947E"/>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94">
    <w:nsid w:val="138C04F4"/>
    <w:multiLevelType w:val="hybridMultilevel"/>
    <w:tmpl w:val="662C18C2"/>
    <w:lvl w:ilvl="0" w:tplc="34D6773A">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4754E61A">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1DA827BC">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C93A5778">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11E4C66E">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05D0402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66ECF850">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BE8C9E86">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285844B4">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95">
    <w:nsid w:val="13932A07"/>
    <w:multiLevelType w:val="hybridMultilevel"/>
    <w:tmpl w:val="F8044456"/>
    <w:lvl w:ilvl="0" w:tplc="E506B972">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EED02C2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AC2815E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6494E88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AF747E7C">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E52468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1B68CB5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654EEB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C10D83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96">
    <w:nsid w:val="13960CCC"/>
    <w:multiLevelType w:val="hybridMultilevel"/>
    <w:tmpl w:val="2C6CA7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7">
    <w:nsid w:val="13B3014F"/>
    <w:multiLevelType w:val="hybridMultilevel"/>
    <w:tmpl w:val="C3FA0498"/>
    <w:lvl w:ilvl="0" w:tplc="A65A6FC8">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DCA8BBF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F724FD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6BB22E0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EC5637E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91C0E7F6">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896C9F1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5336D63C">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5EE0504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98">
    <w:nsid w:val="13D6362D"/>
    <w:multiLevelType w:val="hybridMultilevel"/>
    <w:tmpl w:val="45E28140"/>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13ED1459"/>
    <w:multiLevelType w:val="hybridMultilevel"/>
    <w:tmpl w:val="A594C1F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0">
    <w:nsid w:val="13F13F8B"/>
    <w:multiLevelType w:val="multilevel"/>
    <w:tmpl w:val="13F13F8B"/>
    <w:lvl w:ilvl="0">
      <w:start w:val="1"/>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101">
    <w:nsid w:val="141235D3"/>
    <w:multiLevelType w:val="hybridMultilevel"/>
    <w:tmpl w:val="4154C77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2">
    <w:nsid w:val="146A5E7E"/>
    <w:multiLevelType w:val="hybridMultilevel"/>
    <w:tmpl w:val="908E18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nsid w:val="147C06BF"/>
    <w:multiLevelType w:val="hybridMultilevel"/>
    <w:tmpl w:val="054A5706"/>
    <w:lvl w:ilvl="0" w:tplc="54E2D63A">
      <w:start w:val="86"/>
      <w:numFmt w:val="decimal"/>
      <w:lvlText w:val="%1."/>
      <w:lvlJc w:val="left"/>
      <w:pPr>
        <w:ind w:left="37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nsid w:val="148D1DEF"/>
    <w:multiLevelType w:val="multilevel"/>
    <w:tmpl w:val="148D1DEF"/>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105">
    <w:nsid w:val="14D44707"/>
    <w:multiLevelType w:val="hybridMultilevel"/>
    <w:tmpl w:val="41A6FD68"/>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6">
    <w:nsid w:val="14DB552E"/>
    <w:multiLevelType w:val="hybridMultilevel"/>
    <w:tmpl w:val="0B96E3A6"/>
    <w:lvl w:ilvl="0" w:tplc="E42E69DC">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A6A0E26E">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77660A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6F4C3E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FEE40D86">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A7E206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AD0C5BB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0C6D1CC">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156AE46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07">
    <w:nsid w:val="15191D92"/>
    <w:multiLevelType w:val="multilevel"/>
    <w:tmpl w:val="15191D9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8">
    <w:nsid w:val="153C4142"/>
    <w:multiLevelType w:val="hybridMultilevel"/>
    <w:tmpl w:val="8B221C88"/>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09">
    <w:nsid w:val="157C7776"/>
    <w:multiLevelType w:val="hybridMultilevel"/>
    <w:tmpl w:val="6BC836C2"/>
    <w:lvl w:ilvl="0" w:tplc="3DD8DA70">
      <w:start w:val="3"/>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B420CF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BE0455D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6AAA941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EE1C36B8">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AC8E5DB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9E0000E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71D21E8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7FDECBB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10">
    <w:nsid w:val="158706CA"/>
    <w:multiLevelType w:val="hybridMultilevel"/>
    <w:tmpl w:val="407E6BFE"/>
    <w:lvl w:ilvl="0" w:tplc="5EA69396">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77DE077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2FE628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06B0EB1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1700AD3C">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F3259F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44A433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244831B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B12581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11">
    <w:nsid w:val="1591218C"/>
    <w:multiLevelType w:val="hybridMultilevel"/>
    <w:tmpl w:val="BAAAA056"/>
    <w:lvl w:ilvl="0" w:tplc="81D8ACAE">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15A34F3A"/>
    <w:multiLevelType w:val="multilevel"/>
    <w:tmpl w:val="15A34F3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nsid w:val="16183944"/>
    <w:multiLevelType w:val="hybridMultilevel"/>
    <w:tmpl w:val="35D8E8C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4">
    <w:nsid w:val="16AC07CF"/>
    <w:multiLevelType w:val="multilevel"/>
    <w:tmpl w:val="16AC07C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5">
    <w:nsid w:val="16B70FD4"/>
    <w:multiLevelType w:val="hybridMultilevel"/>
    <w:tmpl w:val="B04CFF80"/>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6">
    <w:nsid w:val="16BE2B32"/>
    <w:multiLevelType w:val="hybridMultilevel"/>
    <w:tmpl w:val="522830D2"/>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17135AFA"/>
    <w:multiLevelType w:val="hybridMultilevel"/>
    <w:tmpl w:val="08FA9BFC"/>
    <w:lvl w:ilvl="0" w:tplc="7B9ED8C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DAA205E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F78806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1C0A129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F17CE60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FE4519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D6B0D228">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C15A128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2A12582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18">
    <w:nsid w:val="174431C2"/>
    <w:multiLevelType w:val="hybridMultilevel"/>
    <w:tmpl w:val="219EFBD8"/>
    <w:lvl w:ilvl="0" w:tplc="56E4E70C">
      <w:start w:val="1"/>
      <w:numFmt w:val="upperLetter"/>
      <w:lvlText w:val="%1."/>
      <w:lvlJc w:val="left"/>
      <w:pPr>
        <w:ind w:left="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BD0A8D0">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24A18C">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D9A408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78D912">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E5860E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F227EFA">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FCD8F2">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FA28882">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9">
    <w:nsid w:val="174856D8"/>
    <w:multiLevelType w:val="multilevel"/>
    <w:tmpl w:val="174856D8"/>
    <w:lvl w:ilvl="0">
      <w:start w:val="2"/>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120">
    <w:nsid w:val="175F54C9"/>
    <w:multiLevelType w:val="hybridMultilevel"/>
    <w:tmpl w:val="58402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nsid w:val="177D567C"/>
    <w:multiLevelType w:val="multilevel"/>
    <w:tmpl w:val="177D567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nsid w:val="179B41E2"/>
    <w:multiLevelType w:val="hybridMultilevel"/>
    <w:tmpl w:val="8AC8BDE2"/>
    <w:lvl w:ilvl="0" w:tplc="0F6AB6A2">
      <w:start w:val="1"/>
      <w:numFmt w:val="bullet"/>
      <w:lvlText w:val="*"/>
      <w:lvlJc w:val="left"/>
      <w:pPr>
        <w:ind w:left="1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F0F6D30E">
      <w:start w:val="1"/>
      <w:numFmt w:val="bullet"/>
      <w:lvlText w:val="o"/>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7E60D0A2">
      <w:start w:val="1"/>
      <w:numFmt w:val="bullet"/>
      <w:lvlText w:val="▪"/>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5A1A2B54">
      <w:start w:val="1"/>
      <w:numFmt w:val="bullet"/>
      <w:lvlText w:val="•"/>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95C4EB60">
      <w:start w:val="1"/>
      <w:numFmt w:val="bullet"/>
      <w:lvlText w:val="o"/>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786AE36A">
      <w:start w:val="1"/>
      <w:numFmt w:val="bullet"/>
      <w:lvlText w:val="▪"/>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1E168F3C">
      <w:start w:val="1"/>
      <w:numFmt w:val="bullet"/>
      <w:lvlText w:val="•"/>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5748FE0C">
      <w:start w:val="1"/>
      <w:numFmt w:val="bullet"/>
      <w:lvlText w:val="o"/>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DC3EF8D2">
      <w:start w:val="1"/>
      <w:numFmt w:val="bullet"/>
      <w:lvlText w:val="▪"/>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123">
    <w:nsid w:val="182337FC"/>
    <w:multiLevelType w:val="multilevel"/>
    <w:tmpl w:val="182337F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4">
    <w:nsid w:val="187D2E80"/>
    <w:multiLevelType w:val="hybridMultilevel"/>
    <w:tmpl w:val="1CD21088"/>
    <w:lvl w:ilvl="0" w:tplc="7784976C">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9A84492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C1DEFCC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78BC5210">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B4A9F9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0BBED1F4">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011C0EC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8902A39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FAD6AD0A">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25">
    <w:nsid w:val="18A77A47"/>
    <w:multiLevelType w:val="hybridMultilevel"/>
    <w:tmpl w:val="1A1E382A"/>
    <w:lvl w:ilvl="0" w:tplc="1FA8B39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6">
    <w:nsid w:val="18AE72A3"/>
    <w:multiLevelType w:val="hybridMultilevel"/>
    <w:tmpl w:val="42E830BA"/>
    <w:lvl w:ilvl="0" w:tplc="DA96381E">
      <w:start w:val="1"/>
      <w:numFmt w:val="lowerRoman"/>
      <w:lvlText w:val="%1."/>
      <w:lvlJc w:val="left"/>
      <w:pPr>
        <w:ind w:left="345"/>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311ED4D6">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D004E894">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0374B1FA">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5388F7F0">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3E2C7B8A">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C1F4598A">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56D8F070">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7EDAFA46">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127">
    <w:nsid w:val="18B20EE0"/>
    <w:multiLevelType w:val="hybridMultilevel"/>
    <w:tmpl w:val="8FC623FE"/>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8">
    <w:nsid w:val="18ED6000"/>
    <w:multiLevelType w:val="hybridMultilevel"/>
    <w:tmpl w:val="404C2D34"/>
    <w:lvl w:ilvl="0" w:tplc="99D2B3C6">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4EE88098">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43A869E">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C947BF4">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044A2BC">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871A7B9C">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911C6DF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D487B86">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5D227244">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29">
    <w:nsid w:val="19091C6D"/>
    <w:multiLevelType w:val="multilevel"/>
    <w:tmpl w:val="19091C6D"/>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0">
    <w:nsid w:val="191206B7"/>
    <w:multiLevelType w:val="multilevel"/>
    <w:tmpl w:val="191206B7"/>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ind w:left="1080" w:hanging="360"/>
      </w:pPr>
      <w:rPr>
        <w:rFonts w:hint="default"/>
      </w:rPr>
    </w:lvl>
    <w:lvl w:ilvl="2">
      <w:start w:val="1"/>
      <w:numFmt w:val="upperLetter"/>
      <w:lvlText w:val="%3."/>
      <w:lvlJc w:val="left"/>
      <w:pPr>
        <w:ind w:left="810" w:hanging="360"/>
      </w:pPr>
      <w:rPr>
        <w:rFonts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1">
    <w:nsid w:val="193D78F5"/>
    <w:multiLevelType w:val="multilevel"/>
    <w:tmpl w:val="193D78F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nsid w:val="194C2186"/>
    <w:multiLevelType w:val="hybridMultilevel"/>
    <w:tmpl w:val="5F7A6512"/>
    <w:lvl w:ilvl="0" w:tplc="14289032">
      <w:start w:val="21"/>
      <w:numFmt w:val="decimal"/>
      <w:lvlText w:val="%1."/>
      <w:lvlJc w:val="left"/>
      <w:pPr>
        <w:ind w:left="375" w:hanging="375"/>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3">
    <w:nsid w:val="194C3B39"/>
    <w:multiLevelType w:val="multilevel"/>
    <w:tmpl w:val="194C3B3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4">
    <w:nsid w:val="195D3120"/>
    <w:multiLevelType w:val="hybridMultilevel"/>
    <w:tmpl w:val="BF967C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19865F31"/>
    <w:multiLevelType w:val="hybridMultilevel"/>
    <w:tmpl w:val="679C5C8A"/>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36">
    <w:nsid w:val="19CA0291"/>
    <w:multiLevelType w:val="hybridMultilevel"/>
    <w:tmpl w:val="2C6456BE"/>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nsid w:val="19D83AE9"/>
    <w:multiLevelType w:val="multilevel"/>
    <w:tmpl w:val="19D83AE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nsid w:val="1A364707"/>
    <w:multiLevelType w:val="hybridMultilevel"/>
    <w:tmpl w:val="161EDBD4"/>
    <w:lvl w:ilvl="0" w:tplc="131C574C">
      <w:start w:val="1"/>
      <w:numFmt w:val="decimal"/>
      <w:lvlText w:val="%1."/>
      <w:lvlJc w:val="left"/>
      <w:pPr>
        <w:ind w:left="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76481AE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AD30A0B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E6E8A9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02168902">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29075D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684ED89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41A829F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D62A975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39">
    <w:nsid w:val="1A4046C1"/>
    <w:multiLevelType w:val="hybridMultilevel"/>
    <w:tmpl w:val="16BC942E"/>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40">
    <w:nsid w:val="1A765537"/>
    <w:multiLevelType w:val="hybridMultilevel"/>
    <w:tmpl w:val="EE8C31F4"/>
    <w:lvl w:ilvl="0" w:tplc="B6C4F7C6">
      <w:start w:val="2"/>
      <w:numFmt w:val="upperRoman"/>
      <w:lvlText w:val="%1."/>
      <w:lvlJc w:val="left"/>
      <w:pPr>
        <w:ind w:left="365"/>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F7FACD1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0994D80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864C6A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3DF6757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34231D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E58338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4622EEF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EE40D5F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41">
    <w:nsid w:val="1AC77E62"/>
    <w:multiLevelType w:val="hybridMultilevel"/>
    <w:tmpl w:val="710C6A62"/>
    <w:lvl w:ilvl="0" w:tplc="94785376">
      <w:start w:val="2"/>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52F4E6A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F6DA9BB8">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900CBCD8">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2CCC1C0A">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FCA4B50C">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1AE2D684">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28E0A0A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1B6EC470">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142">
    <w:nsid w:val="1AD63AA5"/>
    <w:multiLevelType w:val="multilevel"/>
    <w:tmpl w:val="1AD63A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3">
    <w:nsid w:val="1B27661A"/>
    <w:multiLevelType w:val="multilevel"/>
    <w:tmpl w:val="1B27661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4">
    <w:nsid w:val="1B276839"/>
    <w:multiLevelType w:val="hybridMultilevel"/>
    <w:tmpl w:val="2C5AEEEC"/>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45">
    <w:nsid w:val="1B595322"/>
    <w:multiLevelType w:val="multilevel"/>
    <w:tmpl w:val="1B5953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6">
    <w:nsid w:val="1BD035B8"/>
    <w:multiLevelType w:val="hybridMultilevel"/>
    <w:tmpl w:val="FD7C47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B608DC5E">
      <w:start w:val="1"/>
      <w:numFmt w:val="lowerLetter"/>
      <w:lvlText w:val="%3."/>
      <w:lvlJc w:val="right"/>
      <w:pPr>
        <w:ind w:left="2160" w:hanging="180"/>
      </w:pPr>
      <w:rPr>
        <w:rFonts w:ascii="Times New Roman" w:eastAsia="Times New Roman" w:hAnsi="Times New Roman" w:cs="Times New Roman"/>
      </w:rPr>
    </w:lvl>
    <w:lvl w:ilvl="3" w:tplc="A70882F8">
      <w:start w:val="15"/>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1C261816"/>
    <w:multiLevelType w:val="hybridMultilevel"/>
    <w:tmpl w:val="80584904"/>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nsid w:val="1C481CB0"/>
    <w:multiLevelType w:val="multilevel"/>
    <w:tmpl w:val="1C481CB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9">
    <w:nsid w:val="1C495CAB"/>
    <w:multiLevelType w:val="hybridMultilevel"/>
    <w:tmpl w:val="D096B5FE"/>
    <w:lvl w:ilvl="0" w:tplc="8642F640">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8632B3B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756E9F7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CF987FD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53E4E3E4">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2D2D014">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2762520A">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C722204E">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B32AE48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50">
    <w:nsid w:val="1C5B13FF"/>
    <w:multiLevelType w:val="multilevel"/>
    <w:tmpl w:val="1C5B13F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1">
    <w:nsid w:val="1C871BDA"/>
    <w:multiLevelType w:val="hybridMultilevel"/>
    <w:tmpl w:val="6F6E3302"/>
    <w:lvl w:ilvl="0" w:tplc="45043CD6">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3BD82A6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8258F22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032CF39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00DA046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1DC010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9D3A3828">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004AE0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CCA0950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52">
    <w:nsid w:val="1CA10660"/>
    <w:multiLevelType w:val="hybridMultilevel"/>
    <w:tmpl w:val="71E26F7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nsid w:val="1CE70567"/>
    <w:multiLevelType w:val="hybridMultilevel"/>
    <w:tmpl w:val="0194F9FC"/>
    <w:lvl w:ilvl="0" w:tplc="E5104F1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B054336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7A3E1406">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72D49FB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7B32AA2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27AA24AC">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3880ED6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171E61B4">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9C74BD0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54">
    <w:nsid w:val="1D1F774B"/>
    <w:multiLevelType w:val="hybridMultilevel"/>
    <w:tmpl w:val="A4083E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1D7265AE"/>
    <w:multiLevelType w:val="hybridMultilevel"/>
    <w:tmpl w:val="50F2DF98"/>
    <w:lvl w:ilvl="0" w:tplc="4F26D744">
      <w:start w:val="1"/>
      <w:numFmt w:val="lowerLetter"/>
      <w:lvlText w:val="%1."/>
      <w:lvlJc w:val="left"/>
      <w:pPr>
        <w:ind w:left="720" w:hanging="360"/>
      </w:pPr>
      <w:rPr>
        <w:vertAlign w:val="baseli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6">
    <w:nsid w:val="1D7A191E"/>
    <w:multiLevelType w:val="multilevel"/>
    <w:tmpl w:val="1D7A19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7">
    <w:nsid w:val="1D946889"/>
    <w:multiLevelType w:val="multilevel"/>
    <w:tmpl w:val="1D94688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8">
    <w:nsid w:val="1D9D4316"/>
    <w:multiLevelType w:val="hybridMultilevel"/>
    <w:tmpl w:val="AAF88562"/>
    <w:lvl w:ilvl="0" w:tplc="61902708">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CAF47746">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1F6DA50">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AFE8EC24">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DE1EA630">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0E38BB20">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6B727A6C">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7BA6D8A">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E58E15C">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59">
    <w:nsid w:val="1DB13F80"/>
    <w:multiLevelType w:val="hybridMultilevel"/>
    <w:tmpl w:val="0400AEE8"/>
    <w:lvl w:ilvl="0" w:tplc="96884D6E">
      <w:start w:val="22"/>
      <w:numFmt w:val="decimal"/>
      <w:lvlText w:val="%1."/>
      <w:lvlJc w:val="left"/>
      <w:pPr>
        <w:ind w:left="375" w:hanging="375"/>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160">
    <w:nsid w:val="1DDA6DA3"/>
    <w:multiLevelType w:val="hybridMultilevel"/>
    <w:tmpl w:val="47223C50"/>
    <w:lvl w:ilvl="0" w:tplc="04090019">
      <w:start w:val="1"/>
      <w:numFmt w:val="lowerLetter"/>
      <w:lvlText w:val="%1."/>
      <w:lvlJc w:val="left"/>
      <w:pPr>
        <w:ind w:left="1080" w:hanging="360"/>
      </w:pPr>
    </w:lvl>
    <w:lvl w:ilvl="1" w:tplc="04090019">
      <w:start w:val="1"/>
      <w:numFmt w:val="lowerLetter"/>
      <w:lvlText w:val="%2."/>
      <w:lvlJc w:val="left"/>
      <w:pPr>
        <w:ind w:left="1080" w:hanging="360"/>
      </w:pPr>
    </w:lvl>
    <w:lvl w:ilvl="2" w:tplc="30AC82A0">
      <w:start w:val="25"/>
      <w:numFmt w:val="decimal"/>
      <w:lvlText w:val="%3."/>
      <w:lvlJc w:val="left"/>
      <w:pPr>
        <w:ind w:left="2700" w:hanging="360"/>
      </w:pPr>
      <w:rPr>
        <w:rFonts w:hint="default"/>
      </w:rPr>
    </w:lvl>
    <w:lvl w:ilvl="3" w:tplc="6FE40176">
      <w:start w:val="2"/>
      <w:numFmt w:val="decimal"/>
      <w:lvlText w:val="%4"/>
      <w:lvlJc w:val="left"/>
      <w:pPr>
        <w:ind w:left="3240" w:hanging="360"/>
      </w:pPr>
      <w:rPr>
        <w:rFonts w:hint="default"/>
      </w:rPr>
    </w:lvl>
    <w:lvl w:ilvl="4" w:tplc="56046ED2">
      <w:start w:val="1"/>
      <w:numFmt w:val="upperLetter"/>
      <w:lvlText w:val="%5."/>
      <w:lvlJc w:val="left"/>
      <w:pPr>
        <w:ind w:left="1069"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nsid w:val="1E2E7938"/>
    <w:multiLevelType w:val="multilevel"/>
    <w:tmpl w:val="85081A52"/>
    <w:lvl w:ilvl="0">
      <w:start w:val="1"/>
      <w:numFmt w:val="decimal"/>
      <w:lvlText w:val="%1."/>
      <w:lvlJc w:val="left"/>
      <w:pPr>
        <w:tabs>
          <w:tab w:val="num" w:pos="720"/>
        </w:tabs>
        <w:ind w:left="720" w:hanging="360"/>
      </w:pPr>
    </w:lvl>
    <w:lvl w:ilvl="1">
      <w:start w:val="3"/>
      <w:numFmt w:val="decimal"/>
      <w:lvlText w:val="%2."/>
      <w:lvlJc w:val="left"/>
      <w:pPr>
        <w:ind w:left="360" w:hanging="360"/>
      </w:pPr>
      <w:rPr>
        <w:rFonts w:hint="default"/>
        <w:color w:val="0A0A0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1E36247B"/>
    <w:multiLevelType w:val="hybridMultilevel"/>
    <w:tmpl w:val="6E32FBB8"/>
    <w:lvl w:ilvl="0" w:tplc="6C649606">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F17E2F7A">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AB0ED9DC">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4BE86D9C">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864CB22A">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9A3462C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CCB4D24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9CF4DE8C">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4288EC4E">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163">
    <w:nsid w:val="1E4334DC"/>
    <w:multiLevelType w:val="hybridMultilevel"/>
    <w:tmpl w:val="1C4C14A4"/>
    <w:lvl w:ilvl="0" w:tplc="40090017">
      <w:start w:val="1"/>
      <w:numFmt w:val="lowerLetter"/>
      <w:lvlText w:val="%1)"/>
      <w:lvlJc w:val="left"/>
      <w:pPr>
        <w:ind w:left="234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nsid w:val="1E7769F3"/>
    <w:multiLevelType w:val="hybridMultilevel"/>
    <w:tmpl w:val="D508271A"/>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65">
    <w:nsid w:val="1EB40B53"/>
    <w:multiLevelType w:val="multilevel"/>
    <w:tmpl w:val="1EB40B53"/>
    <w:lvl w:ilvl="0">
      <w:start w:val="1"/>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166">
    <w:nsid w:val="1EC100E7"/>
    <w:multiLevelType w:val="hybridMultilevel"/>
    <w:tmpl w:val="728E4736"/>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1EC92D0B"/>
    <w:multiLevelType w:val="multilevel"/>
    <w:tmpl w:val="1EC92D0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8">
    <w:nsid w:val="1EF002A0"/>
    <w:multiLevelType w:val="hybridMultilevel"/>
    <w:tmpl w:val="C150C5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nsid w:val="1F065DF7"/>
    <w:multiLevelType w:val="hybridMultilevel"/>
    <w:tmpl w:val="1B00565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0">
    <w:nsid w:val="1F1A666A"/>
    <w:multiLevelType w:val="hybridMultilevel"/>
    <w:tmpl w:val="58169544"/>
    <w:lvl w:ilvl="0" w:tplc="B7B64F52">
      <w:start w:val="1"/>
      <w:numFmt w:val="lowerLetter"/>
      <w:lvlText w:val="(%1)"/>
      <w:lvlJc w:val="left"/>
      <w:pPr>
        <w:ind w:left="405"/>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5F34CC3C">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CDE0BD26">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FB0EFE0A">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796C8082">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9FEEE97E">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430CA324">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258E0B7E">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2B6C36A6">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171">
    <w:nsid w:val="1F287BC3"/>
    <w:multiLevelType w:val="hybridMultilevel"/>
    <w:tmpl w:val="67F82BD0"/>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nsid w:val="1F386733"/>
    <w:multiLevelType w:val="hybridMultilevel"/>
    <w:tmpl w:val="9CBEC868"/>
    <w:lvl w:ilvl="0" w:tplc="D292E82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93AA5E92">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9B2EE380">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5D9CC632">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0D5617D2">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8C6AD92">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6E5C1F40">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662E6D2C">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9A22B3F0">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173">
    <w:nsid w:val="1F3E5663"/>
    <w:multiLevelType w:val="hybridMultilevel"/>
    <w:tmpl w:val="BD7CB6B2"/>
    <w:lvl w:ilvl="0" w:tplc="463253F6">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A01486E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2B0E024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26AABA6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77F21396">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C7BE589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0306422E">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454A7E8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8D6C0F9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74">
    <w:nsid w:val="1F4F4D85"/>
    <w:multiLevelType w:val="multilevel"/>
    <w:tmpl w:val="43AC8F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5">
    <w:nsid w:val="1F4F6413"/>
    <w:multiLevelType w:val="hybridMultilevel"/>
    <w:tmpl w:val="F2C89B94"/>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176">
    <w:nsid w:val="1F5D5CA7"/>
    <w:multiLevelType w:val="hybridMultilevel"/>
    <w:tmpl w:val="7B04E8F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7">
    <w:nsid w:val="1F693A3F"/>
    <w:multiLevelType w:val="hybridMultilevel"/>
    <w:tmpl w:val="525AAB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nsid w:val="1F6D4DBD"/>
    <w:multiLevelType w:val="hybridMultilevel"/>
    <w:tmpl w:val="25E05B06"/>
    <w:lvl w:ilvl="0" w:tplc="5100E924">
      <w:start w:val="2"/>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9140ECB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7F28AEF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BB5EB73A">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C1F6749E">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FDECEC4">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E2C8910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4CE8CBBC">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621C4BEC">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179">
    <w:nsid w:val="1FCA438D"/>
    <w:multiLevelType w:val="hybridMultilevel"/>
    <w:tmpl w:val="75E2E22A"/>
    <w:lvl w:ilvl="0" w:tplc="05FE5F0A">
      <w:start w:val="1"/>
      <w:numFmt w:val="decimal"/>
      <w:lvlText w:val="%1."/>
      <w:lvlJc w:val="left"/>
      <w:pPr>
        <w:ind w:left="720"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0">
    <w:nsid w:val="20476F7C"/>
    <w:multiLevelType w:val="multilevel"/>
    <w:tmpl w:val="20476F7C"/>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1">
    <w:nsid w:val="204F2C9F"/>
    <w:multiLevelType w:val="hybridMultilevel"/>
    <w:tmpl w:val="29B8DBEA"/>
    <w:lvl w:ilvl="0" w:tplc="40090017">
      <w:start w:val="1"/>
      <w:numFmt w:val="lowerLetter"/>
      <w:lvlText w:val="%1)"/>
      <w:lvlJc w:val="lef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182">
    <w:nsid w:val="20592515"/>
    <w:multiLevelType w:val="multilevel"/>
    <w:tmpl w:val="2059251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3">
    <w:nsid w:val="2075676B"/>
    <w:multiLevelType w:val="hybridMultilevel"/>
    <w:tmpl w:val="8CAE7C1C"/>
    <w:lvl w:ilvl="0" w:tplc="40090017">
      <w:start w:val="1"/>
      <w:numFmt w:val="lowerLetter"/>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84">
    <w:nsid w:val="208F37B7"/>
    <w:multiLevelType w:val="multilevel"/>
    <w:tmpl w:val="339E7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20BB547A"/>
    <w:multiLevelType w:val="hybridMultilevel"/>
    <w:tmpl w:val="32D44A4A"/>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6">
    <w:nsid w:val="215205E5"/>
    <w:multiLevelType w:val="hybridMultilevel"/>
    <w:tmpl w:val="D1F67E2A"/>
    <w:lvl w:ilvl="0" w:tplc="7184749A">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18056E1"/>
    <w:multiLevelType w:val="hybridMultilevel"/>
    <w:tmpl w:val="47B2CBE8"/>
    <w:lvl w:ilvl="0" w:tplc="8A320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nsid w:val="218C22FA"/>
    <w:multiLevelType w:val="multilevel"/>
    <w:tmpl w:val="218C22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9">
    <w:nsid w:val="21DE07F7"/>
    <w:multiLevelType w:val="multilevel"/>
    <w:tmpl w:val="21DE07F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0">
    <w:nsid w:val="21FA3B49"/>
    <w:multiLevelType w:val="hybridMultilevel"/>
    <w:tmpl w:val="525E68A2"/>
    <w:lvl w:ilvl="0" w:tplc="7B3AC7C0">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42E44FE">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390264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5208CA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6D6679E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E1AAEB9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E48938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0C5A33C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7BA1C1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91">
    <w:nsid w:val="220C6AC7"/>
    <w:multiLevelType w:val="hybridMultilevel"/>
    <w:tmpl w:val="25C2F116"/>
    <w:lvl w:ilvl="0" w:tplc="8AA0A976">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09E13F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C14DA0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77E2AFC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F2E86AD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7A0199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1EC6FF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48C41E8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1D42E77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192">
    <w:nsid w:val="224A36E6"/>
    <w:multiLevelType w:val="hybridMultilevel"/>
    <w:tmpl w:val="FAAC2436"/>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nsid w:val="22A1456F"/>
    <w:multiLevelType w:val="multilevel"/>
    <w:tmpl w:val="22A1456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4">
    <w:nsid w:val="22A70D87"/>
    <w:multiLevelType w:val="hybridMultilevel"/>
    <w:tmpl w:val="69460F20"/>
    <w:lvl w:ilvl="0" w:tplc="DEDC3F22">
      <w:start w:val="1"/>
      <w:numFmt w:val="lowerLetter"/>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5">
    <w:nsid w:val="22BB2936"/>
    <w:multiLevelType w:val="hybridMultilevel"/>
    <w:tmpl w:val="88047606"/>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6">
    <w:nsid w:val="23372318"/>
    <w:multiLevelType w:val="hybridMultilevel"/>
    <w:tmpl w:val="371C8E4A"/>
    <w:lvl w:ilvl="0" w:tplc="47D64D7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81949148">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24203D8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85F0DC4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ABB6167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9446DBC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7870CBD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37AAF80E">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EDEE818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197">
    <w:nsid w:val="23496480"/>
    <w:multiLevelType w:val="multilevel"/>
    <w:tmpl w:val="2349648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8">
    <w:nsid w:val="23970386"/>
    <w:multiLevelType w:val="hybridMultilevel"/>
    <w:tmpl w:val="9FCCC9D4"/>
    <w:lvl w:ilvl="0" w:tplc="40090017">
      <w:start w:val="1"/>
      <w:numFmt w:val="lowerLetter"/>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99">
    <w:nsid w:val="23D0298F"/>
    <w:multiLevelType w:val="multilevel"/>
    <w:tmpl w:val="23D0298F"/>
    <w:lvl w:ilvl="0">
      <w:start w:val="4"/>
      <w:numFmt w:val="upperLetter"/>
      <w:lvlText w:val="%1."/>
      <w:lvlJc w:val="left"/>
      <w:pPr>
        <w:ind w:left="273"/>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00">
    <w:nsid w:val="23D136CC"/>
    <w:multiLevelType w:val="multilevel"/>
    <w:tmpl w:val="23D136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suff w:val="space"/>
      <w:lvlText w:val="%3)"/>
      <w:lvlJc w:val="left"/>
      <w:pPr>
        <w:ind w:left="0" w:firstLine="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1">
    <w:nsid w:val="240472CF"/>
    <w:multiLevelType w:val="hybridMultilevel"/>
    <w:tmpl w:val="A0CC5F4E"/>
    <w:lvl w:ilvl="0" w:tplc="CA1AF97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D67CD906">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6B86620">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6194EC7C">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0FFEFC8E">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85AADBA">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5194FF98">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9FC575E">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E5CD7F2">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202">
    <w:nsid w:val="24127664"/>
    <w:multiLevelType w:val="multilevel"/>
    <w:tmpl w:val="2182E5A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27"/>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241626E9"/>
    <w:multiLevelType w:val="multilevel"/>
    <w:tmpl w:val="241626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4">
    <w:nsid w:val="242A13EC"/>
    <w:multiLevelType w:val="hybridMultilevel"/>
    <w:tmpl w:val="FD2ACA52"/>
    <w:lvl w:ilvl="0" w:tplc="3E7EB16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FB42A1D8">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5896D908">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C2642650">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57E6A18C">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F9C4598A">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69042D9C">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34340BB6">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8E4EDE4C">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05">
    <w:nsid w:val="242A181B"/>
    <w:multiLevelType w:val="hybridMultilevel"/>
    <w:tmpl w:val="F5903BC0"/>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06">
    <w:nsid w:val="245A3C59"/>
    <w:multiLevelType w:val="hybridMultilevel"/>
    <w:tmpl w:val="D3A01B06"/>
    <w:lvl w:ilvl="0" w:tplc="3760F114">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3188985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8E84F206">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5FBC382A">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FE268196">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E54E9E00">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15CC9F70">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1368EDD2">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1902D0D6">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07">
    <w:nsid w:val="24657C97"/>
    <w:multiLevelType w:val="hybridMultilevel"/>
    <w:tmpl w:val="7D76A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nsid w:val="2468626B"/>
    <w:multiLevelType w:val="hybridMultilevel"/>
    <w:tmpl w:val="B6E4BFD4"/>
    <w:lvl w:ilvl="0" w:tplc="40090017">
      <w:start w:val="1"/>
      <w:numFmt w:val="lowerLetter"/>
      <w:lvlText w:val="%1)"/>
      <w:lvlJc w:val="lef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209">
    <w:nsid w:val="24A21A1B"/>
    <w:multiLevelType w:val="hybridMultilevel"/>
    <w:tmpl w:val="47781778"/>
    <w:lvl w:ilvl="0" w:tplc="9D2877AC">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1E4C4C4">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371C9956">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07244AD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0386902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A098677C">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8EF278D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2CF067D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A5FC338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210">
    <w:nsid w:val="24AA34AA"/>
    <w:multiLevelType w:val="hybridMultilevel"/>
    <w:tmpl w:val="43C08BF4"/>
    <w:lvl w:ilvl="0" w:tplc="B42C7B42">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2ABCD3DE">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9CC25A14">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49D017EC">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276E2EB4">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BC8E15C">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27507632">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EDBE4632">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6CE27A40">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11">
    <w:nsid w:val="24F15B43"/>
    <w:multiLevelType w:val="hybridMultilevel"/>
    <w:tmpl w:val="1750C52C"/>
    <w:lvl w:ilvl="0" w:tplc="2EC6DB0E">
      <w:start w:val="1"/>
      <w:numFmt w:val="decimal"/>
      <w:suff w:val="space"/>
      <w:lvlText w:val="%1)"/>
      <w:lvlJc w:val="left"/>
      <w:pPr>
        <w:ind w:left="0" w:firstLine="0"/>
      </w:pPr>
      <w:rPr>
        <w:rFonts w:hint="default"/>
      </w:rPr>
    </w:lvl>
    <w:lvl w:ilvl="1" w:tplc="BAF83BAA">
      <w:start w:val="1"/>
      <w:numFmt w:val="decimal"/>
      <w:lvlText w:val="%2)"/>
      <w:lvlJc w:val="left"/>
      <w:pPr>
        <w:ind w:left="360" w:hanging="360"/>
      </w:pPr>
      <w:rPr>
        <w:rFonts w:hint="default"/>
      </w:rPr>
    </w:lvl>
    <w:lvl w:ilvl="2" w:tplc="50DA0BDA">
      <w:start w:val="1"/>
      <w:numFmt w:val="lowerLetter"/>
      <w:suff w:val="space"/>
      <w:lvlText w:val="%3."/>
      <w:lvlJc w:val="left"/>
      <w:pPr>
        <w:ind w:left="0" w:firstLine="0"/>
      </w:pPr>
      <w:rPr>
        <w:rFonts w:hint="default"/>
        <w:color w:val="41302D"/>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25184B4C"/>
    <w:multiLevelType w:val="hybridMultilevel"/>
    <w:tmpl w:val="D5FA87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nsid w:val="252B18F6"/>
    <w:multiLevelType w:val="hybridMultilevel"/>
    <w:tmpl w:val="5540F6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nsid w:val="253F0CEF"/>
    <w:multiLevelType w:val="hybridMultilevel"/>
    <w:tmpl w:val="A6EC403E"/>
    <w:lvl w:ilvl="0" w:tplc="E2243FC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66A37D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C338D32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9D461190">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053C13C6">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01FEC2E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B4AB18A">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9E084AD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7C96F4F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215">
    <w:nsid w:val="254A3A9D"/>
    <w:multiLevelType w:val="multilevel"/>
    <w:tmpl w:val="254A3A9D"/>
    <w:lvl w:ilvl="0">
      <w:start w:val="2"/>
      <w:numFmt w:val="upperLetter"/>
      <w:lvlText w:val="%1."/>
      <w:lvlJc w:val="left"/>
      <w:pPr>
        <w:ind w:left="289"/>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16">
    <w:nsid w:val="25555F8F"/>
    <w:multiLevelType w:val="hybridMultilevel"/>
    <w:tmpl w:val="75582624"/>
    <w:lvl w:ilvl="0" w:tplc="9946ADD8">
      <w:start w:val="1"/>
      <w:numFmt w:val="bullet"/>
      <w:lvlText w:val="*"/>
      <w:lvlJc w:val="left"/>
      <w:pPr>
        <w:ind w:left="1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DF382B4A">
      <w:start w:val="1"/>
      <w:numFmt w:val="bullet"/>
      <w:lvlText w:val="o"/>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11D0CF30">
      <w:start w:val="1"/>
      <w:numFmt w:val="bullet"/>
      <w:lvlText w:val="▪"/>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18827582">
      <w:start w:val="1"/>
      <w:numFmt w:val="bullet"/>
      <w:lvlText w:val="•"/>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76A077B0">
      <w:start w:val="1"/>
      <w:numFmt w:val="bullet"/>
      <w:lvlText w:val="o"/>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116E1EA0">
      <w:start w:val="1"/>
      <w:numFmt w:val="bullet"/>
      <w:lvlText w:val="▪"/>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3EDA9752">
      <w:start w:val="1"/>
      <w:numFmt w:val="bullet"/>
      <w:lvlText w:val="•"/>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AFCCC56C">
      <w:start w:val="1"/>
      <w:numFmt w:val="bullet"/>
      <w:lvlText w:val="o"/>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71927566">
      <w:start w:val="1"/>
      <w:numFmt w:val="bullet"/>
      <w:lvlText w:val="▪"/>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217">
    <w:nsid w:val="263D28C3"/>
    <w:multiLevelType w:val="multilevel"/>
    <w:tmpl w:val="263D28C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8">
    <w:nsid w:val="265D719E"/>
    <w:multiLevelType w:val="multilevel"/>
    <w:tmpl w:val="265D719E"/>
    <w:lvl w:ilvl="0">
      <w:start w:val="4"/>
      <w:numFmt w:val="upperLetter"/>
      <w:lvlText w:val="%1."/>
      <w:lvlJc w:val="left"/>
      <w:pPr>
        <w:ind w:left="273"/>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19">
    <w:nsid w:val="26925E63"/>
    <w:multiLevelType w:val="hybridMultilevel"/>
    <w:tmpl w:val="6C3CC1BC"/>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20">
    <w:nsid w:val="26AB1A9D"/>
    <w:multiLevelType w:val="hybridMultilevel"/>
    <w:tmpl w:val="3E00D352"/>
    <w:lvl w:ilvl="0" w:tplc="76422B6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601EBFB8">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A19C71A2">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CFD4AF3E">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4F8ABEB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4363F5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AED0180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719495B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6DF27D0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221">
    <w:nsid w:val="26B94660"/>
    <w:multiLevelType w:val="hybridMultilevel"/>
    <w:tmpl w:val="2BEC6626"/>
    <w:lvl w:ilvl="0" w:tplc="4DF882F8">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F0CA331C">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02D299D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8E12B28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3DA2C31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13169D8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A9F4A05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30A6C41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CCCC396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222">
    <w:nsid w:val="26BE7FF2"/>
    <w:multiLevelType w:val="hybridMultilevel"/>
    <w:tmpl w:val="7A7EA424"/>
    <w:lvl w:ilvl="0" w:tplc="66A082B0">
      <w:start w:val="1"/>
      <w:numFmt w:val="upperLetter"/>
      <w:lvlText w:val="%1."/>
      <w:lvlJc w:val="left"/>
      <w:pPr>
        <w:ind w:left="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76D8D4">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48C42B8">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904D56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234A3D6">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812A4D0">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48AA704">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7A20E86">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5821522">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23">
    <w:nsid w:val="26CD491C"/>
    <w:multiLevelType w:val="hybridMultilevel"/>
    <w:tmpl w:val="5CF8F386"/>
    <w:lvl w:ilvl="0" w:tplc="6220ED04">
      <w:start w:val="2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4">
    <w:nsid w:val="26ED013E"/>
    <w:multiLevelType w:val="hybridMultilevel"/>
    <w:tmpl w:val="C76CFB4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5">
    <w:nsid w:val="273E3488"/>
    <w:multiLevelType w:val="hybridMultilevel"/>
    <w:tmpl w:val="BA52609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6">
    <w:nsid w:val="27964D40"/>
    <w:multiLevelType w:val="multilevel"/>
    <w:tmpl w:val="27964D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7">
    <w:nsid w:val="279F4480"/>
    <w:multiLevelType w:val="hybridMultilevel"/>
    <w:tmpl w:val="38963302"/>
    <w:lvl w:ilvl="0" w:tplc="3F9231C8">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2AE4CA5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5B7885C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F8F6BDF8">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4A7862C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00C28110">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7FE045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52028B7C">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7B12F72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228">
    <w:nsid w:val="27A520E2"/>
    <w:multiLevelType w:val="multilevel"/>
    <w:tmpl w:val="27A520E2"/>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29">
    <w:nsid w:val="27C028B7"/>
    <w:multiLevelType w:val="hybridMultilevel"/>
    <w:tmpl w:val="7D04634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281972FE"/>
    <w:multiLevelType w:val="hybridMultilevel"/>
    <w:tmpl w:val="708405EC"/>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31">
    <w:nsid w:val="28406C3A"/>
    <w:multiLevelType w:val="hybridMultilevel"/>
    <w:tmpl w:val="54D0158C"/>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32">
    <w:nsid w:val="2876606A"/>
    <w:multiLevelType w:val="hybridMultilevel"/>
    <w:tmpl w:val="0C8A5D66"/>
    <w:lvl w:ilvl="0" w:tplc="A808DED4">
      <w:start w:val="1"/>
      <w:numFmt w:val="upperLetter"/>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33">
    <w:nsid w:val="28C432BA"/>
    <w:multiLevelType w:val="hybridMultilevel"/>
    <w:tmpl w:val="A92C6916"/>
    <w:lvl w:ilvl="0" w:tplc="FF6EC21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C8CA7A0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07CE7A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A2DA139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58DA3C7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F5DC7CC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A5E5E5A">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37C84CBC">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1F009D6A">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234">
    <w:nsid w:val="29107DB0"/>
    <w:multiLevelType w:val="multilevel"/>
    <w:tmpl w:val="29107DB0"/>
    <w:lvl w:ilvl="0">
      <w:start w:val="3"/>
      <w:numFmt w:val="upperLetter"/>
      <w:lvlText w:val="%1."/>
      <w:lvlJc w:val="left"/>
      <w:pPr>
        <w:ind w:left="9"/>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35">
    <w:nsid w:val="29294E5A"/>
    <w:multiLevelType w:val="hybridMultilevel"/>
    <w:tmpl w:val="49768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6">
    <w:nsid w:val="29457D87"/>
    <w:multiLevelType w:val="hybridMultilevel"/>
    <w:tmpl w:val="E6C4AD42"/>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37">
    <w:nsid w:val="2974032F"/>
    <w:multiLevelType w:val="multilevel"/>
    <w:tmpl w:val="297403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8">
    <w:nsid w:val="29746F61"/>
    <w:multiLevelType w:val="hybridMultilevel"/>
    <w:tmpl w:val="F41A3256"/>
    <w:lvl w:ilvl="0" w:tplc="62C6AA96">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2988766A"/>
    <w:multiLevelType w:val="hybridMultilevel"/>
    <w:tmpl w:val="4EE63C22"/>
    <w:lvl w:ilvl="0" w:tplc="4672E3C8">
      <w:start w:val="1"/>
      <w:numFmt w:val="decimal"/>
      <w:lvlText w:val="%1)"/>
      <w:lvlJc w:val="left"/>
      <w:pPr>
        <w:ind w:left="720" w:hanging="360"/>
      </w:pPr>
      <w:rPr>
        <w:rFonts w:hint="default"/>
      </w:rPr>
    </w:lvl>
    <w:lvl w:ilvl="1" w:tplc="04090017">
      <w:start w:val="1"/>
      <w:numFmt w:val="lowerLetter"/>
      <w:lvlText w:val="%2)"/>
      <w:lvlJc w:val="left"/>
      <w:pPr>
        <w:ind w:left="360" w:hanging="360"/>
      </w:pPr>
      <w:rPr>
        <w:rFonts w:hint="default"/>
      </w:rPr>
    </w:lvl>
    <w:lvl w:ilvl="2" w:tplc="DFE4CF90">
      <w:start w:val="1"/>
      <w:numFmt w:val="lowerLetter"/>
      <w:lvlText w:val="%3."/>
      <w:lvlJc w:val="left"/>
      <w:pPr>
        <w:ind w:left="1530" w:hanging="360"/>
      </w:pPr>
      <w:rPr>
        <w:rFonts w:hint="default"/>
        <w:color w:val="41302D"/>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299454D2"/>
    <w:multiLevelType w:val="hybridMultilevel"/>
    <w:tmpl w:val="8E1EA36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29C07313"/>
    <w:multiLevelType w:val="hybridMultilevel"/>
    <w:tmpl w:val="32A2FA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nsid w:val="2A4C51BA"/>
    <w:multiLevelType w:val="hybridMultilevel"/>
    <w:tmpl w:val="0F766E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3">
    <w:nsid w:val="2A5C3944"/>
    <w:multiLevelType w:val="hybridMultilevel"/>
    <w:tmpl w:val="455A0C8A"/>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4">
    <w:nsid w:val="2A720393"/>
    <w:multiLevelType w:val="hybridMultilevel"/>
    <w:tmpl w:val="9C68C8E4"/>
    <w:lvl w:ilvl="0" w:tplc="4009000F">
      <w:start w:val="1"/>
      <w:numFmt w:val="decimal"/>
      <w:lvlText w:val="%1."/>
      <w:lvlJc w:val="left"/>
      <w:pPr>
        <w:ind w:left="360" w:hanging="360"/>
      </w:pPr>
    </w:lvl>
    <w:lvl w:ilvl="1" w:tplc="40090019">
      <w:start w:val="1"/>
      <w:numFmt w:val="lowerLetter"/>
      <w:lvlText w:val="%2."/>
      <w:lvlJc w:val="left"/>
      <w:pPr>
        <w:ind w:left="786" w:hanging="360"/>
      </w:pPr>
    </w:lvl>
    <w:lvl w:ilvl="2" w:tplc="71F2D606">
      <w:start w:val="1"/>
      <w:numFmt w:val="lowerLetter"/>
      <w:lvlText w:val="%3)"/>
      <w:lvlJc w:val="left"/>
      <w:pPr>
        <w:ind w:left="360" w:hanging="360"/>
      </w:pPr>
      <w:rPr>
        <w:rFonts w:hint="default"/>
        <w:sz w:val="27"/>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5">
    <w:nsid w:val="2ACA39C3"/>
    <w:multiLevelType w:val="hybridMultilevel"/>
    <w:tmpl w:val="393E623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nsid w:val="2AE134A2"/>
    <w:multiLevelType w:val="multilevel"/>
    <w:tmpl w:val="AC76C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2AE667E8"/>
    <w:multiLevelType w:val="hybridMultilevel"/>
    <w:tmpl w:val="14F6A106"/>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8">
    <w:nsid w:val="2B021BC5"/>
    <w:multiLevelType w:val="hybridMultilevel"/>
    <w:tmpl w:val="D0C466AE"/>
    <w:lvl w:ilvl="0" w:tplc="A5145E06">
      <w:start w:val="7"/>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9">
    <w:nsid w:val="2B4116C7"/>
    <w:multiLevelType w:val="multilevel"/>
    <w:tmpl w:val="2B4116C7"/>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50">
    <w:nsid w:val="2B593BD5"/>
    <w:multiLevelType w:val="multilevel"/>
    <w:tmpl w:val="2B593BD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1">
    <w:nsid w:val="2B60492C"/>
    <w:multiLevelType w:val="hybridMultilevel"/>
    <w:tmpl w:val="BDD881CA"/>
    <w:lvl w:ilvl="0" w:tplc="BBD0A5F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6862FF5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1DD49FC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3FFABD90">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DD64C564">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327AEAF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6770D0B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B1883B5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7326DF0E">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52">
    <w:nsid w:val="2BD25DE8"/>
    <w:multiLevelType w:val="hybridMultilevel"/>
    <w:tmpl w:val="A77A63A8"/>
    <w:lvl w:ilvl="0" w:tplc="BD4E10EA">
      <w:start w:val="1"/>
      <w:numFmt w:val="upperRoman"/>
      <w:lvlText w:val="%1."/>
      <w:lvlJc w:val="left"/>
      <w:pPr>
        <w:ind w:left="364"/>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5D5AB45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6A8119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AE4C2A2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A38F7F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DCAD46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2286C318">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FA64624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3B883E6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253">
    <w:nsid w:val="2C29520B"/>
    <w:multiLevelType w:val="hybridMultilevel"/>
    <w:tmpl w:val="2FA423F6"/>
    <w:lvl w:ilvl="0" w:tplc="CAD4A024">
      <w:start w:val="1"/>
      <w:numFmt w:val="lowerLetter"/>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54">
    <w:nsid w:val="2C2F3E9C"/>
    <w:multiLevelType w:val="hybridMultilevel"/>
    <w:tmpl w:val="3B56A6DA"/>
    <w:lvl w:ilvl="0" w:tplc="6B3679B0">
      <w:start w:val="2"/>
      <w:numFmt w:val="upperLetter"/>
      <w:lvlText w:val="(%1)"/>
      <w:lvlJc w:val="left"/>
      <w:pPr>
        <w:ind w:left="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EE315C">
      <w:start w:val="1"/>
      <w:numFmt w:val="upperLetter"/>
      <w:lvlText w:val="(%2)"/>
      <w:lvlJc w:val="left"/>
      <w:pPr>
        <w:ind w:left="1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B69C6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81A3F5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B2FE5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7CE8E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76B9C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B2B7E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B430A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5">
    <w:nsid w:val="2C3817B1"/>
    <w:multiLevelType w:val="hybridMultilevel"/>
    <w:tmpl w:val="511ADFEE"/>
    <w:lvl w:ilvl="0" w:tplc="6A9667BE">
      <w:start w:val="1"/>
      <w:numFmt w:val="lowerLetter"/>
      <w:lvlText w:val="(%1)"/>
      <w:lvlJc w:val="left"/>
      <w:pPr>
        <w:ind w:left="405"/>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43963FE6">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E61E9E72">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12CA10F8">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7BE47556">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E06291E2">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02802572">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E9C6E6C0">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01CEA834">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256">
    <w:nsid w:val="2C544DAA"/>
    <w:multiLevelType w:val="hybridMultilevel"/>
    <w:tmpl w:val="6ED429B0"/>
    <w:lvl w:ilvl="0" w:tplc="BF3E4EC0">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A9383CCA">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98348824">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610ED47C">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463014C6">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787A40C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63BCBA60">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85EE9448">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35C406D6">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57">
    <w:nsid w:val="2C7F392F"/>
    <w:multiLevelType w:val="hybridMultilevel"/>
    <w:tmpl w:val="F04664B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nsid w:val="2C834A3E"/>
    <w:multiLevelType w:val="hybridMultilevel"/>
    <w:tmpl w:val="072465C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nsid w:val="2CA60E25"/>
    <w:multiLevelType w:val="hybridMultilevel"/>
    <w:tmpl w:val="24DEB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0">
    <w:nsid w:val="2CEE68A1"/>
    <w:multiLevelType w:val="multilevel"/>
    <w:tmpl w:val="2CEE68A1"/>
    <w:lvl w:ilvl="0">
      <w:start w:val="3"/>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61">
    <w:nsid w:val="2D165CF6"/>
    <w:multiLevelType w:val="hybridMultilevel"/>
    <w:tmpl w:val="4C42D1E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2">
    <w:nsid w:val="2D8616C4"/>
    <w:multiLevelType w:val="hybridMultilevel"/>
    <w:tmpl w:val="2A30CB38"/>
    <w:lvl w:ilvl="0" w:tplc="D2C8EB40">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810AFBEE">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928C7F2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AA6A3CB4">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1F927CF8">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BD5ABF8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15BC38A6">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A3D00DD6">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1008890C">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63">
    <w:nsid w:val="2D9161D6"/>
    <w:multiLevelType w:val="multilevel"/>
    <w:tmpl w:val="2D9161D6"/>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64">
    <w:nsid w:val="2D9A1BE2"/>
    <w:multiLevelType w:val="multilevel"/>
    <w:tmpl w:val="2D9A1BE2"/>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65">
    <w:nsid w:val="2DF67E4A"/>
    <w:multiLevelType w:val="hybridMultilevel"/>
    <w:tmpl w:val="4686E26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6">
    <w:nsid w:val="2DFB2884"/>
    <w:multiLevelType w:val="hybridMultilevel"/>
    <w:tmpl w:val="EF6823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7">
    <w:nsid w:val="2E425837"/>
    <w:multiLevelType w:val="hybridMultilevel"/>
    <w:tmpl w:val="EA6CE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8">
    <w:nsid w:val="2F091CA5"/>
    <w:multiLevelType w:val="multilevel"/>
    <w:tmpl w:val="2F091C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9">
    <w:nsid w:val="2F482008"/>
    <w:multiLevelType w:val="multilevel"/>
    <w:tmpl w:val="2F4820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0">
    <w:nsid w:val="2F701A70"/>
    <w:multiLevelType w:val="hybridMultilevel"/>
    <w:tmpl w:val="797C1AFE"/>
    <w:lvl w:ilvl="0" w:tplc="C1848F20">
      <w:start w:val="1"/>
      <w:numFmt w:val="decimal"/>
      <w:lvlText w:val="%1."/>
      <w:lvlJc w:val="left"/>
      <w:pPr>
        <w:ind w:left="360" w:hanging="360"/>
      </w:pPr>
      <w:rPr>
        <w:rFonts w:hint="default"/>
        <w:color w:val="41302D"/>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1">
    <w:nsid w:val="2F741ED9"/>
    <w:multiLevelType w:val="hybridMultilevel"/>
    <w:tmpl w:val="2C08A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2">
    <w:nsid w:val="2FBC7226"/>
    <w:multiLevelType w:val="multilevel"/>
    <w:tmpl w:val="2FBC7226"/>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3">
    <w:nsid w:val="2FCB444D"/>
    <w:multiLevelType w:val="multilevel"/>
    <w:tmpl w:val="2FCB444D"/>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4">
    <w:nsid w:val="2FEB7FC7"/>
    <w:multiLevelType w:val="hybridMultilevel"/>
    <w:tmpl w:val="A214687C"/>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5">
    <w:nsid w:val="30027FFD"/>
    <w:multiLevelType w:val="multilevel"/>
    <w:tmpl w:val="CFF469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6">
    <w:nsid w:val="3006075F"/>
    <w:multiLevelType w:val="multilevel"/>
    <w:tmpl w:val="300607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7">
    <w:nsid w:val="30351C4F"/>
    <w:multiLevelType w:val="hybridMultilevel"/>
    <w:tmpl w:val="63DEDB3C"/>
    <w:lvl w:ilvl="0" w:tplc="2E140362">
      <w:start w:val="3"/>
      <w:numFmt w:val="decimal"/>
      <w:lvlText w:val="%1"/>
      <w:lvlJc w:val="left"/>
      <w:pPr>
        <w:ind w:left="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4CE87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E2636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B0C60B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40346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5C2F1B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1FAE0B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DEFDB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BB4DDB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8">
    <w:nsid w:val="30363654"/>
    <w:multiLevelType w:val="hybridMultilevel"/>
    <w:tmpl w:val="D13A380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9">
    <w:nsid w:val="307D5F50"/>
    <w:multiLevelType w:val="hybridMultilevel"/>
    <w:tmpl w:val="79E480C6"/>
    <w:lvl w:ilvl="0" w:tplc="40090017">
      <w:start w:val="1"/>
      <w:numFmt w:val="lowerLetter"/>
      <w:lvlText w:val="%1)"/>
      <w:lvlJc w:val="lef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280">
    <w:nsid w:val="308F0B60"/>
    <w:multiLevelType w:val="hybridMultilevel"/>
    <w:tmpl w:val="4384AB42"/>
    <w:lvl w:ilvl="0" w:tplc="90709CA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14764E7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B5CAA01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8625A5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AE8CE1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61FC7B4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0BFE6E40">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9F41F6C">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650BAB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281">
    <w:nsid w:val="309342B0"/>
    <w:multiLevelType w:val="hybridMultilevel"/>
    <w:tmpl w:val="55761122"/>
    <w:lvl w:ilvl="0" w:tplc="8924906E">
      <w:start w:val="1"/>
      <w:numFmt w:val="decimal"/>
      <w:lvlText w:val="%1."/>
      <w:lvlJc w:val="left"/>
      <w:pPr>
        <w:ind w:left="284"/>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4204E0B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99605FE">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4862375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E4FC15B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85EA994">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2184290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576ADCA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3652643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282">
    <w:nsid w:val="30E04EEF"/>
    <w:multiLevelType w:val="multilevel"/>
    <w:tmpl w:val="30E04EEF"/>
    <w:lvl w:ilvl="0">
      <w:start w:val="4"/>
      <w:numFmt w:val="upperLetter"/>
      <w:lvlText w:val="%1."/>
      <w:lvlJc w:val="left"/>
      <w:pPr>
        <w:ind w:left="273"/>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83">
    <w:nsid w:val="30EC0DC8"/>
    <w:multiLevelType w:val="hybridMultilevel"/>
    <w:tmpl w:val="0B3669A6"/>
    <w:lvl w:ilvl="0" w:tplc="BB2639DC">
      <w:start w:val="22"/>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nsid w:val="3168238B"/>
    <w:multiLevelType w:val="hybridMultilevel"/>
    <w:tmpl w:val="8CF4DF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316A5CC6"/>
    <w:multiLevelType w:val="multilevel"/>
    <w:tmpl w:val="316A5CC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6">
    <w:nsid w:val="31F70A1B"/>
    <w:multiLevelType w:val="hybridMultilevel"/>
    <w:tmpl w:val="39C80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nsid w:val="32151411"/>
    <w:multiLevelType w:val="hybridMultilevel"/>
    <w:tmpl w:val="E3722456"/>
    <w:lvl w:ilvl="0" w:tplc="40090017">
      <w:start w:val="1"/>
      <w:numFmt w:val="lowerLetter"/>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288">
    <w:nsid w:val="323304EE"/>
    <w:multiLevelType w:val="hybridMultilevel"/>
    <w:tmpl w:val="A4503F30"/>
    <w:lvl w:ilvl="0" w:tplc="18D63D72">
      <w:start w:val="1"/>
      <w:numFmt w:val="lowerLetter"/>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9">
    <w:nsid w:val="324F3479"/>
    <w:multiLevelType w:val="hybridMultilevel"/>
    <w:tmpl w:val="6FC658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0">
    <w:nsid w:val="32BD4988"/>
    <w:multiLevelType w:val="hybridMultilevel"/>
    <w:tmpl w:val="56EAD21E"/>
    <w:lvl w:ilvl="0" w:tplc="83A009DC">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89CF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9FE3A9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5E7FC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72127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FC160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76D5C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888F3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5E63AB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1">
    <w:nsid w:val="32C72CF5"/>
    <w:multiLevelType w:val="hybridMultilevel"/>
    <w:tmpl w:val="F96E839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2">
    <w:nsid w:val="32F5245E"/>
    <w:multiLevelType w:val="multilevel"/>
    <w:tmpl w:val="32F5245E"/>
    <w:lvl w:ilvl="0">
      <w:start w:val="4"/>
      <w:numFmt w:val="upperLetter"/>
      <w:lvlText w:val="%1."/>
      <w:lvlJc w:val="left"/>
      <w:pPr>
        <w:ind w:left="9"/>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293">
    <w:nsid w:val="33155AA4"/>
    <w:multiLevelType w:val="hybridMultilevel"/>
    <w:tmpl w:val="242021D0"/>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94">
    <w:nsid w:val="33383412"/>
    <w:multiLevelType w:val="hybridMultilevel"/>
    <w:tmpl w:val="C31A53BA"/>
    <w:lvl w:ilvl="0" w:tplc="6F04450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286AB390">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49A0F036">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FBFC92BA">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54A6B5CA">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8AEE4480">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71A2B6CA">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18F49C2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894CB190">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295">
    <w:nsid w:val="333E0566"/>
    <w:multiLevelType w:val="hybridMultilevel"/>
    <w:tmpl w:val="99D2A0B8"/>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96">
    <w:nsid w:val="336973CA"/>
    <w:multiLevelType w:val="hybridMultilevel"/>
    <w:tmpl w:val="CEC6FFA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7">
    <w:nsid w:val="337F4B97"/>
    <w:multiLevelType w:val="hybridMultilevel"/>
    <w:tmpl w:val="57BE910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8">
    <w:nsid w:val="339C2B1B"/>
    <w:multiLevelType w:val="hybridMultilevel"/>
    <w:tmpl w:val="6A42C6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9">
    <w:nsid w:val="33BD22F2"/>
    <w:multiLevelType w:val="hybridMultilevel"/>
    <w:tmpl w:val="92E49A2A"/>
    <w:lvl w:ilvl="0" w:tplc="D914708A">
      <w:start w:val="1"/>
      <w:numFmt w:val="upperLetter"/>
      <w:lvlText w:val="(%1)"/>
      <w:lvlJc w:val="left"/>
      <w:pPr>
        <w:ind w:left="1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341998">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0792A">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10466C">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647C12">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6C501C">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31CA782">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102AD6">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84D6DC">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0">
    <w:nsid w:val="33CC68FB"/>
    <w:multiLevelType w:val="multilevel"/>
    <w:tmpl w:val="A83C7AA0"/>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34C51955"/>
    <w:multiLevelType w:val="hybridMultilevel"/>
    <w:tmpl w:val="4B16092A"/>
    <w:lvl w:ilvl="0" w:tplc="B89A6B5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2">
    <w:nsid w:val="34EA2511"/>
    <w:multiLevelType w:val="multilevel"/>
    <w:tmpl w:val="34EA25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3">
    <w:nsid w:val="351C3EA1"/>
    <w:multiLevelType w:val="hybridMultilevel"/>
    <w:tmpl w:val="3312C3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4">
    <w:nsid w:val="354E2F7B"/>
    <w:multiLevelType w:val="hybridMultilevel"/>
    <w:tmpl w:val="7A74451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5">
    <w:nsid w:val="35E70B68"/>
    <w:multiLevelType w:val="hybridMultilevel"/>
    <w:tmpl w:val="0840FA0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nsid w:val="36522406"/>
    <w:multiLevelType w:val="hybridMultilevel"/>
    <w:tmpl w:val="1F0C79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3BA484E8">
      <w:start w:val="1"/>
      <w:numFmt w:val="lowerLetter"/>
      <w:lvlText w:val="%3."/>
      <w:lvlJc w:val="right"/>
      <w:pPr>
        <w:ind w:left="2160" w:hanging="180"/>
      </w:pPr>
      <w:rPr>
        <w:rFonts w:ascii="Times New Roman" w:eastAsia="Times New Roman" w:hAnsi="Times New Roman" w:cs="Times New Roman"/>
      </w:rPr>
    </w:lvl>
    <w:lvl w:ilvl="3" w:tplc="174AD3D8">
      <w:start w:val="1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365F0D2F"/>
    <w:multiLevelType w:val="hybridMultilevel"/>
    <w:tmpl w:val="CF9E7E90"/>
    <w:lvl w:ilvl="0" w:tplc="3A401E86">
      <w:start w:val="11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36732771"/>
    <w:multiLevelType w:val="multilevel"/>
    <w:tmpl w:val="36732771"/>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09">
    <w:nsid w:val="367732B1"/>
    <w:multiLevelType w:val="hybridMultilevel"/>
    <w:tmpl w:val="FBF22274"/>
    <w:lvl w:ilvl="0" w:tplc="1EF29880">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D2105FD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3BB62A7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655ABB8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7EFE6AB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8356056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5A1E820E">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F186666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FC54BE6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10">
    <w:nsid w:val="3679782C"/>
    <w:multiLevelType w:val="multilevel"/>
    <w:tmpl w:val="3679782C"/>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start w:val="1"/>
      <w:numFmt w:val="lowerLetter"/>
      <w:lvlText w:val="%3."/>
      <w:lvlJc w:val="right"/>
      <w:pPr>
        <w:ind w:left="1440" w:hanging="180"/>
      </w:pPr>
      <w:rPr>
        <w:rFonts w:ascii="Times New Roman" w:eastAsia="Calibri"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1">
    <w:nsid w:val="367B489A"/>
    <w:multiLevelType w:val="multilevel"/>
    <w:tmpl w:val="367B489A"/>
    <w:lvl w:ilvl="0">
      <w:start w:val="4"/>
      <w:numFmt w:val="upperLetter"/>
      <w:lvlText w:val="%1."/>
      <w:lvlJc w:val="left"/>
      <w:pPr>
        <w:ind w:left="273"/>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12">
    <w:nsid w:val="36977A5B"/>
    <w:multiLevelType w:val="multilevel"/>
    <w:tmpl w:val="36977A5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3">
    <w:nsid w:val="36D413C7"/>
    <w:multiLevelType w:val="multilevel"/>
    <w:tmpl w:val="36D413C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4">
    <w:nsid w:val="36D42DB0"/>
    <w:multiLevelType w:val="multilevel"/>
    <w:tmpl w:val="36D42DB0"/>
    <w:lvl w:ilvl="0">
      <w:start w:val="1"/>
      <w:numFmt w:val="lowerLetter"/>
      <w:lvlText w:val="%1."/>
      <w:lvlJc w:val="left"/>
      <w:pPr>
        <w:ind w:left="720" w:hanging="360"/>
      </w:pPr>
    </w:lvl>
    <w:lvl w:ilvl="1">
      <w:start w:val="1"/>
      <w:numFmt w:val="lowerLetter"/>
      <w:lvlText w:val="%2."/>
      <w:lvlJc w:val="left"/>
      <w:pPr>
        <w:ind w:left="1440" w:hanging="360"/>
      </w:pPr>
    </w:lvl>
    <w:lvl w:ilvl="2">
      <w:start w:val="240"/>
      <w:numFmt w:val="decimal"/>
      <w:lvlText w:val="%3"/>
      <w:lvlJc w:val="left"/>
      <w:pPr>
        <w:ind w:left="2340" w:hanging="360"/>
      </w:pPr>
      <w:rPr>
        <w:rFonts w:hint="default"/>
        <w:color w:val="00000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5">
    <w:nsid w:val="372422B2"/>
    <w:multiLevelType w:val="hybridMultilevel"/>
    <w:tmpl w:val="8188C99A"/>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6">
    <w:nsid w:val="37423027"/>
    <w:multiLevelType w:val="hybridMultilevel"/>
    <w:tmpl w:val="F302441E"/>
    <w:lvl w:ilvl="0" w:tplc="93DA8358">
      <w:start w:val="3"/>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5924441C">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4BD6B10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B37C519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D6DC6A18">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98CEAB7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6987308">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9522DFB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56568338">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17">
    <w:nsid w:val="37531FF4"/>
    <w:multiLevelType w:val="multilevel"/>
    <w:tmpl w:val="37531FF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8">
    <w:nsid w:val="37545792"/>
    <w:multiLevelType w:val="hybridMultilevel"/>
    <w:tmpl w:val="AE08D8DE"/>
    <w:lvl w:ilvl="0" w:tplc="6794F640">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7D466B5C">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28E3986">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25360382">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FDC86620">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6CEE6160">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1E24D18C">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93CECA6A">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E89EA952">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19">
    <w:nsid w:val="378C4391"/>
    <w:multiLevelType w:val="hybridMultilevel"/>
    <w:tmpl w:val="ACBEA0A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0">
    <w:nsid w:val="379B7C40"/>
    <w:multiLevelType w:val="hybridMultilevel"/>
    <w:tmpl w:val="8FFE848A"/>
    <w:lvl w:ilvl="0" w:tplc="E35CE8CC">
      <w:start w:val="1"/>
      <w:numFmt w:val="decimal"/>
      <w:suff w:val="space"/>
      <w:lvlText w:val="%1)"/>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37C40F32"/>
    <w:multiLevelType w:val="hybridMultilevel"/>
    <w:tmpl w:val="64580294"/>
    <w:lvl w:ilvl="0" w:tplc="6972C2FC">
      <w:start w:val="1"/>
      <w:numFmt w:val="upperRoman"/>
      <w:lvlText w:val="%1."/>
      <w:lvlJc w:val="left"/>
      <w:pPr>
        <w:ind w:left="285"/>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F846609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FCFC0F4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30E8BFB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447A4F98">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09D46EB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E53A692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DFD6AEA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680CF8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22">
    <w:nsid w:val="38A24D21"/>
    <w:multiLevelType w:val="hybridMultilevel"/>
    <w:tmpl w:val="D1F64198"/>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38B37125"/>
    <w:multiLevelType w:val="multilevel"/>
    <w:tmpl w:val="38B37125"/>
    <w:lvl w:ilvl="0">
      <w:start w:val="1"/>
      <w:numFmt w:val="upperLetter"/>
      <w:lvlText w:val="%1."/>
      <w:lvlJc w:val="left"/>
      <w:pPr>
        <w:ind w:left="9"/>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24">
    <w:nsid w:val="38DE6889"/>
    <w:multiLevelType w:val="hybridMultilevel"/>
    <w:tmpl w:val="37AAD24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39301626"/>
    <w:multiLevelType w:val="multilevel"/>
    <w:tmpl w:val="39301626"/>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26">
    <w:nsid w:val="394E18B1"/>
    <w:multiLevelType w:val="hybridMultilevel"/>
    <w:tmpl w:val="E9F273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nsid w:val="397B67F8"/>
    <w:multiLevelType w:val="hybridMultilevel"/>
    <w:tmpl w:val="ACE42C2E"/>
    <w:lvl w:ilvl="0" w:tplc="55CAB882">
      <w:start w:val="3"/>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F6363E9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F0A44A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19DC5FB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2B2642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B3BCAA86">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665093C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63BEC99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9312ACA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28">
    <w:nsid w:val="39942C4C"/>
    <w:multiLevelType w:val="hybridMultilevel"/>
    <w:tmpl w:val="4686E26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9">
    <w:nsid w:val="3A09184C"/>
    <w:multiLevelType w:val="hybridMultilevel"/>
    <w:tmpl w:val="BFE2CB9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0">
    <w:nsid w:val="3A0C2F50"/>
    <w:multiLevelType w:val="hybridMultilevel"/>
    <w:tmpl w:val="AF62CCEA"/>
    <w:lvl w:ilvl="0" w:tplc="EC088722">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CB7C00CE">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388048A">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7425808">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6C46D96">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B3B2400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C712A71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FA52E880">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D64C34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31">
    <w:nsid w:val="3A13294B"/>
    <w:multiLevelType w:val="multilevel"/>
    <w:tmpl w:val="B802D986"/>
    <w:lvl w:ilvl="0">
      <w:start w:val="1"/>
      <w:numFmt w:val="decimal"/>
      <w:lvlText w:val="%1."/>
      <w:lvlJc w:val="left"/>
      <w:pPr>
        <w:ind w:left="720" w:hanging="360"/>
      </w:pPr>
    </w:lvl>
    <w:lvl w:ilvl="1">
      <w:start w:val="1"/>
      <w:numFmt w:val="lowerLetter"/>
      <w:lvlText w:val="%2."/>
      <w:lvlJc w:val="left"/>
      <w:pPr>
        <w:ind w:left="502"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2">
    <w:nsid w:val="3A254BF7"/>
    <w:multiLevelType w:val="hybridMultilevel"/>
    <w:tmpl w:val="59188402"/>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3A297D11"/>
    <w:multiLevelType w:val="hybridMultilevel"/>
    <w:tmpl w:val="AAD64C04"/>
    <w:lvl w:ilvl="0" w:tplc="8410E6B0">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778A73F6">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1F181D52">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22B01F68">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1D220428">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A9EA074E">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B46AD50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36A00630">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AFB4034E">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334">
    <w:nsid w:val="3A6315C3"/>
    <w:multiLevelType w:val="hybridMultilevel"/>
    <w:tmpl w:val="08C25FB6"/>
    <w:lvl w:ilvl="0" w:tplc="6740790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BF26919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26DE8362">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A44A244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EF52C2F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D7F4307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E4D2EC6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59243F7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EB3A8CB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35">
    <w:nsid w:val="3A691130"/>
    <w:multiLevelType w:val="hybridMultilevel"/>
    <w:tmpl w:val="B59A49A6"/>
    <w:lvl w:ilvl="0" w:tplc="C8447E48">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3AC251E7"/>
    <w:multiLevelType w:val="hybridMultilevel"/>
    <w:tmpl w:val="889AEEBC"/>
    <w:lvl w:ilvl="0" w:tplc="56846B8C">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3DE9184">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7A2FEE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84C622F8">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CBD8CF6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39A035A8">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E4204CC0">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90A63C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54B035B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37">
    <w:nsid w:val="3AF7471F"/>
    <w:multiLevelType w:val="multilevel"/>
    <w:tmpl w:val="3AF7471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8">
    <w:nsid w:val="3AFE687C"/>
    <w:multiLevelType w:val="hybridMultilevel"/>
    <w:tmpl w:val="64C66D1E"/>
    <w:lvl w:ilvl="0" w:tplc="969C6072">
      <w:start w:val="1"/>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8296570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D6059C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7CE2E08">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604E26D6">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68586D6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8BE3B8C">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DDD495C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58E0F580">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39">
    <w:nsid w:val="3B0856EA"/>
    <w:multiLevelType w:val="hybridMultilevel"/>
    <w:tmpl w:val="3E3006AE"/>
    <w:lvl w:ilvl="0" w:tplc="ADB0CFD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6846BAB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51EAE16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E954F6F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A525908">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197291C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14C881B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1BA0479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0A106374">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40">
    <w:nsid w:val="3B1B4957"/>
    <w:multiLevelType w:val="hybridMultilevel"/>
    <w:tmpl w:val="72D4BD40"/>
    <w:lvl w:ilvl="0" w:tplc="C9A8D0A8">
      <w:start w:val="1"/>
      <w:numFmt w:val="low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1">
    <w:nsid w:val="3B375F48"/>
    <w:multiLevelType w:val="hybridMultilevel"/>
    <w:tmpl w:val="3AC62B5A"/>
    <w:lvl w:ilvl="0" w:tplc="71E0FA5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B784B11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0BA361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8DBE2088">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60DEBA5A">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8B3867F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18DE761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D2610B4">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285CDCD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42">
    <w:nsid w:val="3B5E4924"/>
    <w:multiLevelType w:val="multilevel"/>
    <w:tmpl w:val="3B5E4924"/>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43">
    <w:nsid w:val="3B7C3778"/>
    <w:multiLevelType w:val="multilevel"/>
    <w:tmpl w:val="19E81894"/>
    <w:lvl w:ilvl="0">
      <w:start w:val="1"/>
      <w:numFmt w:val="decimal"/>
      <w:lvlText w:val="%1."/>
      <w:lvlJc w:val="left"/>
      <w:pPr>
        <w:tabs>
          <w:tab w:val="left" w:pos="720"/>
        </w:tabs>
        <w:ind w:left="720" w:hanging="360"/>
      </w:pPr>
    </w:lvl>
    <w:lvl w:ilvl="1">
      <w:start w:val="28"/>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4">
    <w:nsid w:val="3BD33D13"/>
    <w:multiLevelType w:val="hybridMultilevel"/>
    <w:tmpl w:val="4D30AD8E"/>
    <w:lvl w:ilvl="0" w:tplc="AE184106">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3BD92635"/>
    <w:multiLevelType w:val="multilevel"/>
    <w:tmpl w:val="3BD9263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6">
    <w:nsid w:val="3BF322DB"/>
    <w:multiLevelType w:val="hybridMultilevel"/>
    <w:tmpl w:val="D9ECB9EE"/>
    <w:lvl w:ilvl="0" w:tplc="694C16CA">
      <w:start w:val="3"/>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860AA3B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994A4C5C">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CC24167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C452356A">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822C456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12CC9AD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1752FA7E">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3C5C03A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47">
    <w:nsid w:val="3C275196"/>
    <w:multiLevelType w:val="hybridMultilevel"/>
    <w:tmpl w:val="809C698E"/>
    <w:lvl w:ilvl="0" w:tplc="F25C738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22BE4B9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A80C6E9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BBBA83B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8E00306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1DE43A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7A9C261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0DE435F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D9229FF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48">
    <w:nsid w:val="3C5B2C2D"/>
    <w:multiLevelType w:val="multilevel"/>
    <w:tmpl w:val="3C5B2C2D"/>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49">
    <w:nsid w:val="3C7A5FE7"/>
    <w:multiLevelType w:val="multilevel"/>
    <w:tmpl w:val="3C7A5F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0">
    <w:nsid w:val="3C820217"/>
    <w:multiLevelType w:val="hybridMultilevel"/>
    <w:tmpl w:val="A62C5248"/>
    <w:lvl w:ilvl="0" w:tplc="10A86DC8">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12885224">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834C8634">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0396E5B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6504CDD6">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CF2B9EE">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7E1C8914">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4164F770">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0B726D56">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351">
    <w:nsid w:val="3C8913ED"/>
    <w:multiLevelType w:val="hybridMultilevel"/>
    <w:tmpl w:val="41C23690"/>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352">
    <w:nsid w:val="3CA662DB"/>
    <w:multiLevelType w:val="multilevel"/>
    <w:tmpl w:val="3CA662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3">
    <w:nsid w:val="3CD2056F"/>
    <w:multiLevelType w:val="hybridMultilevel"/>
    <w:tmpl w:val="6EF41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4">
    <w:nsid w:val="3D275157"/>
    <w:multiLevelType w:val="hybridMultilevel"/>
    <w:tmpl w:val="916C6E6E"/>
    <w:lvl w:ilvl="0" w:tplc="10A28E5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0450CAAA">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5CA0F328">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D960AF80">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47E46FC4">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1130E150">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3D0E970A">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C460195C">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232476D4">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355">
    <w:nsid w:val="3D407122"/>
    <w:multiLevelType w:val="multilevel"/>
    <w:tmpl w:val="3D4071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6">
    <w:nsid w:val="3D454B46"/>
    <w:multiLevelType w:val="multilevel"/>
    <w:tmpl w:val="3D454B46"/>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7">
    <w:nsid w:val="3D4F2E80"/>
    <w:multiLevelType w:val="hybridMultilevel"/>
    <w:tmpl w:val="4392C972"/>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8">
    <w:nsid w:val="3DAA5FE1"/>
    <w:multiLevelType w:val="hybridMultilevel"/>
    <w:tmpl w:val="03647044"/>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9">
    <w:nsid w:val="3DD606E2"/>
    <w:multiLevelType w:val="multilevel"/>
    <w:tmpl w:val="564629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0">
    <w:nsid w:val="3DD71CE1"/>
    <w:multiLevelType w:val="multilevel"/>
    <w:tmpl w:val="3DD71CE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1">
    <w:nsid w:val="3E02018C"/>
    <w:multiLevelType w:val="multilevel"/>
    <w:tmpl w:val="3E02018C"/>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362">
    <w:nsid w:val="3E0D282D"/>
    <w:multiLevelType w:val="hybridMultilevel"/>
    <w:tmpl w:val="C5A4D826"/>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3E0E65DF"/>
    <w:multiLevelType w:val="hybridMultilevel"/>
    <w:tmpl w:val="B436EE86"/>
    <w:lvl w:ilvl="0" w:tplc="0AE417F6">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A5F0904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8AA343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17A6C1B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8552FAC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37669E4">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B812390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D8525EE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10A80D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64">
    <w:nsid w:val="3E3838DD"/>
    <w:multiLevelType w:val="hybridMultilevel"/>
    <w:tmpl w:val="631A782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nsid w:val="3F46320B"/>
    <w:multiLevelType w:val="hybridMultilevel"/>
    <w:tmpl w:val="12522AEA"/>
    <w:lvl w:ilvl="0" w:tplc="964EBD54">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CE60EAF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1EE34E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4CCEEBB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E3B6664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20C819D4">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43E043A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8502075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1BF86DF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66">
    <w:nsid w:val="3F816E2B"/>
    <w:multiLevelType w:val="hybridMultilevel"/>
    <w:tmpl w:val="47842768"/>
    <w:lvl w:ilvl="0" w:tplc="350C5FC4">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5A00166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00B2EE0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B7A23A2E">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7EF26698">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56987160">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E3E0B60E">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8E6D82C">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8A0C974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67">
    <w:nsid w:val="3F875EC7"/>
    <w:multiLevelType w:val="hybridMultilevel"/>
    <w:tmpl w:val="9446B86A"/>
    <w:lvl w:ilvl="0" w:tplc="464C27DE">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C62E809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2EAA7BF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4A66B4B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5E16C5B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74B25F38">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3C2CD99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6682FC7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7B6AFDB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68">
    <w:nsid w:val="3FBF38AB"/>
    <w:multiLevelType w:val="hybridMultilevel"/>
    <w:tmpl w:val="687236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9">
    <w:nsid w:val="40105ACD"/>
    <w:multiLevelType w:val="multilevel"/>
    <w:tmpl w:val="40105ACD"/>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0">
    <w:nsid w:val="4015184C"/>
    <w:multiLevelType w:val="hybridMultilevel"/>
    <w:tmpl w:val="ADE6CD08"/>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371">
    <w:nsid w:val="402E64F9"/>
    <w:multiLevelType w:val="hybridMultilevel"/>
    <w:tmpl w:val="F6687458"/>
    <w:lvl w:ilvl="0" w:tplc="EC0E83D8">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75A0EEA8">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4DD69618">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C1FC701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9C7E2502">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0B760CBC">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0620435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04B01F5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54A4685E">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372">
    <w:nsid w:val="40CF063F"/>
    <w:multiLevelType w:val="hybridMultilevel"/>
    <w:tmpl w:val="77CC647E"/>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3">
    <w:nsid w:val="41011598"/>
    <w:multiLevelType w:val="multilevel"/>
    <w:tmpl w:val="410115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4">
    <w:nsid w:val="4152393F"/>
    <w:multiLevelType w:val="hybridMultilevel"/>
    <w:tmpl w:val="C4300360"/>
    <w:lvl w:ilvl="0" w:tplc="CEF2AD06">
      <w:start w:val="1"/>
      <w:numFmt w:val="decimal"/>
      <w:lvlText w:val="%1."/>
      <w:lvlJc w:val="left"/>
      <w:pPr>
        <w:ind w:left="3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32AA07B4">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0252852E">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D4C41C7C">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2BBE8712">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44AC1142">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5D4EE10C">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3F340422">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E9FC1018">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375">
    <w:nsid w:val="417F711F"/>
    <w:multiLevelType w:val="hybridMultilevel"/>
    <w:tmpl w:val="549C6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6">
    <w:nsid w:val="41966B00"/>
    <w:multiLevelType w:val="multilevel"/>
    <w:tmpl w:val="7618D762"/>
    <w:lvl w:ilvl="0">
      <w:start w:val="1"/>
      <w:numFmt w:val="decimal"/>
      <w:lvlText w:val="%1."/>
      <w:lvlJc w:val="left"/>
      <w:pPr>
        <w:tabs>
          <w:tab w:val="num" w:pos="720"/>
        </w:tabs>
        <w:ind w:left="720" w:hanging="360"/>
      </w:pPr>
    </w:lvl>
    <w:lvl w:ilvl="1">
      <w:start w:val="68"/>
      <w:numFmt w:val="decimal"/>
      <w:lvlText w:val="%2."/>
      <w:lvlJc w:val="left"/>
      <w:pPr>
        <w:ind w:left="1455" w:hanging="375"/>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nsid w:val="41C97A54"/>
    <w:multiLevelType w:val="hybridMultilevel"/>
    <w:tmpl w:val="5F3A8A92"/>
    <w:lvl w:ilvl="0" w:tplc="9DB816D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181AA0">
      <w:start w:val="1"/>
      <w:numFmt w:val="upp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D45E6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2C111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A4E98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E67D0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F2AFD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782E5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C78171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8">
    <w:nsid w:val="41CE40D0"/>
    <w:multiLevelType w:val="multilevel"/>
    <w:tmpl w:val="41CE40D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9">
    <w:nsid w:val="41FA53A5"/>
    <w:multiLevelType w:val="hybridMultilevel"/>
    <w:tmpl w:val="5058CADA"/>
    <w:lvl w:ilvl="0" w:tplc="A8D47C24">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058E7C7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3F5CF5D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42C4C61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95CAA5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64B4E51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4D14691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BE0C5660">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48699A0">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80">
    <w:nsid w:val="42421E43"/>
    <w:multiLevelType w:val="multilevel"/>
    <w:tmpl w:val="42421E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1">
    <w:nsid w:val="426B5178"/>
    <w:multiLevelType w:val="multilevel"/>
    <w:tmpl w:val="426B5178"/>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2">
    <w:nsid w:val="426C71E6"/>
    <w:multiLevelType w:val="hybridMultilevel"/>
    <w:tmpl w:val="5F40A70A"/>
    <w:lvl w:ilvl="0" w:tplc="D0FE31EE">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nsid w:val="42B0156C"/>
    <w:multiLevelType w:val="hybridMultilevel"/>
    <w:tmpl w:val="DA66FA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4">
    <w:nsid w:val="42B27894"/>
    <w:multiLevelType w:val="hybridMultilevel"/>
    <w:tmpl w:val="23500B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nsid w:val="42BA12AB"/>
    <w:multiLevelType w:val="hybridMultilevel"/>
    <w:tmpl w:val="B156D02E"/>
    <w:lvl w:ilvl="0" w:tplc="1750D068">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9EFCA3D8">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489CFEF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1866609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6040D2D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F3BE4A0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C3402830">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0AA2686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6A5CB09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386">
    <w:nsid w:val="431827CE"/>
    <w:multiLevelType w:val="multilevel"/>
    <w:tmpl w:val="431827C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7">
    <w:nsid w:val="439606D4"/>
    <w:multiLevelType w:val="multilevel"/>
    <w:tmpl w:val="439606D4"/>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8">
    <w:nsid w:val="43DD3538"/>
    <w:multiLevelType w:val="hybridMultilevel"/>
    <w:tmpl w:val="DE68D462"/>
    <w:lvl w:ilvl="0" w:tplc="603C5E80">
      <w:start w:val="1"/>
      <w:numFmt w:val="upperRoman"/>
      <w:lvlText w:val="%1."/>
      <w:lvlJc w:val="left"/>
      <w:pPr>
        <w:ind w:left="364"/>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B36924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611E4D7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5FB2A71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F9CAFF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88B4082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31E952C">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DA486D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8E000B0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389">
    <w:nsid w:val="43FA1CCA"/>
    <w:multiLevelType w:val="multilevel"/>
    <w:tmpl w:val="43FA1C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0">
    <w:nsid w:val="444C4BC8"/>
    <w:multiLevelType w:val="multilevel"/>
    <w:tmpl w:val="444C4B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1">
    <w:nsid w:val="44913F1C"/>
    <w:multiLevelType w:val="hybridMultilevel"/>
    <w:tmpl w:val="3B5CA8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2">
    <w:nsid w:val="44AC3719"/>
    <w:multiLevelType w:val="hybridMultilevel"/>
    <w:tmpl w:val="0D54BFBC"/>
    <w:lvl w:ilvl="0" w:tplc="0D1E7CF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36A6E84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682E2802">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4274EFE8">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1D7C8268">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6AEEC042">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55540BDC">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321004AA">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4EC2FAE4">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393">
    <w:nsid w:val="44B05D8A"/>
    <w:multiLevelType w:val="hybridMultilevel"/>
    <w:tmpl w:val="8FFA1372"/>
    <w:lvl w:ilvl="0" w:tplc="6E52AD7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0382048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E8CC78EA">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4AE483B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721E502E">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4B902514">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C29A3F0A">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C6AE9FA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D498488E">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394">
    <w:nsid w:val="44CF7BF0"/>
    <w:multiLevelType w:val="multilevel"/>
    <w:tmpl w:val="44CF7BF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5">
    <w:nsid w:val="44D15145"/>
    <w:multiLevelType w:val="multilevel"/>
    <w:tmpl w:val="44D15145"/>
    <w:lvl w:ilvl="0">
      <w:start w:val="1"/>
      <w:numFmt w:val="lowerLetter"/>
      <w:lvlText w:val="%1."/>
      <w:lvlJc w:val="left"/>
      <w:pPr>
        <w:ind w:left="360" w:hanging="360"/>
      </w:pPr>
      <w:rPr>
        <w:rFonts w:hint="default"/>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396">
    <w:nsid w:val="44DA2AEA"/>
    <w:multiLevelType w:val="hybridMultilevel"/>
    <w:tmpl w:val="2D56B45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7">
    <w:nsid w:val="44E54D4C"/>
    <w:multiLevelType w:val="hybridMultilevel"/>
    <w:tmpl w:val="382C53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8">
    <w:nsid w:val="45255D03"/>
    <w:multiLevelType w:val="hybridMultilevel"/>
    <w:tmpl w:val="27C4F9DC"/>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454B0DAB"/>
    <w:multiLevelType w:val="hybridMultilevel"/>
    <w:tmpl w:val="36DE3A32"/>
    <w:lvl w:ilvl="0" w:tplc="E2184804">
      <w:start w:val="1"/>
      <w:numFmt w:val="decimal"/>
      <w:lvlText w:val="%1."/>
      <w:lvlJc w:val="left"/>
      <w:pPr>
        <w:ind w:left="638" w:hanging="360"/>
      </w:pPr>
      <w:rPr>
        <w:rFonts w:hint="default"/>
        <w:sz w:val="21"/>
      </w:rPr>
    </w:lvl>
    <w:lvl w:ilvl="1" w:tplc="40090019" w:tentative="1">
      <w:start w:val="1"/>
      <w:numFmt w:val="lowerLetter"/>
      <w:lvlText w:val="%2."/>
      <w:lvlJc w:val="left"/>
      <w:pPr>
        <w:ind w:left="1358" w:hanging="360"/>
      </w:pPr>
    </w:lvl>
    <w:lvl w:ilvl="2" w:tplc="4009001B" w:tentative="1">
      <w:start w:val="1"/>
      <w:numFmt w:val="lowerRoman"/>
      <w:lvlText w:val="%3."/>
      <w:lvlJc w:val="right"/>
      <w:pPr>
        <w:ind w:left="2078" w:hanging="180"/>
      </w:pPr>
    </w:lvl>
    <w:lvl w:ilvl="3" w:tplc="4009000F" w:tentative="1">
      <w:start w:val="1"/>
      <w:numFmt w:val="decimal"/>
      <w:lvlText w:val="%4."/>
      <w:lvlJc w:val="left"/>
      <w:pPr>
        <w:ind w:left="2798" w:hanging="360"/>
      </w:pPr>
    </w:lvl>
    <w:lvl w:ilvl="4" w:tplc="40090019" w:tentative="1">
      <w:start w:val="1"/>
      <w:numFmt w:val="lowerLetter"/>
      <w:lvlText w:val="%5."/>
      <w:lvlJc w:val="left"/>
      <w:pPr>
        <w:ind w:left="3518" w:hanging="360"/>
      </w:pPr>
    </w:lvl>
    <w:lvl w:ilvl="5" w:tplc="4009001B" w:tentative="1">
      <w:start w:val="1"/>
      <w:numFmt w:val="lowerRoman"/>
      <w:lvlText w:val="%6."/>
      <w:lvlJc w:val="right"/>
      <w:pPr>
        <w:ind w:left="4238" w:hanging="180"/>
      </w:pPr>
    </w:lvl>
    <w:lvl w:ilvl="6" w:tplc="4009000F" w:tentative="1">
      <w:start w:val="1"/>
      <w:numFmt w:val="decimal"/>
      <w:lvlText w:val="%7."/>
      <w:lvlJc w:val="left"/>
      <w:pPr>
        <w:ind w:left="4958" w:hanging="360"/>
      </w:pPr>
    </w:lvl>
    <w:lvl w:ilvl="7" w:tplc="40090019" w:tentative="1">
      <w:start w:val="1"/>
      <w:numFmt w:val="lowerLetter"/>
      <w:lvlText w:val="%8."/>
      <w:lvlJc w:val="left"/>
      <w:pPr>
        <w:ind w:left="5678" w:hanging="360"/>
      </w:pPr>
    </w:lvl>
    <w:lvl w:ilvl="8" w:tplc="4009001B" w:tentative="1">
      <w:start w:val="1"/>
      <w:numFmt w:val="lowerRoman"/>
      <w:lvlText w:val="%9."/>
      <w:lvlJc w:val="right"/>
      <w:pPr>
        <w:ind w:left="6398" w:hanging="180"/>
      </w:pPr>
    </w:lvl>
  </w:abstractNum>
  <w:abstractNum w:abstractNumId="400">
    <w:nsid w:val="45686C2D"/>
    <w:multiLevelType w:val="multilevel"/>
    <w:tmpl w:val="45686C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1">
    <w:nsid w:val="45813497"/>
    <w:multiLevelType w:val="hybridMultilevel"/>
    <w:tmpl w:val="71BE02E6"/>
    <w:lvl w:ilvl="0" w:tplc="AF5ABF44">
      <w:start w:val="3"/>
      <w:numFmt w:val="upperLetter"/>
      <w:lvlText w:val="%1."/>
      <w:lvlJc w:val="left"/>
      <w:pPr>
        <w:ind w:left="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107CBB2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050857E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52365078">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A960AC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3BBAA7C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90E2FB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3FE3FB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B404C1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02">
    <w:nsid w:val="45E81627"/>
    <w:multiLevelType w:val="multilevel"/>
    <w:tmpl w:val="45E81627"/>
    <w:lvl w:ilvl="0">
      <w:start w:val="1"/>
      <w:numFmt w:val="lowerLetter"/>
      <w:lvlText w:val="%1."/>
      <w:lvlJc w:val="left"/>
      <w:pPr>
        <w:ind w:left="720" w:hanging="360"/>
      </w:pPr>
    </w:lvl>
    <w:lvl w:ilvl="1">
      <w:start w:val="1"/>
      <w:numFmt w:val="lowerLetter"/>
      <w:lvlText w:val="%2."/>
      <w:lvlJc w:val="left"/>
      <w:pPr>
        <w:ind w:left="1440" w:hanging="360"/>
      </w:pPr>
    </w:lvl>
    <w:lvl w:ilvl="2">
      <w:start w:val="300"/>
      <w:numFmt w:val="lowerRoman"/>
      <w:lvlText w:val="%3."/>
      <w:lvlJc w:val="left"/>
      <w:pPr>
        <w:ind w:left="2700" w:hanging="720"/>
      </w:pPr>
      <w:rPr>
        <w:rFonts w:hint="default"/>
      </w:rPr>
    </w:lvl>
    <w:lvl w:ilvl="3">
      <w:start w:val="29"/>
      <w:numFmt w:val="lowerLetter"/>
      <w:lvlText w:val="%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3">
    <w:nsid w:val="465613DC"/>
    <w:multiLevelType w:val="hybridMultilevel"/>
    <w:tmpl w:val="07E66D02"/>
    <w:lvl w:ilvl="0" w:tplc="41A83912">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EF286F3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ED4034A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3ABA7DF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F97C909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EE50202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8264C818">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F8625B4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5D12D88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04">
    <w:nsid w:val="468648DF"/>
    <w:multiLevelType w:val="multilevel"/>
    <w:tmpl w:val="468648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5">
    <w:nsid w:val="469513FF"/>
    <w:multiLevelType w:val="hybridMultilevel"/>
    <w:tmpl w:val="B41C16A2"/>
    <w:lvl w:ilvl="0" w:tplc="BD285862">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2226671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9A6C33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2A6882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CFCEFD2">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1014263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5216893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38DA4FD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97433D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06">
    <w:nsid w:val="46A31159"/>
    <w:multiLevelType w:val="hybridMultilevel"/>
    <w:tmpl w:val="87BA8850"/>
    <w:lvl w:ilvl="0" w:tplc="D3424AF0">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403B8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6CAAE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8266B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F0889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6AA77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386BB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6BCB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10CD1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7">
    <w:nsid w:val="46C70493"/>
    <w:multiLevelType w:val="multilevel"/>
    <w:tmpl w:val="46C7049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8">
    <w:nsid w:val="46CD56DB"/>
    <w:multiLevelType w:val="hybridMultilevel"/>
    <w:tmpl w:val="A0AC5682"/>
    <w:lvl w:ilvl="0" w:tplc="2A8E0C7E">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FC80FF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018331E">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6A5EFAC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080C748">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9C6A09C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5D26092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C2F0111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1C203ED0">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09">
    <w:nsid w:val="46F319BD"/>
    <w:multiLevelType w:val="hybridMultilevel"/>
    <w:tmpl w:val="35080670"/>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410">
    <w:nsid w:val="474C789C"/>
    <w:multiLevelType w:val="multilevel"/>
    <w:tmpl w:val="474C789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1">
    <w:nsid w:val="47996C49"/>
    <w:multiLevelType w:val="hybridMultilevel"/>
    <w:tmpl w:val="DD5CB278"/>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785"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2">
    <w:nsid w:val="479F5AD7"/>
    <w:multiLevelType w:val="hybridMultilevel"/>
    <w:tmpl w:val="7FE287F4"/>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413">
    <w:nsid w:val="47B70465"/>
    <w:multiLevelType w:val="hybridMultilevel"/>
    <w:tmpl w:val="A3E4CE4C"/>
    <w:lvl w:ilvl="0" w:tplc="40090017">
      <w:start w:val="1"/>
      <w:numFmt w:val="lowerLetter"/>
      <w:lvlText w:val="%1)"/>
      <w:lvlJc w:val="left"/>
      <w:pPr>
        <w:ind w:left="26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4">
    <w:nsid w:val="47B811A9"/>
    <w:multiLevelType w:val="multilevel"/>
    <w:tmpl w:val="47B811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5">
    <w:nsid w:val="47C16C0A"/>
    <w:multiLevelType w:val="hybridMultilevel"/>
    <w:tmpl w:val="11E2498A"/>
    <w:lvl w:ilvl="0" w:tplc="C108F922">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2FD21A3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B5DE9A7A">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CA5CDFD2">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2396BC42">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AFBEA942">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F2C0775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D1449290">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4A3E95C8">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416">
    <w:nsid w:val="47D61B87"/>
    <w:multiLevelType w:val="multilevel"/>
    <w:tmpl w:val="47D61B87"/>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17">
    <w:nsid w:val="482E524A"/>
    <w:multiLevelType w:val="multilevel"/>
    <w:tmpl w:val="482E524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8">
    <w:nsid w:val="48510716"/>
    <w:multiLevelType w:val="hybridMultilevel"/>
    <w:tmpl w:val="FA10BB5C"/>
    <w:lvl w:ilvl="0" w:tplc="29A88100">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61BCD504">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B7DC042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A5C62430">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CEECA82C">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5AEE8C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8A1A9A2E">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4D38E308">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46F8E7B0">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419">
    <w:nsid w:val="48547637"/>
    <w:multiLevelType w:val="multilevel"/>
    <w:tmpl w:val="48547637"/>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20">
    <w:nsid w:val="487025DE"/>
    <w:multiLevelType w:val="hybridMultilevel"/>
    <w:tmpl w:val="000286CE"/>
    <w:lvl w:ilvl="0" w:tplc="04090019">
      <w:start w:val="1"/>
      <w:numFmt w:val="lowerLetter"/>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421">
    <w:nsid w:val="4897129D"/>
    <w:multiLevelType w:val="hybridMultilevel"/>
    <w:tmpl w:val="645ED8D2"/>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422">
    <w:nsid w:val="48BD3C02"/>
    <w:multiLevelType w:val="hybridMultilevel"/>
    <w:tmpl w:val="3050B2C4"/>
    <w:lvl w:ilvl="0" w:tplc="4D5404F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3">
    <w:nsid w:val="48C26F39"/>
    <w:multiLevelType w:val="hybridMultilevel"/>
    <w:tmpl w:val="7EFAC608"/>
    <w:lvl w:ilvl="0" w:tplc="A5564102">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7A487B98">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D1762174">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C0D09CE4">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4D5C4840">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4E6A9AE2">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37B466A0">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62F4B158">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EE3038C6">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424">
    <w:nsid w:val="49283BB8"/>
    <w:multiLevelType w:val="multilevel"/>
    <w:tmpl w:val="49283BB8"/>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25">
    <w:nsid w:val="492F448C"/>
    <w:multiLevelType w:val="hybridMultilevel"/>
    <w:tmpl w:val="D914891E"/>
    <w:lvl w:ilvl="0" w:tplc="04090019">
      <w:start w:val="1"/>
      <w:numFmt w:val="lowerLetter"/>
      <w:lvlText w:val="%1."/>
      <w:lvlJc w:val="left"/>
      <w:pPr>
        <w:ind w:left="13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nsid w:val="49352E9E"/>
    <w:multiLevelType w:val="hybridMultilevel"/>
    <w:tmpl w:val="3586AFD8"/>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7">
    <w:nsid w:val="493E051A"/>
    <w:multiLevelType w:val="hybridMultilevel"/>
    <w:tmpl w:val="A8647E1A"/>
    <w:lvl w:ilvl="0" w:tplc="3BE63A1C">
      <w:start w:val="1"/>
      <w:numFmt w:val="decimal"/>
      <w:lvlText w:val="%1."/>
      <w:lvlJc w:val="left"/>
      <w:pPr>
        <w:ind w:left="3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926497F2">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876240EC">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EC1C7E2C">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C7B8512E">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B8506E8C">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58B0D96E">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D0726066">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B386C5AA">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428">
    <w:nsid w:val="494F1907"/>
    <w:multiLevelType w:val="hybridMultilevel"/>
    <w:tmpl w:val="EE7A6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9">
    <w:nsid w:val="495749F7"/>
    <w:multiLevelType w:val="multilevel"/>
    <w:tmpl w:val="495749F7"/>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0">
    <w:nsid w:val="495B6372"/>
    <w:multiLevelType w:val="hybridMultilevel"/>
    <w:tmpl w:val="35705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1">
    <w:nsid w:val="49627673"/>
    <w:multiLevelType w:val="hybridMultilevel"/>
    <w:tmpl w:val="100AB442"/>
    <w:lvl w:ilvl="0" w:tplc="7E72550C">
      <w:start w:val="1"/>
      <w:numFmt w:val="upperLetter"/>
      <w:lvlText w:val="(%1)"/>
      <w:lvlJc w:val="left"/>
      <w:pPr>
        <w:ind w:left="885" w:hanging="52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2">
    <w:nsid w:val="4A0A2894"/>
    <w:multiLevelType w:val="hybridMultilevel"/>
    <w:tmpl w:val="ED6E1992"/>
    <w:lvl w:ilvl="0" w:tplc="51BE71AA">
      <w:start w:val="1"/>
      <w:numFmt w:val="lowerLetter"/>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E12617E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7B8D23A">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27C5A7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94888B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09270C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1C1EEB50">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F80C714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FD89D8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33">
    <w:nsid w:val="4A1E2712"/>
    <w:multiLevelType w:val="hybridMultilevel"/>
    <w:tmpl w:val="1CD8D33A"/>
    <w:lvl w:ilvl="0" w:tplc="40090017">
      <w:start w:val="1"/>
      <w:numFmt w:val="lowerLetter"/>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434">
    <w:nsid w:val="4A20669E"/>
    <w:multiLevelType w:val="multilevel"/>
    <w:tmpl w:val="4A20669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5">
    <w:nsid w:val="4A624472"/>
    <w:multiLevelType w:val="multilevel"/>
    <w:tmpl w:val="4A6244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6">
    <w:nsid w:val="4AC05A28"/>
    <w:multiLevelType w:val="hybridMultilevel"/>
    <w:tmpl w:val="096CF290"/>
    <w:lvl w:ilvl="0" w:tplc="05781C9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DBFE1BE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F4BEC51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4802CDA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41DAB446">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9589F06">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56AAD7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B49EC18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1230322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37">
    <w:nsid w:val="4B82066D"/>
    <w:multiLevelType w:val="hybridMultilevel"/>
    <w:tmpl w:val="4FD87C4E"/>
    <w:lvl w:ilvl="0" w:tplc="DC9C05D2">
      <w:start w:val="1"/>
      <w:numFmt w:val="lowerLetter"/>
      <w:lvlText w:val="%1."/>
      <w:lvlJc w:val="left"/>
      <w:pPr>
        <w:ind w:left="81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38">
    <w:nsid w:val="4B831F10"/>
    <w:multiLevelType w:val="hybridMultilevel"/>
    <w:tmpl w:val="C726AE74"/>
    <w:lvl w:ilvl="0" w:tplc="47585752">
      <w:start w:val="3"/>
      <w:numFmt w:val="lowerLetter"/>
      <w:lvlText w:val="%1."/>
      <w:lvlJc w:val="left"/>
      <w:pPr>
        <w:ind w:left="2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828C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D64BC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00620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DA435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D8837D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5CBEA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A0033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701EC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9">
    <w:nsid w:val="4BA420EC"/>
    <w:multiLevelType w:val="multilevel"/>
    <w:tmpl w:val="4BA420E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0">
    <w:nsid w:val="4BA94A43"/>
    <w:multiLevelType w:val="hybridMultilevel"/>
    <w:tmpl w:val="67EE6D5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1">
    <w:nsid w:val="4BC57DA5"/>
    <w:multiLevelType w:val="hybridMultilevel"/>
    <w:tmpl w:val="E21AAF7E"/>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442">
    <w:nsid w:val="4BDD2B9D"/>
    <w:multiLevelType w:val="hybridMultilevel"/>
    <w:tmpl w:val="CC34647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3">
    <w:nsid w:val="4C2D280B"/>
    <w:multiLevelType w:val="hybridMultilevel"/>
    <w:tmpl w:val="B6E0291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4">
    <w:nsid w:val="4C35410B"/>
    <w:multiLevelType w:val="multilevel"/>
    <w:tmpl w:val="4C35410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5">
    <w:nsid w:val="4C6329FE"/>
    <w:multiLevelType w:val="hybridMultilevel"/>
    <w:tmpl w:val="6EFAF2E4"/>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446">
    <w:nsid w:val="4C906B16"/>
    <w:multiLevelType w:val="hybridMultilevel"/>
    <w:tmpl w:val="FEFEFD24"/>
    <w:lvl w:ilvl="0" w:tplc="D1D08FE4">
      <w:start w:val="2"/>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C1A8BE3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98C2E3B2">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DDF0E484">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61825372">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C7DA836C">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5AC6DC0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CAE44470">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C8668B10">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447">
    <w:nsid w:val="4CBB6B39"/>
    <w:multiLevelType w:val="multilevel"/>
    <w:tmpl w:val="4CBB6B39"/>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4"/>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48">
    <w:nsid w:val="4DB30A01"/>
    <w:multiLevelType w:val="hybridMultilevel"/>
    <w:tmpl w:val="FF96CD54"/>
    <w:lvl w:ilvl="0" w:tplc="93BC3E2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41945D1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A4F0266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9198132E">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3E082E3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ADF4F49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BFC8CF8">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770461C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2503F4A">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49">
    <w:nsid w:val="4E1F4DA0"/>
    <w:multiLevelType w:val="hybridMultilevel"/>
    <w:tmpl w:val="FC5CD8E8"/>
    <w:lvl w:ilvl="0" w:tplc="EA0093C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0">
    <w:nsid w:val="4E5B320C"/>
    <w:multiLevelType w:val="hybridMultilevel"/>
    <w:tmpl w:val="62E67900"/>
    <w:lvl w:ilvl="0" w:tplc="78E8CA16">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347252B4">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2654BEC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1CC2C2D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A026068">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D5CC93F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730D20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CFE86D7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0182415C">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51">
    <w:nsid w:val="4E763FCB"/>
    <w:multiLevelType w:val="hybridMultilevel"/>
    <w:tmpl w:val="C972B01A"/>
    <w:lvl w:ilvl="0" w:tplc="2B829934">
      <w:start w:val="1"/>
      <w:numFmt w:val="lowerLetter"/>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52">
    <w:nsid w:val="4E8C0512"/>
    <w:multiLevelType w:val="hybridMultilevel"/>
    <w:tmpl w:val="851E6E3A"/>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453">
    <w:nsid w:val="4EA42448"/>
    <w:multiLevelType w:val="multilevel"/>
    <w:tmpl w:val="4EA4244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4">
    <w:nsid w:val="4F40104C"/>
    <w:multiLevelType w:val="multilevel"/>
    <w:tmpl w:val="4F4010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5">
    <w:nsid w:val="4FA25049"/>
    <w:multiLevelType w:val="hybridMultilevel"/>
    <w:tmpl w:val="6CFEAE26"/>
    <w:lvl w:ilvl="0" w:tplc="54F00772">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1AB058D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8A6CF69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544002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A32922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0826DF1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3C490B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2E2E1DF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0F50E57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56">
    <w:nsid w:val="4FA81F9A"/>
    <w:multiLevelType w:val="hybridMultilevel"/>
    <w:tmpl w:val="0270F9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7">
    <w:nsid w:val="5021546A"/>
    <w:multiLevelType w:val="hybridMultilevel"/>
    <w:tmpl w:val="35705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8">
    <w:nsid w:val="5053557B"/>
    <w:multiLevelType w:val="multilevel"/>
    <w:tmpl w:val="505355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9">
    <w:nsid w:val="50551C3F"/>
    <w:multiLevelType w:val="hybridMultilevel"/>
    <w:tmpl w:val="DC484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505645BF"/>
    <w:multiLevelType w:val="multilevel"/>
    <w:tmpl w:val="505645B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1">
    <w:nsid w:val="50592A40"/>
    <w:multiLevelType w:val="multilevel"/>
    <w:tmpl w:val="50592A40"/>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2">
    <w:nsid w:val="509A63A0"/>
    <w:multiLevelType w:val="hybridMultilevel"/>
    <w:tmpl w:val="68863F4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3">
    <w:nsid w:val="50E225E4"/>
    <w:multiLevelType w:val="hybridMultilevel"/>
    <w:tmpl w:val="A60CA2DA"/>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464">
    <w:nsid w:val="513F272E"/>
    <w:multiLevelType w:val="hybridMultilevel"/>
    <w:tmpl w:val="AB3A6452"/>
    <w:lvl w:ilvl="0" w:tplc="39A27D18">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8742516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49244D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5838B29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B58423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F421AA6">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97BEE22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754675F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1D1E7CD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65">
    <w:nsid w:val="51585A09"/>
    <w:multiLevelType w:val="hybridMultilevel"/>
    <w:tmpl w:val="18EA0B72"/>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nsid w:val="51711E8E"/>
    <w:multiLevelType w:val="multilevel"/>
    <w:tmpl w:val="51711E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7">
    <w:nsid w:val="51B42EC1"/>
    <w:multiLevelType w:val="multilevel"/>
    <w:tmpl w:val="D3AAAE8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51DA7178"/>
    <w:multiLevelType w:val="multilevel"/>
    <w:tmpl w:val="51DA7178"/>
    <w:lvl w:ilvl="0">
      <w:start w:val="1"/>
      <w:numFmt w:val="upperLetter"/>
      <w:lvlText w:val="%1."/>
      <w:lvlJc w:val="left"/>
      <w:pPr>
        <w:ind w:left="302"/>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69">
    <w:nsid w:val="51E21829"/>
    <w:multiLevelType w:val="hybridMultilevel"/>
    <w:tmpl w:val="1B12ED4A"/>
    <w:lvl w:ilvl="0" w:tplc="E8C43E0A">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80D4DDA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C77A0D50">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0DC0C4C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9B687CB4">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A940688A">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0CF2F748">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4C84B19C">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58EA93A2">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470">
    <w:nsid w:val="51E62474"/>
    <w:multiLevelType w:val="hybridMultilevel"/>
    <w:tmpl w:val="76283C04"/>
    <w:lvl w:ilvl="0" w:tplc="EEB88D2E">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845AF5C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E1C945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84672A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1824632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AFE20FA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F08B7E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D526AC8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32C480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71">
    <w:nsid w:val="52526977"/>
    <w:multiLevelType w:val="multilevel"/>
    <w:tmpl w:val="FA9CE53C"/>
    <w:lvl w:ilvl="0">
      <w:start w:val="1"/>
      <w:numFmt w:val="decimal"/>
      <w:lvlText w:val="%1."/>
      <w:lvlJc w:val="left"/>
      <w:pPr>
        <w:tabs>
          <w:tab w:val="left" w:pos="720"/>
        </w:tabs>
        <w:ind w:left="720" w:hanging="360"/>
      </w:pPr>
    </w:lvl>
    <w:lvl w:ilvl="1">
      <w:start w:val="4"/>
      <w:numFmt w:val="decimal"/>
      <w:lvlText w:val="%2"/>
      <w:lvlJc w:val="left"/>
      <w:pPr>
        <w:ind w:left="1440" w:hanging="360"/>
      </w:pPr>
      <w:rPr>
        <w:rFonts w:hint="default"/>
      </w:rPr>
    </w:lvl>
    <w:lvl w:ilvl="2">
      <w:start w:val="31"/>
      <w:numFmt w:val="decimal"/>
      <w:lvlText w:val="%3."/>
      <w:lvlJc w:val="left"/>
      <w:pPr>
        <w:ind w:left="2175" w:hanging="375"/>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2">
    <w:nsid w:val="527B1156"/>
    <w:multiLevelType w:val="hybridMultilevel"/>
    <w:tmpl w:val="9DCAFC88"/>
    <w:lvl w:ilvl="0" w:tplc="887695AC">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3CA230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494340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B14A059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C340046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2AD0BB1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0536555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A3322F8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574CFF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73">
    <w:nsid w:val="52875E95"/>
    <w:multiLevelType w:val="multilevel"/>
    <w:tmpl w:val="52875E9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4">
    <w:nsid w:val="52F70499"/>
    <w:multiLevelType w:val="hybridMultilevel"/>
    <w:tmpl w:val="B24455FC"/>
    <w:lvl w:ilvl="0" w:tplc="DF1CCE3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5">
    <w:nsid w:val="52F9564A"/>
    <w:multiLevelType w:val="hybridMultilevel"/>
    <w:tmpl w:val="4C3ACFB2"/>
    <w:lvl w:ilvl="0" w:tplc="55ECCEA0">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5098564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6928A362">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50B8F94E">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DE760EC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2396AAB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3EB88408">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8676EC8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7E02940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476">
    <w:nsid w:val="531B04D1"/>
    <w:multiLevelType w:val="multilevel"/>
    <w:tmpl w:val="531B04D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7">
    <w:nsid w:val="532925A7"/>
    <w:multiLevelType w:val="hybridMultilevel"/>
    <w:tmpl w:val="75223C2C"/>
    <w:lvl w:ilvl="0" w:tplc="E0305450">
      <w:start w:val="1"/>
      <w:numFmt w:val="bullet"/>
      <w:lvlText w:val="*"/>
      <w:lvlJc w:val="left"/>
      <w:pPr>
        <w:ind w:left="1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DAD6F4A8">
      <w:start w:val="1"/>
      <w:numFmt w:val="bullet"/>
      <w:lvlText w:val="o"/>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9D240196">
      <w:start w:val="1"/>
      <w:numFmt w:val="bullet"/>
      <w:lvlText w:val="▪"/>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1B1668D2">
      <w:start w:val="1"/>
      <w:numFmt w:val="bullet"/>
      <w:lvlText w:val="•"/>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BC36E59C">
      <w:start w:val="1"/>
      <w:numFmt w:val="bullet"/>
      <w:lvlText w:val="o"/>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311A0DF4">
      <w:start w:val="1"/>
      <w:numFmt w:val="bullet"/>
      <w:lvlText w:val="▪"/>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9506B59A">
      <w:start w:val="1"/>
      <w:numFmt w:val="bullet"/>
      <w:lvlText w:val="•"/>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77F8036E">
      <w:start w:val="1"/>
      <w:numFmt w:val="bullet"/>
      <w:lvlText w:val="o"/>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E152C9DC">
      <w:start w:val="1"/>
      <w:numFmt w:val="bullet"/>
      <w:lvlText w:val="▪"/>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478">
    <w:nsid w:val="5331376C"/>
    <w:multiLevelType w:val="hybridMultilevel"/>
    <w:tmpl w:val="A63AB0A6"/>
    <w:lvl w:ilvl="0" w:tplc="2C70185A">
      <w:start w:val="5"/>
      <w:numFmt w:val="decimal"/>
      <w:lvlText w:val="%1."/>
      <w:lvlJc w:val="left"/>
      <w:pPr>
        <w:ind w:left="720" w:hanging="360"/>
      </w:pPr>
      <w:rPr>
        <w:rFonts w:hint="default"/>
        <w:color w:val="41302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9">
    <w:nsid w:val="533D20E6"/>
    <w:multiLevelType w:val="multilevel"/>
    <w:tmpl w:val="85A449B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nsid w:val="534E1DC9"/>
    <w:multiLevelType w:val="hybridMultilevel"/>
    <w:tmpl w:val="6792A6CA"/>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nsid w:val="53664092"/>
    <w:multiLevelType w:val="multilevel"/>
    <w:tmpl w:val="53664092"/>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82">
    <w:nsid w:val="53BB79F3"/>
    <w:multiLevelType w:val="hybridMultilevel"/>
    <w:tmpl w:val="73AE5738"/>
    <w:lvl w:ilvl="0" w:tplc="04090019">
      <w:start w:val="1"/>
      <w:numFmt w:val="lowerLetter"/>
      <w:lvlText w:val="%1."/>
      <w:lvlJc w:val="left"/>
      <w:pPr>
        <w:ind w:left="-135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90" w:hanging="180"/>
      </w:pPr>
    </w:lvl>
    <w:lvl w:ilvl="3" w:tplc="0409000F" w:tentative="1">
      <w:start w:val="1"/>
      <w:numFmt w:val="decimal"/>
      <w:lvlText w:val="%4."/>
      <w:lvlJc w:val="left"/>
      <w:pPr>
        <w:ind w:left="810" w:hanging="360"/>
      </w:pPr>
    </w:lvl>
    <w:lvl w:ilvl="4" w:tplc="04090019" w:tentative="1">
      <w:start w:val="1"/>
      <w:numFmt w:val="lowerLetter"/>
      <w:lvlText w:val="%5."/>
      <w:lvlJc w:val="left"/>
      <w:pPr>
        <w:ind w:left="1530" w:hanging="360"/>
      </w:pPr>
    </w:lvl>
    <w:lvl w:ilvl="5" w:tplc="0409001B" w:tentative="1">
      <w:start w:val="1"/>
      <w:numFmt w:val="lowerRoman"/>
      <w:lvlText w:val="%6."/>
      <w:lvlJc w:val="right"/>
      <w:pPr>
        <w:ind w:left="2250" w:hanging="180"/>
      </w:pPr>
    </w:lvl>
    <w:lvl w:ilvl="6" w:tplc="0409000F" w:tentative="1">
      <w:start w:val="1"/>
      <w:numFmt w:val="decimal"/>
      <w:lvlText w:val="%7."/>
      <w:lvlJc w:val="left"/>
      <w:pPr>
        <w:ind w:left="2970" w:hanging="360"/>
      </w:pPr>
    </w:lvl>
    <w:lvl w:ilvl="7" w:tplc="04090019" w:tentative="1">
      <w:start w:val="1"/>
      <w:numFmt w:val="lowerLetter"/>
      <w:lvlText w:val="%8."/>
      <w:lvlJc w:val="left"/>
      <w:pPr>
        <w:ind w:left="3690" w:hanging="360"/>
      </w:pPr>
    </w:lvl>
    <w:lvl w:ilvl="8" w:tplc="0409001B" w:tentative="1">
      <w:start w:val="1"/>
      <w:numFmt w:val="lowerRoman"/>
      <w:lvlText w:val="%9."/>
      <w:lvlJc w:val="right"/>
      <w:pPr>
        <w:ind w:left="4410" w:hanging="180"/>
      </w:pPr>
    </w:lvl>
  </w:abstractNum>
  <w:abstractNum w:abstractNumId="483">
    <w:nsid w:val="53C62401"/>
    <w:multiLevelType w:val="multilevel"/>
    <w:tmpl w:val="CCDCB0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4">
    <w:nsid w:val="546868AA"/>
    <w:multiLevelType w:val="multilevel"/>
    <w:tmpl w:val="546868AA"/>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485">
    <w:nsid w:val="546B625E"/>
    <w:multiLevelType w:val="hybridMultilevel"/>
    <w:tmpl w:val="0C149ADA"/>
    <w:lvl w:ilvl="0" w:tplc="DFE4CF90">
      <w:start w:val="1"/>
      <w:numFmt w:val="lowerLetter"/>
      <w:lvlText w:val="%1."/>
      <w:lvlJc w:val="left"/>
      <w:pPr>
        <w:ind w:left="360" w:hanging="360"/>
      </w:pPr>
      <w:rPr>
        <w:rFonts w:hint="default"/>
        <w:color w:val="41302D"/>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486">
    <w:nsid w:val="546D1377"/>
    <w:multiLevelType w:val="multilevel"/>
    <w:tmpl w:val="546D1377"/>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7">
    <w:nsid w:val="54731587"/>
    <w:multiLevelType w:val="hybridMultilevel"/>
    <w:tmpl w:val="06F079EE"/>
    <w:lvl w:ilvl="0" w:tplc="200232E6">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23C0F82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E58ECD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5234256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E08459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A6BE362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BFEC77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543AADC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79784B5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488">
    <w:nsid w:val="549219F2"/>
    <w:multiLevelType w:val="multilevel"/>
    <w:tmpl w:val="549219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9">
    <w:nsid w:val="54C00D73"/>
    <w:multiLevelType w:val="hybridMultilevel"/>
    <w:tmpl w:val="70BA2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0">
    <w:nsid w:val="5511294B"/>
    <w:multiLevelType w:val="hybridMultilevel"/>
    <w:tmpl w:val="D3E82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1">
    <w:nsid w:val="55333DCA"/>
    <w:multiLevelType w:val="hybridMultilevel"/>
    <w:tmpl w:val="49FA6BDA"/>
    <w:lvl w:ilvl="0" w:tplc="F14A43E2">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A5CE69E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064E5E8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150A8AD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4F4784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DA5C751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81981B9E">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F06BF8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592EABC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492">
    <w:nsid w:val="556726AF"/>
    <w:multiLevelType w:val="hybridMultilevel"/>
    <w:tmpl w:val="D23AB08C"/>
    <w:lvl w:ilvl="0" w:tplc="63344768">
      <w:start w:val="1"/>
      <w:numFmt w:val="upperLetter"/>
      <w:lvlText w:val="%1."/>
      <w:lvlJc w:val="left"/>
      <w:pPr>
        <w:ind w:left="720" w:hanging="360"/>
      </w:pPr>
      <w:rPr>
        <w:rFonts w:ascii="Consolas" w:eastAsia="Times New Roman" w:hAnsi="Consolas" w:cs="Courier New" w:hint="default"/>
        <w:color w:val="0A0A0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3">
    <w:nsid w:val="5600016F"/>
    <w:multiLevelType w:val="multilevel"/>
    <w:tmpl w:val="5600016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4">
    <w:nsid w:val="56043096"/>
    <w:multiLevelType w:val="hybridMultilevel"/>
    <w:tmpl w:val="67187726"/>
    <w:lvl w:ilvl="0" w:tplc="8782E57C">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42C01AC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8126150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EF1EF4D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8701E0A">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C6A67CDC">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6ACED9A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54B03E2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F42CFC3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495">
    <w:nsid w:val="56054F8F"/>
    <w:multiLevelType w:val="hybridMultilevel"/>
    <w:tmpl w:val="C3E01134"/>
    <w:lvl w:ilvl="0" w:tplc="DFE4CF90">
      <w:start w:val="1"/>
      <w:numFmt w:val="lowerLetter"/>
      <w:lvlText w:val="%1."/>
      <w:lvlJc w:val="left"/>
      <w:pPr>
        <w:ind w:left="360" w:hanging="360"/>
      </w:pPr>
      <w:rPr>
        <w:rFonts w:hint="default"/>
        <w:color w:val="41302D"/>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496">
    <w:nsid w:val="56280A96"/>
    <w:multiLevelType w:val="hybridMultilevel"/>
    <w:tmpl w:val="89945E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nsid w:val="563D1FA0"/>
    <w:multiLevelType w:val="hybridMultilevel"/>
    <w:tmpl w:val="C3342FF6"/>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nsid w:val="564D20F0"/>
    <w:multiLevelType w:val="hybridMultilevel"/>
    <w:tmpl w:val="849013F8"/>
    <w:lvl w:ilvl="0" w:tplc="8C46C404">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416E8766">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CA68A21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04F47C08">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BD4203E0">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0DC2198">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1CE4DFA2">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D430D1AE">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96E8DA5A">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499">
    <w:nsid w:val="56507027"/>
    <w:multiLevelType w:val="multilevel"/>
    <w:tmpl w:val="5650702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0">
    <w:nsid w:val="56606671"/>
    <w:multiLevelType w:val="hybridMultilevel"/>
    <w:tmpl w:val="8C481A48"/>
    <w:lvl w:ilvl="0" w:tplc="50DA0BDA">
      <w:start w:val="1"/>
      <w:numFmt w:val="lowerLetter"/>
      <w:suff w:val="space"/>
      <w:lvlText w:val="%1."/>
      <w:lvlJc w:val="left"/>
      <w:pPr>
        <w:ind w:left="0" w:firstLine="0"/>
      </w:pPr>
      <w:rPr>
        <w:rFonts w:hint="default"/>
        <w:color w:val="41302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1">
    <w:nsid w:val="56694425"/>
    <w:multiLevelType w:val="multilevel"/>
    <w:tmpl w:val="0054D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2">
    <w:nsid w:val="56717CA3"/>
    <w:multiLevelType w:val="hybridMultilevel"/>
    <w:tmpl w:val="7D7A32F2"/>
    <w:lvl w:ilvl="0" w:tplc="49ACCFD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3">
    <w:nsid w:val="56961309"/>
    <w:multiLevelType w:val="hybridMultilevel"/>
    <w:tmpl w:val="060EC9C8"/>
    <w:lvl w:ilvl="0" w:tplc="955EBAA6">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0862FF0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C42C47F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2A7ADC0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FAB2394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A9BC04A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499EBF6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489CF9B4">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07D841B8">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04">
    <w:nsid w:val="56A42A9A"/>
    <w:multiLevelType w:val="hybridMultilevel"/>
    <w:tmpl w:val="20BC3E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5">
    <w:nsid w:val="56AF4D38"/>
    <w:multiLevelType w:val="hybridMultilevel"/>
    <w:tmpl w:val="4A109E80"/>
    <w:lvl w:ilvl="0" w:tplc="2ED04FD2">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B846FB1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72882A66">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14B4902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81B6CBB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BC50F15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D22A122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682CE99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DEA85D8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06">
    <w:nsid w:val="56F37BCB"/>
    <w:multiLevelType w:val="hybridMultilevel"/>
    <w:tmpl w:val="BDFE589E"/>
    <w:lvl w:ilvl="0" w:tplc="357C68A4">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C302DBD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BA5E284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ADC26CA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2D94FD9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9C22E8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45A6028">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3AF8B79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02C6AE7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07">
    <w:nsid w:val="571B72A8"/>
    <w:multiLevelType w:val="hybridMultilevel"/>
    <w:tmpl w:val="D3305044"/>
    <w:lvl w:ilvl="0" w:tplc="C4ACA874">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F07C506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B8341BB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701C706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7A405DB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87A069E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7416F44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CCB49D5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C18AF9C">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08">
    <w:nsid w:val="577C7BCB"/>
    <w:multiLevelType w:val="hybridMultilevel"/>
    <w:tmpl w:val="CFA6948A"/>
    <w:lvl w:ilvl="0" w:tplc="FCB086FE">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642EBE54">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438F7E4">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416B59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C8226902">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FC02DF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12BAB9D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260030D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CC962A5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09">
    <w:nsid w:val="57AA6976"/>
    <w:multiLevelType w:val="multilevel"/>
    <w:tmpl w:val="57AA697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0">
    <w:nsid w:val="57DC60F6"/>
    <w:multiLevelType w:val="hybridMultilevel"/>
    <w:tmpl w:val="73EA4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1">
    <w:nsid w:val="57DD7E86"/>
    <w:multiLevelType w:val="hybridMultilevel"/>
    <w:tmpl w:val="7A765EFA"/>
    <w:lvl w:ilvl="0" w:tplc="40090017">
      <w:start w:val="1"/>
      <w:numFmt w:val="lowerLetter"/>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512">
    <w:nsid w:val="57ED5668"/>
    <w:multiLevelType w:val="hybridMultilevel"/>
    <w:tmpl w:val="45065870"/>
    <w:lvl w:ilvl="0" w:tplc="41826DB2">
      <w:start w:val="3"/>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A132A638">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5A9EF6E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1D04747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0EA0916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92E045CE">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3E7CB04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EB246F1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A5C862D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13">
    <w:nsid w:val="57FD3ABE"/>
    <w:multiLevelType w:val="hybridMultilevel"/>
    <w:tmpl w:val="BF6ADB64"/>
    <w:lvl w:ilvl="0" w:tplc="F006A51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4">
    <w:nsid w:val="58226764"/>
    <w:multiLevelType w:val="hybridMultilevel"/>
    <w:tmpl w:val="51B64AC6"/>
    <w:lvl w:ilvl="0" w:tplc="E992305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468E1BE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87FC6D6E">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96446F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7F4213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B70CFB9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6F441BE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8B1422E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52982A0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15">
    <w:nsid w:val="58725FA6"/>
    <w:multiLevelType w:val="multilevel"/>
    <w:tmpl w:val="58725FA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16">
    <w:nsid w:val="58771ED4"/>
    <w:multiLevelType w:val="hybridMultilevel"/>
    <w:tmpl w:val="BF721AAE"/>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517">
    <w:nsid w:val="58E519DA"/>
    <w:multiLevelType w:val="hybridMultilevel"/>
    <w:tmpl w:val="3796F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nsid w:val="5922346B"/>
    <w:multiLevelType w:val="hybridMultilevel"/>
    <w:tmpl w:val="5D503DEC"/>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9">
    <w:nsid w:val="596077BB"/>
    <w:multiLevelType w:val="hybridMultilevel"/>
    <w:tmpl w:val="170EB56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0">
    <w:nsid w:val="59695461"/>
    <w:multiLevelType w:val="hybridMultilevel"/>
    <w:tmpl w:val="BB2C0238"/>
    <w:lvl w:ilvl="0" w:tplc="63FC24D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CCC40E2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6552613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F64C8B0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1FA44C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C8BC5D0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C236327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4B94D0EC">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74C6735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21">
    <w:nsid w:val="597B0EA7"/>
    <w:multiLevelType w:val="multilevel"/>
    <w:tmpl w:val="597B0EA7"/>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22">
    <w:nsid w:val="59822B87"/>
    <w:multiLevelType w:val="hybridMultilevel"/>
    <w:tmpl w:val="1644B7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3">
    <w:nsid w:val="5991619B"/>
    <w:multiLevelType w:val="hybridMultilevel"/>
    <w:tmpl w:val="709A48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4">
    <w:nsid w:val="59BF2D54"/>
    <w:multiLevelType w:val="hybridMultilevel"/>
    <w:tmpl w:val="3F10B35E"/>
    <w:lvl w:ilvl="0" w:tplc="09A0918C">
      <w:start w:val="2"/>
      <w:numFmt w:val="lowerLetter"/>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F8B6D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32299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A0DEE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D62C2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82E6B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2AD8C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CCE9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026F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25">
    <w:nsid w:val="59EE384A"/>
    <w:multiLevelType w:val="hybridMultilevel"/>
    <w:tmpl w:val="6C4861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6">
    <w:nsid w:val="59F0203A"/>
    <w:multiLevelType w:val="hybridMultilevel"/>
    <w:tmpl w:val="43BE2240"/>
    <w:lvl w:ilvl="0" w:tplc="1994A3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7">
    <w:nsid w:val="5A194BC8"/>
    <w:multiLevelType w:val="hybridMultilevel"/>
    <w:tmpl w:val="FA36ACAE"/>
    <w:lvl w:ilvl="0" w:tplc="DFE4CF90">
      <w:start w:val="1"/>
      <w:numFmt w:val="lowerLetter"/>
      <w:lvlText w:val="%1."/>
      <w:lvlJc w:val="left"/>
      <w:pPr>
        <w:ind w:left="360" w:hanging="360"/>
      </w:pPr>
      <w:rPr>
        <w:rFonts w:hint="default"/>
        <w:color w:val="41302D"/>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528">
    <w:nsid w:val="5A3571CD"/>
    <w:multiLevelType w:val="hybridMultilevel"/>
    <w:tmpl w:val="4AB0A5B4"/>
    <w:lvl w:ilvl="0" w:tplc="6D3C154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B9D6D93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A35EF7A6">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3094F01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67941B1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D5CEED7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EFC62210">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2632BE9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1E888FE8">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29">
    <w:nsid w:val="5A7E6D15"/>
    <w:multiLevelType w:val="multilevel"/>
    <w:tmpl w:val="5A7E6D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0">
    <w:nsid w:val="5A97221F"/>
    <w:multiLevelType w:val="multilevel"/>
    <w:tmpl w:val="5A97221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1">
    <w:nsid w:val="5AF81675"/>
    <w:multiLevelType w:val="hybridMultilevel"/>
    <w:tmpl w:val="99AE281C"/>
    <w:lvl w:ilvl="0" w:tplc="FF82AC0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6758204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7DD248F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9C4CAF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1AC68D8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C0A266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7E0FCA0">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2F68307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8D8E58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32">
    <w:nsid w:val="5AF95283"/>
    <w:multiLevelType w:val="multilevel"/>
    <w:tmpl w:val="5AF952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3">
    <w:nsid w:val="5B0235F1"/>
    <w:multiLevelType w:val="multilevel"/>
    <w:tmpl w:val="5B0235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4">
    <w:nsid w:val="5B1622B5"/>
    <w:multiLevelType w:val="hybridMultilevel"/>
    <w:tmpl w:val="F3F6D14E"/>
    <w:lvl w:ilvl="0" w:tplc="BC60540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5">
    <w:nsid w:val="5B26027D"/>
    <w:multiLevelType w:val="multilevel"/>
    <w:tmpl w:val="5B26027D"/>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36">
    <w:nsid w:val="5BF351D8"/>
    <w:multiLevelType w:val="hybridMultilevel"/>
    <w:tmpl w:val="1ABE6572"/>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37">
    <w:nsid w:val="5C4105E0"/>
    <w:multiLevelType w:val="multilevel"/>
    <w:tmpl w:val="5C4105E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8">
    <w:nsid w:val="5C464577"/>
    <w:multiLevelType w:val="hybridMultilevel"/>
    <w:tmpl w:val="5EFAEFC0"/>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539">
    <w:nsid w:val="5CFB51BB"/>
    <w:multiLevelType w:val="hybridMultilevel"/>
    <w:tmpl w:val="8E6ADE3C"/>
    <w:lvl w:ilvl="0" w:tplc="3E7A38CE">
      <w:start w:val="1"/>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AAE9DE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2169A1E">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1B69D7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64A452B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6C08B26">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933C1088">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87AA03F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8C04175C">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40">
    <w:nsid w:val="5D000EFA"/>
    <w:multiLevelType w:val="hybridMultilevel"/>
    <w:tmpl w:val="41281BEE"/>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36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1">
    <w:nsid w:val="5D194EB7"/>
    <w:multiLevelType w:val="hybridMultilevel"/>
    <w:tmpl w:val="2214DB5C"/>
    <w:lvl w:ilvl="0" w:tplc="0F56A5F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840E8D0E">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C294187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30186CA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C69A9D4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1B32AB38">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C0E317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28BAED00">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B994EC2E">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42">
    <w:nsid w:val="5D7A6595"/>
    <w:multiLevelType w:val="multilevel"/>
    <w:tmpl w:val="5D7A659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43">
    <w:nsid w:val="5DA96CD9"/>
    <w:multiLevelType w:val="multilevel"/>
    <w:tmpl w:val="5DA96CD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4">
    <w:nsid w:val="5E3C606C"/>
    <w:multiLevelType w:val="multilevel"/>
    <w:tmpl w:val="5E3C606C"/>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545">
    <w:nsid w:val="5E484A4A"/>
    <w:multiLevelType w:val="hybridMultilevel"/>
    <w:tmpl w:val="A03EFB42"/>
    <w:lvl w:ilvl="0" w:tplc="DDC2E79C">
      <w:start w:val="1"/>
      <w:numFmt w:val="upperLetter"/>
      <w:lvlText w:val="%1."/>
      <w:lvlJc w:val="left"/>
      <w:pPr>
        <w:ind w:left="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5AE9E56">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43807DE">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B18BE90">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030FA2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83A82B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75CE7AC">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A9CB3D4">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220A9C8">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46">
    <w:nsid w:val="5EBE671D"/>
    <w:multiLevelType w:val="hybridMultilevel"/>
    <w:tmpl w:val="A08A5902"/>
    <w:lvl w:ilvl="0" w:tplc="9662C9A6">
      <w:start w:val="1"/>
      <w:numFmt w:val="low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7">
    <w:nsid w:val="5F080C14"/>
    <w:multiLevelType w:val="multilevel"/>
    <w:tmpl w:val="9CD2B226"/>
    <w:lvl w:ilvl="0">
      <w:start w:val="1"/>
      <w:numFmt w:val="decimal"/>
      <w:lvlText w:val="%1."/>
      <w:lvlJc w:val="left"/>
      <w:pPr>
        <w:tabs>
          <w:tab w:val="num" w:pos="720"/>
        </w:tabs>
        <w:ind w:left="720" w:hanging="360"/>
      </w:pPr>
    </w:lvl>
    <w:lvl w:ilvl="1">
      <w:start w:val="2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nsid w:val="5F272967"/>
    <w:multiLevelType w:val="hybridMultilevel"/>
    <w:tmpl w:val="288C022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9">
    <w:nsid w:val="5F464CE1"/>
    <w:multiLevelType w:val="multilevel"/>
    <w:tmpl w:val="5F464CE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0">
    <w:nsid w:val="5F504201"/>
    <w:multiLevelType w:val="multilevel"/>
    <w:tmpl w:val="5F50420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right"/>
      <w:pPr>
        <w:ind w:left="1440" w:hanging="180"/>
      </w:pPr>
      <w:rPr>
        <w:rFonts w:ascii="Times New Roman" w:eastAsia="Calibri"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1">
    <w:nsid w:val="5F550065"/>
    <w:multiLevelType w:val="hybridMultilevel"/>
    <w:tmpl w:val="94DEA03A"/>
    <w:lvl w:ilvl="0" w:tplc="7D06C0AE">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6A268BD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54BE677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A1387F1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C142E4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E0CC860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084FE3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934088CC">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5EE848F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52">
    <w:nsid w:val="5F686398"/>
    <w:multiLevelType w:val="hybridMultilevel"/>
    <w:tmpl w:val="98E2C03E"/>
    <w:lvl w:ilvl="0" w:tplc="33A81B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3">
    <w:nsid w:val="600977D3"/>
    <w:multiLevelType w:val="hybridMultilevel"/>
    <w:tmpl w:val="B2D6516C"/>
    <w:lvl w:ilvl="0" w:tplc="04090019">
      <w:start w:val="1"/>
      <w:numFmt w:val="lowerLetter"/>
      <w:lvlText w:val="%1."/>
      <w:lvlJc w:val="left"/>
      <w:pPr>
        <w:ind w:left="990" w:hanging="360"/>
      </w:pPr>
    </w:lvl>
    <w:lvl w:ilvl="1" w:tplc="F73A0D40">
      <w:start w:val="1"/>
      <w:numFmt w:val="decimal"/>
      <w:suff w:val="space"/>
      <w:lvlText w:val="%2)"/>
      <w:lvlJc w:val="left"/>
      <w:pPr>
        <w:ind w:left="0" w:firstLine="0"/>
      </w:pPr>
      <w:rPr>
        <w:rFonts w:hint="default"/>
        <w:b w:val="0"/>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54">
    <w:nsid w:val="601D7187"/>
    <w:multiLevelType w:val="hybridMultilevel"/>
    <w:tmpl w:val="11EE3FCC"/>
    <w:lvl w:ilvl="0" w:tplc="FE582644">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4210D124">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FC8291C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DA36CE2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CB2CF99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DA3830F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439E7E6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F6F47AC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3824049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55">
    <w:nsid w:val="60253149"/>
    <w:multiLevelType w:val="hybridMultilevel"/>
    <w:tmpl w:val="C11E1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6">
    <w:nsid w:val="60B42379"/>
    <w:multiLevelType w:val="hybridMultilevel"/>
    <w:tmpl w:val="34AAE2DE"/>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7">
    <w:nsid w:val="60F27605"/>
    <w:multiLevelType w:val="hybridMultilevel"/>
    <w:tmpl w:val="F372EA1C"/>
    <w:lvl w:ilvl="0" w:tplc="40090017">
      <w:start w:val="1"/>
      <w:numFmt w:val="lowerLetter"/>
      <w:lvlText w:val="%1)"/>
      <w:lvlJc w:val="left"/>
      <w:pPr>
        <w:ind w:left="20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8">
    <w:nsid w:val="6145546A"/>
    <w:multiLevelType w:val="hybridMultilevel"/>
    <w:tmpl w:val="75D6ED9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9">
    <w:nsid w:val="61570709"/>
    <w:multiLevelType w:val="hybridMultilevel"/>
    <w:tmpl w:val="8DC8DE8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0">
    <w:nsid w:val="616072A9"/>
    <w:multiLevelType w:val="multilevel"/>
    <w:tmpl w:val="616072A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1">
    <w:nsid w:val="61AC5E96"/>
    <w:multiLevelType w:val="hybridMultilevel"/>
    <w:tmpl w:val="B4628074"/>
    <w:lvl w:ilvl="0" w:tplc="62CED80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110C63A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3D12556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006468E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CA0E045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CF4C5F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D9E3C8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DE121A4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CFF6B4E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62">
    <w:nsid w:val="61BC2FF0"/>
    <w:multiLevelType w:val="hybridMultilevel"/>
    <w:tmpl w:val="F97EE548"/>
    <w:lvl w:ilvl="0" w:tplc="6E1A62A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63">
    <w:nsid w:val="61D90D52"/>
    <w:multiLevelType w:val="hybridMultilevel"/>
    <w:tmpl w:val="452E735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4">
    <w:nsid w:val="61E60A6C"/>
    <w:multiLevelType w:val="multilevel"/>
    <w:tmpl w:val="61E60A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5">
    <w:nsid w:val="61F95AA6"/>
    <w:multiLevelType w:val="hybridMultilevel"/>
    <w:tmpl w:val="C882B0E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6">
    <w:nsid w:val="6212169B"/>
    <w:multiLevelType w:val="hybridMultilevel"/>
    <w:tmpl w:val="EDCE925C"/>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7">
    <w:nsid w:val="622B62BB"/>
    <w:multiLevelType w:val="multilevel"/>
    <w:tmpl w:val="5608C3BA"/>
    <w:lvl w:ilvl="0">
      <w:start w:val="1"/>
      <w:numFmt w:val="lowerLetter"/>
      <w:lvlText w:val="%1)"/>
      <w:lvlJc w:val="left"/>
      <w:pPr>
        <w:tabs>
          <w:tab w:val="num" w:pos="360"/>
        </w:tabs>
        <w:ind w:left="360" w:hanging="360"/>
      </w:pPr>
    </w:lvl>
    <w:lvl w:ilvl="1">
      <w:start w:val="1"/>
      <w:numFmt w:val="lowerLetter"/>
      <w:lvlText w:val="%2."/>
      <w:lvlJc w:val="left"/>
      <w:pPr>
        <w:ind w:left="1890" w:hanging="360"/>
      </w:pPr>
      <w:rPr>
        <w:rFonts w:hint="default"/>
      </w:rPr>
    </w:lvl>
    <w:lvl w:ilvl="2" w:tentative="1">
      <w:start w:val="1"/>
      <w:numFmt w:val="upperLetter"/>
      <w:lvlText w:val="%3."/>
      <w:lvlJc w:val="left"/>
      <w:pPr>
        <w:tabs>
          <w:tab w:val="num" w:pos="1800"/>
        </w:tabs>
        <w:ind w:left="1800" w:hanging="360"/>
      </w:pPr>
    </w:lvl>
    <w:lvl w:ilvl="3" w:tentative="1">
      <w:start w:val="1"/>
      <w:numFmt w:val="upperLetter"/>
      <w:lvlText w:val="%4."/>
      <w:lvlJc w:val="left"/>
      <w:pPr>
        <w:tabs>
          <w:tab w:val="num" w:pos="2520"/>
        </w:tabs>
        <w:ind w:left="2520" w:hanging="360"/>
      </w:pPr>
    </w:lvl>
    <w:lvl w:ilvl="4" w:tentative="1">
      <w:start w:val="1"/>
      <w:numFmt w:val="upperLetter"/>
      <w:lvlText w:val="%5."/>
      <w:lvlJc w:val="left"/>
      <w:pPr>
        <w:tabs>
          <w:tab w:val="num" w:pos="3240"/>
        </w:tabs>
        <w:ind w:left="3240" w:hanging="360"/>
      </w:pPr>
    </w:lvl>
    <w:lvl w:ilvl="5" w:tentative="1">
      <w:start w:val="1"/>
      <w:numFmt w:val="upperLetter"/>
      <w:lvlText w:val="%6."/>
      <w:lvlJc w:val="left"/>
      <w:pPr>
        <w:tabs>
          <w:tab w:val="num" w:pos="3960"/>
        </w:tabs>
        <w:ind w:left="3960" w:hanging="360"/>
      </w:pPr>
    </w:lvl>
    <w:lvl w:ilvl="6" w:tentative="1">
      <w:start w:val="1"/>
      <w:numFmt w:val="upperLetter"/>
      <w:lvlText w:val="%7."/>
      <w:lvlJc w:val="left"/>
      <w:pPr>
        <w:tabs>
          <w:tab w:val="num" w:pos="4680"/>
        </w:tabs>
        <w:ind w:left="4680" w:hanging="360"/>
      </w:pPr>
    </w:lvl>
    <w:lvl w:ilvl="7" w:tentative="1">
      <w:start w:val="1"/>
      <w:numFmt w:val="upperLetter"/>
      <w:lvlText w:val="%8."/>
      <w:lvlJc w:val="left"/>
      <w:pPr>
        <w:tabs>
          <w:tab w:val="num" w:pos="5400"/>
        </w:tabs>
        <w:ind w:left="5400" w:hanging="360"/>
      </w:pPr>
    </w:lvl>
    <w:lvl w:ilvl="8" w:tentative="1">
      <w:start w:val="1"/>
      <w:numFmt w:val="upperLetter"/>
      <w:lvlText w:val="%9."/>
      <w:lvlJc w:val="left"/>
      <w:pPr>
        <w:tabs>
          <w:tab w:val="num" w:pos="6120"/>
        </w:tabs>
        <w:ind w:left="6120" w:hanging="360"/>
      </w:pPr>
    </w:lvl>
  </w:abstractNum>
  <w:abstractNum w:abstractNumId="568">
    <w:nsid w:val="624D788E"/>
    <w:multiLevelType w:val="multilevel"/>
    <w:tmpl w:val="624D788E"/>
    <w:lvl w:ilvl="0">
      <w:start w:val="1"/>
      <w:numFmt w:val="lowerLetter"/>
      <w:lvlText w:val="%1."/>
      <w:lvlJc w:val="left"/>
      <w:pPr>
        <w:ind w:left="72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569">
    <w:nsid w:val="626D36D9"/>
    <w:multiLevelType w:val="hybridMultilevel"/>
    <w:tmpl w:val="BD9805D4"/>
    <w:lvl w:ilvl="0" w:tplc="FA5A0D5A">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D1C15A2">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58FAEDE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4648AFB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DE04C7C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FF2757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0D68C43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AD88B08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A4804A22">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70">
    <w:nsid w:val="62FF2510"/>
    <w:multiLevelType w:val="multilevel"/>
    <w:tmpl w:val="62FF25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1">
    <w:nsid w:val="63057AB5"/>
    <w:multiLevelType w:val="hybridMultilevel"/>
    <w:tmpl w:val="3F282B62"/>
    <w:lvl w:ilvl="0" w:tplc="95569C36">
      <w:start w:val="1"/>
      <w:numFmt w:val="decimal"/>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572">
    <w:nsid w:val="63101852"/>
    <w:multiLevelType w:val="hybridMultilevel"/>
    <w:tmpl w:val="D39C832C"/>
    <w:lvl w:ilvl="0" w:tplc="5C301E0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1E503C62">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DABABCE4">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21E23956">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1FAC63AC">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155488F4">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9BFCBD76">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E59E5C2A">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18442F8A">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573">
    <w:nsid w:val="63AB5F71"/>
    <w:multiLevelType w:val="multilevel"/>
    <w:tmpl w:val="63AB5F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4">
    <w:nsid w:val="63CA76CA"/>
    <w:multiLevelType w:val="hybridMultilevel"/>
    <w:tmpl w:val="07AA51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5">
    <w:nsid w:val="642231D8"/>
    <w:multiLevelType w:val="multilevel"/>
    <w:tmpl w:val="642231D8"/>
    <w:lvl w:ilvl="0">
      <w:start w:val="1"/>
      <w:numFmt w:val="lowerLetter"/>
      <w:lvlText w:val="%1."/>
      <w:lvlJc w:val="left"/>
      <w:pPr>
        <w:ind w:left="720" w:hanging="360"/>
      </w:pPr>
    </w:lvl>
    <w:lvl w:ilvl="1">
      <w:start w:val="1"/>
      <w:numFmt w:val="lowerLetter"/>
      <w:lvlText w:val="%2."/>
      <w:lvlJc w:val="left"/>
      <w:pPr>
        <w:ind w:left="9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6">
    <w:nsid w:val="644B5BFA"/>
    <w:multiLevelType w:val="multilevel"/>
    <w:tmpl w:val="644B5B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7">
    <w:nsid w:val="649B49E1"/>
    <w:multiLevelType w:val="hybridMultilevel"/>
    <w:tmpl w:val="06B479A2"/>
    <w:lvl w:ilvl="0" w:tplc="04090019">
      <w:start w:val="1"/>
      <w:numFmt w:val="lowerLetter"/>
      <w:lvlText w:val="%1."/>
      <w:lvlJc w:val="left"/>
      <w:pPr>
        <w:ind w:left="1395" w:hanging="360"/>
      </w:pPr>
    </w:lvl>
    <w:lvl w:ilvl="1" w:tplc="04090019">
      <w:start w:val="1"/>
      <w:numFmt w:val="lowerLetter"/>
      <w:lvlText w:val="%2."/>
      <w:lvlJc w:val="left"/>
      <w:pPr>
        <w:ind w:left="2115" w:hanging="360"/>
      </w:pPr>
    </w:lvl>
    <w:lvl w:ilvl="2" w:tplc="0409001B">
      <w:start w:val="1"/>
      <w:numFmt w:val="lowerRoman"/>
      <w:lvlText w:val="%3."/>
      <w:lvlJc w:val="right"/>
      <w:pPr>
        <w:ind w:left="2835" w:hanging="180"/>
      </w:pPr>
    </w:lvl>
    <w:lvl w:ilvl="3" w:tplc="0409000F">
      <w:start w:val="1"/>
      <w:numFmt w:val="decimal"/>
      <w:lvlText w:val="%4."/>
      <w:lvlJc w:val="left"/>
      <w:pPr>
        <w:ind w:left="360" w:hanging="360"/>
      </w:pPr>
    </w:lvl>
    <w:lvl w:ilvl="4" w:tplc="04090019">
      <w:start w:val="1"/>
      <w:numFmt w:val="lowerLetter"/>
      <w:lvlText w:val="%5."/>
      <w:lvlJc w:val="left"/>
      <w:pPr>
        <w:ind w:left="4275" w:hanging="360"/>
      </w:pPr>
    </w:lvl>
    <w:lvl w:ilvl="5" w:tplc="0409001B">
      <w:start w:val="1"/>
      <w:numFmt w:val="lowerRoman"/>
      <w:lvlText w:val="%6."/>
      <w:lvlJc w:val="right"/>
      <w:pPr>
        <w:ind w:left="4995" w:hanging="180"/>
      </w:pPr>
    </w:lvl>
    <w:lvl w:ilvl="6" w:tplc="0409000F">
      <w:start w:val="1"/>
      <w:numFmt w:val="decimal"/>
      <w:lvlText w:val="%7."/>
      <w:lvlJc w:val="left"/>
      <w:pPr>
        <w:ind w:left="5715" w:hanging="360"/>
      </w:pPr>
    </w:lvl>
    <w:lvl w:ilvl="7" w:tplc="04090019">
      <w:start w:val="1"/>
      <w:numFmt w:val="lowerLetter"/>
      <w:lvlText w:val="%8."/>
      <w:lvlJc w:val="left"/>
      <w:pPr>
        <w:ind w:left="6435" w:hanging="360"/>
      </w:pPr>
    </w:lvl>
    <w:lvl w:ilvl="8" w:tplc="0409001B">
      <w:start w:val="1"/>
      <w:numFmt w:val="lowerRoman"/>
      <w:lvlText w:val="%9."/>
      <w:lvlJc w:val="right"/>
      <w:pPr>
        <w:ind w:left="7155" w:hanging="180"/>
      </w:pPr>
    </w:lvl>
  </w:abstractNum>
  <w:abstractNum w:abstractNumId="578">
    <w:nsid w:val="64EA26B9"/>
    <w:multiLevelType w:val="hybridMultilevel"/>
    <w:tmpl w:val="66E030A2"/>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79">
    <w:nsid w:val="64F43AD8"/>
    <w:multiLevelType w:val="hybridMultilevel"/>
    <w:tmpl w:val="537AF29A"/>
    <w:lvl w:ilvl="0" w:tplc="B69AA6D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F9EEB8F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6D2462C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9B465DD4">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085638B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A55AFC5A">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48C91F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B83EBC52">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95877E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80">
    <w:nsid w:val="654F5F82"/>
    <w:multiLevelType w:val="hybridMultilevel"/>
    <w:tmpl w:val="8AF45B48"/>
    <w:lvl w:ilvl="0" w:tplc="40090017">
      <w:start w:val="1"/>
      <w:numFmt w:val="lowerLetter"/>
      <w:lvlText w:val="%1)"/>
      <w:lvlJc w:val="lef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581">
    <w:nsid w:val="66535892"/>
    <w:multiLevelType w:val="hybridMultilevel"/>
    <w:tmpl w:val="5FE4065E"/>
    <w:lvl w:ilvl="0" w:tplc="86AAD28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0B4A54CC">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AC420B6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27DEBAB8">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DEE0E63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CF48C6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C26B450">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0010D8D4">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BA56058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82">
    <w:nsid w:val="665C2C2C"/>
    <w:multiLevelType w:val="hybridMultilevel"/>
    <w:tmpl w:val="813A259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3">
    <w:nsid w:val="667D2588"/>
    <w:multiLevelType w:val="hybridMultilevel"/>
    <w:tmpl w:val="0980C626"/>
    <w:lvl w:ilvl="0" w:tplc="5B0C5134">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8C0AF4C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FF60D0D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363E3B6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68FE52D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14C9EB4">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E1DC348C">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5686CF7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22E81D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84">
    <w:nsid w:val="669122BA"/>
    <w:multiLevelType w:val="multilevel"/>
    <w:tmpl w:val="669122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5">
    <w:nsid w:val="66935875"/>
    <w:multiLevelType w:val="multilevel"/>
    <w:tmpl w:val="66935875"/>
    <w:lvl w:ilvl="0">
      <w:start w:val="1"/>
      <w:numFmt w:val="upperLetter"/>
      <w:lvlText w:val="%1."/>
      <w:lvlJc w:val="left"/>
      <w:pPr>
        <w:ind w:left="3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586">
    <w:nsid w:val="66B2030B"/>
    <w:multiLevelType w:val="hybridMultilevel"/>
    <w:tmpl w:val="BAD65BEE"/>
    <w:lvl w:ilvl="0" w:tplc="2A02D2F0">
      <w:start w:val="1"/>
      <w:numFmt w:val="lowerLetter"/>
      <w:lvlText w:val="%1."/>
      <w:lvlJc w:val="left"/>
      <w:pPr>
        <w:ind w:left="810" w:hanging="360"/>
      </w:pPr>
      <w:rPr>
        <w:rFonts w:hint="default"/>
        <w:color w:val="41302D"/>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87">
    <w:nsid w:val="66DB1DAF"/>
    <w:multiLevelType w:val="hybridMultilevel"/>
    <w:tmpl w:val="FF3E8CD2"/>
    <w:lvl w:ilvl="0" w:tplc="0016908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3A78A18C">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EB06003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7A3A9420">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37B81F2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AF58311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3E1AD92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08A62E6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893C411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88">
    <w:nsid w:val="679E56CB"/>
    <w:multiLevelType w:val="hybridMultilevel"/>
    <w:tmpl w:val="E3F24936"/>
    <w:lvl w:ilvl="0" w:tplc="1EE6A7E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D785B3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A7E22D20">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6E30876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41C5C00">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EAA466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1CD469EC">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2C0BDC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7ABC216C">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89">
    <w:nsid w:val="67CC5180"/>
    <w:multiLevelType w:val="hybridMultilevel"/>
    <w:tmpl w:val="C0E231A2"/>
    <w:lvl w:ilvl="0" w:tplc="6B80815E">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9C2870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868AF270">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6CFC8AA0">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82EC104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98CEADB0">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E2FEE8C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7F2C40A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845AF77A">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590">
    <w:nsid w:val="67ED2AD1"/>
    <w:multiLevelType w:val="hybridMultilevel"/>
    <w:tmpl w:val="04708774"/>
    <w:lvl w:ilvl="0" w:tplc="0409000F">
      <w:start w:val="1"/>
      <w:numFmt w:val="decimal"/>
      <w:lvlText w:val="%1."/>
      <w:lvlJc w:val="left"/>
      <w:pPr>
        <w:ind w:left="800"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1">
    <w:nsid w:val="68263487"/>
    <w:multiLevelType w:val="hybridMultilevel"/>
    <w:tmpl w:val="9964201A"/>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592">
    <w:nsid w:val="6848717D"/>
    <w:multiLevelType w:val="hybridMultilevel"/>
    <w:tmpl w:val="492EDBFE"/>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593">
    <w:nsid w:val="68526C47"/>
    <w:multiLevelType w:val="hybridMultilevel"/>
    <w:tmpl w:val="6F66124A"/>
    <w:lvl w:ilvl="0" w:tplc="E1AC270C">
      <w:start w:val="1"/>
      <w:numFmt w:val="decimal"/>
      <w:lvlText w:val="%1."/>
      <w:lvlJc w:val="left"/>
      <w:pPr>
        <w:ind w:left="3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4960494E">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9DD43C72">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3830FEF2">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38C42E04">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A61046EA">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0412636A">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588C651C">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7F7C148E">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594">
    <w:nsid w:val="6874707D"/>
    <w:multiLevelType w:val="hybridMultilevel"/>
    <w:tmpl w:val="2282194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5">
    <w:nsid w:val="68D45868"/>
    <w:multiLevelType w:val="hybridMultilevel"/>
    <w:tmpl w:val="C660C3FC"/>
    <w:lvl w:ilvl="0" w:tplc="2E58658A">
      <w:start w:val="2"/>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98A68B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F0CC65EE">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CDA26018">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D8CA608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6A242C4">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B2E8043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35821DBA">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D7DA79E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596">
    <w:nsid w:val="68D91F90"/>
    <w:multiLevelType w:val="multilevel"/>
    <w:tmpl w:val="68D91F90"/>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597">
    <w:nsid w:val="68DF077E"/>
    <w:multiLevelType w:val="multilevel"/>
    <w:tmpl w:val="68DF077E"/>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598">
    <w:nsid w:val="69192987"/>
    <w:multiLevelType w:val="hybridMultilevel"/>
    <w:tmpl w:val="B0AE9E90"/>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99">
    <w:nsid w:val="69315094"/>
    <w:multiLevelType w:val="hybridMultilevel"/>
    <w:tmpl w:val="0C5EB51E"/>
    <w:lvl w:ilvl="0" w:tplc="40090017">
      <w:start w:val="1"/>
      <w:numFmt w:val="lowerLetter"/>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600">
    <w:nsid w:val="6956442B"/>
    <w:multiLevelType w:val="hybridMultilevel"/>
    <w:tmpl w:val="B18E11C8"/>
    <w:lvl w:ilvl="0" w:tplc="7A2C4628">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D8D6326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FC0849C2">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0EA2C6F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AE2E95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35D21BF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F4C3D4C">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0030751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4274D080">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01">
    <w:nsid w:val="69605ED0"/>
    <w:multiLevelType w:val="hybridMultilevel"/>
    <w:tmpl w:val="34EE0072"/>
    <w:lvl w:ilvl="0" w:tplc="7DF813E6">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ADF05D36">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607C0D4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E6EEC2E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882095BA">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72BABF70">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AAD8CB38">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C92E7720">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AD02A7A4">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02">
    <w:nsid w:val="69693DB0"/>
    <w:multiLevelType w:val="hybridMultilevel"/>
    <w:tmpl w:val="FB18595A"/>
    <w:lvl w:ilvl="0" w:tplc="2F2ACE76">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3">
    <w:nsid w:val="696C1FAD"/>
    <w:multiLevelType w:val="hybridMultilevel"/>
    <w:tmpl w:val="D12C4308"/>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4">
    <w:nsid w:val="69F705E4"/>
    <w:multiLevelType w:val="hybridMultilevel"/>
    <w:tmpl w:val="6E646E8E"/>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05">
    <w:nsid w:val="6A150517"/>
    <w:multiLevelType w:val="multilevel"/>
    <w:tmpl w:val="6A1505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6">
    <w:nsid w:val="6AB91029"/>
    <w:multiLevelType w:val="hybridMultilevel"/>
    <w:tmpl w:val="4F3E5986"/>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607">
    <w:nsid w:val="6ACD1A28"/>
    <w:multiLevelType w:val="multilevel"/>
    <w:tmpl w:val="6ACD1A28"/>
    <w:lvl w:ilvl="0">
      <w:start w:val="1"/>
      <w:numFmt w:val="upperLetter"/>
      <w:lvlText w:val="%1."/>
      <w:lvlJc w:val="left"/>
      <w:pPr>
        <w:ind w:left="2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608">
    <w:nsid w:val="6AD11692"/>
    <w:multiLevelType w:val="multilevel"/>
    <w:tmpl w:val="6AD1169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9">
    <w:nsid w:val="6AF34768"/>
    <w:multiLevelType w:val="hybridMultilevel"/>
    <w:tmpl w:val="31FE49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0">
    <w:nsid w:val="6B696038"/>
    <w:multiLevelType w:val="multilevel"/>
    <w:tmpl w:val="6B69603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1">
    <w:nsid w:val="6C3D3207"/>
    <w:multiLevelType w:val="multilevel"/>
    <w:tmpl w:val="6C3D320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2">
    <w:nsid w:val="6C5F45BC"/>
    <w:multiLevelType w:val="multilevel"/>
    <w:tmpl w:val="6C5F45BC"/>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3">
    <w:nsid w:val="6C6E0B89"/>
    <w:multiLevelType w:val="hybridMultilevel"/>
    <w:tmpl w:val="582C1C56"/>
    <w:lvl w:ilvl="0" w:tplc="7F683740">
      <w:start w:val="1"/>
      <w:numFmt w:val="decimal"/>
      <w:lvlText w:val="%1."/>
      <w:lvlJc w:val="left"/>
      <w:pPr>
        <w:ind w:left="3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1FA2C9E8">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516883A6">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F6C0AB60">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0F0A5088">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DF2E7EE0">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EC589BE2">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B87637D4">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213EB856">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614">
    <w:nsid w:val="6C787728"/>
    <w:multiLevelType w:val="hybridMultilevel"/>
    <w:tmpl w:val="3174ABBE"/>
    <w:lvl w:ilvl="0" w:tplc="0AA6C194">
      <w:start w:val="1"/>
      <w:numFmt w:val="decimal"/>
      <w:lvlText w:val="%1."/>
      <w:lvlJc w:val="left"/>
      <w:pPr>
        <w:ind w:left="249"/>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CD40BF40">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A080D61A">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4BFA353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499EA96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53C2CF7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C382F03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4DC7D1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6EF8870C">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15">
    <w:nsid w:val="6CC93237"/>
    <w:multiLevelType w:val="hybridMultilevel"/>
    <w:tmpl w:val="4512537C"/>
    <w:lvl w:ilvl="0" w:tplc="13DE8AA6">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88BAAB5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2848CD1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A492F002">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3014E08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20CC788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21C6F76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395867E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EC9CE50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16">
    <w:nsid w:val="6CCE70A8"/>
    <w:multiLevelType w:val="hybridMultilevel"/>
    <w:tmpl w:val="D67CF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7">
    <w:nsid w:val="6CF65A63"/>
    <w:multiLevelType w:val="hybridMultilevel"/>
    <w:tmpl w:val="94728660"/>
    <w:lvl w:ilvl="0" w:tplc="76D8DB88">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8C68170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DA7A2D8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0D50F5D6">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448A0C4">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F79CB48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BAD4C6D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5946E9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EE049CF4">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18">
    <w:nsid w:val="6D064D7D"/>
    <w:multiLevelType w:val="multilevel"/>
    <w:tmpl w:val="6D064D7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9">
    <w:nsid w:val="6D5B1642"/>
    <w:multiLevelType w:val="hybridMultilevel"/>
    <w:tmpl w:val="1DE682BE"/>
    <w:lvl w:ilvl="0" w:tplc="12268C7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4572B03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D3502A3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5894A28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65BC42AC">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19DC7878">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F33E4F5A">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8994995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6FFC95C6">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20">
    <w:nsid w:val="6D9F301F"/>
    <w:multiLevelType w:val="hybridMultilevel"/>
    <w:tmpl w:val="99C8394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1">
    <w:nsid w:val="6DC56E9E"/>
    <w:multiLevelType w:val="hybridMultilevel"/>
    <w:tmpl w:val="BFC09C96"/>
    <w:lvl w:ilvl="0" w:tplc="C6A42404">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3B08261A">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FD9AAEBE">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4ACAA1E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CC7E843A">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200CBB84">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33FA63E6">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ED625FB6">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4382433A">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622">
    <w:nsid w:val="6DD25561"/>
    <w:multiLevelType w:val="hybridMultilevel"/>
    <w:tmpl w:val="F4C260BE"/>
    <w:lvl w:ilvl="0" w:tplc="E982AD08">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3">
    <w:nsid w:val="6DE65C2A"/>
    <w:multiLevelType w:val="hybridMultilevel"/>
    <w:tmpl w:val="FD66B642"/>
    <w:lvl w:ilvl="0" w:tplc="A31A904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9B360E18">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A6E54F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028E3CB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2AE0496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48D6C9A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D5F6EB1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714609FE">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9C06FE4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24">
    <w:nsid w:val="6E14360B"/>
    <w:multiLevelType w:val="hybridMultilevel"/>
    <w:tmpl w:val="E8B03E20"/>
    <w:lvl w:ilvl="0" w:tplc="32CC1B98">
      <w:start w:val="64"/>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25">
    <w:nsid w:val="6E323BC4"/>
    <w:multiLevelType w:val="hybridMultilevel"/>
    <w:tmpl w:val="B04E388A"/>
    <w:lvl w:ilvl="0" w:tplc="58A2CCE2">
      <w:start w:val="27"/>
      <w:numFmt w:val="decimal"/>
      <w:lvlText w:val="%1."/>
      <w:lvlJc w:val="left"/>
      <w:pPr>
        <w:ind w:left="375" w:hanging="375"/>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6">
    <w:nsid w:val="6E340DC0"/>
    <w:multiLevelType w:val="hybridMultilevel"/>
    <w:tmpl w:val="51FE01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7">
    <w:nsid w:val="6E6566CB"/>
    <w:multiLevelType w:val="hybridMultilevel"/>
    <w:tmpl w:val="AEEE5FDE"/>
    <w:lvl w:ilvl="0" w:tplc="42ECE768">
      <w:start w:val="2"/>
      <w:numFmt w:val="lowerLetter"/>
      <w:lvlText w:val="%1)"/>
      <w:lvlJc w:val="left"/>
      <w:pPr>
        <w:ind w:left="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4FE9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47012B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CA474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10013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B8A9B1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86728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723CB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5A200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28">
    <w:nsid w:val="6F456BA8"/>
    <w:multiLevelType w:val="multilevel"/>
    <w:tmpl w:val="6F456B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9">
    <w:nsid w:val="6F543890"/>
    <w:multiLevelType w:val="hybridMultilevel"/>
    <w:tmpl w:val="2FA65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nsid w:val="6F597E46"/>
    <w:multiLevelType w:val="hybridMultilevel"/>
    <w:tmpl w:val="25EE94C2"/>
    <w:lvl w:ilvl="0" w:tplc="3CCA8072">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3244A95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1672626E">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80EC5E9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CDC21FE8">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548E356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0E98388E">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F4ECB002">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ACC23B7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31">
    <w:nsid w:val="6F8C1959"/>
    <w:multiLevelType w:val="hybridMultilevel"/>
    <w:tmpl w:val="578642F8"/>
    <w:lvl w:ilvl="0" w:tplc="A4667E48">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0F188EA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A208D2C">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4D10D5E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B1C93BC">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2CE48E8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7908C290">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86BC63A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3E92B43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32">
    <w:nsid w:val="6FAC66C6"/>
    <w:multiLevelType w:val="hybridMultilevel"/>
    <w:tmpl w:val="135640F4"/>
    <w:lvl w:ilvl="0" w:tplc="40090017">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633">
    <w:nsid w:val="70843B53"/>
    <w:multiLevelType w:val="hybridMultilevel"/>
    <w:tmpl w:val="3C387B76"/>
    <w:lvl w:ilvl="0" w:tplc="F702B738">
      <w:start w:val="2"/>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970C2E90">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93C0C26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15EEA19C">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8AC4063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B8565766">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5276CC72">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BA18B34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0FE076F4">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34">
    <w:nsid w:val="709E3F18"/>
    <w:multiLevelType w:val="hybridMultilevel"/>
    <w:tmpl w:val="55C28FD8"/>
    <w:lvl w:ilvl="0" w:tplc="B88A378E">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B60EE1E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47B0916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7F06A5E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DBCCCD4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3B4EA52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7BF4C0F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64FC799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97DECC9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35">
    <w:nsid w:val="70B34F1A"/>
    <w:multiLevelType w:val="hybridMultilevel"/>
    <w:tmpl w:val="AE56A6EC"/>
    <w:lvl w:ilvl="0" w:tplc="49AA812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1A4ECA8">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942AACE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2F4349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CFED04E">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F104AA74">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B9AA537A">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424DF1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F3EA66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36">
    <w:nsid w:val="70CA4104"/>
    <w:multiLevelType w:val="hybridMultilevel"/>
    <w:tmpl w:val="F0AEDC1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7">
    <w:nsid w:val="70EC6248"/>
    <w:multiLevelType w:val="hybridMultilevel"/>
    <w:tmpl w:val="62442804"/>
    <w:lvl w:ilvl="0" w:tplc="3892BBEC">
      <w:start w:val="1"/>
      <w:numFmt w:val="decimal"/>
      <w:lvlText w:val="%1."/>
      <w:lvlJc w:val="left"/>
      <w:pPr>
        <w:ind w:left="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ED36EDF4">
      <w:start w:val="1"/>
      <w:numFmt w:val="lowerLetter"/>
      <w:lvlText w:val="%2"/>
      <w:lvlJc w:val="left"/>
      <w:pPr>
        <w:ind w:left="83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39609A1E">
      <w:start w:val="1"/>
      <w:numFmt w:val="lowerRoman"/>
      <w:lvlText w:val="%3"/>
      <w:lvlJc w:val="left"/>
      <w:pPr>
        <w:ind w:left="155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802F9F6">
      <w:start w:val="1"/>
      <w:numFmt w:val="decimal"/>
      <w:lvlText w:val="%4"/>
      <w:lvlJc w:val="left"/>
      <w:pPr>
        <w:ind w:left="227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E888664E">
      <w:start w:val="1"/>
      <w:numFmt w:val="lowerLetter"/>
      <w:lvlText w:val="%5"/>
      <w:lvlJc w:val="left"/>
      <w:pPr>
        <w:ind w:left="299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0927040">
      <w:start w:val="1"/>
      <w:numFmt w:val="lowerRoman"/>
      <w:lvlText w:val="%6"/>
      <w:lvlJc w:val="left"/>
      <w:pPr>
        <w:ind w:left="371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A1AE2BB4">
      <w:start w:val="1"/>
      <w:numFmt w:val="decimal"/>
      <w:lvlText w:val="%7"/>
      <w:lvlJc w:val="left"/>
      <w:pPr>
        <w:ind w:left="443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F14C98D4">
      <w:start w:val="1"/>
      <w:numFmt w:val="lowerLetter"/>
      <w:lvlText w:val="%8"/>
      <w:lvlJc w:val="left"/>
      <w:pPr>
        <w:ind w:left="515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52863AE">
      <w:start w:val="1"/>
      <w:numFmt w:val="lowerRoman"/>
      <w:lvlText w:val="%9"/>
      <w:lvlJc w:val="left"/>
      <w:pPr>
        <w:ind w:left="5873"/>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38">
    <w:nsid w:val="714D763F"/>
    <w:multiLevelType w:val="hybridMultilevel"/>
    <w:tmpl w:val="FE0C96E4"/>
    <w:lvl w:ilvl="0" w:tplc="8A320D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9">
    <w:nsid w:val="715064AC"/>
    <w:multiLevelType w:val="hybridMultilevel"/>
    <w:tmpl w:val="E8B85D02"/>
    <w:lvl w:ilvl="0" w:tplc="40090017">
      <w:start w:val="1"/>
      <w:numFmt w:val="lowerLetter"/>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640">
    <w:nsid w:val="716C7983"/>
    <w:multiLevelType w:val="hybridMultilevel"/>
    <w:tmpl w:val="E1D8DF1C"/>
    <w:lvl w:ilvl="0" w:tplc="BC34A7EE">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C3B6A106">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E6B2F1F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75D00BF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BBAA219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398F0B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3486764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13003898">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2D6626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41">
    <w:nsid w:val="719410CC"/>
    <w:multiLevelType w:val="hybridMultilevel"/>
    <w:tmpl w:val="49689FF4"/>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642">
    <w:nsid w:val="71AA583D"/>
    <w:multiLevelType w:val="hybridMultilevel"/>
    <w:tmpl w:val="CCEC03C0"/>
    <w:lvl w:ilvl="0" w:tplc="3FCA9CB6">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E32837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11D09FD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783AC55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83EA095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4648CC00">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ADBEDB3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6B24D576">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AF84C77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43">
    <w:nsid w:val="7256257D"/>
    <w:multiLevelType w:val="multilevel"/>
    <w:tmpl w:val="7256257D"/>
    <w:lvl w:ilvl="0">
      <w:start w:val="1"/>
      <w:numFmt w:val="lowerLetter"/>
      <w:lvlText w:val="%1."/>
      <w:lvlJc w:val="left"/>
      <w:pPr>
        <w:ind w:left="144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4">
    <w:nsid w:val="72697F07"/>
    <w:multiLevelType w:val="hybridMultilevel"/>
    <w:tmpl w:val="EB223F3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5">
    <w:nsid w:val="72795306"/>
    <w:multiLevelType w:val="hybridMultilevel"/>
    <w:tmpl w:val="D848E186"/>
    <w:lvl w:ilvl="0" w:tplc="4CCEE912">
      <w:start w:val="17"/>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6">
    <w:nsid w:val="72D232FB"/>
    <w:multiLevelType w:val="multilevel"/>
    <w:tmpl w:val="72D232FB"/>
    <w:lvl w:ilvl="0">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647">
    <w:nsid w:val="73E1422C"/>
    <w:multiLevelType w:val="multilevel"/>
    <w:tmpl w:val="91FC07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8">
    <w:nsid w:val="74023EDA"/>
    <w:multiLevelType w:val="hybridMultilevel"/>
    <w:tmpl w:val="C4D01090"/>
    <w:lvl w:ilvl="0" w:tplc="D5FE2ECC">
      <w:start w:val="1"/>
      <w:numFmt w:val="upperRoman"/>
      <w:lvlText w:val="%1."/>
      <w:lvlJc w:val="left"/>
      <w:pPr>
        <w:ind w:left="285"/>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9B10591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8CF882B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513007CA">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0F720BC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B3A2DB8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ABE06060">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A4A8514C">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26EA22A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49">
    <w:nsid w:val="74105FFC"/>
    <w:multiLevelType w:val="hybridMultilevel"/>
    <w:tmpl w:val="79CC1DE0"/>
    <w:lvl w:ilvl="0" w:tplc="CCE894F8">
      <w:start w:val="1"/>
      <w:numFmt w:val="lowerLetter"/>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0">
    <w:nsid w:val="7437219F"/>
    <w:multiLevelType w:val="multilevel"/>
    <w:tmpl w:val="743721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1">
    <w:nsid w:val="743B4ABB"/>
    <w:multiLevelType w:val="multilevel"/>
    <w:tmpl w:val="743B4ABB"/>
    <w:lvl w:ilvl="0">
      <w:start w:val="1"/>
      <w:numFmt w:val="lowerLetter"/>
      <w:suff w:val="space"/>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upperLetter"/>
      <w:lvlText w:val="%3."/>
      <w:lvlJc w:val="left"/>
      <w:pPr>
        <w:ind w:left="810" w:hanging="360"/>
      </w:pPr>
      <w:rPr>
        <w:rFonts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2">
    <w:nsid w:val="748C77CD"/>
    <w:multiLevelType w:val="hybridMultilevel"/>
    <w:tmpl w:val="9E06EEF4"/>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3">
    <w:nsid w:val="74A70D11"/>
    <w:multiLevelType w:val="hybridMultilevel"/>
    <w:tmpl w:val="106C82C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4">
    <w:nsid w:val="74CA475E"/>
    <w:multiLevelType w:val="hybridMultilevel"/>
    <w:tmpl w:val="2638B740"/>
    <w:lvl w:ilvl="0" w:tplc="40090017">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655">
    <w:nsid w:val="750C0ED7"/>
    <w:multiLevelType w:val="hybridMultilevel"/>
    <w:tmpl w:val="48787DCC"/>
    <w:lvl w:ilvl="0" w:tplc="8A320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6">
    <w:nsid w:val="752D2311"/>
    <w:multiLevelType w:val="multilevel"/>
    <w:tmpl w:val="7DDAACC2"/>
    <w:lvl w:ilvl="0">
      <w:start w:val="1"/>
      <w:numFmt w:val="decimal"/>
      <w:lvlText w:val="%1."/>
      <w:lvlJc w:val="left"/>
      <w:pPr>
        <w:tabs>
          <w:tab w:val="num" w:pos="720"/>
        </w:tabs>
        <w:ind w:left="720" w:hanging="360"/>
      </w:pPr>
    </w:lvl>
    <w:lvl w:ilvl="1">
      <w:start w:val="86"/>
      <w:numFmt w:val="decimal"/>
      <w:lvlText w:val="%2."/>
      <w:lvlJc w:val="left"/>
      <w:pPr>
        <w:ind w:left="540" w:hanging="540"/>
      </w:pPr>
      <w:rPr>
        <w:rFonts w:hint="default"/>
      </w:rPr>
    </w:lvl>
    <w:lvl w:ilvl="2" w:tentative="1">
      <w:start w:val="1"/>
      <w:numFmt w:val="decimal"/>
      <w:lvlText w:val="%3."/>
      <w:lvlJc w:val="left"/>
      <w:pPr>
        <w:tabs>
          <w:tab w:val="num" w:pos="2160"/>
        </w:tabs>
        <w:ind w:left="2160" w:hanging="360"/>
      </w:pPr>
    </w:lvl>
    <w:lvl w:ilvl="3">
      <w:start w:val="1"/>
      <w:numFmt w:val="decimal"/>
      <w:lvlText w:val="%4."/>
      <w:lvlJc w:val="left"/>
      <w:pPr>
        <w:tabs>
          <w:tab w:val="num" w:pos="360"/>
        </w:tabs>
        <w:ind w:left="36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nsid w:val="756A3CD7"/>
    <w:multiLevelType w:val="hybridMultilevel"/>
    <w:tmpl w:val="0F766E92"/>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8">
    <w:nsid w:val="758B3539"/>
    <w:multiLevelType w:val="hybridMultilevel"/>
    <w:tmpl w:val="B240DBB8"/>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9">
    <w:nsid w:val="75A86FE7"/>
    <w:multiLevelType w:val="hybridMultilevel"/>
    <w:tmpl w:val="662C3E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0">
    <w:nsid w:val="75AA4BCC"/>
    <w:multiLevelType w:val="hybridMultilevel"/>
    <w:tmpl w:val="2C6A2B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C6EE0CB2">
      <w:start w:val="1"/>
      <w:numFmt w:val="lowerLetter"/>
      <w:lvlText w:val="%3."/>
      <w:lvlJc w:val="right"/>
      <w:pPr>
        <w:ind w:left="2160" w:hanging="180"/>
      </w:pPr>
      <w:rPr>
        <w:rFonts w:ascii="Times New Roman" w:eastAsia="Times New Roman"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1">
    <w:nsid w:val="760733A0"/>
    <w:multiLevelType w:val="hybridMultilevel"/>
    <w:tmpl w:val="6EB2133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2">
    <w:nsid w:val="76271714"/>
    <w:multiLevelType w:val="hybridMultilevel"/>
    <w:tmpl w:val="3DECEFD0"/>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63">
    <w:nsid w:val="76490D27"/>
    <w:multiLevelType w:val="hybridMultilevel"/>
    <w:tmpl w:val="65528F66"/>
    <w:lvl w:ilvl="0" w:tplc="B11AB1E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236C3E3C">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155CA72C">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C4BAB9F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EE66696E">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F72291DA">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F49A76F6">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47B67F40">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43FA2BAE">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664">
    <w:nsid w:val="764E5097"/>
    <w:multiLevelType w:val="hybridMultilevel"/>
    <w:tmpl w:val="E2C0A2E0"/>
    <w:lvl w:ilvl="0" w:tplc="40090017">
      <w:start w:val="1"/>
      <w:numFmt w:val="lowerLetter"/>
      <w:lvlText w:val="%1)"/>
      <w:lvlJc w:val="left"/>
      <w:pPr>
        <w:ind w:left="26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5">
    <w:nsid w:val="76904A17"/>
    <w:multiLevelType w:val="hybridMultilevel"/>
    <w:tmpl w:val="18000B1E"/>
    <w:lvl w:ilvl="0" w:tplc="C16009A0">
      <w:start w:val="1"/>
      <w:numFmt w:val="decimal"/>
      <w:lvlText w:val="%1."/>
      <w:lvlJc w:val="left"/>
      <w:pPr>
        <w:ind w:left="284"/>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7B24A052">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F4029B86">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E25C72C0">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94947BDA">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BA26BADC">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F926E54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5CC68A44">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F920CFE2">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66">
    <w:nsid w:val="76E21F89"/>
    <w:multiLevelType w:val="hybridMultilevel"/>
    <w:tmpl w:val="D87EF88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7">
    <w:nsid w:val="7706058B"/>
    <w:multiLevelType w:val="multilevel"/>
    <w:tmpl w:val="7706058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8">
    <w:nsid w:val="77357201"/>
    <w:multiLevelType w:val="hybridMultilevel"/>
    <w:tmpl w:val="BC3E1792"/>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9">
    <w:nsid w:val="77B4737D"/>
    <w:multiLevelType w:val="multilevel"/>
    <w:tmpl w:val="77B4737D"/>
    <w:lvl w:ilvl="0">
      <w:start w:val="1"/>
      <w:numFmt w:val="decimal"/>
      <w:suff w:val="space"/>
      <w:lvlText w:val="%1)"/>
      <w:lvlJc w:val="left"/>
      <w:pPr>
        <w:ind w:left="0" w:firstLine="0"/>
      </w:pPr>
      <w:rPr>
        <w:rFonts w:hint="default"/>
      </w:rPr>
    </w:lvl>
    <w:lvl w:ilvl="1">
      <w:start w:val="1"/>
      <w:numFmt w:val="lowerLetter"/>
      <w:lvlText w:val="%2."/>
      <w:lvlJc w:val="left"/>
      <w:pPr>
        <w:ind w:left="126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0">
    <w:nsid w:val="77F53B09"/>
    <w:multiLevelType w:val="hybridMultilevel"/>
    <w:tmpl w:val="0A469AA2"/>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71">
    <w:nsid w:val="77F846FC"/>
    <w:multiLevelType w:val="multilevel"/>
    <w:tmpl w:val="77F846FC"/>
    <w:lvl w:ilvl="0">
      <w:start w:val="1"/>
      <w:numFmt w:val="upperRoman"/>
      <w:lvlText w:val="%1."/>
      <w:lvlJc w:val="left"/>
      <w:pPr>
        <w:ind w:left="780" w:hanging="72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672">
    <w:nsid w:val="782E60FA"/>
    <w:multiLevelType w:val="multilevel"/>
    <w:tmpl w:val="782E60F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73">
    <w:nsid w:val="782F6256"/>
    <w:multiLevelType w:val="multilevel"/>
    <w:tmpl w:val="782F6256"/>
    <w:lvl w:ilvl="0">
      <w:start w:val="1"/>
      <w:numFmt w:val="decimal"/>
      <w:lvlText w:val="%1."/>
      <w:lvlJc w:val="left"/>
      <w:pPr>
        <w:ind w:left="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674">
    <w:nsid w:val="78483DBC"/>
    <w:multiLevelType w:val="hybridMultilevel"/>
    <w:tmpl w:val="04708774"/>
    <w:lvl w:ilvl="0" w:tplc="0409000F">
      <w:start w:val="1"/>
      <w:numFmt w:val="decimal"/>
      <w:lvlText w:val="%1."/>
      <w:lvlJc w:val="left"/>
      <w:pPr>
        <w:ind w:left="800"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5">
    <w:nsid w:val="78BA3820"/>
    <w:multiLevelType w:val="hybridMultilevel"/>
    <w:tmpl w:val="BA607E2E"/>
    <w:lvl w:ilvl="0" w:tplc="2CE490CE">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D4704594">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D152C31E">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FEA6B0AC">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250C90D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7F9849D2">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53823A62">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382A184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D8B2C106">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76">
    <w:nsid w:val="78D54FC4"/>
    <w:multiLevelType w:val="multilevel"/>
    <w:tmpl w:val="1CB4A9E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nsid w:val="79544BAF"/>
    <w:multiLevelType w:val="hybridMultilevel"/>
    <w:tmpl w:val="9F283CC2"/>
    <w:lvl w:ilvl="0" w:tplc="1462795E">
      <w:start w:val="5"/>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678">
    <w:nsid w:val="79840152"/>
    <w:multiLevelType w:val="multilevel"/>
    <w:tmpl w:val="7984015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9">
    <w:nsid w:val="799100B5"/>
    <w:multiLevelType w:val="hybridMultilevel"/>
    <w:tmpl w:val="94E4986A"/>
    <w:lvl w:ilvl="0" w:tplc="A74691F4">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A2ECAB3A">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6B8426D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65E4966">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5FF808B4">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3DA0A60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D112494E">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A8E2721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4D2E517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80">
    <w:nsid w:val="79BB3F4E"/>
    <w:multiLevelType w:val="hybridMultilevel"/>
    <w:tmpl w:val="9A482DD0"/>
    <w:lvl w:ilvl="0" w:tplc="E1F03E10">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66F2B50E">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6CA0CF98">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AEF8CC3A">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65EC9410">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AC9C5B3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E10046E6">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5C1055A4">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E4E6CE6C">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81">
    <w:nsid w:val="79BC06A2"/>
    <w:multiLevelType w:val="hybridMultilevel"/>
    <w:tmpl w:val="6D561194"/>
    <w:lvl w:ilvl="0" w:tplc="9FAAE79E">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2AA6783C">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07EC2342">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0FB4CBF8">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6A18804A">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1DC2F020">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9078E87A">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28B4C76A">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A5843FB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682">
    <w:nsid w:val="79DA703B"/>
    <w:multiLevelType w:val="hybridMultilevel"/>
    <w:tmpl w:val="9F46BDF6"/>
    <w:lvl w:ilvl="0" w:tplc="2DBABE70">
      <w:start w:val="1"/>
      <w:numFmt w:val="lowerLetter"/>
      <w:lvlText w:val="(%1)"/>
      <w:lvlJc w:val="left"/>
      <w:pPr>
        <w:ind w:left="405"/>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1" w:tplc="73342558">
      <w:start w:val="1"/>
      <w:numFmt w:val="lowerLetter"/>
      <w:lvlText w:val="%2"/>
      <w:lvlJc w:val="left"/>
      <w:pPr>
        <w:ind w:left="10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2" w:tplc="E24402AE">
      <w:start w:val="1"/>
      <w:numFmt w:val="lowerRoman"/>
      <w:lvlText w:val="%3"/>
      <w:lvlJc w:val="left"/>
      <w:pPr>
        <w:ind w:left="18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3" w:tplc="13CE12A4">
      <w:start w:val="1"/>
      <w:numFmt w:val="decimal"/>
      <w:lvlText w:val="%4"/>
      <w:lvlJc w:val="left"/>
      <w:pPr>
        <w:ind w:left="25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4" w:tplc="A2622120">
      <w:start w:val="1"/>
      <w:numFmt w:val="lowerLetter"/>
      <w:lvlText w:val="%5"/>
      <w:lvlJc w:val="left"/>
      <w:pPr>
        <w:ind w:left="324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5" w:tplc="1646F36A">
      <w:start w:val="1"/>
      <w:numFmt w:val="lowerRoman"/>
      <w:lvlText w:val="%6"/>
      <w:lvlJc w:val="left"/>
      <w:pPr>
        <w:ind w:left="396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6" w:tplc="C79E9E16">
      <w:start w:val="1"/>
      <w:numFmt w:val="decimal"/>
      <w:lvlText w:val="%7"/>
      <w:lvlJc w:val="left"/>
      <w:pPr>
        <w:ind w:left="468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7" w:tplc="38D80BA8">
      <w:start w:val="1"/>
      <w:numFmt w:val="lowerLetter"/>
      <w:lvlText w:val="%8"/>
      <w:lvlJc w:val="left"/>
      <w:pPr>
        <w:ind w:left="540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lvl w:ilvl="8" w:tplc="9410D34E">
      <w:start w:val="1"/>
      <w:numFmt w:val="lowerRoman"/>
      <w:lvlText w:val="%9"/>
      <w:lvlJc w:val="left"/>
      <w:pPr>
        <w:ind w:left="6120"/>
      </w:pPr>
      <w:rPr>
        <w:rFonts w:ascii="Arial Unicode MS" w:eastAsia="Arial Unicode MS" w:hAnsi="Arial Unicode MS" w:cs="Arial Unicode MS"/>
        <w:b w:val="0"/>
        <w:i w:val="0"/>
        <w:strike w:val="0"/>
        <w:dstrike w:val="0"/>
        <w:color w:val="484848"/>
        <w:sz w:val="27"/>
        <w:szCs w:val="27"/>
        <w:u w:val="none" w:color="000000"/>
        <w:bdr w:val="none" w:sz="0" w:space="0" w:color="auto"/>
        <w:shd w:val="clear" w:color="auto" w:fill="auto"/>
        <w:vertAlign w:val="baseline"/>
      </w:rPr>
    </w:lvl>
  </w:abstractNum>
  <w:abstractNum w:abstractNumId="683">
    <w:nsid w:val="7A4B6BDB"/>
    <w:multiLevelType w:val="hybridMultilevel"/>
    <w:tmpl w:val="E190FF2E"/>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84">
    <w:nsid w:val="7A53096D"/>
    <w:multiLevelType w:val="multilevel"/>
    <w:tmpl w:val="7A53096D"/>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85">
    <w:nsid w:val="7A56149B"/>
    <w:multiLevelType w:val="multilevel"/>
    <w:tmpl w:val="7A56149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86">
    <w:nsid w:val="7AC12015"/>
    <w:multiLevelType w:val="hybridMultilevel"/>
    <w:tmpl w:val="E4145708"/>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87">
    <w:nsid w:val="7ADE7C2F"/>
    <w:multiLevelType w:val="hybridMultilevel"/>
    <w:tmpl w:val="E668BC2A"/>
    <w:lvl w:ilvl="0" w:tplc="32A4321A">
      <w:start w:val="1"/>
      <w:numFmt w:val="decimal"/>
      <w:lvlText w:val="%1."/>
      <w:lvlJc w:val="left"/>
      <w:pPr>
        <w:ind w:left="247"/>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1" w:tplc="64A45DCC">
      <w:start w:val="1"/>
      <w:numFmt w:val="lowerLetter"/>
      <w:lvlText w:val="%2"/>
      <w:lvlJc w:val="left"/>
      <w:pPr>
        <w:ind w:left="10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2" w:tplc="B46E5F18">
      <w:start w:val="1"/>
      <w:numFmt w:val="lowerRoman"/>
      <w:lvlText w:val="%3"/>
      <w:lvlJc w:val="left"/>
      <w:pPr>
        <w:ind w:left="18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3" w:tplc="863891B2">
      <w:start w:val="1"/>
      <w:numFmt w:val="decimal"/>
      <w:lvlText w:val="%4"/>
      <w:lvlJc w:val="left"/>
      <w:pPr>
        <w:ind w:left="25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4" w:tplc="D9C0153C">
      <w:start w:val="1"/>
      <w:numFmt w:val="lowerLetter"/>
      <w:lvlText w:val="%5"/>
      <w:lvlJc w:val="left"/>
      <w:pPr>
        <w:ind w:left="324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5" w:tplc="19DA46DE">
      <w:start w:val="1"/>
      <w:numFmt w:val="lowerRoman"/>
      <w:lvlText w:val="%6"/>
      <w:lvlJc w:val="left"/>
      <w:pPr>
        <w:ind w:left="396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6" w:tplc="1BD29C04">
      <w:start w:val="1"/>
      <w:numFmt w:val="decimal"/>
      <w:lvlText w:val="%7"/>
      <w:lvlJc w:val="left"/>
      <w:pPr>
        <w:ind w:left="468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7" w:tplc="E28A5F9E">
      <w:start w:val="1"/>
      <w:numFmt w:val="lowerLetter"/>
      <w:lvlText w:val="%8"/>
      <w:lvlJc w:val="left"/>
      <w:pPr>
        <w:ind w:left="540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lvl w:ilvl="8" w:tplc="CE344064">
      <w:start w:val="1"/>
      <w:numFmt w:val="lowerRoman"/>
      <w:lvlText w:val="%9"/>
      <w:lvlJc w:val="left"/>
      <w:pPr>
        <w:ind w:left="6120"/>
      </w:pPr>
      <w:rPr>
        <w:rFonts w:ascii="Times New Roman" w:eastAsia="Times New Roman" w:hAnsi="Times New Roman" w:cs="Times New Roman"/>
        <w:b w:val="0"/>
        <w:i w:val="0"/>
        <w:strike w:val="0"/>
        <w:dstrike w:val="0"/>
        <w:color w:val="484848"/>
        <w:sz w:val="24"/>
        <w:szCs w:val="24"/>
        <w:u w:val="none" w:color="000000"/>
        <w:bdr w:val="none" w:sz="0" w:space="0" w:color="auto"/>
        <w:shd w:val="clear" w:color="auto" w:fill="auto"/>
        <w:vertAlign w:val="baseline"/>
      </w:rPr>
    </w:lvl>
  </w:abstractNum>
  <w:abstractNum w:abstractNumId="688">
    <w:nsid w:val="7AE62094"/>
    <w:multiLevelType w:val="hybridMultilevel"/>
    <w:tmpl w:val="216EDE00"/>
    <w:lvl w:ilvl="0" w:tplc="61A44FDC">
      <w:start w:val="1"/>
      <w:numFmt w:val="decimal"/>
      <w:lvlText w:val="%1."/>
      <w:lvlJc w:val="left"/>
      <w:pPr>
        <w:ind w:left="233"/>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1" w:tplc="1CC88A5A">
      <w:start w:val="1"/>
      <w:numFmt w:val="lowerLetter"/>
      <w:lvlText w:val="%2"/>
      <w:lvlJc w:val="left"/>
      <w:pPr>
        <w:ind w:left="10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2" w:tplc="108E9ACA">
      <w:start w:val="1"/>
      <w:numFmt w:val="lowerRoman"/>
      <w:lvlText w:val="%3"/>
      <w:lvlJc w:val="left"/>
      <w:pPr>
        <w:ind w:left="18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3" w:tplc="AFDAE90E">
      <w:start w:val="1"/>
      <w:numFmt w:val="decimal"/>
      <w:lvlText w:val="%4"/>
      <w:lvlJc w:val="left"/>
      <w:pPr>
        <w:ind w:left="25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4" w:tplc="69A43924">
      <w:start w:val="1"/>
      <w:numFmt w:val="lowerLetter"/>
      <w:lvlText w:val="%5"/>
      <w:lvlJc w:val="left"/>
      <w:pPr>
        <w:ind w:left="324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5" w:tplc="990A9866">
      <w:start w:val="1"/>
      <w:numFmt w:val="lowerRoman"/>
      <w:lvlText w:val="%6"/>
      <w:lvlJc w:val="left"/>
      <w:pPr>
        <w:ind w:left="396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6" w:tplc="1F5EADDE">
      <w:start w:val="1"/>
      <w:numFmt w:val="decimal"/>
      <w:lvlText w:val="%7"/>
      <w:lvlJc w:val="left"/>
      <w:pPr>
        <w:ind w:left="468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7" w:tplc="8D185FD4">
      <w:start w:val="1"/>
      <w:numFmt w:val="lowerLetter"/>
      <w:lvlText w:val="%8"/>
      <w:lvlJc w:val="left"/>
      <w:pPr>
        <w:ind w:left="540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lvl w:ilvl="8" w:tplc="A0D22DE4">
      <w:start w:val="1"/>
      <w:numFmt w:val="lowerRoman"/>
      <w:lvlText w:val="%9"/>
      <w:lvlJc w:val="left"/>
      <w:pPr>
        <w:ind w:left="6120"/>
      </w:pPr>
      <w:rPr>
        <w:rFonts w:ascii="Arial Unicode MS" w:eastAsia="Arial Unicode MS" w:hAnsi="Arial Unicode MS" w:cs="Arial Unicode MS"/>
        <w:b w:val="0"/>
        <w:i w:val="0"/>
        <w:strike w:val="0"/>
        <w:dstrike w:val="0"/>
        <w:color w:val="484848"/>
        <w:sz w:val="21"/>
        <w:szCs w:val="21"/>
        <w:u w:val="none" w:color="000000"/>
        <w:bdr w:val="none" w:sz="0" w:space="0" w:color="auto"/>
        <w:shd w:val="clear" w:color="auto" w:fill="auto"/>
        <w:vertAlign w:val="baseline"/>
      </w:rPr>
    </w:lvl>
  </w:abstractNum>
  <w:abstractNum w:abstractNumId="689">
    <w:nsid w:val="7AFA0BD5"/>
    <w:multiLevelType w:val="multilevel"/>
    <w:tmpl w:val="7AFA0BD5"/>
    <w:lvl w:ilvl="0">
      <w:start w:val="1"/>
      <w:numFmt w:val="upperRoman"/>
      <w:lvlText w:val="%1."/>
      <w:lvlJc w:val="righ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90">
    <w:nsid w:val="7B0078BE"/>
    <w:multiLevelType w:val="hybridMultilevel"/>
    <w:tmpl w:val="C9FE8CFE"/>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91">
    <w:nsid w:val="7B0545B4"/>
    <w:multiLevelType w:val="hybridMultilevel"/>
    <w:tmpl w:val="14F2C4C0"/>
    <w:lvl w:ilvl="0" w:tplc="22A68AE0">
      <w:start w:val="1"/>
      <w:numFmt w:val="lowerLetter"/>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2">
    <w:nsid w:val="7B2C0EF3"/>
    <w:multiLevelType w:val="multilevel"/>
    <w:tmpl w:val="7B2C0EF3"/>
    <w:lvl w:ilvl="0">
      <w:start w:val="1"/>
      <w:numFmt w:val="lowerLetter"/>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upperLetter"/>
      <w:lvlText w:val="%3."/>
      <w:lvlJc w:val="left"/>
      <w:pPr>
        <w:ind w:left="-180" w:hanging="360"/>
      </w:pPr>
      <w:rPr>
        <w:rFonts w:hint="default"/>
      </w:rPr>
    </w:lvl>
    <w:lvl w:ilvl="3">
      <w:start w:val="800"/>
      <w:numFmt w:val="lowerRoman"/>
      <w:lvlText w:val="%4."/>
      <w:lvlJc w:val="left"/>
      <w:pPr>
        <w:ind w:left="2291" w:hanging="720"/>
      </w:pPr>
      <w:rPr>
        <w:rFonts w:hint="default"/>
      </w:rPr>
    </w:lvl>
    <w:lvl w:ilvl="4">
      <w:start w:val="1"/>
      <w:numFmt w:val="lowerLetter"/>
      <w:lvlText w:val="%5."/>
      <w:lvlJc w:val="left"/>
      <w:pPr>
        <w:ind w:left="2651" w:hanging="360"/>
      </w:pPr>
    </w:lvl>
    <w:lvl w:ilvl="5">
      <w:start w:val="1"/>
      <w:numFmt w:val="lowerRoman"/>
      <w:lvlText w:val="%6."/>
      <w:lvlJc w:val="right"/>
      <w:pPr>
        <w:ind w:left="3371" w:hanging="180"/>
      </w:pPr>
    </w:lvl>
    <w:lvl w:ilvl="6">
      <w:start w:val="1"/>
      <w:numFmt w:val="decimal"/>
      <w:lvlText w:val="%7."/>
      <w:lvlJc w:val="left"/>
      <w:pPr>
        <w:ind w:left="4091" w:hanging="360"/>
      </w:pPr>
    </w:lvl>
    <w:lvl w:ilvl="7">
      <w:start w:val="1"/>
      <w:numFmt w:val="lowerLetter"/>
      <w:lvlText w:val="%8."/>
      <w:lvlJc w:val="left"/>
      <w:pPr>
        <w:ind w:left="4811" w:hanging="360"/>
      </w:pPr>
    </w:lvl>
    <w:lvl w:ilvl="8">
      <w:start w:val="1"/>
      <w:numFmt w:val="lowerRoman"/>
      <w:lvlText w:val="%9."/>
      <w:lvlJc w:val="right"/>
      <w:pPr>
        <w:ind w:left="5531" w:hanging="180"/>
      </w:pPr>
    </w:lvl>
  </w:abstractNum>
  <w:abstractNum w:abstractNumId="693">
    <w:nsid w:val="7B30208D"/>
    <w:multiLevelType w:val="hybridMultilevel"/>
    <w:tmpl w:val="1662F78A"/>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94">
    <w:nsid w:val="7B8E3F34"/>
    <w:multiLevelType w:val="hybridMultilevel"/>
    <w:tmpl w:val="88DE3E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54A6D7C6">
      <w:start w:val="1"/>
      <w:numFmt w:val="lowerLetter"/>
      <w:lvlText w:val="%3."/>
      <w:lvlJc w:val="right"/>
      <w:pPr>
        <w:ind w:left="2160" w:hanging="180"/>
      </w:pPr>
      <w:rPr>
        <w:rFonts w:ascii="Times New Roman" w:eastAsia="Times New Roman"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5">
    <w:nsid w:val="7C23190B"/>
    <w:multiLevelType w:val="hybridMultilevel"/>
    <w:tmpl w:val="C0CA88BC"/>
    <w:lvl w:ilvl="0" w:tplc="40090017">
      <w:start w:val="1"/>
      <w:numFmt w:val="lowerLetter"/>
      <w:lvlText w:val="%1)"/>
      <w:lvlJc w:val="left"/>
      <w:pPr>
        <w:ind w:left="206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6">
    <w:nsid w:val="7CC14D0F"/>
    <w:multiLevelType w:val="multilevel"/>
    <w:tmpl w:val="7CC14D0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97">
    <w:nsid w:val="7CF93B02"/>
    <w:multiLevelType w:val="multilevel"/>
    <w:tmpl w:val="7CF93B0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8">
    <w:nsid w:val="7D3F2469"/>
    <w:multiLevelType w:val="hybridMultilevel"/>
    <w:tmpl w:val="FF9A6328"/>
    <w:lvl w:ilvl="0" w:tplc="40090017">
      <w:start w:val="1"/>
      <w:numFmt w:val="lowerLetter"/>
      <w:lvlText w:val="%1)"/>
      <w:lvlJc w:val="left"/>
      <w:pPr>
        <w:ind w:left="2100" w:hanging="360"/>
      </w:p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699">
    <w:nsid w:val="7D491FFD"/>
    <w:multiLevelType w:val="multilevel"/>
    <w:tmpl w:val="7D491FFD"/>
    <w:lvl w:ilvl="0">
      <w:start w:val="1"/>
      <w:numFmt w:val="lowerLetter"/>
      <w:lvlText w:val="%1."/>
      <w:lvlJc w:val="left"/>
      <w:pPr>
        <w:ind w:left="720" w:hanging="360"/>
      </w:pPr>
    </w:lvl>
    <w:lvl w:ilvl="1">
      <w:start w:val="1"/>
      <w:numFmt w:val="lowerLetter"/>
      <w:lvlText w:val="%2."/>
      <w:lvlJc w:val="left"/>
      <w:pPr>
        <w:ind w:left="360" w:hanging="360"/>
      </w:pPr>
    </w:lvl>
    <w:lvl w:ilvl="2">
      <w:start w:val="1"/>
      <w:numFmt w:val="lowerLetter"/>
      <w:lvlText w:val="%3."/>
      <w:lvlJc w:val="left"/>
      <w:pPr>
        <w:ind w:left="2340" w:hanging="360"/>
      </w:pPr>
      <w:rPr>
        <w:rFonts w:hint="default"/>
      </w:rPr>
    </w:lvl>
    <w:lvl w:ilvl="3">
      <w:start w:val="1"/>
      <w:numFmt w:val="lowerLetter"/>
      <w:lvlText w:val="%4)"/>
      <w:lvlJc w:val="left"/>
      <w:pPr>
        <w:ind w:left="630" w:hanging="360"/>
      </w:pPr>
      <w:rPr>
        <w:rFonts w:hint="default"/>
      </w:rPr>
    </w:lvl>
    <w:lvl w:ilvl="4">
      <w:start w:val="1"/>
      <w:numFmt w:val="decimal"/>
      <w:lvlText w:val="%5)"/>
      <w:lvlJc w:val="left"/>
      <w:pPr>
        <w:ind w:left="360" w:hanging="360"/>
      </w:pPr>
      <w:rPr>
        <w:rFonts w:hint="default"/>
        <w:b w:val="0"/>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0">
    <w:nsid w:val="7D8067E0"/>
    <w:multiLevelType w:val="multilevel"/>
    <w:tmpl w:val="7D8067E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01">
    <w:nsid w:val="7DA44403"/>
    <w:multiLevelType w:val="multilevel"/>
    <w:tmpl w:val="7DA4440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2">
    <w:nsid w:val="7DBB4B74"/>
    <w:multiLevelType w:val="hybridMultilevel"/>
    <w:tmpl w:val="794E1B34"/>
    <w:lvl w:ilvl="0" w:tplc="12140816">
      <w:start w:val="1"/>
      <w:numFmt w:val="decimal"/>
      <w:lvlText w:val="%1."/>
      <w:lvlJc w:val="left"/>
      <w:pPr>
        <w:ind w:left="627" w:hanging="360"/>
      </w:pPr>
      <w:rPr>
        <w:rFonts w:hint="default"/>
      </w:rPr>
    </w:lvl>
    <w:lvl w:ilvl="1" w:tplc="40090019" w:tentative="1">
      <w:start w:val="1"/>
      <w:numFmt w:val="lowerLetter"/>
      <w:lvlText w:val="%2."/>
      <w:lvlJc w:val="left"/>
      <w:pPr>
        <w:ind w:left="1347" w:hanging="360"/>
      </w:pPr>
    </w:lvl>
    <w:lvl w:ilvl="2" w:tplc="4009001B" w:tentative="1">
      <w:start w:val="1"/>
      <w:numFmt w:val="lowerRoman"/>
      <w:lvlText w:val="%3."/>
      <w:lvlJc w:val="right"/>
      <w:pPr>
        <w:ind w:left="2067" w:hanging="180"/>
      </w:pPr>
    </w:lvl>
    <w:lvl w:ilvl="3" w:tplc="4009000F" w:tentative="1">
      <w:start w:val="1"/>
      <w:numFmt w:val="decimal"/>
      <w:lvlText w:val="%4."/>
      <w:lvlJc w:val="left"/>
      <w:pPr>
        <w:ind w:left="2787" w:hanging="360"/>
      </w:pPr>
    </w:lvl>
    <w:lvl w:ilvl="4" w:tplc="40090019" w:tentative="1">
      <w:start w:val="1"/>
      <w:numFmt w:val="lowerLetter"/>
      <w:lvlText w:val="%5."/>
      <w:lvlJc w:val="left"/>
      <w:pPr>
        <w:ind w:left="3507" w:hanging="360"/>
      </w:pPr>
    </w:lvl>
    <w:lvl w:ilvl="5" w:tplc="4009001B" w:tentative="1">
      <w:start w:val="1"/>
      <w:numFmt w:val="lowerRoman"/>
      <w:lvlText w:val="%6."/>
      <w:lvlJc w:val="right"/>
      <w:pPr>
        <w:ind w:left="4227" w:hanging="180"/>
      </w:pPr>
    </w:lvl>
    <w:lvl w:ilvl="6" w:tplc="4009000F" w:tentative="1">
      <w:start w:val="1"/>
      <w:numFmt w:val="decimal"/>
      <w:lvlText w:val="%7."/>
      <w:lvlJc w:val="left"/>
      <w:pPr>
        <w:ind w:left="4947" w:hanging="360"/>
      </w:pPr>
    </w:lvl>
    <w:lvl w:ilvl="7" w:tplc="40090019" w:tentative="1">
      <w:start w:val="1"/>
      <w:numFmt w:val="lowerLetter"/>
      <w:lvlText w:val="%8."/>
      <w:lvlJc w:val="left"/>
      <w:pPr>
        <w:ind w:left="5667" w:hanging="360"/>
      </w:pPr>
    </w:lvl>
    <w:lvl w:ilvl="8" w:tplc="4009001B" w:tentative="1">
      <w:start w:val="1"/>
      <w:numFmt w:val="lowerRoman"/>
      <w:lvlText w:val="%9."/>
      <w:lvlJc w:val="right"/>
      <w:pPr>
        <w:ind w:left="6387" w:hanging="180"/>
      </w:pPr>
    </w:lvl>
  </w:abstractNum>
  <w:abstractNum w:abstractNumId="703">
    <w:nsid w:val="7DD80F24"/>
    <w:multiLevelType w:val="hybridMultilevel"/>
    <w:tmpl w:val="2184204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4">
    <w:nsid w:val="7DEF18CC"/>
    <w:multiLevelType w:val="multilevel"/>
    <w:tmpl w:val="7DEF18C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05">
    <w:nsid w:val="7E7E740B"/>
    <w:multiLevelType w:val="hybridMultilevel"/>
    <w:tmpl w:val="8854A9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6">
    <w:nsid w:val="7EEF752C"/>
    <w:multiLevelType w:val="multilevel"/>
    <w:tmpl w:val="7EEF752C"/>
    <w:lvl w:ilvl="0">
      <w:start w:val="1"/>
      <w:numFmt w:val="upperLetter"/>
      <w:lvlText w:val="%1."/>
      <w:lvlJc w:val="left"/>
      <w:pPr>
        <w:ind w:left="9"/>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1">
      <w:start w:val="1"/>
      <w:numFmt w:val="lowerLetter"/>
      <w:lvlText w:val="%2"/>
      <w:lvlJc w:val="left"/>
      <w:pPr>
        <w:ind w:left="10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484848"/>
        <w:sz w:val="24"/>
        <w:szCs w:val="24"/>
        <w:u w:val="none" w:color="000000"/>
        <w:shd w:val="clear" w:color="auto" w:fill="auto"/>
        <w:vertAlign w:val="baseline"/>
      </w:rPr>
    </w:lvl>
  </w:abstractNum>
  <w:abstractNum w:abstractNumId="707">
    <w:nsid w:val="7EF25C7F"/>
    <w:multiLevelType w:val="multilevel"/>
    <w:tmpl w:val="D626E620"/>
    <w:lvl w:ilvl="0">
      <w:start w:val="1"/>
      <w:numFmt w:val="decimal"/>
      <w:lvlText w:val="%1."/>
      <w:lvlJc w:val="left"/>
      <w:pPr>
        <w:tabs>
          <w:tab w:val="num" w:pos="720"/>
        </w:tabs>
        <w:ind w:left="720" w:hanging="360"/>
      </w:pPr>
    </w:lvl>
    <w:lvl w:ilvl="1">
      <w:start w:val="1"/>
      <w:numFmt w:val="lowerLetter"/>
      <w:lvlText w:val="%2."/>
      <w:lvlJc w:val="left"/>
      <w:pPr>
        <w:ind w:left="21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7EFE399B"/>
    <w:multiLevelType w:val="hybridMultilevel"/>
    <w:tmpl w:val="39409D1A"/>
    <w:lvl w:ilvl="0" w:tplc="5E9E3956">
      <w:start w:val="2"/>
      <w:numFmt w:val="upperLetter"/>
      <w:lvlText w:val="%1."/>
      <w:lvlJc w:val="left"/>
      <w:pPr>
        <w:ind w:left="7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F1E6A77C">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CF22D784">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6CAEE870">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BFF239BE">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BD9CA08A">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51C44A78">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6714D778">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BBF2D594">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709">
    <w:nsid w:val="7F0C557D"/>
    <w:multiLevelType w:val="hybridMultilevel"/>
    <w:tmpl w:val="BF4410D4"/>
    <w:lvl w:ilvl="0" w:tplc="D508293E">
      <w:start w:val="3"/>
      <w:numFmt w:val="upperLetter"/>
      <w:lvlText w:val="%1."/>
      <w:lvlJc w:val="left"/>
      <w:pPr>
        <w:ind w:left="1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1" w:tplc="739EFA4A">
      <w:start w:val="1"/>
      <w:numFmt w:val="lowerLetter"/>
      <w:lvlText w:val="%2"/>
      <w:lvlJc w:val="left"/>
      <w:pPr>
        <w:ind w:left="10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2" w:tplc="838052CA">
      <w:start w:val="1"/>
      <w:numFmt w:val="lowerRoman"/>
      <w:lvlText w:val="%3"/>
      <w:lvlJc w:val="left"/>
      <w:pPr>
        <w:ind w:left="18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3" w:tplc="6B8AF504">
      <w:start w:val="1"/>
      <w:numFmt w:val="decimal"/>
      <w:lvlText w:val="%4"/>
      <w:lvlJc w:val="left"/>
      <w:pPr>
        <w:ind w:left="25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4" w:tplc="5A3C43C2">
      <w:start w:val="1"/>
      <w:numFmt w:val="lowerLetter"/>
      <w:lvlText w:val="%5"/>
      <w:lvlJc w:val="left"/>
      <w:pPr>
        <w:ind w:left="324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5" w:tplc="D2488C92">
      <w:start w:val="1"/>
      <w:numFmt w:val="lowerRoman"/>
      <w:lvlText w:val="%6"/>
      <w:lvlJc w:val="left"/>
      <w:pPr>
        <w:ind w:left="396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6" w:tplc="6902F1B4">
      <w:start w:val="1"/>
      <w:numFmt w:val="decimal"/>
      <w:lvlText w:val="%7"/>
      <w:lvlJc w:val="left"/>
      <w:pPr>
        <w:ind w:left="468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7" w:tplc="41909606">
      <w:start w:val="1"/>
      <w:numFmt w:val="lowerLetter"/>
      <w:lvlText w:val="%8"/>
      <w:lvlJc w:val="left"/>
      <w:pPr>
        <w:ind w:left="540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lvl w:ilvl="8" w:tplc="FEE66B6E">
      <w:start w:val="1"/>
      <w:numFmt w:val="lowerRoman"/>
      <w:lvlText w:val="%9"/>
      <w:lvlJc w:val="left"/>
      <w:pPr>
        <w:ind w:left="6120" w:firstLine="0"/>
      </w:pPr>
      <w:rPr>
        <w:rFonts w:ascii="Calibri" w:eastAsia="Calibri" w:hAnsi="Calibri" w:cs="Calibri"/>
        <w:b w:val="0"/>
        <w:i w:val="0"/>
        <w:strike w:val="0"/>
        <w:dstrike w:val="0"/>
        <w:color w:val="565656"/>
        <w:sz w:val="20"/>
        <w:szCs w:val="20"/>
        <w:u w:val="none" w:color="000000"/>
        <w:effect w:val="none"/>
        <w:bdr w:val="none" w:sz="0" w:space="0" w:color="auto" w:frame="1"/>
        <w:vertAlign w:val="baseline"/>
      </w:rPr>
    </w:lvl>
  </w:abstractNum>
  <w:abstractNum w:abstractNumId="710">
    <w:nsid w:val="7F6F2521"/>
    <w:multiLevelType w:val="multilevel"/>
    <w:tmpl w:val="7F6F252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1">
    <w:nsid w:val="7FC4476E"/>
    <w:multiLevelType w:val="multilevel"/>
    <w:tmpl w:val="7FC447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518"/>
  </w:num>
  <w:num w:numId="2">
    <w:abstractNumId w:val="152"/>
  </w:num>
  <w:num w:numId="3">
    <w:abstractNumId w:val="329"/>
  </w:num>
  <w:num w:numId="4">
    <w:abstractNumId w:val="456"/>
  </w:num>
  <w:num w:numId="5">
    <w:abstractNumId w:val="504"/>
  </w:num>
  <w:num w:numId="6">
    <w:abstractNumId w:val="440"/>
  </w:num>
  <w:num w:numId="7">
    <w:abstractNumId w:val="368"/>
  </w:num>
  <w:num w:numId="8">
    <w:abstractNumId w:val="703"/>
  </w:num>
  <w:num w:numId="9">
    <w:abstractNumId w:val="297"/>
  </w:num>
  <w:num w:numId="10">
    <w:abstractNumId w:val="91"/>
  </w:num>
  <w:num w:numId="11">
    <w:abstractNumId w:val="591"/>
  </w:num>
  <w:num w:numId="12">
    <w:abstractNumId w:val="183"/>
  </w:num>
  <w:num w:numId="13">
    <w:abstractNumId w:val="511"/>
  </w:num>
  <w:num w:numId="14">
    <w:abstractNumId w:val="205"/>
  </w:num>
  <w:num w:numId="15">
    <w:abstractNumId w:val="198"/>
  </w:num>
  <w:num w:numId="16">
    <w:abstractNumId w:val="370"/>
  </w:num>
  <w:num w:numId="17">
    <w:abstractNumId w:val="632"/>
  </w:num>
  <w:num w:numId="18">
    <w:abstractNumId w:val="606"/>
  </w:num>
  <w:num w:numId="19">
    <w:abstractNumId w:val="90"/>
  </w:num>
  <w:num w:numId="20">
    <w:abstractNumId w:val="230"/>
  </w:num>
  <w:num w:numId="21">
    <w:abstractNumId w:val="208"/>
  </w:num>
  <w:num w:numId="22">
    <w:abstractNumId w:val="164"/>
  </w:num>
  <w:num w:numId="23">
    <w:abstractNumId w:val="686"/>
  </w:num>
  <w:num w:numId="24">
    <w:abstractNumId w:val="293"/>
  </w:num>
  <w:num w:numId="25">
    <w:abstractNumId w:val="108"/>
  </w:num>
  <w:num w:numId="26">
    <w:abstractNumId w:val="27"/>
  </w:num>
  <w:num w:numId="27">
    <w:abstractNumId w:val="304"/>
  </w:num>
  <w:num w:numId="28">
    <w:abstractNumId w:val="296"/>
  </w:num>
  <w:num w:numId="29">
    <w:abstractNumId w:val="603"/>
  </w:num>
  <w:num w:numId="30">
    <w:abstractNumId w:val="71"/>
  </w:num>
  <w:num w:numId="31">
    <w:abstractNumId w:val="670"/>
  </w:num>
  <w:num w:numId="32">
    <w:abstractNumId w:val="16"/>
  </w:num>
  <w:num w:numId="33">
    <w:abstractNumId w:val="641"/>
  </w:num>
  <w:num w:numId="34">
    <w:abstractNumId w:val="163"/>
  </w:num>
  <w:num w:numId="35">
    <w:abstractNumId w:val="391"/>
  </w:num>
  <w:num w:numId="36">
    <w:abstractNumId w:val="69"/>
  </w:num>
  <w:num w:numId="37">
    <w:abstractNumId w:val="654"/>
  </w:num>
  <w:num w:numId="38">
    <w:abstractNumId w:val="2"/>
  </w:num>
  <w:num w:numId="39">
    <w:abstractNumId w:val="516"/>
  </w:num>
  <w:num w:numId="40">
    <w:abstractNumId w:val="351"/>
  </w:num>
  <w:num w:numId="41">
    <w:abstractNumId w:val="412"/>
  </w:num>
  <w:num w:numId="42">
    <w:abstractNumId w:val="175"/>
  </w:num>
  <w:num w:numId="43">
    <w:abstractNumId w:val="421"/>
  </w:num>
  <w:num w:numId="44">
    <w:abstractNumId w:val="298"/>
  </w:num>
  <w:num w:numId="45">
    <w:abstractNumId w:val="592"/>
  </w:num>
  <w:num w:numId="46">
    <w:abstractNumId w:val="51"/>
  </w:num>
  <w:num w:numId="47">
    <w:abstractNumId w:val="639"/>
  </w:num>
  <w:num w:numId="48">
    <w:abstractNumId w:val="287"/>
  </w:num>
  <w:num w:numId="49">
    <w:abstractNumId w:val="433"/>
  </w:num>
  <w:num w:numId="50">
    <w:abstractNumId w:val="599"/>
  </w:num>
  <w:num w:numId="51">
    <w:abstractNumId w:val="413"/>
  </w:num>
  <w:num w:numId="52">
    <w:abstractNumId w:val="20"/>
  </w:num>
  <w:num w:numId="53">
    <w:abstractNumId w:val="353"/>
  </w:num>
  <w:num w:numId="54">
    <w:abstractNumId w:val="664"/>
  </w:num>
  <w:num w:numId="55">
    <w:abstractNumId w:val="698"/>
  </w:num>
  <w:num w:numId="56">
    <w:abstractNumId w:val="604"/>
  </w:num>
  <w:num w:numId="57">
    <w:abstractNumId w:val="556"/>
  </w:num>
  <w:num w:numId="58">
    <w:abstractNumId w:val="441"/>
  </w:num>
  <w:num w:numId="59">
    <w:abstractNumId w:val="693"/>
  </w:num>
  <w:num w:numId="60">
    <w:abstractNumId w:val="452"/>
  </w:num>
  <w:num w:numId="61">
    <w:abstractNumId w:val="93"/>
  </w:num>
  <w:num w:numId="62">
    <w:abstractNumId w:val="616"/>
  </w:num>
  <w:num w:numId="63">
    <w:abstractNumId w:val="662"/>
  </w:num>
  <w:num w:numId="64">
    <w:abstractNumId w:val="181"/>
  </w:num>
  <w:num w:numId="65">
    <w:abstractNumId w:val="139"/>
  </w:num>
  <w:num w:numId="66">
    <w:abstractNumId w:val="409"/>
  </w:num>
  <w:num w:numId="67">
    <w:abstractNumId w:val="236"/>
  </w:num>
  <w:num w:numId="68">
    <w:abstractNumId w:val="695"/>
  </w:num>
  <w:num w:numId="69">
    <w:abstractNumId w:val="147"/>
  </w:num>
  <w:num w:numId="70">
    <w:abstractNumId w:val="135"/>
  </w:num>
  <w:num w:numId="71">
    <w:abstractNumId w:val="463"/>
  </w:num>
  <w:num w:numId="72">
    <w:abstractNumId w:val="540"/>
  </w:num>
  <w:num w:numId="73">
    <w:abstractNumId w:val="30"/>
  </w:num>
  <w:num w:numId="74">
    <w:abstractNumId w:val="279"/>
  </w:num>
  <w:num w:numId="75">
    <w:abstractNumId w:val="580"/>
  </w:num>
  <w:num w:numId="76">
    <w:abstractNumId w:val="519"/>
  </w:num>
  <w:num w:numId="77">
    <w:abstractNumId w:val="185"/>
  </w:num>
  <w:num w:numId="78">
    <w:abstractNumId w:val="426"/>
  </w:num>
  <w:num w:numId="79">
    <w:abstractNumId w:val="59"/>
  </w:num>
  <w:num w:numId="80">
    <w:abstractNumId w:val="538"/>
  </w:num>
  <w:num w:numId="81">
    <w:abstractNumId w:val="358"/>
  </w:num>
  <w:num w:numId="82">
    <w:abstractNumId w:val="231"/>
  </w:num>
  <w:num w:numId="83">
    <w:abstractNumId w:val="144"/>
  </w:num>
  <w:num w:numId="84">
    <w:abstractNumId w:val="295"/>
  </w:num>
  <w:num w:numId="85">
    <w:abstractNumId w:val="257"/>
  </w:num>
  <w:num w:numId="86">
    <w:abstractNumId w:val="259"/>
  </w:num>
  <w:num w:numId="87">
    <w:abstractNumId w:val="620"/>
  </w:num>
  <w:num w:numId="88">
    <w:abstractNumId w:val="136"/>
  </w:num>
  <w:num w:numId="89">
    <w:abstractNumId w:val="445"/>
  </w:num>
  <w:num w:numId="90">
    <w:abstractNumId w:val="274"/>
  </w:num>
  <w:num w:numId="91">
    <w:abstractNumId w:val="683"/>
  </w:num>
  <w:num w:numId="92">
    <w:abstractNumId w:val="652"/>
  </w:num>
  <w:num w:numId="93">
    <w:abstractNumId w:val="636"/>
  </w:num>
  <w:num w:numId="94">
    <w:abstractNumId w:val="557"/>
  </w:num>
  <w:num w:numId="95">
    <w:abstractNumId w:val="219"/>
  </w:num>
  <w:num w:numId="96">
    <w:abstractNumId w:val="668"/>
  </w:num>
  <w:num w:numId="97">
    <w:abstractNumId w:val="563"/>
  </w:num>
  <w:num w:numId="98">
    <w:abstractNumId w:val="286"/>
  </w:num>
  <w:num w:numId="99">
    <w:abstractNumId w:val="171"/>
  </w:num>
  <w:num w:numId="100">
    <w:abstractNumId w:val="510"/>
  </w:num>
  <w:num w:numId="101">
    <w:abstractNumId w:val="566"/>
  </w:num>
  <w:num w:numId="102">
    <w:abstractNumId w:val="457"/>
  </w:num>
  <w:num w:numId="103">
    <w:abstractNumId w:val="24"/>
  </w:num>
  <w:num w:numId="104">
    <w:abstractNumId w:val="430"/>
  </w:num>
  <w:num w:numId="105">
    <w:abstractNumId w:val="15"/>
  </w:num>
  <w:num w:numId="106">
    <w:abstractNumId w:val="372"/>
  </w:num>
  <w:num w:numId="107">
    <w:abstractNumId w:val="267"/>
  </w:num>
  <w:num w:numId="108">
    <w:abstractNumId w:val="523"/>
  </w:num>
  <w:num w:numId="109">
    <w:abstractNumId w:val="548"/>
  </w:num>
  <w:num w:numId="110">
    <w:abstractNumId w:val="84"/>
  </w:num>
  <w:num w:numId="111">
    <w:abstractNumId w:val="397"/>
  </w:num>
  <w:num w:numId="112">
    <w:abstractNumId w:val="102"/>
  </w:num>
  <w:num w:numId="113">
    <w:abstractNumId w:val="411"/>
  </w:num>
  <w:num w:numId="114">
    <w:abstractNumId w:val="213"/>
  </w:num>
  <w:num w:numId="115">
    <w:abstractNumId w:val="244"/>
  </w:num>
  <w:num w:numId="116">
    <w:abstractNumId w:val="428"/>
  </w:num>
  <w:num w:numId="117">
    <w:abstractNumId w:val="490"/>
  </w:num>
  <w:num w:numId="118">
    <w:abstractNumId w:val="120"/>
  </w:num>
  <w:num w:numId="119">
    <w:abstractNumId w:val="289"/>
  </w:num>
  <w:num w:numId="120">
    <w:abstractNumId w:val="594"/>
  </w:num>
  <w:num w:numId="121">
    <w:abstractNumId w:val="502"/>
  </w:num>
  <w:num w:numId="122">
    <w:abstractNumId w:val="474"/>
  </w:num>
  <w:num w:numId="123">
    <w:abstractNumId w:val="534"/>
  </w:num>
  <w:num w:numId="124">
    <w:abstractNumId w:val="42"/>
  </w:num>
  <w:num w:numId="125">
    <w:abstractNumId w:val="28"/>
  </w:num>
  <w:num w:numId="126">
    <w:abstractNumId w:val="422"/>
  </w:num>
  <w:num w:numId="127">
    <w:abstractNumId w:val="552"/>
  </w:num>
  <w:num w:numId="128">
    <w:abstractNumId w:val="85"/>
  </w:num>
  <w:num w:numId="129">
    <w:abstractNumId w:val="47"/>
  </w:num>
  <w:num w:numId="130">
    <w:abstractNumId w:val="242"/>
  </w:num>
  <w:num w:numId="131">
    <w:abstractNumId w:val="653"/>
  </w:num>
  <w:num w:numId="132">
    <w:abstractNumId w:val="99"/>
  </w:num>
  <w:num w:numId="133">
    <w:abstractNumId w:val="574"/>
  </w:num>
  <w:num w:numId="134">
    <w:abstractNumId w:val="179"/>
  </w:num>
  <w:num w:numId="135">
    <w:abstractNumId w:val="207"/>
  </w:num>
  <w:num w:numId="136">
    <w:abstractNumId w:val="489"/>
  </w:num>
  <w:num w:numId="137">
    <w:abstractNumId w:val="609"/>
  </w:num>
  <w:num w:numId="138">
    <w:abstractNumId w:val="657"/>
  </w:num>
  <w:num w:numId="139">
    <w:abstractNumId w:val="565"/>
  </w:num>
  <w:num w:numId="140">
    <w:abstractNumId w:val="644"/>
  </w:num>
  <w:num w:numId="141">
    <w:abstractNumId w:val="442"/>
  </w:num>
  <w:num w:numId="142">
    <w:abstractNumId w:val="558"/>
  </w:num>
  <w:num w:numId="143">
    <w:abstractNumId w:val="9"/>
  </w:num>
  <w:num w:numId="144">
    <w:abstractNumId w:val="247"/>
  </w:num>
  <w:num w:numId="145">
    <w:abstractNumId w:val="319"/>
  </w:num>
  <w:num w:numId="146">
    <w:abstractNumId w:val="113"/>
  </w:num>
  <w:num w:numId="147">
    <w:abstractNumId w:val="582"/>
  </w:num>
  <w:num w:numId="148">
    <w:abstractNumId w:val="562"/>
  </w:num>
  <w:num w:numId="149">
    <w:abstractNumId w:val="526"/>
  </w:num>
  <w:num w:numId="150">
    <w:abstractNumId w:val="301"/>
  </w:num>
  <w:num w:numId="151">
    <w:abstractNumId w:val="125"/>
  </w:num>
  <w:num w:numId="152">
    <w:abstractNumId w:val="271"/>
  </w:num>
  <w:num w:numId="153">
    <w:abstractNumId w:val="431"/>
  </w:num>
  <w:num w:numId="154">
    <w:abstractNumId w:val="288"/>
  </w:num>
  <w:num w:numId="155">
    <w:abstractNumId w:val="691"/>
  </w:num>
  <w:num w:numId="156">
    <w:abstractNumId w:val="194"/>
  </w:num>
  <w:num w:numId="157">
    <w:abstractNumId w:val="649"/>
  </w:num>
  <w:num w:numId="158">
    <w:abstractNumId w:val="70"/>
  </w:num>
  <w:num w:numId="159">
    <w:abstractNumId w:val="602"/>
  </w:num>
  <w:num w:numId="160">
    <w:abstractNumId w:val="33"/>
  </w:num>
  <w:num w:numId="161">
    <w:abstractNumId w:val="340"/>
  </w:num>
  <w:num w:numId="162">
    <w:abstractNumId w:val="546"/>
  </w:num>
  <w:num w:numId="163">
    <w:abstractNumId w:val="8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5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5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7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6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5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60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68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5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68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50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7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2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8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6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4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49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5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2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6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70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5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58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50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56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3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6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9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34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4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2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2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58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9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58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3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50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2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3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20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3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6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3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38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60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30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0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70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6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320"/>
  </w:num>
  <w:num w:numId="22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34"/>
  </w:num>
  <w:num w:numId="223">
    <w:abstractNumId w:val="229"/>
  </w:num>
  <w:num w:numId="224">
    <w:abstractNumId w:val="331"/>
  </w:num>
  <w:num w:numId="225">
    <w:abstractNumId w:val="204"/>
  </w:num>
  <w:num w:numId="226">
    <w:abstractNumId w:val="418"/>
  </w:num>
  <w:num w:numId="227">
    <w:abstractNumId w:val="688"/>
  </w:num>
  <w:num w:numId="228">
    <w:abstractNumId w:val="132"/>
  </w:num>
  <w:num w:numId="229">
    <w:abstractNumId w:val="625"/>
  </w:num>
  <w:num w:numId="230">
    <w:abstractNumId w:val="699"/>
  </w:num>
  <w:num w:numId="231">
    <w:abstractNumId w:val="499"/>
  </w:num>
  <w:num w:numId="232">
    <w:abstractNumId w:val="560"/>
  </w:num>
  <w:num w:numId="233">
    <w:abstractNumId w:val="386"/>
  </w:num>
  <w:num w:numId="234">
    <w:abstractNumId w:val="710"/>
  </w:num>
  <w:num w:numId="235">
    <w:abstractNumId w:val="285"/>
  </w:num>
  <w:num w:numId="236">
    <w:abstractNumId w:val="373"/>
  </w:num>
  <w:num w:numId="237">
    <w:abstractNumId w:val="31"/>
  </w:num>
  <w:num w:numId="238">
    <w:abstractNumId w:val="75"/>
  </w:num>
  <w:num w:numId="239">
    <w:abstractNumId w:val="150"/>
  </w:num>
  <w:num w:numId="240">
    <w:abstractNumId w:val="394"/>
  </w:num>
  <w:num w:numId="241">
    <w:abstractNumId w:val="509"/>
  </w:num>
  <w:num w:numId="242">
    <w:abstractNumId w:val="439"/>
  </w:num>
  <w:num w:numId="243">
    <w:abstractNumId w:val="131"/>
  </w:num>
  <w:num w:numId="244">
    <w:abstractNumId w:val="133"/>
  </w:num>
  <w:num w:numId="245">
    <w:abstractNumId w:val="217"/>
  </w:num>
  <w:num w:numId="246">
    <w:abstractNumId w:val="537"/>
  </w:num>
  <w:num w:numId="247">
    <w:abstractNumId w:val="486"/>
  </w:num>
  <w:num w:numId="248">
    <w:abstractNumId w:val="697"/>
  </w:num>
  <w:num w:numId="249">
    <w:abstractNumId w:val="129"/>
  </w:num>
  <w:num w:numId="250">
    <w:abstractNumId w:val="672"/>
  </w:num>
  <w:num w:numId="251">
    <w:abstractNumId w:val="669"/>
  </w:num>
  <w:num w:numId="252">
    <w:abstractNumId w:val="273"/>
  </w:num>
  <w:num w:numId="253">
    <w:abstractNumId w:val="314"/>
  </w:num>
  <w:num w:numId="254">
    <w:abstractNumId w:val="5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57"/>
  </w:num>
  <w:num w:numId="256">
    <w:abstractNumId w:val="65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57">
    <w:abstractNumId w:val="355"/>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58">
    <w:abstractNumId w:val="46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59">
    <w:abstractNumId w:val="22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0">
    <w:abstractNumId w:val="148"/>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1">
    <w:abstractNumId w:val="711"/>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2">
    <w:abstractNumId w:val="145"/>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3">
    <w:abstractNumId w:val="20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4">
    <w:abstractNumId w:val="107"/>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5">
    <w:abstractNumId w:val="53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6">
    <w:abstractNumId w:val="53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7">
    <w:abstractNumId w:val="444"/>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8">
    <w:abstractNumId w:val="65"/>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69">
    <w:abstractNumId w:val="38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0">
    <w:abstractNumId w:val="389"/>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1">
    <w:abstractNumId w:val="40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2">
    <w:abstractNumId w:val="2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3">
    <w:abstractNumId w:val="458"/>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4">
    <w:abstractNumId w:val="302"/>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5">
    <w:abstractNumId w:val="618"/>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6">
    <w:abstractNumId w:val="15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7">
    <w:abstractNumId w:val="704"/>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8">
    <w:abstractNumId w:val="667"/>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79">
    <w:abstractNumId w:val="608"/>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0">
    <w:abstractNumId w:val="52"/>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1">
    <w:abstractNumId w:val="269"/>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2">
    <w:abstractNumId w:val="268"/>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3">
    <w:abstractNumId w:val="25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4">
    <w:abstractNumId w:val="434"/>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5">
    <w:abstractNumId w:val="19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6">
    <w:abstractNumId w:val="57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7">
    <w:abstractNumId w:val="584"/>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8">
    <w:abstractNumId w:val="529"/>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89">
    <w:abstractNumId w:val="312"/>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0">
    <w:abstractNumId w:val="532"/>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1">
    <w:abstractNumId w:val="47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2">
    <w:abstractNumId w:val="488"/>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3">
    <w:abstractNumId w:val="54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4">
    <w:abstractNumId w:val="47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5">
    <w:abstractNumId w:val="89"/>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6">
    <w:abstractNumId w:val="435"/>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7">
    <w:abstractNumId w:val="157"/>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8">
    <w:abstractNumId w:val="611"/>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299">
    <w:abstractNumId w:val="12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0">
    <w:abstractNumId w:val="36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1">
    <w:abstractNumId w:val="49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2">
    <w:abstractNumId w:val="349"/>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3">
    <w:abstractNumId w:val="35"/>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4">
    <w:abstractNumId w:val="352"/>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5">
    <w:abstractNumId w:val="57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6">
    <w:abstractNumId w:val="237"/>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7">
    <w:abstractNumId w:val="345"/>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8">
    <w:abstractNumId w:val="4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09">
    <w:abstractNumId w:val="41"/>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0">
    <w:abstractNumId w:val="80"/>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1">
    <w:abstractNumId w:val="313"/>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2">
    <w:abstractNumId w:val="27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4">
    <w:abstractNumId w:val="343"/>
    <w:lvlOverride w:ilvl="0">
      <w:startOverride w:val="1"/>
      <w:lvl w:ilvl="0">
        <w:start w:val="1"/>
        <w:numFmt w:val="upp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5">
    <w:abstractNumId w:val="69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6">
    <w:abstractNumId w:val="471"/>
    <w:lvlOverride w:ilvl="0">
      <w:startOverride w:val="1"/>
      <w:lvl w:ilvl="0">
        <w:start w:val="1"/>
        <w:numFmt w:val="upp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7">
    <w:abstractNumId w:val="576"/>
    <w:lvlOverride w:ilvl="0">
      <w:startOverride w:val="1"/>
      <w:lvl w:ilvl="0">
        <w:start w:val="1"/>
        <w:numFmt w:val="upperLetter"/>
        <w:lvlText w:val="%1."/>
        <w:lvlJc w:val="left"/>
        <w:pPr>
          <w:ind w:left="0" w:firstLine="0"/>
        </w:pPr>
      </w:lvl>
    </w:lvlOverride>
    <w:lvlOverride w:ilvl="1">
      <w:startOverride w:val="1"/>
      <w:lvl w:ilvl="1" w:tentative="1">
        <w:start w:val="1"/>
        <w:numFmt w:val="decimal"/>
        <w:lvlText w:val=""/>
        <w:lvlJc w:val="left"/>
      </w:lvl>
    </w:lvlOverride>
    <w:lvlOverride w:ilvl="2">
      <w:startOverride w:val="1"/>
      <w:lvl w:ilvl="2" w:tentative="1">
        <w:start w:val="1"/>
        <w:numFmt w:val="decimal"/>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lvlOverride w:ilvl="7">
      <w:startOverride w:val="1"/>
      <w:lvl w:ilvl="7" w:tentative="1">
        <w:start w:val="1"/>
        <w:numFmt w:val="decimal"/>
        <w:lvlText w:val=""/>
        <w:lvlJc w:val="left"/>
      </w:lvl>
    </w:lvlOverride>
    <w:lvlOverride w:ilvl="8">
      <w:startOverride w:val="1"/>
      <w:lvl w:ilvl="8" w:tentative="1">
        <w:start w:val="1"/>
        <w:numFmt w:val="decimal"/>
        <w:lvlText w:val=""/>
        <w:lvlJc w:val="left"/>
      </w:lvl>
    </w:lvlOverride>
  </w:num>
  <w:num w:numId="318">
    <w:abstractNumId w:val="492"/>
  </w:num>
  <w:num w:numId="319">
    <w:abstractNumId w:val="37"/>
    <w:lvlOverride w:ilvl="0">
      <w:lvl w:ilvl="0">
        <w:numFmt w:val="upperLetter"/>
        <w:lvlText w:val="%1."/>
        <w:lvlJc w:val="left"/>
      </w:lvl>
    </w:lvlOverride>
  </w:num>
  <w:num w:numId="320">
    <w:abstractNumId w:val="197"/>
    <w:lvlOverride w:ilvl="0">
      <w:lvl w:ilvl="0">
        <w:numFmt w:val="upperLetter"/>
        <w:lvlText w:val="%1."/>
        <w:lvlJc w:val="left"/>
      </w:lvl>
    </w:lvlOverride>
  </w:num>
  <w:num w:numId="321">
    <w:abstractNumId w:val="3"/>
    <w:lvlOverride w:ilvl="0">
      <w:lvl w:ilvl="0">
        <w:numFmt w:val="upperLetter"/>
        <w:lvlText w:val="%1."/>
        <w:lvlJc w:val="left"/>
      </w:lvl>
    </w:lvlOverride>
  </w:num>
  <w:num w:numId="322">
    <w:abstractNumId w:val="390"/>
    <w:lvlOverride w:ilvl="0">
      <w:lvl w:ilvl="0">
        <w:numFmt w:val="upperLetter"/>
        <w:lvlText w:val="%1."/>
        <w:lvlJc w:val="left"/>
      </w:lvl>
    </w:lvlOverride>
  </w:num>
  <w:num w:numId="323">
    <w:abstractNumId w:val="685"/>
    <w:lvlOverride w:ilvl="0">
      <w:lvl w:ilvl="0">
        <w:numFmt w:val="upperLetter"/>
        <w:lvlText w:val="%1."/>
        <w:lvlJc w:val="left"/>
      </w:lvl>
    </w:lvlOverride>
  </w:num>
  <w:num w:numId="324">
    <w:abstractNumId w:val="167"/>
    <w:lvlOverride w:ilvl="0">
      <w:lvl w:ilvl="0">
        <w:numFmt w:val="upperLetter"/>
        <w:lvlText w:val="%1."/>
        <w:lvlJc w:val="left"/>
      </w:lvl>
    </w:lvlOverride>
  </w:num>
  <w:num w:numId="325">
    <w:abstractNumId w:val="378"/>
    <w:lvlOverride w:ilvl="0">
      <w:lvl w:ilvl="0">
        <w:numFmt w:val="upperLetter"/>
        <w:lvlText w:val="%1."/>
        <w:lvlJc w:val="left"/>
      </w:lvl>
    </w:lvlOverride>
  </w:num>
  <w:num w:numId="326">
    <w:abstractNumId w:val="142"/>
    <w:lvlOverride w:ilvl="0">
      <w:lvl w:ilvl="0">
        <w:numFmt w:val="upperLetter"/>
        <w:lvlText w:val="%1."/>
        <w:lvlJc w:val="left"/>
      </w:lvl>
    </w:lvlOverride>
  </w:num>
  <w:num w:numId="327">
    <w:abstractNumId w:val="189"/>
    <w:lvlOverride w:ilvl="0">
      <w:lvl w:ilvl="0">
        <w:numFmt w:val="upperLetter"/>
        <w:lvlText w:val="%1."/>
        <w:lvlJc w:val="left"/>
      </w:lvl>
    </w:lvlOverride>
  </w:num>
  <w:num w:numId="328">
    <w:abstractNumId w:val="404"/>
    <w:lvlOverride w:ilvl="0">
      <w:lvl w:ilvl="0">
        <w:numFmt w:val="upperLetter"/>
        <w:lvlText w:val="%1."/>
        <w:lvlJc w:val="left"/>
      </w:lvl>
    </w:lvlOverride>
  </w:num>
  <w:num w:numId="329">
    <w:abstractNumId w:val="610"/>
    <w:lvlOverride w:ilvl="0">
      <w:lvl w:ilvl="0">
        <w:numFmt w:val="upperLetter"/>
        <w:lvlText w:val="%1."/>
        <w:lvlJc w:val="left"/>
      </w:lvl>
    </w:lvlOverride>
  </w:num>
  <w:num w:numId="330">
    <w:abstractNumId w:val="114"/>
    <w:lvlOverride w:ilvl="0">
      <w:lvl w:ilvl="0">
        <w:numFmt w:val="upperLetter"/>
        <w:lvlText w:val="%1."/>
        <w:lvlJc w:val="left"/>
      </w:lvl>
    </w:lvlOverride>
  </w:num>
  <w:num w:numId="331">
    <w:abstractNumId w:val="34"/>
    <w:lvlOverride w:ilvl="0">
      <w:lvl w:ilvl="0">
        <w:numFmt w:val="upperLetter"/>
        <w:lvlText w:val="%1."/>
        <w:lvlJc w:val="left"/>
      </w:lvl>
    </w:lvlOverride>
  </w:num>
  <w:num w:numId="332">
    <w:abstractNumId w:val="410"/>
    <w:lvlOverride w:ilvl="0">
      <w:lvl w:ilvl="0">
        <w:numFmt w:val="upperLetter"/>
        <w:lvlText w:val="%1."/>
        <w:lvlJc w:val="left"/>
      </w:lvl>
    </w:lvlOverride>
  </w:num>
  <w:num w:numId="333">
    <w:abstractNumId w:val="605"/>
    <w:lvlOverride w:ilvl="0">
      <w:lvl w:ilvl="0">
        <w:numFmt w:val="upperLetter"/>
        <w:lvlText w:val="%1."/>
        <w:lvlJc w:val="left"/>
      </w:lvl>
    </w:lvlOverride>
  </w:num>
  <w:num w:numId="334">
    <w:abstractNumId w:val="417"/>
    <w:lvlOverride w:ilvl="0">
      <w:lvl w:ilvl="0">
        <w:numFmt w:val="upperLetter"/>
        <w:lvlText w:val="%1."/>
        <w:lvlJc w:val="left"/>
      </w:lvl>
    </w:lvlOverride>
  </w:num>
  <w:num w:numId="335">
    <w:abstractNumId w:val="656"/>
    <w:lvlOverride w:ilvl="0">
      <w:lvl w:ilvl="0">
        <w:numFmt w:val="upperLetter"/>
        <w:lvlText w:val="%1."/>
        <w:lvlJc w:val="left"/>
      </w:lvl>
    </w:lvlOverride>
  </w:num>
  <w:num w:numId="336">
    <w:abstractNumId w:val="154"/>
  </w:num>
  <w:num w:numId="337">
    <w:abstractNumId w:val="362"/>
  </w:num>
  <w:num w:numId="338">
    <w:abstractNumId w:val="55"/>
  </w:num>
  <w:num w:numId="339">
    <w:abstractNumId w:val="517"/>
  </w:num>
  <w:num w:numId="340">
    <w:abstractNumId w:val="655"/>
  </w:num>
  <w:num w:numId="341">
    <w:abstractNumId w:val="187"/>
  </w:num>
  <w:num w:numId="342">
    <w:abstractNumId w:val="192"/>
  </w:num>
  <w:num w:numId="343">
    <w:abstractNumId w:val="3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abstractNumId w:val="87"/>
  </w:num>
  <w:num w:numId="346">
    <w:abstractNumId w:val="572"/>
  </w:num>
  <w:num w:numId="347">
    <w:abstractNumId w:val="210"/>
  </w:num>
  <w:num w:numId="348">
    <w:abstractNumId w:val="354"/>
  </w:num>
  <w:num w:numId="349">
    <w:abstractNumId w:val="178"/>
  </w:num>
  <w:num w:numId="350">
    <w:abstractNumId w:val="141"/>
  </w:num>
  <w:num w:numId="351">
    <w:abstractNumId w:val="446"/>
  </w:num>
  <w:num w:numId="352">
    <w:abstractNumId w:val="162"/>
  </w:num>
  <w:num w:numId="353">
    <w:abstractNumId w:val="663"/>
  </w:num>
  <w:num w:numId="354">
    <w:abstractNumId w:val="103"/>
  </w:num>
  <w:num w:numId="355">
    <w:abstractNumId w:val="624"/>
  </w:num>
  <w:num w:numId="356">
    <w:abstractNumId w:val="547"/>
    <w:lvlOverride w:ilvl="0">
      <w:lvl w:ilvl="0">
        <w:numFmt w:val="upperLetter"/>
        <w:lvlText w:val="%1."/>
        <w:lvlJc w:val="left"/>
      </w:lvl>
    </w:lvlOverride>
  </w:num>
  <w:num w:numId="357">
    <w:abstractNumId w:val="98"/>
  </w:num>
  <w:num w:numId="358">
    <w:abstractNumId w:val="659"/>
  </w:num>
  <w:num w:numId="359">
    <w:abstractNumId w:val="479"/>
    <w:lvlOverride w:ilvl="0">
      <w:lvl w:ilvl="0">
        <w:numFmt w:val="upp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60">
    <w:abstractNumId w:val="166"/>
  </w:num>
  <w:num w:numId="361">
    <w:abstractNumId w:val="5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44"/>
  </w:num>
  <w:num w:numId="363">
    <w:abstractNumId w:val="115"/>
  </w:num>
  <w:num w:numId="364">
    <w:abstractNumId w:val="326"/>
  </w:num>
  <w:num w:numId="365">
    <w:abstractNumId w:val="522"/>
  </w:num>
  <w:num w:numId="366">
    <w:abstractNumId w:val="160"/>
  </w:num>
  <w:num w:numId="367">
    <w:abstractNumId w:val="168"/>
  </w:num>
  <w:num w:numId="368">
    <w:abstractNumId w:val="364"/>
  </w:num>
  <w:num w:numId="369">
    <w:abstractNumId w:val="465"/>
  </w:num>
  <w:num w:numId="370">
    <w:abstractNumId w:val="116"/>
  </w:num>
  <w:num w:numId="371">
    <w:abstractNumId w:val="480"/>
  </w:num>
  <w:num w:numId="372">
    <w:abstractNumId w:val="638"/>
  </w:num>
  <w:num w:numId="373">
    <w:abstractNumId w:val="322"/>
  </w:num>
  <w:num w:numId="374">
    <w:abstractNumId w:val="497"/>
  </w:num>
  <w:num w:numId="375">
    <w:abstractNumId w:val="8"/>
  </w:num>
  <w:num w:numId="376">
    <w:abstractNumId w:val="332"/>
  </w:num>
  <w:num w:numId="377">
    <w:abstractNumId w:val="629"/>
  </w:num>
  <w:num w:numId="378">
    <w:abstractNumId w:val="101"/>
  </w:num>
  <w:num w:numId="379">
    <w:abstractNumId w:val="78"/>
  </w:num>
  <w:num w:numId="380">
    <w:abstractNumId w:val="67"/>
  </w:num>
  <w:num w:numId="381">
    <w:abstractNumId w:val="303"/>
  </w:num>
  <w:num w:numId="382">
    <w:abstractNumId w:val="248"/>
  </w:num>
  <w:num w:numId="383">
    <w:abstractNumId w:val="449"/>
  </w:num>
  <w:num w:numId="384">
    <w:abstractNumId w:val="513"/>
  </w:num>
  <w:num w:numId="385">
    <w:abstractNumId w:val="388"/>
  </w:num>
  <w:num w:numId="386">
    <w:abstractNumId w:val="347"/>
  </w:num>
  <w:num w:numId="387">
    <w:abstractNumId w:val="252"/>
  </w:num>
  <w:num w:numId="388">
    <w:abstractNumId w:val="588"/>
  </w:num>
  <w:num w:numId="389">
    <w:abstractNumId w:val="321"/>
  </w:num>
  <w:num w:numId="390">
    <w:abstractNumId w:val="665"/>
  </w:num>
  <w:num w:numId="391">
    <w:abstractNumId w:val="448"/>
  </w:num>
  <w:num w:numId="392">
    <w:abstractNumId w:val="637"/>
  </w:num>
  <w:num w:numId="393">
    <w:abstractNumId w:val="487"/>
  </w:num>
  <w:num w:numId="394">
    <w:abstractNumId w:val="363"/>
  </w:num>
  <w:num w:numId="395">
    <w:abstractNumId w:val="281"/>
  </w:num>
  <w:num w:numId="396">
    <w:abstractNumId w:val="472"/>
  </w:num>
  <w:num w:numId="397">
    <w:abstractNumId w:val="631"/>
  </w:num>
  <w:num w:numId="398">
    <w:abstractNumId w:val="5"/>
  </w:num>
  <w:num w:numId="399">
    <w:abstractNumId w:val="635"/>
  </w:num>
  <w:num w:numId="400">
    <w:abstractNumId w:val="327"/>
  </w:num>
  <w:num w:numId="401">
    <w:abstractNumId w:val="97"/>
  </w:num>
  <w:num w:numId="402">
    <w:abstractNumId w:val="225"/>
  </w:num>
  <w:num w:numId="403">
    <w:abstractNumId w:val="559"/>
  </w:num>
  <w:num w:numId="404">
    <w:abstractNumId w:val="1"/>
  </w:num>
  <w:num w:numId="405">
    <w:abstractNumId w:val="246"/>
    <w:lvlOverride w:ilvl="0">
      <w:lvl w:ilvl="0">
        <w:numFmt w:val="upperLetter"/>
        <w:lvlText w:val="%1."/>
        <w:lvlJc w:val="left"/>
      </w:lvl>
    </w:lvlOverride>
  </w:num>
  <w:num w:numId="406">
    <w:abstractNumId w:val="300"/>
    <w:lvlOverride w:ilvl="0">
      <w:lvl w:ilvl="0">
        <w:numFmt w:val="upperLetter"/>
        <w:lvlText w:val="%1."/>
        <w:lvlJc w:val="left"/>
      </w:lvl>
    </w:lvlOverride>
  </w:num>
  <w:num w:numId="407">
    <w:abstractNumId w:val="83"/>
    <w:lvlOverride w:ilvl="0">
      <w:lvl w:ilvl="0">
        <w:numFmt w:val="upperLetter"/>
        <w:lvlText w:val="%1."/>
        <w:lvlJc w:val="left"/>
      </w:lvl>
    </w:lvlOverride>
  </w:num>
  <w:num w:numId="408">
    <w:abstractNumId w:val="666"/>
  </w:num>
  <w:num w:numId="409">
    <w:abstractNumId w:val="687"/>
  </w:num>
  <w:num w:numId="410">
    <w:abstractNumId w:val="531"/>
  </w:num>
  <w:num w:numId="411">
    <w:abstractNumId w:val="95"/>
  </w:num>
  <w:num w:numId="412">
    <w:abstractNumId w:val="191"/>
  </w:num>
  <w:num w:numId="413">
    <w:abstractNumId w:val="514"/>
  </w:num>
  <w:num w:numId="414">
    <w:abstractNumId w:val="64"/>
  </w:num>
  <w:num w:numId="415">
    <w:abstractNumId w:val="12"/>
  </w:num>
  <w:num w:numId="416">
    <w:abstractNumId w:val="376"/>
    <w:lvlOverride w:ilvl="0">
      <w:lvl w:ilvl="0">
        <w:numFmt w:val="upperLetter"/>
        <w:lvlText w:val="%1."/>
        <w:lvlJc w:val="left"/>
      </w:lvl>
    </w:lvlOverride>
  </w:num>
  <w:num w:numId="417">
    <w:abstractNumId w:val="184"/>
    <w:lvlOverride w:ilvl="0">
      <w:lvl w:ilvl="0">
        <w:numFmt w:val="upperLetter"/>
        <w:lvlText w:val="%1."/>
        <w:lvlJc w:val="left"/>
      </w:lvl>
    </w:lvlOverride>
  </w:num>
  <w:num w:numId="418">
    <w:abstractNumId w:val="161"/>
    <w:lvlOverride w:ilvl="0">
      <w:lvl w:ilvl="0">
        <w:numFmt w:val="upperLetter"/>
        <w:lvlText w:val="%1."/>
        <w:lvlJc w:val="left"/>
      </w:lvl>
    </w:lvlOverride>
  </w:num>
  <w:num w:numId="419">
    <w:abstractNumId w:val="384"/>
  </w:num>
  <w:num w:numId="420">
    <w:abstractNumId w:val="266"/>
  </w:num>
  <w:num w:numId="421">
    <w:abstractNumId w:val="398"/>
  </w:num>
  <w:num w:numId="422">
    <w:abstractNumId w:val="658"/>
  </w:num>
  <w:num w:numId="423">
    <w:abstractNumId w:val="121"/>
  </w:num>
  <w:num w:numId="424">
    <w:abstractNumId w:val="671"/>
  </w:num>
  <w:num w:numId="425">
    <w:abstractNumId w:val="10"/>
  </w:num>
  <w:num w:numId="426">
    <w:abstractNumId w:val="112"/>
  </w:num>
  <w:num w:numId="427">
    <w:abstractNumId w:val="453"/>
  </w:num>
  <w:num w:numId="428">
    <w:abstractNumId w:val="86"/>
  </w:num>
  <w:num w:numId="429">
    <w:abstractNumId w:val="515"/>
  </w:num>
  <w:num w:numId="430">
    <w:abstractNumId w:val="521"/>
  </w:num>
  <w:num w:numId="431">
    <w:abstractNumId w:val="454"/>
  </w:num>
  <w:num w:numId="432">
    <w:abstractNumId w:val="460"/>
  </w:num>
  <w:num w:numId="433">
    <w:abstractNumId w:val="684"/>
  </w:num>
  <w:num w:numId="434">
    <w:abstractNumId w:val="188"/>
  </w:num>
  <w:num w:numId="435">
    <w:abstractNumId w:val="4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6">
    <w:abstractNumId w:val="5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7">
    <w:abstractNumId w:val="5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5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abstractNumId w:val="628"/>
  </w:num>
  <w:num w:numId="442">
    <w:abstractNumId w:val="337"/>
  </w:num>
  <w:num w:numId="443">
    <w:abstractNumId w:val="310"/>
  </w:num>
  <w:num w:numId="444">
    <w:abstractNumId w:val="550"/>
  </w:num>
  <w:num w:numId="445">
    <w:abstractNumId w:val="200"/>
  </w:num>
  <w:num w:numId="446">
    <w:abstractNumId w:val="678"/>
  </w:num>
  <w:num w:numId="447">
    <w:abstractNumId w:val="74"/>
  </w:num>
  <w:num w:numId="448">
    <w:abstractNumId w:val="429"/>
  </w:num>
  <w:num w:numId="449">
    <w:abstractNumId w:val="535"/>
  </w:num>
  <w:num w:numId="450">
    <w:abstractNumId w:val="182"/>
  </w:num>
  <w:num w:numId="451">
    <w:abstractNumId w:val="195"/>
  </w:num>
  <w:num w:numId="452">
    <w:abstractNumId w:val="105"/>
  </w:num>
  <w:num w:numId="453">
    <w:abstractNumId w:val="127"/>
  </w:num>
  <w:num w:numId="454">
    <w:abstractNumId w:val="578"/>
  </w:num>
  <w:num w:numId="455">
    <w:abstractNumId w:val="536"/>
  </w:num>
  <w:num w:numId="456">
    <w:abstractNumId w:val="482"/>
  </w:num>
  <w:num w:numId="457">
    <w:abstractNumId w:val="278"/>
  </w:num>
  <w:num w:numId="458">
    <w:abstractNumId w:val="261"/>
  </w:num>
  <w:num w:numId="459">
    <w:abstractNumId w:val="96"/>
  </w:num>
  <w:num w:numId="460">
    <w:abstractNumId w:val="169"/>
  </w:num>
  <w:num w:numId="461">
    <w:abstractNumId w:val="211"/>
  </w:num>
  <w:num w:numId="462">
    <w:abstractNumId w:val="23"/>
  </w:num>
  <w:num w:numId="463">
    <w:abstractNumId w:val="661"/>
  </w:num>
  <w:num w:numId="464">
    <w:abstractNumId w:val="54"/>
  </w:num>
  <w:num w:numId="465">
    <w:abstractNumId w:val="324"/>
  </w:num>
  <w:num w:numId="466">
    <w:abstractNumId w:val="525"/>
  </w:num>
  <w:num w:numId="467">
    <w:abstractNumId w:val="485"/>
  </w:num>
  <w:num w:numId="468">
    <w:abstractNumId w:val="527"/>
  </w:num>
  <w:num w:numId="469">
    <w:abstractNumId w:val="284"/>
  </w:num>
  <w:num w:numId="470">
    <w:abstractNumId w:val="495"/>
  </w:num>
  <w:num w:numId="471">
    <w:abstractNumId w:val="240"/>
  </w:num>
  <w:num w:numId="472">
    <w:abstractNumId w:val="500"/>
  </w:num>
  <w:num w:numId="473">
    <w:abstractNumId w:val="478"/>
  </w:num>
  <w:num w:numId="474">
    <w:abstractNumId w:val="270"/>
  </w:num>
  <w:num w:numId="475">
    <w:abstractNumId w:val="56"/>
  </w:num>
  <w:num w:numId="476">
    <w:abstractNumId w:val="82"/>
  </w:num>
  <w:num w:numId="477">
    <w:abstractNumId w:val="140"/>
  </w:num>
  <w:num w:numId="478">
    <w:abstractNumId w:val="151"/>
  </w:num>
  <w:num w:numId="479">
    <w:abstractNumId w:val="648"/>
  </w:num>
  <w:num w:numId="480">
    <w:abstractNumId w:val="408"/>
  </w:num>
  <w:num w:numId="481">
    <w:abstractNumId w:val="508"/>
  </w:num>
  <w:num w:numId="482">
    <w:abstractNumId w:val="541"/>
  </w:num>
  <w:num w:numId="483">
    <w:abstractNumId w:val="7"/>
  </w:num>
  <w:num w:numId="484">
    <w:abstractNumId w:val="539"/>
  </w:num>
  <w:num w:numId="485">
    <w:abstractNumId w:val="405"/>
  </w:num>
  <w:num w:numId="486">
    <w:abstractNumId w:val="640"/>
  </w:num>
  <w:num w:numId="487">
    <w:abstractNumId w:val="338"/>
  </w:num>
  <w:num w:numId="488">
    <w:abstractNumId w:val="551"/>
  </w:num>
  <w:num w:numId="489">
    <w:abstractNumId w:val="455"/>
  </w:num>
  <w:num w:numId="490">
    <w:abstractNumId w:val="579"/>
  </w:num>
  <w:num w:numId="491">
    <w:abstractNumId w:val="21"/>
  </w:num>
  <w:num w:numId="492">
    <w:abstractNumId w:val="634"/>
  </w:num>
  <w:num w:numId="493">
    <w:abstractNumId w:val="432"/>
  </w:num>
  <w:num w:numId="494">
    <w:abstractNumId w:val="436"/>
  </w:num>
  <w:num w:numId="495">
    <w:abstractNumId w:val="675"/>
  </w:num>
  <w:num w:numId="496">
    <w:abstractNumId w:val="401"/>
  </w:num>
  <w:num w:numId="497">
    <w:abstractNumId w:val="32"/>
  </w:num>
  <w:num w:numId="498">
    <w:abstractNumId w:val="186"/>
  </w:num>
  <w:num w:numId="499">
    <w:abstractNumId w:val="49"/>
  </w:num>
  <w:num w:numId="500">
    <w:abstractNumId w:val="344"/>
  </w:num>
  <w:num w:numId="501">
    <w:abstractNumId w:val="622"/>
  </w:num>
  <w:num w:numId="502">
    <w:abstractNumId w:val="155"/>
  </w:num>
  <w:num w:numId="503">
    <w:abstractNumId w:val="382"/>
  </w:num>
  <w:num w:numId="504">
    <w:abstractNumId w:val="238"/>
  </w:num>
  <w:num w:numId="505">
    <w:abstractNumId w:val="335"/>
  </w:num>
  <w:num w:numId="506">
    <w:abstractNumId w:val="111"/>
  </w:num>
  <w:num w:numId="507">
    <w:abstractNumId w:val="239"/>
  </w:num>
  <w:num w:numId="508">
    <w:abstractNumId w:val="45"/>
  </w:num>
  <w:num w:numId="509">
    <w:abstractNumId w:val="598"/>
  </w:num>
  <w:num w:numId="510">
    <w:abstractNumId w:val="437"/>
  </w:num>
  <w:num w:numId="511">
    <w:abstractNumId w:val="357"/>
  </w:num>
  <w:num w:numId="512">
    <w:abstractNumId w:val="243"/>
  </w:num>
  <w:num w:numId="513">
    <w:abstractNumId w:val="586"/>
  </w:num>
  <w:num w:numId="514">
    <w:abstractNumId w:val="4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6">
    <w:abstractNumId w:val="567"/>
  </w:num>
  <w:num w:numId="517">
    <w:abstractNumId w:val="17"/>
  </w:num>
  <w:num w:numId="518">
    <w:abstractNumId w:val="158"/>
  </w:num>
  <w:num w:numId="519">
    <w:abstractNumId w:val="128"/>
  </w:num>
  <w:num w:numId="520">
    <w:abstractNumId w:val="561"/>
  </w:num>
  <w:num w:numId="521">
    <w:abstractNumId w:val="507"/>
  </w:num>
  <w:num w:numId="522">
    <w:abstractNumId w:val="280"/>
  </w:num>
  <w:num w:numId="523">
    <w:abstractNumId w:val="464"/>
  </w:num>
  <w:num w:numId="524">
    <w:abstractNumId w:val="11"/>
  </w:num>
  <w:num w:numId="525">
    <w:abstractNumId w:val="483"/>
  </w:num>
  <w:num w:numId="526">
    <w:abstractNumId w:val="647"/>
  </w:num>
  <w:num w:numId="527">
    <w:abstractNumId w:val="275"/>
  </w:num>
  <w:num w:numId="528">
    <w:abstractNumId w:val="359"/>
  </w:num>
  <w:num w:numId="529">
    <w:abstractNumId w:val="174"/>
  </w:num>
  <w:num w:numId="530">
    <w:abstractNumId w:val="379"/>
  </w:num>
  <w:num w:numId="531">
    <w:abstractNumId w:val="40"/>
  </w:num>
  <w:num w:numId="532">
    <w:abstractNumId w:val="595"/>
  </w:num>
  <w:num w:numId="533">
    <w:abstractNumId w:val="190"/>
  </w:num>
  <w:num w:numId="534">
    <w:abstractNumId w:val="642"/>
  </w:num>
  <w:num w:numId="535">
    <w:abstractNumId w:val="318"/>
  </w:num>
  <w:num w:numId="536">
    <w:abstractNumId w:val="201"/>
  </w:num>
  <w:num w:numId="537">
    <w:abstractNumId w:val="106"/>
  </w:num>
  <w:num w:numId="538">
    <w:abstractNumId w:val="614"/>
  </w:num>
  <w:num w:numId="539">
    <w:abstractNumId w:val="330"/>
  </w:num>
  <w:num w:numId="540">
    <w:abstractNumId w:val="450"/>
  </w:num>
  <w:num w:numId="541">
    <w:abstractNumId w:val="583"/>
  </w:num>
  <w:num w:numId="542">
    <w:abstractNumId w:val="58"/>
  </w:num>
  <w:num w:numId="543">
    <w:abstractNumId w:val="138"/>
  </w:num>
  <w:num w:numId="544">
    <w:abstractNumId w:val="13"/>
  </w:num>
  <w:num w:numId="545">
    <w:abstractNumId w:val="48"/>
  </w:num>
  <w:num w:numId="546">
    <w:abstractNumId w:val="679"/>
  </w:num>
  <w:num w:numId="547">
    <w:abstractNumId w:val="110"/>
  </w:num>
  <w:num w:numId="548">
    <w:abstractNumId w:val="470"/>
  </w:num>
  <w:num w:numId="549">
    <w:abstractNumId w:val="403"/>
  </w:num>
  <w:num w:numId="550">
    <w:abstractNumId w:val="626"/>
  </w:num>
  <w:num w:numId="551">
    <w:abstractNumId w:val="212"/>
  </w:num>
  <w:num w:numId="552">
    <w:abstractNumId w:val="462"/>
  </w:num>
  <w:num w:numId="553">
    <w:abstractNumId w:val="72"/>
  </w:num>
  <w:num w:numId="554">
    <w:abstractNumId w:val="496"/>
  </w:num>
  <w:num w:numId="555">
    <w:abstractNumId w:val="707"/>
  </w:num>
  <w:num w:numId="556">
    <w:abstractNumId w:val="305"/>
  </w:num>
  <w:num w:numId="557">
    <w:abstractNumId w:val="660"/>
  </w:num>
  <w:num w:numId="558">
    <w:abstractNumId w:val="306"/>
  </w:num>
  <w:num w:numId="559">
    <w:abstractNumId w:val="146"/>
  </w:num>
  <w:num w:numId="560">
    <w:abstractNumId w:val="694"/>
  </w:num>
  <w:num w:numId="561">
    <w:abstractNumId w:val="258"/>
  </w:num>
  <w:num w:numId="562">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3">
    <w:abstractNumId w:val="501"/>
  </w:num>
  <w:num w:numId="564">
    <w:abstractNumId w:val="415"/>
  </w:num>
  <w:num w:numId="565">
    <w:abstractNumId w:val="392"/>
  </w:num>
  <w:num w:numId="566">
    <w:abstractNumId w:val="469"/>
  </w:num>
  <w:num w:numId="567">
    <w:abstractNumId w:val="76"/>
  </w:num>
  <w:num w:numId="568">
    <w:abstractNumId w:val="251"/>
  </w:num>
  <w:num w:numId="569">
    <w:abstractNumId w:val="255"/>
  </w:num>
  <w:num w:numId="570">
    <w:abstractNumId w:val="350"/>
  </w:num>
  <w:num w:numId="571">
    <w:abstractNumId w:val="682"/>
  </w:num>
  <w:num w:numId="572">
    <w:abstractNumId w:val="18"/>
  </w:num>
  <w:num w:numId="573">
    <w:abstractNumId w:val="170"/>
  </w:num>
  <w:num w:numId="574">
    <w:abstractNumId w:val="4"/>
  </w:num>
  <w:num w:numId="575">
    <w:abstractNumId w:val="94"/>
  </w:num>
  <w:num w:numId="576">
    <w:abstractNumId w:val="62"/>
  </w:num>
  <w:num w:numId="577">
    <w:abstractNumId w:val="63"/>
  </w:num>
  <w:num w:numId="578">
    <w:abstractNumId w:val="126"/>
  </w:num>
  <w:num w:numId="579">
    <w:abstractNumId w:val="621"/>
  </w:num>
  <w:num w:numId="580">
    <w:abstractNumId w:val="371"/>
  </w:num>
  <w:num w:numId="581">
    <w:abstractNumId w:val="206"/>
  </w:num>
  <w:num w:numId="582">
    <w:abstractNumId w:val="68"/>
  </w:num>
  <w:num w:numId="583">
    <w:abstractNumId w:val="423"/>
  </w:num>
  <w:num w:numId="584">
    <w:abstractNumId w:val="294"/>
  </w:num>
  <w:num w:numId="585">
    <w:abstractNumId w:val="172"/>
  </w:num>
  <w:num w:numId="586">
    <w:abstractNumId w:val="477"/>
  </w:num>
  <w:num w:numId="587">
    <w:abstractNumId w:val="333"/>
  </w:num>
  <w:num w:numId="588">
    <w:abstractNumId w:val="6"/>
  </w:num>
  <w:num w:numId="589">
    <w:abstractNumId w:val="393"/>
  </w:num>
  <w:num w:numId="590">
    <w:abstractNumId w:val="14"/>
  </w:num>
  <w:num w:numId="591">
    <w:abstractNumId w:val="498"/>
  </w:num>
  <w:num w:numId="592">
    <w:abstractNumId w:val="216"/>
  </w:num>
  <w:num w:numId="593">
    <w:abstractNumId w:val="262"/>
  </w:num>
  <w:num w:numId="594">
    <w:abstractNumId w:val="122"/>
  </w:num>
  <w:num w:numId="595">
    <w:abstractNumId w:val="256"/>
  </w:num>
  <w:num w:numId="596">
    <w:abstractNumId w:val="427"/>
  </w:num>
  <w:num w:numId="597">
    <w:abstractNumId w:val="374"/>
  </w:num>
  <w:num w:numId="598">
    <w:abstractNumId w:val="593"/>
  </w:num>
  <w:num w:numId="599">
    <w:abstractNumId w:val="613"/>
  </w:num>
  <w:num w:numId="600">
    <w:abstractNumId w:val="79"/>
    <w:lvlOverride w:ilvl="0">
      <w:lvl w:ilvl="0">
        <w:numFmt w:val="upperLetter"/>
        <w:lvlText w:val="%1."/>
        <w:lvlJc w:val="left"/>
      </w:lvl>
    </w:lvlOverride>
  </w:num>
  <w:num w:numId="601">
    <w:abstractNumId w:val="700"/>
    <w:lvlOverride w:ilvl="0">
      <w:lvl w:ilvl="0">
        <w:numFmt w:val="upperLetter"/>
        <w:lvlText w:val="%1."/>
        <w:lvlJc w:val="left"/>
      </w:lvl>
    </w:lvlOverride>
  </w:num>
  <w:num w:numId="602">
    <w:abstractNumId w:val="130"/>
  </w:num>
  <w:num w:numId="603">
    <w:abstractNumId w:val="402"/>
  </w:num>
  <w:num w:numId="604">
    <w:abstractNumId w:val="143"/>
  </w:num>
  <w:num w:numId="605">
    <w:abstractNumId w:val="317"/>
  </w:num>
  <w:num w:numId="606">
    <w:abstractNumId w:val="689"/>
  </w:num>
  <w:num w:numId="607">
    <w:abstractNumId w:val="612"/>
  </w:num>
  <w:num w:numId="608">
    <w:abstractNumId w:val="387"/>
  </w:num>
  <w:num w:numId="609">
    <w:abstractNumId w:val="701"/>
  </w:num>
  <w:num w:numId="610">
    <w:abstractNumId w:val="461"/>
  </w:num>
  <w:num w:numId="611">
    <w:abstractNumId w:val="272"/>
  </w:num>
  <w:num w:numId="612">
    <w:abstractNumId w:val="369"/>
  </w:num>
  <w:num w:numId="613">
    <w:abstractNumId w:val="180"/>
  </w:num>
  <w:num w:numId="614">
    <w:abstractNumId w:val="356"/>
  </w:num>
  <w:num w:numId="615">
    <w:abstractNumId w:val="92"/>
  </w:num>
  <w:num w:numId="616">
    <w:abstractNumId w:val="643"/>
  </w:num>
  <w:num w:numId="617">
    <w:abstractNumId w:val="73"/>
  </w:num>
  <w:num w:numId="618">
    <w:abstractNumId w:val="424"/>
  </w:num>
  <w:num w:numId="619">
    <w:abstractNumId w:val="282"/>
  </w:num>
  <w:num w:numId="620">
    <w:abstractNumId w:val="260"/>
  </w:num>
  <w:num w:numId="621">
    <w:abstractNumId w:val="416"/>
  </w:num>
  <w:num w:numId="622">
    <w:abstractNumId w:val="165"/>
  </w:num>
  <w:num w:numId="623">
    <w:abstractNumId w:val="325"/>
  </w:num>
  <w:num w:numId="624">
    <w:abstractNumId w:val="292"/>
  </w:num>
  <w:num w:numId="625">
    <w:abstractNumId w:val="308"/>
  </w:num>
  <w:num w:numId="626">
    <w:abstractNumId w:val="484"/>
  </w:num>
  <w:num w:numId="627">
    <w:abstractNumId w:val="218"/>
  </w:num>
  <w:num w:numId="628">
    <w:abstractNumId w:val="119"/>
  </w:num>
  <w:num w:numId="629">
    <w:abstractNumId w:val="419"/>
  </w:num>
  <w:num w:numId="630">
    <w:abstractNumId w:val="199"/>
  </w:num>
  <w:num w:numId="631">
    <w:abstractNumId w:val="100"/>
  </w:num>
  <w:num w:numId="632">
    <w:abstractNumId w:val="585"/>
  </w:num>
  <w:num w:numId="633">
    <w:abstractNumId w:val="311"/>
  </w:num>
  <w:num w:numId="634">
    <w:abstractNumId w:val="673"/>
  </w:num>
  <w:num w:numId="635">
    <w:abstractNumId w:val="361"/>
  </w:num>
  <w:num w:numId="636">
    <w:abstractNumId w:val="29"/>
  </w:num>
  <w:num w:numId="637">
    <w:abstractNumId w:val="264"/>
  </w:num>
  <w:num w:numId="638">
    <w:abstractNumId w:val="399"/>
  </w:num>
  <w:num w:numId="639">
    <w:abstractNumId w:val="235"/>
  </w:num>
  <w:num w:numId="640">
    <w:abstractNumId w:val="414"/>
  </w:num>
  <w:num w:numId="641">
    <w:abstractNumId w:val="0"/>
  </w:num>
  <w:num w:numId="642">
    <w:abstractNumId w:val="651"/>
  </w:num>
  <w:num w:numId="643">
    <w:abstractNumId w:val="692"/>
  </w:num>
  <w:num w:numId="644">
    <w:abstractNumId w:val="395"/>
  </w:num>
  <w:num w:numId="645">
    <w:abstractNumId w:val="481"/>
  </w:num>
  <w:num w:numId="646">
    <w:abstractNumId w:val="468"/>
  </w:num>
  <w:num w:numId="647">
    <w:abstractNumId w:val="348"/>
  </w:num>
  <w:num w:numId="648">
    <w:abstractNumId w:val="77"/>
  </w:num>
  <w:num w:numId="649">
    <w:abstractNumId w:val="596"/>
  </w:num>
  <w:num w:numId="650">
    <w:abstractNumId w:val="544"/>
  </w:num>
  <w:num w:numId="651">
    <w:abstractNumId w:val="104"/>
  </w:num>
  <w:num w:numId="652">
    <w:abstractNumId w:val="323"/>
  </w:num>
  <w:num w:numId="653">
    <w:abstractNumId w:val="646"/>
  </w:num>
  <w:num w:numId="654">
    <w:abstractNumId w:val="706"/>
  </w:num>
  <w:num w:numId="655">
    <w:abstractNumId w:val="249"/>
  </w:num>
  <w:num w:numId="656">
    <w:abstractNumId w:val="66"/>
  </w:num>
  <w:num w:numId="657">
    <w:abstractNumId w:val="263"/>
  </w:num>
  <w:num w:numId="658">
    <w:abstractNumId w:val="607"/>
  </w:num>
  <w:num w:numId="659">
    <w:abstractNumId w:val="342"/>
  </w:num>
  <w:num w:numId="660">
    <w:abstractNumId w:val="228"/>
  </w:num>
  <w:num w:numId="661">
    <w:abstractNumId w:val="46"/>
  </w:num>
  <w:num w:numId="662">
    <w:abstractNumId w:val="234"/>
  </w:num>
  <w:num w:numId="663">
    <w:abstractNumId w:val="447"/>
  </w:num>
  <w:num w:numId="664">
    <w:abstractNumId w:val="215"/>
  </w:num>
  <w:num w:numId="665">
    <w:abstractNumId w:val="597"/>
  </w:num>
  <w:num w:numId="666">
    <w:abstractNumId w:val="381"/>
  </w:num>
  <w:num w:numId="667">
    <w:abstractNumId w:val="202"/>
  </w:num>
  <w:num w:numId="668">
    <w:abstractNumId w:val="676"/>
  </w:num>
  <w:num w:numId="669">
    <w:abstractNumId w:val="467"/>
  </w:num>
  <w:num w:numId="670">
    <w:abstractNumId w:val="451"/>
  </w:num>
  <w:num w:numId="671">
    <w:abstractNumId w:val="307"/>
  </w:num>
  <w:num w:numId="672">
    <w:abstractNumId w:val="425"/>
  </w:num>
  <w:num w:numId="673">
    <w:abstractNumId w:val="291"/>
  </w:num>
  <w:num w:numId="674">
    <w:abstractNumId w:val="224"/>
  </w:num>
  <w:num w:numId="675">
    <w:abstractNumId w:val="690"/>
  </w:num>
  <w:num w:numId="676">
    <w:abstractNumId w:val="245"/>
  </w:num>
  <w:num w:numId="677">
    <w:abstractNumId w:val="315"/>
  </w:num>
  <w:num w:numId="678">
    <w:abstractNumId w:val="553"/>
  </w:num>
  <w:num w:numId="679">
    <w:abstractNumId w:val="396"/>
  </w:num>
  <w:num w:numId="680">
    <w:abstractNumId w:val="459"/>
  </w:num>
  <w:num w:numId="681">
    <w:abstractNumId w:val="383"/>
  </w:num>
  <w:num w:numId="682">
    <w:abstractNumId w:val="524"/>
  </w:num>
  <w:num w:numId="683">
    <w:abstractNumId w:val="438"/>
  </w:num>
  <w:num w:numId="684">
    <w:abstractNumId w:val="645"/>
  </w:num>
  <w:num w:numId="685">
    <w:abstractNumId w:val="223"/>
  </w:num>
  <w:num w:numId="686">
    <w:abstractNumId w:val="674"/>
  </w:num>
  <w:num w:numId="687">
    <w:abstractNumId w:val="177"/>
  </w:num>
  <w:num w:numId="688">
    <w:abstractNumId w:val="705"/>
  </w:num>
  <w:num w:numId="689">
    <w:abstractNumId w:val="118"/>
  </w:num>
  <w:num w:numId="690">
    <w:abstractNumId w:val="222"/>
  </w:num>
  <w:num w:numId="691">
    <w:abstractNumId w:val="545"/>
  </w:num>
  <w:num w:numId="692">
    <w:abstractNumId w:val="627"/>
  </w:num>
  <w:num w:numId="693">
    <w:abstractNumId w:val="277"/>
  </w:num>
  <w:num w:numId="694">
    <w:abstractNumId w:val="159"/>
  </w:num>
  <w:num w:numId="695">
    <w:abstractNumId w:val="375"/>
  </w:num>
  <w:num w:numId="696">
    <w:abstractNumId w:val="677"/>
  </w:num>
  <w:num w:numId="697">
    <w:abstractNumId w:val="299"/>
  </w:num>
  <w:num w:numId="698">
    <w:abstractNumId w:val="254"/>
  </w:num>
  <w:num w:numId="699">
    <w:abstractNumId w:val="377"/>
  </w:num>
  <w:num w:numId="700">
    <w:abstractNumId w:val="571"/>
  </w:num>
  <w:num w:numId="701">
    <w:abstractNumId w:val="241"/>
  </w:num>
  <w:num w:numId="702">
    <w:abstractNumId w:val="406"/>
  </w:num>
  <w:num w:numId="703">
    <w:abstractNumId w:val="702"/>
  </w:num>
  <w:num w:numId="704">
    <w:abstractNumId w:val="290"/>
  </w:num>
  <w:num w:numId="705">
    <w:abstractNumId w:val="555"/>
  </w:num>
  <w:num w:numId="706">
    <w:abstractNumId w:val="232"/>
  </w:num>
  <w:num w:numId="707">
    <w:abstractNumId w:val="38"/>
  </w:num>
  <w:num w:numId="708">
    <w:abstractNumId w:val="19"/>
  </w:num>
  <w:num w:numId="709">
    <w:abstractNumId w:val="22"/>
  </w:num>
  <w:num w:numId="710">
    <w:abstractNumId w:val="283"/>
  </w:num>
  <w:num w:numId="711">
    <w:abstractNumId w:val="61"/>
  </w:num>
  <w:num w:numId="712">
    <w:abstractNumId w:val="590"/>
  </w:num>
  <w:numIdMacAtCleanup w:val="70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ranya Baskaran">
    <w15:presenceInfo w15:providerId="None" w15:userId="Saranya Baskara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savePreviewPicture/>
  <w:footnotePr>
    <w:footnote w:id="-1"/>
    <w:footnote w:id="0"/>
  </w:footnotePr>
  <w:endnotePr>
    <w:endnote w:id="-1"/>
    <w:endnote w:id="0"/>
  </w:endnotePr>
  <w:compat/>
  <w:rsids>
    <w:rsidRoot w:val="00EA2F52"/>
    <w:rsid w:val="000124D3"/>
    <w:rsid w:val="00024305"/>
    <w:rsid w:val="000274B7"/>
    <w:rsid w:val="000361E2"/>
    <w:rsid w:val="00063B65"/>
    <w:rsid w:val="00064572"/>
    <w:rsid w:val="00075E0F"/>
    <w:rsid w:val="000A3C18"/>
    <w:rsid w:val="000C221A"/>
    <w:rsid w:val="000D3C64"/>
    <w:rsid w:val="000E26D7"/>
    <w:rsid w:val="00106E26"/>
    <w:rsid w:val="001632D6"/>
    <w:rsid w:val="001668F2"/>
    <w:rsid w:val="00171FC2"/>
    <w:rsid w:val="001B3D6F"/>
    <w:rsid w:val="001E5040"/>
    <w:rsid w:val="002B4CFD"/>
    <w:rsid w:val="002E2EB0"/>
    <w:rsid w:val="002F569A"/>
    <w:rsid w:val="002F61F2"/>
    <w:rsid w:val="00354776"/>
    <w:rsid w:val="0039737E"/>
    <w:rsid w:val="003A5ECE"/>
    <w:rsid w:val="003B1E1F"/>
    <w:rsid w:val="003C4501"/>
    <w:rsid w:val="003E1568"/>
    <w:rsid w:val="003E3CE1"/>
    <w:rsid w:val="00404F6B"/>
    <w:rsid w:val="0049437A"/>
    <w:rsid w:val="004C03DC"/>
    <w:rsid w:val="005008A4"/>
    <w:rsid w:val="00525729"/>
    <w:rsid w:val="00533F5C"/>
    <w:rsid w:val="00534C6A"/>
    <w:rsid w:val="00545A3B"/>
    <w:rsid w:val="00553817"/>
    <w:rsid w:val="0055516A"/>
    <w:rsid w:val="00563CAE"/>
    <w:rsid w:val="005E5D7A"/>
    <w:rsid w:val="005F06B5"/>
    <w:rsid w:val="00603957"/>
    <w:rsid w:val="00604E71"/>
    <w:rsid w:val="006117F8"/>
    <w:rsid w:val="006209F1"/>
    <w:rsid w:val="0062574F"/>
    <w:rsid w:val="0069313B"/>
    <w:rsid w:val="006D1167"/>
    <w:rsid w:val="006E4241"/>
    <w:rsid w:val="006F1537"/>
    <w:rsid w:val="00703178"/>
    <w:rsid w:val="00706535"/>
    <w:rsid w:val="00746C4E"/>
    <w:rsid w:val="00775FDB"/>
    <w:rsid w:val="007C2BD1"/>
    <w:rsid w:val="00810B3F"/>
    <w:rsid w:val="00821F07"/>
    <w:rsid w:val="00847529"/>
    <w:rsid w:val="008557AC"/>
    <w:rsid w:val="00891649"/>
    <w:rsid w:val="008A7039"/>
    <w:rsid w:val="008A7DC8"/>
    <w:rsid w:val="008C368C"/>
    <w:rsid w:val="008C68C5"/>
    <w:rsid w:val="008D6FAA"/>
    <w:rsid w:val="00905755"/>
    <w:rsid w:val="0094745D"/>
    <w:rsid w:val="00993784"/>
    <w:rsid w:val="009C24AE"/>
    <w:rsid w:val="009D272F"/>
    <w:rsid w:val="00A03EB4"/>
    <w:rsid w:val="00A20F97"/>
    <w:rsid w:val="00A558AC"/>
    <w:rsid w:val="00A661F7"/>
    <w:rsid w:val="00AA17DD"/>
    <w:rsid w:val="00AA2B5A"/>
    <w:rsid w:val="00B14AE0"/>
    <w:rsid w:val="00B23C19"/>
    <w:rsid w:val="00B5177C"/>
    <w:rsid w:val="00BB54B0"/>
    <w:rsid w:val="00BD6539"/>
    <w:rsid w:val="00C242A3"/>
    <w:rsid w:val="00C24F37"/>
    <w:rsid w:val="00C3197B"/>
    <w:rsid w:val="00C357AA"/>
    <w:rsid w:val="00C55597"/>
    <w:rsid w:val="00C96E38"/>
    <w:rsid w:val="00CF4C87"/>
    <w:rsid w:val="00D33822"/>
    <w:rsid w:val="00D37856"/>
    <w:rsid w:val="00DA2989"/>
    <w:rsid w:val="00DB0F7E"/>
    <w:rsid w:val="00DC0E71"/>
    <w:rsid w:val="00DC395C"/>
    <w:rsid w:val="00DD3604"/>
    <w:rsid w:val="00DD3CB3"/>
    <w:rsid w:val="00E14A24"/>
    <w:rsid w:val="00E858F0"/>
    <w:rsid w:val="00EA2F52"/>
    <w:rsid w:val="00EB035F"/>
    <w:rsid w:val="00EB3965"/>
    <w:rsid w:val="00EC7CBF"/>
    <w:rsid w:val="00ED0DCA"/>
    <w:rsid w:val="00F4066C"/>
    <w:rsid w:val="00F80320"/>
    <w:rsid w:val="00FA6091"/>
    <w:rsid w:val="00FF5B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F52"/>
    <w:pPr>
      <w:spacing w:after="200" w:line="27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3E15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62574F"/>
    <w:pPr>
      <w:spacing w:before="100" w:beforeAutospacing="1" w:after="100" w:afterAutospacing="1" w:line="240" w:lineRule="auto"/>
      <w:outlineLvl w:val="1"/>
    </w:pPr>
    <w:rPr>
      <w:rFonts w:ascii="Times New Roman" w:eastAsia="Times New Roman" w:hAnsi="Times New Roman" w:cs="Times New Roman"/>
      <w:b/>
      <w:bCs/>
      <w:sz w:val="36"/>
      <w:szCs w:val="36"/>
      <w:lang w:eastAsia="en-US"/>
    </w:rPr>
  </w:style>
  <w:style w:type="paragraph" w:styleId="Heading6">
    <w:name w:val="heading 6"/>
    <w:basedOn w:val="Normal"/>
    <w:next w:val="Normal"/>
    <w:link w:val="Heading6Char"/>
    <w:uiPriority w:val="9"/>
    <w:semiHidden/>
    <w:unhideWhenUsed/>
    <w:qFormat/>
    <w:rsid w:val="0062574F"/>
    <w:pPr>
      <w:keepNext/>
      <w:keepLines/>
      <w:spacing w:before="200" w:after="0"/>
      <w:outlineLvl w:val="5"/>
    </w:pPr>
    <w:rPr>
      <w:rFonts w:asciiTheme="majorHAnsi" w:eastAsiaTheme="majorEastAsia" w:hAnsiTheme="majorHAnsi" w:cstheme="majorBidi"/>
      <w:i/>
      <w:iCs/>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52"/>
    <w:pPr>
      <w:ind w:left="720"/>
      <w:contextualSpacing/>
    </w:pPr>
  </w:style>
  <w:style w:type="character" w:customStyle="1" w:styleId="Heading1Char">
    <w:name w:val="Heading 1 Char"/>
    <w:basedOn w:val="DefaultParagraphFont"/>
    <w:link w:val="Heading1"/>
    <w:uiPriority w:val="9"/>
    <w:rsid w:val="003E1568"/>
    <w:rPr>
      <w:rFonts w:asciiTheme="majorHAnsi" w:eastAsiaTheme="majorEastAsia" w:hAnsiTheme="majorHAnsi" w:cstheme="majorBidi"/>
      <w:color w:val="2F5496" w:themeColor="accent1" w:themeShade="BF"/>
      <w:sz w:val="32"/>
      <w:szCs w:val="32"/>
      <w:lang w:val="en-US" w:eastAsia="en-IN"/>
    </w:rPr>
  </w:style>
  <w:style w:type="paragraph" w:customStyle="1" w:styleId="Default">
    <w:name w:val="Default"/>
    <w:qFormat/>
    <w:rsid w:val="00563CAE"/>
    <w:pPr>
      <w:autoSpaceDE w:val="0"/>
      <w:autoSpaceDN w:val="0"/>
      <w:adjustRightInd w:val="0"/>
      <w:spacing w:after="0" w:line="240" w:lineRule="auto"/>
    </w:pPr>
    <w:rPr>
      <w:rFonts w:ascii="Times New Roman" w:hAnsi="Times New Roman" w:cs="Times New Roman"/>
      <w:color w:val="000000"/>
      <w:sz w:val="24"/>
      <w:szCs w:val="24"/>
    </w:rPr>
  </w:style>
  <w:style w:type="paragraph" w:styleId="Revision">
    <w:name w:val="Revision"/>
    <w:hidden/>
    <w:uiPriority w:val="99"/>
    <w:semiHidden/>
    <w:rsid w:val="003B1E1F"/>
    <w:pPr>
      <w:spacing w:after="0" w:line="240" w:lineRule="auto"/>
    </w:pPr>
  </w:style>
  <w:style w:type="paragraph" w:styleId="BalloonText">
    <w:name w:val="Balloon Text"/>
    <w:basedOn w:val="Normal"/>
    <w:link w:val="BalloonTextChar"/>
    <w:uiPriority w:val="99"/>
    <w:semiHidden/>
    <w:unhideWhenUsed/>
    <w:rsid w:val="003B1E1F"/>
    <w:pPr>
      <w:spacing w:after="0" w:line="240" w:lineRule="auto"/>
    </w:pPr>
    <w:rPr>
      <w:rFonts w:ascii="Segoe UI" w:eastAsiaTheme="minorHAnsi" w:hAnsi="Segoe UI" w:cs="Segoe UI"/>
      <w:sz w:val="18"/>
      <w:szCs w:val="18"/>
      <w:lang w:val="en-IN" w:eastAsia="en-US"/>
    </w:rPr>
  </w:style>
  <w:style w:type="character" w:customStyle="1" w:styleId="BalloonTextChar">
    <w:name w:val="Balloon Text Char"/>
    <w:basedOn w:val="DefaultParagraphFont"/>
    <w:link w:val="BalloonText"/>
    <w:uiPriority w:val="99"/>
    <w:semiHidden/>
    <w:rsid w:val="003B1E1F"/>
    <w:rPr>
      <w:rFonts w:ascii="Segoe UI" w:hAnsi="Segoe UI" w:cs="Segoe UI"/>
      <w:sz w:val="18"/>
      <w:szCs w:val="18"/>
    </w:rPr>
  </w:style>
  <w:style w:type="table" w:customStyle="1" w:styleId="TableGrid">
    <w:name w:val="TableGrid"/>
    <w:rsid w:val="003B1E1F"/>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qFormat/>
    <w:rsid w:val="003E3CE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qFormat/>
    <w:rsid w:val="003E3CE1"/>
  </w:style>
  <w:style w:type="character" w:customStyle="1" w:styleId="HTMLPreformattedChar">
    <w:name w:val="HTML Preformatted Char"/>
    <w:basedOn w:val="DefaultParagraphFont"/>
    <w:link w:val="HTMLPreformatted"/>
    <w:uiPriority w:val="99"/>
    <w:rsid w:val="00BD6539"/>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unhideWhenUsed/>
    <w:rsid w:val="00BD6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1">
    <w:name w:val="HTML Preformatted Char1"/>
    <w:basedOn w:val="DefaultParagraphFont"/>
    <w:uiPriority w:val="99"/>
    <w:semiHidden/>
    <w:rsid w:val="00BD6539"/>
    <w:rPr>
      <w:rFonts w:ascii="Consolas" w:eastAsia="Calibri" w:hAnsi="Consolas" w:cs="Calibri"/>
      <w:sz w:val="20"/>
      <w:szCs w:val="20"/>
      <w:lang w:val="en-US" w:eastAsia="en-IN"/>
    </w:rPr>
  </w:style>
  <w:style w:type="character" w:customStyle="1" w:styleId="Heading2Char">
    <w:name w:val="Heading 2 Char"/>
    <w:basedOn w:val="DefaultParagraphFont"/>
    <w:link w:val="Heading2"/>
    <w:uiPriority w:val="9"/>
    <w:semiHidden/>
    <w:rsid w:val="0062574F"/>
    <w:rPr>
      <w:rFonts w:ascii="Times New Roman" w:eastAsia="Times New Roman" w:hAnsi="Times New Roman" w:cs="Times New Roman"/>
      <w:b/>
      <w:bCs/>
      <w:sz w:val="36"/>
      <w:szCs w:val="36"/>
      <w:lang w:val="en-US"/>
    </w:rPr>
  </w:style>
  <w:style w:type="character" w:customStyle="1" w:styleId="Heading6Char">
    <w:name w:val="Heading 6 Char"/>
    <w:basedOn w:val="DefaultParagraphFont"/>
    <w:link w:val="Heading6"/>
    <w:uiPriority w:val="9"/>
    <w:semiHidden/>
    <w:rsid w:val="0062574F"/>
    <w:rPr>
      <w:rFonts w:asciiTheme="majorHAnsi" w:eastAsiaTheme="majorEastAsia" w:hAnsiTheme="majorHAnsi" w:cstheme="majorBidi"/>
      <w:i/>
      <w:iCs/>
      <w:color w:val="1F3763" w:themeColor="accent1" w:themeShade="7F"/>
      <w:lang w:val="en-US"/>
    </w:rPr>
  </w:style>
  <w:style w:type="character" w:customStyle="1" w:styleId="BalloonTextChar1">
    <w:name w:val="Balloon Text Char1"/>
    <w:basedOn w:val="DefaultParagraphFont"/>
    <w:uiPriority w:val="99"/>
    <w:semiHidden/>
    <w:rsid w:val="0062574F"/>
    <w:rPr>
      <w:rFonts w:ascii="Segoe UI" w:hAnsi="Segoe UI" w:cs="Segoe UI"/>
      <w:sz w:val="18"/>
      <w:szCs w:val="18"/>
    </w:rPr>
  </w:style>
  <w:style w:type="character" w:styleId="Strong">
    <w:name w:val="Strong"/>
    <w:basedOn w:val="DefaultParagraphFont"/>
    <w:uiPriority w:val="22"/>
    <w:qFormat/>
    <w:rsid w:val="0062574F"/>
    <w:rPr>
      <w:b/>
      <w:bCs/>
    </w:rPr>
  </w:style>
  <w:style w:type="character" w:customStyle="1" w:styleId="ilad">
    <w:name w:val="il_ad"/>
    <w:basedOn w:val="DefaultParagraphFont"/>
    <w:rsid w:val="0062574F"/>
  </w:style>
  <w:style w:type="paragraph" w:styleId="Footer">
    <w:name w:val="footer"/>
    <w:basedOn w:val="Normal"/>
    <w:link w:val="FooterChar"/>
    <w:uiPriority w:val="99"/>
    <w:unhideWhenUsed/>
    <w:rsid w:val="0062574F"/>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qFormat/>
    <w:rsid w:val="0062574F"/>
    <w:rPr>
      <w:lang w:val="en-US"/>
    </w:rPr>
  </w:style>
  <w:style w:type="paragraph" w:styleId="Header">
    <w:name w:val="header"/>
    <w:basedOn w:val="Normal"/>
    <w:link w:val="HeaderChar"/>
    <w:uiPriority w:val="99"/>
    <w:unhideWhenUsed/>
    <w:rsid w:val="0062574F"/>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62574F"/>
    <w:rPr>
      <w:lang w:val="en-US"/>
    </w:rPr>
  </w:style>
  <w:style w:type="paragraph" w:styleId="PlainText">
    <w:name w:val="Plain Text"/>
    <w:basedOn w:val="Normal"/>
    <w:link w:val="PlainTextChar"/>
    <w:uiPriority w:val="99"/>
    <w:unhideWhenUsed/>
    <w:rsid w:val="0062574F"/>
    <w:pPr>
      <w:spacing w:after="0" w:line="240" w:lineRule="auto"/>
    </w:pPr>
    <w:rPr>
      <w:rFonts w:ascii="Consolas" w:hAnsi="Consolas" w:cs="Times New Roman"/>
      <w:sz w:val="21"/>
      <w:szCs w:val="21"/>
      <w:lang w:eastAsia="en-US"/>
    </w:rPr>
  </w:style>
  <w:style w:type="character" w:customStyle="1" w:styleId="PlainTextChar">
    <w:name w:val="Plain Text Char"/>
    <w:basedOn w:val="DefaultParagraphFont"/>
    <w:link w:val="PlainText"/>
    <w:uiPriority w:val="99"/>
    <w:rsid w:val="0062574F"/>
    <w:rPr>
      <w:rFonts w:ascii="Consolas" w:eastAsia="Calibri" w:hAnsi="Consolas" w:cs="Times New Roman"/>
      <w:sz w:val="21"/>
      <w:szCs w:val="21"/>
      <w:lang w:val="en-US"/>
    </w:rPr>
  </w:style>
  <w:style w:type="paragraph" w:styleId="TOC1">
    <w:name w:val="toc 1"/>
    <w:hidden/>
    <w:uiPriority w:val="39"/>
    <w:rsid w:val="0062574F"/>
    <w:pPr>
      <w:spacing w:after="5" w:line="258" w:lineRule="auto"/>
      <w:ind w:left="29" w:right="27" w:hanging="3"/>
      <w:jc w:val="both"/>
    </w:pPr>
    <w:rPr>
      <w:rFonts w:ascii="Times New Roman" w:eastAsia="Times New Roman" w:hAnsi="Times New Roman" w:cs="Times New Roman"/>
      <w:color w:val="484848"/>
      <w:sz w:val="24"/>
      <w:lang w:eastAsia="en-IN"/>
    </w:rPr>
  </w:style>
  <w:style w:type="paragraph" w:customStyle="1" w:styleId="ise">
    <w:name w:val="ise"/>
    <w:basedOn w:val="Normal"/>
    <w:rsid w:val="0062574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semiHidden/>
    <w:unhideWhenUsed/>
    <w:qFormat/>
    <w:rsid w:val="00703178"/>
    <w:pPr>
      <w:spacing w:before="480"/>
      <w:outlineLvl w:val="9"/>
    </w:pPr>
    <w:rPr>
      <w:b/>
      <w:bCs/>
      <w:sz w:val="28"/>
      <w:szCs w:val="28"/>
      <w:lang w:eastAsia="en-US"/>
    </w:rPr>
  </w:style>
  <w:style w:type="character" w:styleId="Hyperlink">
    <w:name w:val="Hyperlink"/>
    <w:basedOn w:val="DefaultParagraphFont"/>
    <w:uiPriority w:val="99"/>
    <w:unhideWhenUsed/>
    <w:rsid w:val="00703178"/>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9019472">
      <w:bodyDiv w:val="1"/>
      <w:marLeft w:val="0"/>
      <w:marRight w:val="0"/>
      <w:marTop w:val="0"/>
      <w:marBottom w:val="0"/>
      <w:divBdr>
        <w:top w:val="none" w:sz="0" w:space="0" w:color="auto"/>
        <w:left w:val="none" w:sz="0" w:space="0" w:color="auto"/>
        <w:bottom w:val="none" w:sz="0" w:space="0" w:color="auto"/>
        <w:right w:val="none" w:sz="0" w:space="0" w:color="auto"/>
      </w:divBdr>
    </w:div>
    <w:div w:id="31273720">
      <w:bodyDiv w:val="1"/>
      <w:marLeft w:val="0"/>
      <w:marRight w:val="0"/>
      <w:marTop w:val="0"/>
      <w:marBottom w:val="0"/>
      <w:divBdr>
        <w:top w:val="none" w:sz="0" w:space="0" w:color="auto"/>
        <w:left w:val="none" w:sz="0" w:space="0" w:color="auto"/>
        <w:bottom w:val="none" w:sz="0" w:space="0" w:color="auto"/>
        <w:right w:val="none" w:sz="0" w:space="0" w:color="auto"/>
      </w:divBdr>
    </w:div>
    <w:div w:id="32196221">
      <w:bodyDiv w:val="1"/>
      <w:marLeft w:val="0"/>
      <w:marRight w:val="0"/>
      <w:marTop w:val="0"/>
      <w:marBottom w:val="0"/>
      <w:divBdr>
        <w:top w:val="none" w:sz="0" w:space="0" w:color="auto"/>
        <w:left w:val="none" w:sz="0" w:space="0" w:color="auto"/>
        <w:bottom w:val="none" w:sz="0" w:space="0" w:color="auto"/>
        <w:right w:val="none" w:sz="0" w:space="0" w:color="auto"/>
      </w:divBdr>
    </w:div>
    <w:div w:id="49575354">
      <w:bodyDiv w:val="1"/>
      <w:marLeft w:val="0"/>
      <w:marRight w:val="0"/>
      <w:marTop w:val="0"/>
      <w:marBottom w:val="0"/>
      <w:divBdr>
        <w:top w:val="none" w:sz="0" w:space="0" w:color="auto"/>
        <w:left w:val="none" w:sz="0" w:space="0" w:color="auto"/>
        <w:bottom w:val="none" w:sz="0" w:space="0" w:color="auto"/>
        <w:right w:val="none" w:sz="0" w:space="0" w:color="auto"/>
      </w:divBdr>
    </w:div>
    <w:div w:id="50153365">
      <w:bodyDiv w:val="1"/>
      <w:marLeft w:val="0"/>
      <w:marRight w:val="0"/>
      <w:marTop w:val="0"/>
      <w:marBottom w:val="0"/>
      <w:divBdr>
        <w:top w:val="none" w:sz="0" w:space="0" w:color="auto"/>
        <w:left w:val="none" w:sz="0" w:space="0" w:color="auto"/>
        <w:bottom w:val="none" w:sz="0" w:space="0" w:color="auto"/>
        <w:right w:val="none" w:sz="0" w:space="0" w:color="auto"/>
      </w:divBdr>
    </w:div>
    <w:div w:id="90977769">
      <w:bodyDiv w:val="1"/>
      <w:marLeft w:val="0"/>
      <w:marRight w:val="0"/>
      <w:marTop w:val="0"/>
      <w:marBottom w:val="0"/>
      <w:divBdr>
        <w:top w:val="none" w:sz="0" w:space="0" w:color="auto"/>
        <w:left w:val="none" w:sz="0" w:space="0" w:color="auto"/>
        <w:bottom w:val="none" w:sz="0" w:space="0" w:color="auto"/>
        <w:right w:val="none" w:sz="0" w:space="0" w:color="auto"/>
      </w:divBdr>
    </w:div>
    <w:div w:id="107815812">
      <w:bodyDiv w:val="1"/>
      <w:marLeft w:val="0"/>
      <w:marRight w:val="0"/>
      <w:marTop w:val="0"/>
      <w:marBottom w:val="0"/>
      <w:divBdr>
        <w:top w:val="none" w:sz="0" w:space="0" w:color="auto"/>
        <w:left w:val="none" w:sz="0" w:space="0" w:color="auto"/>
        <w:bottom w:val="none" w:sz="0" w:space="0" w:color="auto"/>
        <w:right w:val="none" w:sz="0" w:space="0" w:color="auto"/>
      </w:divBdr>
    </w:div>
    <w:div w:id="129440036">
      <w:bodyDiv w:val="1"/>
      <w:marLeft w:val="0"/>
      <w:marRight w:val="0"/>
      <w:marTop w:val="0"/>
      <w:marBottom w:val="0"/>
      <w:divBdr>
        <w:top w:val="none" w:sz="0" w:space="0" w:color="auto"/>
        <w:left w:val="none" w:sz="0" w:space="0" w:color="auto"/>
        <w:bottom w:val="none" w:sz="0" w:space="0" w:color="auto"/>
        <w:right w:val="none" w:sz="0" w:space="0" w:color="auto"/>
      </w:divBdr>
    </w:div>
    <w:div w:id="150754207">
      <w:bodyDiv w:val="1"/>
      <w:marLeft w:val="0"/>
      <w:marRight w:val="0"/>
      <w:marTop w:val="0"/>
      <w:marBottom w:val="0"/>
      <w:divBdr>
        <w:top w:val="none" w:sz="0" w:space="0" w:color="auto"/>
        <w:left w:val="none" w:sz="0" w:space="0" w:color="auto"/>
        <w:bottom w:val="none" w:sz="0" w:space="0" w:color="auto"/>
        <w:right w:val="none" w:sz="0" w:space="0" w:color="auto"/>
      </w:divBdr>
    </w:div>
    <w:div w:id="156114204">
      <w:bodyDiv w:val="1"/>
      <w:marLeft w:val="0"/>
      <w:marRight w:val="0"/>
      <w:marTop w:val="0"/>
      <w:marBottom w:val="0"/>
      <w:divBdr>
        <w:top w:val="none" w:sz="0" w:space="0" w:color="auto"/>
        <w:left w:val="none" w:sz="0" w:space="0" w:color="auto"/>
        <w:bottom w:val="none" w:sz="0" w:space="0" w:color="auto"/>
        <w:right w:val="none" w:sz="0" w:space="0" w:color="auto"/>
      </w:divBdr>
    </w:div>
    <w:div w:id="158890555">
      <w:bodyDiv w:val="1"/>
      <w:marLeft w:val="0"/>
      <w:marRight w:val="0"/>
      <w:marTop w:val="0"/>
      <w:marBottom w:val="0"/>
      <w:divBdr>
        <w:top w:val="none" w:sz="0" w:space="0" w:color="auto"/>
        <w:left w:val="none" w:sz="0" w:space="0" w:color="auto"/>
        <w:bottom w:val="none" w:sz="0" w:space="0" w:color="auto"/>
        <w:right w:val="none" w:sz="0" w:space="0" w:color="auto"/>
      </w:divBdr>
    </w:div>
    <w:div w:id="171838593">
      <w:bodyDiv w:val="1"/>
      <w:marLeft w:val="0"/>
      <w:marRight w:val="0"/>
      <w:marTop w:val="0"/>
      <w:marBottom w:val="0"/>
      <w:divBdr>
        <w:top w:val="none" w:sz="0" w:space="0" w:color="auto"/>
        <w:left w:val="none" w:sz="0" w:space="0" w:color="auto"/>
        <w:bottom w:val="none" w:sz="0" w:space="0" w:color="auto"/>
        <w:right w:val="none" w:sz="0" w:space="0" w:color="auto"/>
      </w:divBdr>
    </w:div>
    <w:div w:id="194001627">
      <w:bodyDiv w:val="1"/>
      <w:marLeft w:val="0"/>
      <w:marRight w:val="0"/>
      <w:marTop w:val="0"/>
      <w:marBottom w:val="0"/>
      <w:divBdr>
        <w:top w:val="none" w:sz="0" w:space="0" w:color="auto"/>
        <w:left w:val="none" w:sz="0" w:space="0" w:color="auto"/>
        <w:bottom w:val="none" w:sz="0" w:space="0" w:color="auto"/>
        <w:right w:val="none" w:sz="0" w:space="0" w:color="auto"/>
      </w:divBdr>
    </w:div>
    <w:div w:id="224031946">
      <w:bodyDiv w:val="1"/>
      <w:marLeft w:val="0"/>
      <w:marRight w:val="0"/>
      <w:marTop w:val="0"/>
      <w:marBottom w:val="0"/>
      <w:divBdr>
        <w:top w:val="none" w:sz="0" w:space="0" w:color="auto"/>
        <w:left w:val="none" w:sz="0" w:space="0" w:color="auto"/>
        <w:bottom w:val="none" w:sz="0" w:space="0" w:color="auto"/>
        <w:right w:val="none" w:sz="0" w:space="0" w:color="auto"/>
      </w:divBdr>
    </w:div>
    <w:div w:id="250966908">
      <w:bodyDiv w:val="1"/>
      <w:marLeft w:val="0"/>
      <w:marRight w:val="0"/>
      <w:marTop w:val="0"/>
      <w:marBottom w:val="0"/>
      <w:divBdr>
        <w:top w:val="none" w:sz="0" w:space="0" w:color="auto"/>
        <w:left w:val="none" w:sz="0" w:space="0" w:color="auto"/>
        <w:bottom w:val="none" w:sz="0" w:space="0" w:color="auto"/>
        <w:right w:val="none" w:sz="0" w:space="0" w:color="auto"/>
      </w:divBdr>
    </w:div>
    <w:div w:id="259069346">
      <w:bodyDiv w:val="1"/>
      <w:marLeft w:val="0"/>
      <w:marRight w:val="0"/>
      <w:marTop w:val="0"/>
      <w:marBottom w:val="0"/>
      <w:divBdr>
        <w:top w:val="none" w:sz="0" w:space="0" w:color="auto"/>
        <w:left w:val="none" w:sz="0" w:space="0" w:color="auto"/>
        <w:bottom w:val="none" w:sz="0" w:space="0" w:color="auto"/>
        <w:right w:val="none" w:sz="0" w:space="0" w:color="auto"/>
      </w:divBdr>
    </w:div>
    <w:div w:id="291907458">
      <w:bodyDiv w:val="1"/>
      <w:marLeft w:val="0"/>
      <w:marRight w:val="0"/>
      <w:marTop w:val="0"/>
      <w:marBottom w:val="0"/>
      <w:divBdr>
        <w:top w:val="none" w:sz="0" w:space="0" w:color="auto"/>
        <w:left w:val="none" w:sz="0" w:space="0" w:color="auto"/>
        <w:bottom w:val="none" w:sz="0" w:space="0" w:color="auto"/>
        <w:right w:val="none" w:sz="0" w:space="0" w:color="auto"/>
      </w:divBdr>
    </w:div>
    <w:div w:id="310988456">
      <w:bodyDiv w:val="1"/>
      <w:marLeft w:val="0"/>
      <w:marRight w:val="0"/>
      <w:marTop w:val="0"/>
      <w:marBottom w:val="0"/>
      <w:divBdr>
        <w:top w:val="none" w:sz="0" w:space="0" w:color="auto"/>
        <w:left w:val="none" w:sz="0" w:space="0" w:color="auto"/>
        <w:bottom w:val="none" w:sz="0" w:space="0" w:color="auto"/>
        <w:right w:val="none" w:sz="0" w:space="0" w:color="auto"/>
      </w:divBdr>
    </w:div>
    <w:div w:id="336689573">
      <w:bodyDiv w:val="1"/>
      <w:marLeft w:val="0"/>
      <w:marRight w:val="0"/>
      <w:marTop w:val="0"/>
      <w:marBottom w:val="0"/>
      <w:divBdr>
        <w:top w:val="none" w:sz="0" w:space="0" w:color="auto"/>
        <w:left w:val="none" w:sz="0" w:space="0" w:color="auto"/>
        <w:bottom w:val="none" w:sz="0" w:space="0" w:color="auto"/>
        <w:right w:val="none" w:sz="0" w:space="0" w:color="auto"/>
      </w:divBdr>
    </w:div>
    <w:div w:id="358940931">
      <w:bodyDiv w:val="1"/>
      <w:marLeft w:val="0"/>
      <w:marRight w:val="0"/>
      <w:marTop w:val="0"/>
      <w:marBottom w:val="0"/>
      <w:divBdr>
        <w:top w:val="none" w:sz="0" w:space="0" w:color="auto"/>
        <w:left w:val="none" w:sz="0" w:space="0" w:color="auto"/>
        <w:bottom w:val="none" w:sz="0" w:space="0" w:color="auto"/>
        <w:right w:val="none" w:sz="0" w:space="0" w:color="auto"/>
      </w:divBdr>
    </w:div>
    <w:div w:id="374698395">
      <w:bodyDiv w:val="1"/>
      <w:marLeft w:val="0"/>
      <w:marRight w:val="0"/>
      <w:marTop w:val="0"/>
      <w:marBottom w:val="0"/>
      <w:divBdr>
        <w:top w:val="none" w:sz="0" w:space="0" w:color="auto"/>
        <w:left w:val="none" w:sz="0" w:space="0" w:color="auto"/>
        <w:bottom w:val="none" w:sz="0" w:space="0" w:color="auto"/>
        <w:right w:val="none" w:sz="0" w:space="0" w:color="auto"/>
      </w:divBdr>
    </w:div>
    <w:div w:id="379746555">
      <w:bodyDiv w:val="1"/>
      <w:marLeft w:val="0"/>
      <w:marRight w:val="0"/>
      <w:marTop w:val="0"/>
      <w:marBottom w:val="0"/>
      <w:divBdr>
        <w:top w:val="none" w:sz="0" w:space="0" w:color="auto"/>
        <w:left w:val="none" w:sz="0" w:space="0" w:color="auto"/>
        <w:bottom w:val="none" w:sz="0" w:space="0" w:color="auto"/>
        <w:right w:val="none" w:sz="0" w:space="0" w:color="auto"/>
      </w:divBdr>
    </w:div>
    <w:div w:id="386951541">
      <w:bodyDiv w:val="1"/>
      <w:marLeft w:val="0"/>
      <w:marRight w:val="0"/>
      <w:marTop w:val="0"/>
      <w:marBottom w:val="0"/>
      <w:divBdr>
        <w:top w:val="none" w:sz="0" w:space="0" w:color="auto"/>
        <w:left w:val="none" w:sz="0" w:space="0" w:color="auto"/>
        <w:bottom w:val="none" w:sz="0" w:space="0" w:color="auto"/>
        <w:right w:val="none" w:sz="0" w:space="0" w:color="auto"/>
      </w:divBdr>
    </w:div>
    <w:div w:id="422192767">
      <w:bodyDiv w:val="1"/>
      <w:marLeft w:val="0"/>
      <w:marRight w:val="0"/>
      <w:marTop w:val="0"/>
      <w:marBottom w:val="0"/>
      <w:divBdr>
        <w:top w:val="none" w:sz="0" w:space="0" w:color="auto"/>
        <w:left w:val="none" w:sz="0" w:space="0" w:color="auto"/>
        <w:bottom w:val="none" w:sz="0" w:space="0" w:color="auto"/>
        <w:right w:val="none" w:sz="0" w:space="0" w:color="auto"/>
      </w:divBdr>
    </w:div>
    <w:div w:id="430978945">
      <w:bodyDiv w:val="1"/>
      <w:marLeft w:val="0"/>
      <w:marRight w:val="0"/>
      <w:marTop w:val="0"/>
      <w:marBottom w:val="0"/>
      <w:divBdr>
        <w:top w:val="none" w:sz="0" w:space="0" w:color="auto"/>
        <w:left w:val="none" w:sz="0" w:space="0" w:color="auto"/>
        <w:bottom w:val="none" w:sz="0" w:space="0" w:color="auto"/>
        <w:right w:val="none" w:sz="0" w:space="0" w:color="auto"/>
      </w:divBdr>
    </w:div>
    <w:div w:id="451746713">
      <w:bodyDiv w:val="1"/>
      <w:marLeft w:val="0"/>
      <w:marRight w:val="0"/>
      <w:marTop w:val="0"/>
      <w:marBottom w:val="0"/>
      <w:divBdr>
        <w:top w:val="none" w:sz="0" w:space="0" w:color="auto"/>
        <w:left w:val="none" w:sz="0" w:space="0" w:color="auto"/>
        <w:bottom w:val="none" w:sz="0" w:space="0" w:color="auto"/>
        <w:right w:val="none" w:sz="0" w:space="0" w:color="auto"/>
      </w:divBdr>
    </w:div>
    <w:div w:id="452557013">
      <w:bodyDiv w:val="1"/>
      <w:marLeft w:val="0"/>
      <w:marRight w:val="0"/>
      <w:marTop w:val="0"/>
      <w:marBottom w:val="0"/>
      <w:divBdr>
        <w:top w:val="none" w:sz="0" w:space="0" w:color="auto"/>
        <w:left w:val="none" w:sz="0" w:space="0" w:color="auto"/>
        <w:bottom w:val="none" w:sz="0" w:space="0" w:color="auto"/>
        <w:right w:val="none" w:sz="0" w:space="0" w:color="auto"/>
      </w:divBdr>
    </w:div>
    <w:div w:id="460730853">
      <w:bodyDiv w:val="1"/>
      <w:marLeft w:val="0"/>
      <w:marRight w:val="0"/>
      <w:marTop w:val="0"/>
      <w:marBottom w:val="0"/>
      <w:divBdr>
        <w:top w:val="none" w:sz="0" w:space="0" w:color="auto"/>
        <w:left w:val="none" w:sz="0" w:space="0" w:color="auto"/>
        <w:bottom w:val="none" w:sz="0" w:space="0" w:color="auto"/>
        <w:right w:val="none" w:sz="0" w:space="0" w:color="auto"/>
      </w:divBdr>
    </w:div>
    <w:div w:id="491406458">
      <w:bodyDiv w:val="1"/>
      <w:marLeft w:val="0"/>
      <w:marRight w:val="0"/>
      <w:marTop w:val="0"/>
      <w:marBottom w:val="0"/>
      <w:divBdr>
        <w:top w:val="none" w:sz="0" w:space="0" w:color="auto"/>
        <w:left w:val="none" w:sz="0" w:space="0" w:color="auto"/>
        <w:bottom w:val="none" w:sz="0" w:space="0" w:color="auto"/>
        <w:right w:val="none" w:sz="0" w:space="0" w:color="auto"/>
      </w:divBdr>
    </w:div>
    <w:div w:id="516701724">
      <w:bodyDiv w:val="1"/>
      <w:marLeft w:val="0"/>
      <w:marRight w:val="0"/>
      <w:marTop w:val="0"/>
      <w:marBottom w:val="0"/>
      <w:divBdr>
        <w:top w:val="none" w:sz="0" w:space="0" w:color="auto"/>
        <w:left w:val="none" w:sz="0" w:space="0" w:color="auto"/>
        <w:bottom w:val="none" w:sz="0" w:space="0" w:color="auto"/>
        <w:right w:val="none" w:sz="0" w:space="0" w:color="auto"/>
      </w:divBdr>
    </w:div>
    <w:div w:id="534122818">
      <w:bodyDiv w:val="1"/>
      <w:marLeft w:val="0"/>
      <w:marRight w:val="0"/>
      <w:marTop w:val="0"/>
      <w:marBottom w:val="0"/>
      <w:divBdr>
        <w:top w:val="none" w:sz="0" w:space="0" w:color="auto"/>
        <w:left w:val="none" w:sz="0" w:space="0" w:color="auto"/>
        <w:bottom w:val="none" w:sz="0" w:space="0" w:color="auto"/>
        <w:right w:val="none" w:sz="0" w:space="0" w:color="auto"/>
      </w:divBdr>
    </w:div>
    <w:div w:id="553270617">
      <w:bodyDiv w:val="1"/>
      <w:marLeft w:val="0"/>
      <w:marRight w:val="0"/>
      <w:marTop w:val="0"/>
      <w:marBottom w:val="0"/>
      <w:divBdr>
        <w:top w:val="none" w:sz="0" w:space="0" w:color="auto"/>
        <w:left w:val="none" w:sz="0" w:space="0" w:color="auto"/>
        <w:bottom w:val="none" w:sz="0" w:space="0" w:color="auto"/>
        <w:right w:val="none" w:sz="0" w:space="0" w:color="auto"/>
      </w:divBdr>
    </w:div>
    <w:div w:id="568810412">
      <w:bodyDiv w:val="1"/>
      <w:marLeft w:val="0"/>
      <w:marRight w:val="0"/>
      <w:marTop w:val="0"/>
      <w:marBottom w:val="0"/>
      <w:divBdr>
        <w:top w:val="none" w:sz="0" w:space="0" w:color="auto"/>
        <w:left w:val="none" w:sz="0" w:space="0" w:color="auto"/>
        <w:bottom w:val="none" w:sz="0" w:space="0" w:color="auto"/>
        <w:right w:val="none" w:sz="0" w:space="0" w:color="auto"/>
      </w:divBdr>
    </w:div>
    <w:div w:id="569124015">
      <w:bodyDiv w:val="1"/>
      <w:marLeft w:val="0"/>
      <w:marRight w:val="0"/>
      <w:marTop w:val="0"/>
      <w:marBottom w:val="0"/>
      <w:divBdr>
        <w:top w:val="none" w:sz="0" w:space="0" w:color="auto"/>
        <w:left w:val="none" w:sz="0" w:space="0" w:color="auto"/>
        <w:bottom w:val="none" w:sz="0" w:space="0" w:color="auto"/>
        <w:right w:val="none" w:sz="0" w:space="0" w:color="auto"/>
      </w:divBdr>
    </w:div>
    <w:div w:id="577787200">
      <w:bodyDiv w:val="1"/>
      <w:marLeft w:val="0"/>
      <w:marRight w:val="0"/>
      <w:marTop w:val="0"/>
      <w:marBottom w:val="0"/>
      <w:divBdr>
        <w:top w:val="none" w:sz="0" w:space="0" w:color="auto"/>
        <w:left w:val="none" w:sz="0" w:space="0" w:color="auto"/>
        <w:bottom w:val="none" w:sz="0" w:space="0" w:color="auto"/>
        <w:right w:val="none" w:sz="0" w:space="0" w:color="auto"/>
      </w:divBdr>
    </w:div>
    <w:div w:id="584920839">
      <w:bodyDiv w:val="1"/>
      <w:marLeft w:val="0"/>
      <w:marRight w:val="0"/>
      <w:marTop w:val="0"/>
      <w:marBottom w:val="0"/>
      <w:divBdr>
        <w:top w:val="none" w:sz="0" w:space="0" w:color="auto"/>
        <w:left w:val="none" w:sz="0" w:space="0" w:color="auto"/>
        <w:bottom w:val="none" w:sz="0" w:space="0" w:color="auto"/>
        <w:right w:val="none" w:sz="0" w:space="0" w:color="auto"/>
      </w:divBdr>
    </w:div>
    <w:div w:id="608585946">
      <w:bodyDiv w:val="1"/>
      <w:marLeft w:val="0"/>
      <w:marRight w:val="0"/>
      <w:marTop w:val="0"/>
      <w:marBottom w:val="0"/>
      <w:divBdr>
        <w:top w:val="none" w:sz="0" w:space="0" w:color="auto"/>
        <w:left w:val="none" w:sz="0" w:space="0" w:color="auto"/>
        <w:bottom w:val="none" w:sz="0" w:space="0" w:color="auto"/>
        <w:right w:val="none" w:sz="0" w:space="0" w:color="auto"/>
      </w:divBdr>
    </w:div>
    <w:div w:id="615603341">
      <w:bodyDiv w:val="1"/>
      <w:marLeft w:val="0"/>
      <w:marRight w:val="0"/>
      <w:marTop w:val="0"/>
      <w:marBottom w:val="0"/>
      <w:divBdr>
        <w:top w:val="none" w:sz="0" w:space="0" w:color="auto"/>
        <w:left w:val="none" w:sz="0" w:space="0" w:color="auto"/>
        <w:bottom w:val="none" w:sz="0" w:space="0" w:color="auto"/>
        <w:right w:val="none" w:sz="0" w:space="0" w:color="auto"/>
      </w:divBdr>
    </w:div>
    <w:div w:id="629475989">
      <w:bodyDiv w:val="1"/>
      <w:marLeft w:val="0"/>
      <w:marRight w:val="0"/>
      <w:marTop w:val="0"/>
      <w:marBottom w:val="0"/>
      <w:divBdr>
        <w:top w:val="none" w:sz="0" w:space="0" w:color="auto"/>
        <w:left w:val="none" w:sz="0" w:space="0" w:color="auto"/>
        <w:bottom w:val="none" w:sz="0" w:space="0" w:color="auto"/>
        <w:right w:val="none" w:sz="0" w:space="0" w:color="auto"/>
      </w:divBdr>
    </w:div>
    <w:div w:id="651059389">
      <w:bodyDiv w:val="1"/>
      <w:marLeft w:val="0"/>
      <w:marRight w:val="0"/>
      <w:marTop w:val="0"/>
      <w:marBottom w:val="0"/>
      <w:divBdr>
        <w:top w:val="none" w:sz="0" w:space="0" w:color="auto"/>
        <w:left w:val="none" w:sz="0" w:space="0" w:color="auto"/>
        <w:bottom w:val="none" w:sz="0" w:space="0" w:color="auto"/>
        <w:right w:val="none" w:sz="0" w:space="0" w:color="auto"/>
      </w:divBdr>
    </w:div>
    <w:div w:id="659383633">
      <w:bodyDiv w:val="1"/>
      <w:marLeft w:val="0"/>
      <w:marRight w:val="0"/>
      <w:marTop w:val="0"/>
      <w:marBottom w:val="0"/>
      <w:divBdr>
        <w:top w:val="none" w:sz="0" w:space="0" w:color="auto"/>
        <w:left w:val="none" w:sz="0" w:space="0" w:color="auto"/>
        <w:bottom w:val="none" w:sz="0" w:space="0" w:color="auto"/>
        <w:right w:val="none" w:sz="0" w:space="0" w:color="auto"/>
      </w:divBdr>
    </w:div>
    <w:div w:id="684286234">
      <w:bodyDiv w:val="1"/>
      <w:marLeft w:val="0"/>
      <w:marRight w:val="0"/>
      <w:marTop w:val="0"/>
      <w:marBottom w:val="0"/>
      <w:divBdr>
        <w:top w:val="none" w:sz="0" w:space="0" w:color="auto"/>
        <w:left w:val="none" w:sz="0" w:space="0" w:color="auto"/>
        <w:bottom w:val="none" w:sz="0" w:space="0" w:color="auto"/>
        <w:right w:val="none" w:sz="0" w:space="0" w:color="auto"/>
      </w:divBdr>
    </w:div>
    <w:div w:id="697242432">
      <w:bodyDiv w:val="1"/>
      <w:marLeft w:val="0"/>
      <w:marRight w:val="0"/>
      <w:marTop w:val="0"/>
      <w:marBottom w:val="0"/>
      <w:divBdr>
        <w:top w:val="none" w:sz="0" w:space="0" w:color="auto"/>
        <w:left w:val="none" w:sz="0" w:space="0" w:color="auto"/>
        <w:bottom w:val="none" w:sz="0" w:space="0" w:color="auto"/>
        <w:right w:val="none" w:sz="0" w:space="0" w:color="auto"/>
      </w:divBdr>
    </w:div>
    <w:div w:id="710423753">
      <w:bodyDiv w:val="1"/>
      <w:marLeft w:val="0"/>
      <w:marRight w:val="0"/>
      <w:marTop w:val="0"/>
      <w:marBottom w:val="0"/>
      <w:divBdr>
        <w:top w:val="none" w:sz="0" w:space="0" w:color="auto"/>
        <w:left w:val="none" w:sz="0" w:space="0" w:color="auto"/>
        <w:bottom w:val="none" w:sz="0" w:space="0" w:color="auto"/>
        <w:right w:val="none" w:sz="0" w:space="0" w:color="auto"/>
      </w:divBdr>
    </w:div>
    <w:div w:id="716857697">
      <w:bodyDiv w:val="1"/>
      <w:marLeft w:val="0"/>
      <w:marRight w:val="0"/>
      <w:marTop w:val="0"/>
      <w:marBottom w:val="0"/>
      <w:divBdr>
        <w:top w:val="none" w:sz="0" w:space="0" w:color="auto"/>
        <w:left w:val="none" w:sz="0" w:space="0" w:color="auto"/>
        <w:bottom w:val="none" w:sz="0" w:space="0" w:color="auto"/>
        <w:right w:val="none" w:sz="0" w:space="0" w:color="auto"/>
      </w:divBdr>
    </w:div>
    <w:div w:id="782112397">
      <w:bodyDiv w:val="1"/>
      <w:marLeft w:val="0"/>
      <w:marRight w:val="0"/>
      <w:marTop w:val="0"/>
      <w:marBottom w:val="0"/>
      <w:divBdr>
        <w:top w:val="none" w:sz="0" w:space="0" w:color="auto"/>
        <w:left w:val="none" w:sz="0" w:space="0" w:color="auto"/>
        <w:bottom w:val="none" w:sz="0" w:space="0" w:color="auto"/>
        <w:right w:val="none" w:sz="0" w:space="0" w:color="auto"/>
      </w:divBdr>
    </w:div>
    <w:div w:id="799227782">
      <w:bodyDiv w:val="1"/>
      <w:marLeft w:val="0"/>
      <w:marRight w:val="0"/>
      <w:marTop w:val="0"/>
      <w:marBottom w:val="0"/>
      <w:divBdr>
        <w:top w:val="none" w:sz="0" w:space="0" w:color="auto"/>
        <w:left w:val="none" w:sz="0" w:space="0" w:color="auto"/>
        <w:bottom w:val="none" w:sz="0" w:space="0" w:color="auto"/>
        <w:right w:val="none" w:sz="0" w:space="0" w:color="auto"/>
      </w:divBdr>
    </w:div>
    <w:div w:id="808671701">
      <w:bodyDiv w:val="1"/>
      <w:marLeft w:val="0"/>
      <w:marRight w:val="0"/>
      <w:marTop w:val="0"/>
      <w:marBottom w:val="0"/>
      <w:divBdr>
        <w:top w:val="none" w:sz="0" w:space="0" w:color="auto"/>
        <w:left w:val="none" w:sz="0" w:space="0" w:color="auto"/>
        <w:bottom w:val="none" w:sz="0" w:space="0" w:color="auto"/>
        <w:right w:val="none" w:sz="0" w:space="0" w:color="auto"/>
      </w:divBdr>
    </w:div>
    <w:div w:id="828712324">
      <w:bodyDiv w:val="1"/>
      <w:marLeft w:val="0"/>
      <w:marRight w:val="0"/>
      <w:marTop w:val="0"/>
      <w:marBottom w:val="0"/>
      <w:divBdr>
        <w:top w:val="none" w:sz="0" w:space="0" w:color="auto"/>
        <w:left w:val="none" w:sz="0" w:space="0" w:color="auto"/>
        <w:bottom w:val="none" w:sz="0" w:space="0" w:color="auto"/>
        <w:right w:val="none" w:sz="0" w:space="0" w:color="auto"/>
      </w:divBdr>
    </w:div>
    <w:div w:id="839003118">
      <w:bodyDiv w:val="1"/>
      <w:marLeft w:val="0"/>
      <w:marRight w:val="0"/>
      <w:marTop w:val="0"/>
      <w:marBottom w:val="0"/>
      <w:divBdr>
        <w:top w:val="none" w:sz="0" w:space="0" w:color="auto"/>
        <w:left w:val="none" w:sz="0" w:space="0" w:color="auto"/>
        <w:bottom w:val="none" w:sz="0" w:space="0" w:color="auto"/>
        <w:right w:val="none" w:sz="0" w:space="0" w:color="auto"/>
      </w:divBdr>
    </w:div>
    <w:div w:id="880678424">
      <w:bodyDiv w:val="1"/>
      <w:marLeft w:val="0"/>
      <w:marRight w:val="0"/>
      <w:marTop w:val="0"/>
      <w:marBottom w:val="0"/>
      <w:divBdr>
        <w:top w:val="none" w:sz="0" w:space="0" w:color="auto"/>
        <w:left w:val="none" w:sz="0" w:space="0" w:color="auto"/>
        <w:bottom w:val="none" w:sz="0" w:space="0" w:color="auto"/>
        <w:right w:val="none" w:sz="0" w:space="0" w:color="auto"/>
      </w:divBdr>
    </w:div>
    <w:div w:id="888418099">
      <w:bodyDiv w:val="1"/>
      <w:marLeft w:val="0"/>
      <w:marRight w:val="0"/>
      <w:marTop w:val="0"/>
      <w:marBottom w:val="0"/>
      <w:divBdr>
        <w:top w:val="none" w:sz="0" w:space="0" w:color="auto"/>
        <w:left w:val="none" w:sz="0" w:space="0" w:color="auto"/>
        <w:bottom w:val="none" w:sz="0" w:space="0" w:color="auto"/>
        <w:right w:val="none" w:sz="0" w:space="0" w:color="auto"/>
      </w:divBdr>
    </w:div>
    <w:div w:id="891692972">
      <w:bodyDiv w:val="1"/>
      <w:marLeft w:val="0"/>
      <w:marRight w:val="0"/>
      <w:marTop w:val="0"/>
      <w:marBottom w:val="0"/>
      <w:divBdr>
        <w:top w:val="none" w:sz="0" w:space="0" w:color="auto"/>
        <w:left w:val="none" w:sz="0" w:space="0" w:color="auto"/>
        <w:bottom w:val="none" w:sz="0" w:space="0" w:color="auto"/>
        <w:right w:val="none" w:sz="0" w:space="0" w:color="auto"/>
      </w:divBdr>
    </w:div>
    <w:div w:id="893350004">
      <w:bodyDiv w:val="1"/>
      <w:marLeft w:val="0"/>
      <w:marRight w:val="0"/>
      <w:marTop w:val="0"/>
      <w:marBottom w:val="0"/>
      <w:divBdr>
        <w:top w:val="none" w:sz="0" w:space="0" w:color="auto"/>
        <w:left w:val="none" w:sz="0" w:space="0" w:color="auto"/>
        <w:bottom w:val="none" w:sz="0" w:space="0" w:color="auto"/>
        <w:right w:val="none" w:sz="0" w:space="0" w:color="auto"/>
      </w:divBdr>
    </w:div>
    <w:div w:id="901871970">
      <w:bodyDiv w:val="1"/>
      <w:marLeft w:val="0"/>
      <w:marRight w:val="0"/>
      <w:marTop w:val="0"/>
      <w:marBottom w:val="0"/>
      <w:divBdr>
        <w:top w:val="none" w:sz="0" w:space="0" w:color="auto"/>
        <w:left w:val="none" w:sz="0" w:space="0" w:color="auto"/>
        <w:bottom w:val="none" w:sz="0" w:space="0" w:color="auto"/>
        <w:right w:val="none" w:sz="0" w:space="0" w:color="auto"/>
      </w:divBdr>
    </w:div>
    <w:div w:id="956566484">
      <w:bodyDiv w:val="1"/>
      <w:marLeft w:val="0"/>
      <w:marRight w:val="0"/>
      <w:marTop w:val="0"/>
      <w:marBottom w:val="0"/>
      <w:divBdr>
        <w:top w:val="none" w:sz="0" w:space="0" w:color="auto"/>
        <w:left w:val="none" w:sz="0" w:space="0" w:color="auto"/>
        <w:bottom w:val="none" w:sz="0" w:space="0" w:color="auto"/>
        <w:right w:val="none" w:sz="0" w:space="0" w:color="auto"/>
      </w:divBdr>
    </w:div>
    <w:div w:id="1001811465">
      <w:bodyDiv w:val="1"/>
      <w:marLeft w:val="0"/>
      <w:marRight w:val="0"/>
      <w:marTop w:val="0"/>
      <w:marBottom w:val="0"/>
      <w:divBdr>
        <w:top w:val="none" w:sz="0" w:space="0" w:color="auto"/>
        <w:left w:val="none" w:sz="0" w:space="0" w:color="auto"/>
        <w:bottom w:val="none" w:sz="0" w:space="0" w:color="auto"/>
        <w:right w:val="none" w:sz="0" w:space="0" w:color="auto"/>
      </w:divBdr>
    </w:div>
    <w:div w:id="1018041769">
      <w:bodyDiv w:val="1"/>
      <w:marLeft w:val="0"/>
      <w:marRight w:val="0"/>
      <w:marTop w:val="0"/>
      <w:marBottom w:val="0"/>
      <w:divBdr>
        <w:top w:val="none" w:sz="0" w:space="0" w:color="auto"/>
        <w:left w:val="none" w:sz="0" w:space="0" w:color="auto"/>
        <w:bottom w:val="none" w:sz="0" w:space="0" w:color="auto"/>
        <w:right w:val="none" w:sz="0" w:space="0" w:color="auto"/>
      </w:divBdr>
    </w:div>
    <w:div w:id="1032344706">
      <w:bodyDiv w:val="1"/>
      <w:marLeft w:val="0"/>
      <w:marRight w:val="0"/>
      <w:marTop w:val="0"/>
      <w:marBottom w:val="0"/>
      <w:divBdr>
        <w:top w:val="none" w:sz="0" w:space="0" w:color="auto"/>
        <w:left w:val="none" w:sz="0" w:space="0" w:color="auto"/>
        <w:bottom w:val="none" w:sz="0" w:space="0" w:color="auto"/>
        <w:right w:val="none" w:sz="0" w:space="0" w:color="auto"/>
      </w:divBdr>
    </w:div>
    <w:div w:id="1042287900">
      <w:bodyDiv w:val="1"/>
      <w:marLeft w:val="0"/>
      <w:marRight w:val="0"/>
      <w:marTop w:val="0"/>
      <w:marBottom w:val="0"/>
      <w:divBdr>
        <w:top w:val="none" w:sz="0" w:space="0" w:color="auto"/>
        <w:left w:val="none" w:sz="0" w:space="0" w:color="auto"/>
        <w:bottom w:val="none" w:sz="0" w:space="0" w:color="auto"/>
        <w:right w:val="none" w:sz="0" w:space="0" w:color="auto"/>
      </w:divBdr>
    </w:div>
    <w:div w:id="1070539420">
      <w:bodyDiv w:val="1"/>
      <w:marLeft w:val="0"/>
      <w:marRight w:val="0"/>
      <w:marTop w:val="0"/>
      <w:marBottom w:val="0"/>
      <w:divBdr>
        <w:top w:val="none" w:sz="0" w:space="0" w:color="auto"/>
        <w:left w:val="none" w:sz="0" w:space="0" w:color="auto"/>
        <w:bottom w:val="none" w:sz="0" w:space="0" w:color="auto"/>
        <w:right w:val="none" w:sz="0" w:space="0" w:color="auto"/>
      </w:divBdr>
    </w:div>
    <w:div w:id="1081441570">
      <w:bodyDiv w:val="1"/>
      <w:marLeft w:val="0"/>
      <w:marRight w:val="0"/>
      <w:marTop w:val="0"/>
      <w:marBottom w:val="0"/>
      <w:divBdr>
        <w:top w:val="none" w:sz="0" w:space="0" w:color="auto"/>
        <w:left w:val="none" w:sz="0" w:space="0" w:color="auto"/>
        <w:bottom w:val="none" w:sz="0" w:space="0" w:color="auto"/>
        <w:right w:val="none" w:sz="0" w:space="0" w:color="auto"/>
      </w:divBdr>
    </w:div>
    <w:div w:id="1095636517">
      <w:bodyDiv w:val="1"/>
      <w:marLeft w:val="0"/>
      <w:marRight w:val="0"/>
      <w:marTop w:val="0"/>
      <w:marBottom w:val="0"/>
      <w:divBdr>
        <w:top w:val="none" w:sz="0" w:space="0" w:color="auto"/>
        <w:left w:val="none" w:sz="0" w:space="0" w:color="auto"/>
        <w:bottom w:val="none" w:sz="0" w:space="0" w:color="auto"/>
        <w:right w:val="none" w:sz="0" w:space="0" w:color="auto"/>
      </w:divBdr>
    </w:div>
    <w:div w:id="1104572034">
      <w:bodyDiv w:val="1"/>
      <w:marLeft w:val="0"/>
      <w:marRight w:val="0"/>
      <w:marTop w:val="0"/>
      <w:marBottom w:val="0"/>
      <w:divBdr>
        <w:top w:val="none" w:sz="0" w:space="0" w:color="auto"/>
        <w:left w:val="none" w:sz="0" w:space="0" w:color="auto"/>
        <w:bottom w:val="none" w:sz="0" w:space="0" w:color="auto"/>
        <w:right w:val="none" w:sz="0" w:space="0" w:color="auto"/>
      </w:divBdr>
    </w:div>
    <w:div w:id="1134519951">
      <w:bodyDiv w:val="1"/>
      <w:marLeft w:val="0"/>
      <w:marRight w:val="0"/>
      <w:marTop w:val="0"/>
      <w:marBottom w:val="0"/>
      <w:divBdr>
        <w:top w:val="none" w:sz="0" w:space="0" w:color="auto"/>
        <w:left w:val="none" w:sz="0" w:space="0" w:color="auto"/>
        <w:bottom w:val="none" w:sz="0" w:space="0" w:color="auto"/>
        <w:right w:val="none" w:sz="0" w:space="0" w:color="auto"/>
      </w:divBdr>
    </w:div>
    <w:div w:id="1144658133">
      <w:bodyDiv w:val="1"/>
      <w:marLeft w:val="0"/>
      <w:marRight w:val="0"/>
      <w:marTop w:val="0"/>
      <w:marBottom w:val="0"/>
      <w:divBdr>
        <w:top w:val="none" w:sz="0" w:space="0" w:color="auto"/>
        <w:left w:val="none" w:sz="0" w:space="0" w:color="auto"/>
        <w:bottom w:val="none" w:sz="0" w:space="0" w:color="auto"/>
        <w:right w:val="none" w:sz="0" w:space="0" w:color="auto"/>
      </w:divBdr>
    </w:div>
    <w:div w:id="1145200668">
      <w:bodyDiv w:val="1"/>
      <w:marLeft w:val="0"/>
      <w:marRight w:val="0"/>
      <w:marTop w:val="0"/>
      <w:marBottom w:val="0"/>
      <w:divBdr>
        <w:top w:val="none" w:sz="0" w:space="0" w:color="auto"/>
        <w:left w:val="none" w:sz="0" w:space="0" w:color="auto"/>
        <w:bottom w:val="none" w:sz="0" w:space="0" w:color="auto"/>
        <w:right w:val="none" w:sz="0" w:space="0" w:color="auto"/>
      </w:divBdr>
    </w:div>
    <w:div w:id="1157310246">
      <w:bodyDiv w:val="1"/>
      <w:marLeft w:val="0"/>
      <w:marRight w:val="0"/>
      <w:marTop w:val="0"/>
      <w:marBottom w:val="0"/>
      <w:divBdr>
        <w:top w:val="none" w:sz="0" w:space="0" w:color="auto"/>
        <w:left w:val="none" w:sz="0" w:space="0" w:color="auto"/>
        <w:bottom w:val="none" w:sz="0" w:space="0" w:color="auto"/>
        <w:right w:val="none" w:sz="0" w:space="0" w:color="auto"/>
      </w:divBdr>
    </w:div>
    <w:div w:id="1179082606">
      <w:bodyDiv w:val="1"/>
      <w:marLeft w:val="0"/>
      <w:marRight w:val="0"/>
      <w:marTop w:val="0"/>
      <w:marBottom w:val="0"/>
      <w:divBdr>
        <w:top w:val="none" w:sz="0" w:space="0" w:color="auto"/>
        <w:left w:val="none" w:sz="0" w:space="0" w:color="auto"/>
        <w:bottom w:val="none" w:sz="0" w:space="0" w:color="auto"/>
        <w:right w:val="none" w:sz="0" w:space="0" w:color="auto"/>
      </w:divBdr>
    </w:div>
    <w:div w:id="1233807084">
      <w:bodyDiv w:val="1"/>
      <w:marLeft w:val="0"/>
      <w:marRight w:val="0"/>
      <w:marTop w:val="0"/>
      <w:marBottom w:val="0"/>
      <w:divBdr>
        <w:top w:val="none" w:sz="0" w:space="0" w:color="auto"/>
        <w:left w:val="none" w:sz="0" w:space="0" w:color="auto"/>
        <w:bottom w:val="none" w:sz="0" w:space="0" w:color="auto"/>
        <w:right w:val="none" w:sz="0" w:space="0" w:color="auto"/>
      </w:divBdr>
    </w:div>
    <w:div w:id="1254897231">
      <w:bodyDiv w:val="1"/>
      <w:marLeft w:val="0"/>
      <w:marRight w:val="0"/>
      <w:marTop w:val="0"/>
      <w:marBottom w:val="0"/>
      <w:divBdr>
        <w:top w:val="none" w:sz="0" w:space="0" w:color="auto"/>
        <w:left w:val="none" w:sz="0" w:space="0" w:color="auto"/>
        <w:bottom w:val="none" w:sz="0" w:space="0" w:color="auto"/>
        <w:right w:val="none" w:sz="0" w:space="0" w:color="auto"/>
      </w:divBdr>
    </w:div>
    <w:div w:id="1261986602">
      <w:bodyDiv w:val="1"/>
      <w:marLeft w:val="0"/>
      <w:marRight w:val="0"/>
      <w:marTop w:val="0"/>
      <w:marBottom w:val="0"/>
      <w:divBdr>
        <w:top w:val="none" w:sz="0" w:space="0" w:color="auto"/>
        <w:left w:val="none" w:sz="0" w:space="0" w:color="auto"/>
        <w:bottom w:val="none" w:sz="0" w:space="0" w:color="auto"/>
        <w:right w:val="none" w:sz="0" w:space="0" w:color="auto"/>
      </w:divBdr>
    </w:div>
    <w:div w:id="1271351591">
      <w:bodyDiv w:val="1"/>
      <w:marLeft w:val="0"/>
      <w:marRight w:val="0"/>
      <w:marTop w:val="0"/>
      <w:marBottom w:val="0"/>
      <w:divBdr>
        <w:top w:val="none" w:sz="0" w:space="0" w:color="auto"/>
        <w:left w:val="none" w:sz="0" w:space="0" w:color="auto"/>
        <w:bottom w:val="none" w:sz="0" w:space="0" w:color="auto"/>
        <w:right w:val="none" w:sz="0" w:space="0" w:color="auto"/>
      </w:divBdr>
    </w:div>
    <w:div w:id="1285382934">
      <w:bodyDiv w:val="1"/>
      <w:marLeft w:val="0"/>
      <w:marRight w:val="0"/>
      <w:marTop w:val="0"/>
      <w:marBottom w:val="0"/>
      <w:divBdr>
        <w:top w:val="none" w:sz="0" w:space="0" w:color="auto"/>
        <w:left w:val="none" w:sz="0" w:space="0" w:color="auto"/>
        <w:bottom w:val="none" w:sz="0" w:space="0" w:color="auto"/>
        <w:right w:val="none" w:sz="0" w:space="0" w:color="auto"/>
      </w:divBdr>
    </w:div>
    <w:div w:id="1289900677">
      <w:bodyDiv w:val="1"/>
      <w:marLeft w:val="0"/>
      <w:marRight w:val="0"/>
      <w:marTop w:val="0"/>
      <w:marBottom w:val="0"/>
      <w:divBdr>
        <w:top w:val="none" w:sz="0" w:space="0" w:color="auto"/>
        <w:left w:val="none" w:sz="0" w:space="0" w:color="auto"/>
        <w:bottom w:val="none" w:sz="0" w:space="0" w:color="auto"/>
        <w:right w:val="none" w:sz="0" w:space="0" w:color="auto"/>
      </w:divBdr>
    </w:div>
    <w:div w:id="1303847130">
      <w:bodyDiv w:val="1"/>
      <w:marLeft w:val="0"/>
      <w:marRight w:val="0"/>
      <w:marTop w:val="0"/>
      <w:marBottom w:val="0"/>
      <w:divBdr>
        <w:top w:val="none" w:sz="0" w:space="0" w:color="auto"/>
        <w:left w:val="none" w:sz="0" w:space="0" w:color="auto"/>
        <w:bottom w:val="none" w:sz="0" w:space="0" w:color="auto"/>
        <w:right w:val="none" w:sz="0" w:space="0" w:color="auto"/>
      </w:divBdr>
    </w:div>
    <w:div w:id="1308974539">
      <w:bodyDiv w:val="1"/>
      <w:marLeft w:val="0"/>
      <w:marRight w:val="0"/>
      <w:marTop w:val="0"/>
      <w:marBottom w:val="0"/>
      <w:divBdr>
        <w:top w:val="none" w:sz="0" w:space="0" w:color="auto"/>
        <w:left w:val="none" w:sz="0" w:space="0" w:color="auto"/>
        <w:bottom w:val="none" w:sz="0" w:space="0" w:color="auto"/>
        <w:right w:val="none" w:sz="0" w:space="0" w:color="auto"/>
      </w:divBdr>
    </w:div>
    <w:div w:id="1316178071">
      <w:bodyDiv w:val="1"/>
      <w:marLeft w:val="0"/>
      <w:marRight w:val="0"/>
      <w:marTop w:val="0"/>
      <w:marBottom w:val="0"/>
      <w:divBdr>
        <w:top w:val="none" w:sz="0" w:space="0" w:color="auto"/>
        <w:left w:val="none" w:sz="0" w:space="0" w:color="auto"/>
        <w:bottom w:val="none" w:sz="0" w:space="0" w:color="auto"/>
        <w:right w:val="none" w:sz="0" w:space="0" w:color="auto"/>
      </w:divBdr>
    </w:div>
    <w:div w:id="1334801059">
      <w:bodyDiv w:val="1"/>
      <w:marLeft w:val="0"/>
      <w:marRight w:val="0"/>
      <w:marTop w:val="0"/>
      <w:marBottom w:val="0"/>
      <w:divBdr>
        <w:top w:val="none" w:sz="0" w:space="0" w:color="auto"/>
        <w:left w:val="none" w:sz="0" w:space="0" w:color="auto"/>
        <w:bottom w:val="none" w:sz="0" w:space="0" w:color="auto"/>
        <w:right w:val="none" w:sz="0" w:space="0" w:color="auto"/>
      </w:divBdr>
    </w:div>
    <w:div w:id="1350134645">
      <w:bodyDiv w:val="1"/>
      <w:marLeft w:val="0"/>
      <w:marRight w:val="0"/>
      <w:marTop w:val="0"/>
      <w:marBottom w:val="0"/>
      <w:divBdr>
        <w:top w:val="none" w:sz="0" w:space="0" w:color="auto"/>
        <w:left w:val="none" w:sz="0" w:space="0" w:color="auto"/>
        <w:bottom w:val="none" w:sz="0" w:space="0" w:color="auto"/>
        <w:right w:val="none" w:sz="0" w:space="0" w:color="auto"/>
      </w:divBdr>
    </w:div>
    <w:div w:id="1359237341">
      <w:bodyDiv w:val="1"/>
      <w:marLeft w:val="0"/>
      <w:marRight w:val="0"/>
      <w:marTop w:val="0"/>
      <w:marBottom w:val="0"/>
      <w:divBdr>
        <w:top w:val="none" w:sz="0" w:space="0" w:color="auto"/>
        <w:left w:val="none" w:sz="0" w:space="0" w:color="auto"/>
        <w:bottom w:val="none" w:sz="0" w:space="0" w:color="auto"/>
        <w:right w:val="none" w:sz="0" w:space="0" w:color="auto"/>
      </w:divBdr>
    </w:div>
    <w:div w:id="1381324142">
      <w:bodyDiv w:val="1"/>
      <w:marLeft w:val="0"/>
      <w:marRight w:val="0"/>
      <w:marTop w:val="0"/>
      <w:marBottom w:val="0"/>
      <w:divBdr>
        <w:top w:val="none" w:sz="0" w:space="0" w:color="auto"/>
        <w:left w:val="none" w:sz="0" w:space="0" w:color="auto"/>
        <w:bottom w:val="none" w:sz="0" w:space="0" w:color="auto"/>
        <w:right w:val="none" w:sz="0" w:space="0" w:color="auto"/>
      </w:divBdr>
    </w:div>
    <w:div w:id="1383865856">
      <w:bodyDiv w:val="1"/>
      <w:marLeft w:val="0"/>
      <w:marRight w:val="0"/>
      <w:marTop w:val="0"/>
      <w:marBottom w:val="0"/>
      <w:divBdr>
        <w:top w:val="none" w:sz="0" w:space="0" w:color="auto"/>
        <w:left w:val="none" w:sz="0" w:space="0" w:color="auto"/>
        <w:bottom w:val="none" w:sz="0" w:space="0" w:color="auto"/>
        <w:right w:val="none" w:sz="0" w:space="0" w:color="auto"/>
      </w:divBdr>
    </w:div>
    <w:div w:id="1388454023">
      <w:bodyDiv w:val="1"/>
      <w:marLeft w:val="0"/>
      <w:marRight w:val="0"/>
      <w:marTop w:val="0"/>
      <w:marBottom w:val="0"/>
      <w:divBdr>
        <w:top w:val="none" w:sz="0" w:space="0" w:color="auto"/>
        <w:left w:val="none" w:sz="0" w:space="0" w:color="auto"/>
        <w:bottom w:val="none" w:sz="0" w:space="0" w:color="auto"/>
        <w:right w:val="none" w:sz="0" w:space="0" w:color="auto"/>
      </w:divBdr>
    </w:div>
    <w:div w:id="1415080018">
      <w:bodyDiv w:val="1"/>
      <w:marLeft w:val="0"/>
      <w:marRight w:val="0"/>
      <w:marTop w:val="0"/>
      <w:marBottom w:val="0"/>
      <w:divBdr>
        <w:top w:val="none" w:sz="0" w:space="0" w:color="auto"/>
        <w:left w:val="none" w:sz="0" w:space="0" w:color="auto"/>
        <w:bottom w:val="none" w:sz="0" w:space="0" w:color="auto"/>
        <w:right w:val="none" w:sz="0" w:space="0" w:color="auto"/>
      </w:divBdr>
    </w:div>
    <w:div w:id="1440831762">
      <w:bodyDiv w:val="1"/>
      <w:marLeft w:val="0"/>
      <w:marRight w:val="0"/>
      <w:marTop w:val="0"/>
      <w:marBottom w:val="0"/>
      <w:divBdr>
        <w:top w:val="none" w:sz="0" w:space="0" w:color="auto"/>
        <w:left w:val="none" w:sz="0" w:space="0" w:color="auto"/>
        <w:bottom w:val="none" w:sz="0" w:space="0" w:color="auto"/>
        <w:right w:val="none" w:sz="0" w:space="0" w:color="auto"/>
      </w:divBdr>
    </w:div>
    <w:div w:id="1458180152">
      <w:bodyDiv w:val="1"/>
      <w:marLeft w:val="0"/>
      <w:marRight w:val="0"/>
      <w:marTop w:val="0"/>
      <w:marBottom w:val="0"/>
      <w:divBdr>
        <w:top w:val="none" w:sz="0" w:space="0" w:color="auto"/>
        <w:left w:val="none" w:sz="0" w:space="0" w:color="auto"/>
        <w:bottom w:val="none" w:sz="0" w:space="0" w:color="auto"/>
        <w:right w:val="none" w:sz="0" w:space="0" w:color="auto"/>
      </w:divBdr>
    </w:div>
    <w:div w:id="1465389779">
      <w:bodyDiv w:val="1"/>
      <w:marLeft w:val="0"/>
      <w:marRight w:val="0"/>
      <w:marTop w:val="0"/>
      <w:marBottom w:val="0"/>
      <w:divBdr>
        <w:top w:val="none" w:sz="0" w:space="0" w:color="auto"/>
        <w:left w:val="none" w:sz="0" w:space="0" w:color="auto"/>
        <w:bottom w:val="none" w:sz="0" w:space="0" w:color="auto"/>
        <w:right w:val="none" w:sz="0" w:space="0" w:color="auto"/>
      </w:divBdr>
    </w:div>
    <w:div w:id="1498495116">
      <w:bodyDiv w:val="1"/>
      <w:marLeft w:val="0"/>
      <w:marRight w:val="0"/>
      <w:marTop w:val="0"/>
      <w:marBottom w:val="0"/>
      <w:divBdr>
        <w:top w:val="none" w:sz="0" w:space="0" w:color="auto"/>
        <w:left w:val="none" w:sz="0" w:space="0" w:color="auto"/>
        <w:bottom w:val="none" w:sz="0" w:space="0" w:color="auto"/>
        <w:right w:val="none" w:sz="0" w:space="0" w:color="auto"/>
      </w:divBdr>
    </w:div>
    <w:div w:id="1509900838">
      <w:bodyDiv w:val="1"/>
      <w:marLeft w:val="0"/>
      <w:marRight w:val="0"/>
      <w:marTop w:val="0"/>
      <w:marBottom w:val="0"/>
      <w:divBdr>
        <w:top w:val="none" w:sz="0" w:space="0" w:color="auto"/>
        <w:left w:val="none" w:sz="0" w:space="0" w:color="auto"/>
        <w:bottom w:val="none" w:sz="0" w:space="0" w:color="auto"/>
        <w:right w:val="none" w:sz="0" w:space="0" w:color="auto"/>
      </w:divBdr>
    </w:div>
    <w:div w:id="1520047757">
      <w:bodyDiv w:val="1"/>
      <w:marLeft w:val="0"/>
      <w:marRight w:val="0"/>
      <w:marTop w:val="0"/>
      <w:marBottom w:val="0"/>
      <w:divBdr>
        <w:top w:val="none" w:sz="0" w:space="0" w:color="auto"/>
        <w:left w:val="none" w:sz="0" w:space="0" w:color="auto"/>
        <w:bottom w:val="none" w:sz="0" w:space="0" w:color="auto"/>
        <w:right w:val="none" w:sz="0" w:space="0" w:color="auto"/>
      </w:divBdr>
    </w:div>
    <w:div w:id="1520192624">
      <w:bodyDiv w:val="1"/>
      <w:marLeft w:val="0"/>
      <w:marRight w:val="0"/>
      <w:marTop w:val="0"/>
      <w:marBottom w:val="0"/>
      <w:divBdr>
        <w:top w:val="none" w:sz="0" w:space="0" w:color="auto"/>
        <w:left w:val="none" w:sz="0" w:space="0" w:color="auto"/>
        <w:bottom w:val="none" w:sz="0" w:space="0" w:color="auto"/>
        <w:right w:val="none" w:sz="0" w:space="0" w:color="auto"/>
      </w:divBdr>
    </w:div>
    <w:div w:id="1541548899">
      <w:bodyDiv w:val="1"/>
      <w:marLeft w:val="0"/>
      <w:marRight w:val="0"/>
      <w:marTop w:val="0"/>
      <w:marBottom w:val="0"/>
      <w:divBdr>
        <w:top w:val="none" w:sz="0" w:space="0" w:color="auto"/>
        <w:left w:val="none" w:sz="0" w:space="0" w:color="auto"/>
        <w:bottom w:val="none" w:sz="0" w:space="0" w:color="auto"/>
        <w:right w:val="none" w:sz="0" w:space="0" w:color="auto"/>
      </w:divBdr>
    </w:div>
    <w:div w:id="1551768926">
      <w:bodyDiv w:val="1"/>
      <w:marLeft w:val="0"/>
      <w:marRight w:val="0"/>
      <w:marTop w:val="0"/>
      <w:marBottom w:val="0"/>
      <w:divBdr>
        <w:top w:val="none" w:sz="0" w:space="0" w:color="auto"/>
        <w:left w:val="none" w:sz="0" w:space="0" w:color="auto"/>
        <w:bottom w:val="none" w:sz="0" w:space="0" w:color="auto"/>
        <w:right w:val="none" w:sz="0" w:space="0" w:color="auto"/>
      </w:divBdr>
    </w:div>
    <w:div w:id="1554270084">
      <w:bodyDiv w:val="1"/>
      <w:marLeft w:val="0"/>
      <w:marRight w:val="0"/>
      <w:marTop w:val="0"/>
      <w:marBottom w:val="0"/>
      <w:divBdr>
        <w:top w:val="none" w:sz="0" w:space="0" w:color="auto"/>
        <w:left w:val="none" w:sz="0" w:space="0" w:color="auto"/>
        <w:bottom w:val="none" w:sz="0" w:space="0" w:color="auto"/>
        <w:right w:val="none" w:sz="0" w:space="0" w:color="auto"/>
      </w:divBdr>
    </w:div>
    <w:div w:id="1582981058">
      <w:bodyDiv w:val="1"/>
      <w:marLeft w:val="0"/>
      <w:marRight w:val="0"/>
      <w:marTop w:val="0"/>
      <w:marBottom w:val="0"/>
      <w:divBdr>
        <w:top w:val="none" w:sz="0" w:space="0" w:color="auto"/>
        <w:left w:val="none" w:sz="0" w:space="0" w:color="auto"/>
        <w:bottom w:val="none" w:sz="0" w:space="0" w:color="auto"/>
        <w:right w:val="none" w:sz="0" w:space="0" w:color="auto"/>
      </w:divBdr>
    </w:div>
    <w:div w:id="1623998184">
      <w:bodyDiv w:val="1"/>
      <w:marLeft w:val="0"/>
      <w:marRight w:val="0"/>
      <w:marTop w:val="0"/>
      <w:marBottom w:val="0"/>
      <w:divBdr>
        <w:top w:val="none" w:sz="0" w:space="0" w:color="auto"/>
        <w:left w:val="none" w:sz="0" w:space="0" w:color="auto"/>
        <w:bottom w:val="none" w:sz="0" w:space="0" w:color="auto"/>
        <w:right w:val="none" w:sz="0" w:space="0" w:color="auto"/>
      </w:divBdr>
    </w:div>
    <w:div w:id="1626690885">
      <w:bodyDiv w:val="1"/>
      <w:marLeft w:val="0"/>
      <w:marRight w:val="0"/>
      <w:marTop w:val="0"/>
      <w:marBottom w:val="0"/>
      <w:divBdr>
        <w:top w:val="none" w:sz="0" w:space="0" w:color="auto"/>
        <w:left w:val="none" w:sz="0" w:space="0" w:color="auto"/>
        <w:bottom w:val="none" w:sz="0" w:space="0" w:color="auto"/>
        <w:right w:val="none" w:sz="0" w:space="0" w:color="auto"/>
      </w:divBdr>
    </w:div>
    <w:div w:id="1643729895">
      <w:bodyDiv w:val="1"/>
      <w:marLeft w:val="0"/>
      <w:marRight w:val="0"/>
      <w:marTop w:val="0"/>
      <w:marBottom w:val="0"/>
      <w:divBdr>
        <w:top w:val="none" w:sz="0" w:space="0" w:color="auto"/>
        <w:left w:val="none" w:sz="0" w:space="0" w:color="auto"/>
        <w:bottom w:val="none" w:sz="0" w:space="0" w:color="auto"/>
        <w:right w:val="none" w:sz="0" w:space="0" w:color="auto"/>
      </w:divBdr>
    </w:div>
    <w:div w:id="1647391171">
      <w:bodyDiv w:val="1"/>
      <w:marLeft w:val="0"/>
      <w:marRight w:val="0"/>
      <w:marTop w:val="0"/>
      <w:marBottom w:val="0"/>
      <w:divBdr>
        <w:top w:val="none" w:sz="0" w:space="0" w:color="auto"/>
        <w:left w:val="none" w:sz="0" w:space="0" w:color="auto"/>
        <w:bottom w:val="none" w:sz="0" w:space="0" w:color="auto"/>
        <w:right w:val="none" w:sz="0" w:space="0" w:color="auto"/>
      </w:divBdr>
    </w:div>
    <w:div w:id="1661232947">
      <w:bodyDiv w:val="1"/>
      <w:marLeft w:val="0"/>
      <w:marRight w:val="0"/>
      <w:marTop w:val="0"/>
      <w:marBottom w:val="0"/>
      <w:divBdr>
        <w:top w:val="none" w:sz="0" w:space="0" w:color="auto"/>
        <w:left w:val="none" w:sz="0" w:space="0" w:color="auto"/>
        <w:bottom w:val="none" w:sz="0" w:space="0" w:color="auto"/>
        <w:right w:val="none" w:sz="0" w:space="0" w:color="auto"/>
      </w:divBdr>
    </w:div>
    <w:div w:id="1666321764">
      <w:bodyDiv w:val="1"/>
      <w:marLeft w:val="0"/>
      <w:marRight w:val="0"/>
      <w:marTop w:val="0"/>
      <w:marBottom w:val="0"/>
      <w:divBdr>
        <w:top w:val="none" w:sz="0" w:space="0" w:color="auto"/>
        <w:left w:val="none" w:sz="0" w:space="0" w:color="auto"/>
        <w:bottom w:val="none" w:sz="0" w:space="0" w:color="auto"/>
        <w:right w:val="none" w:sz="0" w:space="0" w:color="auto"/>
      </w:divBdr>
    </w:div>
    <w:div w:id="1668358718">
      <w:bodyDiv w:val="1"/>
      <w:marLeft w:val="0"/>
      <w:marRight w:val="0"/>
      <w:marTop w:val="0"/>
      <w:marBottom w:val="0"/>
      <w:divBdr>
        <w:top w:val="none" w:sz="0" w:space="0" w:color="auto"/>
        <w:left w:val="none" w:sz="0" w:space="0" w:color="auto"/>
        <w:bottom w:val="none" w:sz="0" w:space="0" w:color="auto"/>
        <w:right w:val="none" w:sz="0" w:space="0" w:color="auto"/>
      </w:divBdr>
    </w:div>
    <w:div w:id="1694452303">
      <w:bodyDiv w:val="1"/>
      <w:marLeft w:val="0"/>
      <w:marRight w:val="0"/>
      <w:marTop w:val="0"/>
      <w:marBottom w:val="0"/>
      <w:divBdr>
        <w:top w:val="none" w:sz="0" w:space="0" w:color="auto"/>
        <w:left w:val="none" w:sz="0" w:space="0" w:color="auto"/>
        <w:bottom w:val="none" w:sz="0" w:space="0" w:color="auto"/>
        <w:right w:val="none" w:sz="0" w:space="0" w:color="auto"/>
      </w:divBdr>
    </w:div>
    <w:div w:id="1709255740">
      <w:bodyDiv w:val="1"/>
      <w:marLeft w:val="0"/>
      <w:marRight w:val="0"/>
      <w:marTop w:val="0"/>
      <w:marBottom w:val="0"/>
      <w:divBdr>
        <w:top w:val="none" w:sz="0" w:space="0" w:color="auto"/>
        <w:left w:val="none" w:sz="0" w:space="0" w:color="auto"/>
        <w:bottom w:val="none" w:sz="0" w:space="0" w:color="auto"/>
        <w:right w:val="none" w:sz="0" w:space="0" w:color="auto"/>
      </w:divBdr>
    </w:div>
    <w:div w:id="1748652272">
      <w:bodyDiv w:val="1"/>
      <w:marLeft w:val="0"/>
      <w:marRight w:val="0"/>
      <w:marTop w:val="0"/>
      <w:marBottom w:val="0"/>
      <w:divBdr>
        <w:top w:val="none" w:sz="0" w:space="0" w:color="auto"/>
        <w:left w:val="none" w:sz="0" w:space="0" w:color="auto"/>
        <w:bottom w:val="none" w:sz="0" w:space="0" w:color="auto"/>
        <w:right w:val="none" w:sz="0" w:space="0" w:color="auto"/>
      </w:divBdr>
    </w:div>
    <w:div w:id="1748991723">
      <w:bodyDiv w:val="1"/>
      <w:marLeft w:val="0"/>
      <w:marRight w:val="0"/>
      <w:marTop w:val="0"/>
      <w:marBottom w:val="0"/>
      <w:divBdr>
        <w:top w:val="none" w:sz="0" w:space="0" w:color="auto"/>
        <w:left w:val="none" w:sz="0" w:space="0" w:color="auto"/>
        <w:bottom w:val="none" w:sz="0" w:space="0" w:color="auto"/>
        <w:right w:val="none" w:sz="0" w:space="0" w:color="auto"/>
      </w:divBdr>
    </w:div>
    <w:div w:id="1750737168">
      <w:bodyDiv w:val="1"/>
      <w:marLeft w:val="0"/>
      <w:marRight w:val="0"/>
      <w:marTop w:val="0"/>
      <w:marBottom w:val="0"/>
      <w:divBdr>
        <w:top w:val="none" w:sz="0" w:space="0" w:color="auto"/>
        <w:left w:val="none" w:sz="0" w:space="0" w:color="auto"/>
        <w:bottom w:val="none" w:sz="0" w:space="0" w:color="auto"/>
        <w:right w:val="none" w:sz="0" w:space="0" w:color="auto"/>
      </w:divBdr>
    </w:div>
    <w:div w:id="1791699543">
      <w:bodyDiv w:val="1"/>
      <w:marLeft w:val="0"/>
      <w:marRight w:val="0"/>
      <w:marTop w:val="0"/>
      <w:marBottom w:val="0"/>
      <w:divBdr>
        <w:top w:val="none" w:sz="0" w:space="0" w:color="auto"/>
        <w:left w:val="none" w:sz="0" w:space="0" w:color="auto"/>
        <w:bottom w:val="none" w:sz="0" w:space="0" w:color="auto"/>
        <w:right w:val="none" w:sz="0" w:space="0" w:color="auto"/>
      </w:divBdr>
    </w:div>
    <w:div w:id="1798596521">
      <w:bodyDiv w:val="1"/>
      <w:marLeft w:val="0"/>
      <w:marRight w:val="0"/>
      <w:marTop w:val="0"/>
      <w:marBottom w:val="0"/>
      <w:divBdr>
        <w:top w:val="none" w:sz="0" w:space="0" w:color="auto"/>
        <w:left w:val="none" w:sz="0" w:space="0" w:color="auto"/>
        <w:bottom w:val="none" w:sz="0" w:space="0" w:color="auto"/>
        <w:right w:val="none" w:sz="0" w:space="0" w:color="auto"/>
      </w:divBdr>
    </w:div>
    <w:div w:id="1799108366">
      <w:bodyDiv w:val="1"/>
      <w:marLeft w:val="0"/>
      <w:marRight w:val="0"/>
      <w:marTop w:val="0"/>
      <w:marBottom w:val="0"/>
      <w:divBdr>
        <w:top w:val="none" w:sz="0" w:space="0" w:color="auto"/>
        <w:left w:val="none" w:sz="0" w:space="0" w:color="auto"/>
        <w:bottom w:val="none" w:sz="0" w:space="0" w:color="auto"/>
        <w:right w:val="none" w:sz="0" w:space="0" w:color="auto"/>
      </w:divBdr>
    </w:div>
    <w:div w:id="1805351587">
      <w:bodyDiv w:val="1"/>
      <w:marLeft w:val="0"/>
      <w:marRight w:val="0"/>
      <w:marTop w:val="0"/>
      <w:marBottom w:val="0"/>
      <w:divBdr>
        <w:top w:val="none" w:sz="0" w:space="0" w:color="auto"/>
        <w:left w:val="none" w:sz="0" w:space="0" w:color="auto"/>
        <w:bottom w:val="none" w:sz="0" w:space="0" w:color="auto"/>
        <w:right w:val="none" w:sz="0" w:space="0" w:color="auto"/>
      </w:divBdr>
    </w:div>
    <w:div w:id="1807355577">
      <w:bodyDiv w:val="1"/>
      <w:marLeft w:val="0"/>
      <w:marRight w:val="0"/>
      <w:marTop w:val="0"/>
      <w:marBottom w:val="0"/>
      <w:divBdr>
        <w:top w:val="none" w:sz="0" w:space="0" w:color="auto"/>
        <w:left w:val="none" w:sz="0" w:space="0" w:color="auto"/>
        <w:bottom w:val="none" w:sz="0" w:space="0" w:color="auto"/>
        <w:right w:val="none" w:sz="0" w:space="0" w:color="auto"/>
      </w:divBdr>
    </w:div>
    <w:div w:id="1819613887">
      <w:bodyDiv w:val="1"/>
      <w:marLeft w:val="0"/>
      <w:marRight w:val="0"/>
      <w:marTop w:val="0"/>
      <w:marBottom w:val="0"/>
      <w:divBdr>
        <w:top w:val="none" w:sz="0" w:space="0" w:color="auto"/>
        <w:left w:val="none" w:sz="0" w:space="0" w:color="auto"/>
        <w:bottom w:val="none" w:sz="0" w:space="0" w:color="auto"/>
        <w:right w:val="none" w:sz="0" w:space="0" w:color="auto"/>
      </w:divBdr>
    </w:div>
    <w:div w:id="1831630765">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
    <w:div w:id="1851866900">
      <w:bodyDiv w:val="1"/>
      <w:marLeft w:val="0"/>
      <w:marRight w:val="0"/>
      <w:marTop w:val="0"/>
      <w:marBottom w:val="0"/>
      <w:divBdr>
        <w:top w:val="none" w:sz="0" w:space="0" w:color="auto"/>
        <w:left w:val="none" w:sz="0" w:space="0" w:color="auto"/>
        <w:bottom w:val="none" w:sz="0" w:space="0" w:color="auto"/>
        <w:right w:val="none" w:sz="0" w:space="0" w:color="auto"/>
      </w:divBdr>
    </w:div>
    <w:div w:id="1861625069">
      <w:bodyDiv w:val="1"/>
      <w:marLeft w:val="0"/>
      <w:marRight w:val="0"/>
      <w:marTop w:val="0"/>
      <w:marBottom w:val="0"/>
      <w:divBdr>
        <w:top w:val="none" w:sz="0" w:space="0" w:color="auto"/>
        <w:left w:val="none" w:sz="0" w:space="0" w:color="auto"/>
        <w:bottom w:val="none" w:sz="0" w:space="0" w:color="auto"/>
        <w:right w:val="none" w:sz="0" w:space="0" w:color="auto"/>
      </w:divBdr>
    </w:div>
    <w:div w:id="1875388839">
      <w:bodyDiv w:val="1"/>
      <w:marLeft w:val="0"/>
      <w:marRight w:val="0"/>
      <w:marTop w:val="0"/>
      <w:marBottom w:val="0"/>
      <w:divBdr>
        <w:top w:val="none" w:sz="0" w:space="0" w:color="auto"/>
        <w:left w:val="none" w:sz="0" w:space="0" w:color="auto"/>
        <w:bottom w:val="none" w:sz="0" w:space="0" w:color="auto"/>
        <w:right w:val="none" w:sz="0" w:space="0" w:color="auto"/>
      </w:divBdr>
    </w:div>
    <w:div w:id="1894265179">
      <w:bodyDiv w:val="1"/>
      <w:marLeft w:val="0"/>
      <w:marRight w:val="0"/>
      <w:marTop w:val="0"/>
      <w:marBottom w:val="0"/>
      <w:divBdr>
        <w:top w:val="none" w:sz="0" w:space="0" w:color="auto"/>
        <w:left w:val="none" w:sz="0" w:space="0" w:color="auto"/>
        <w:bottom w:val="none" w:sz="0" w:space="0" w:color="auto"/>
        <w:right w:val="none" w:sz="0" w:space="0" w:color="auto"/>
      </w:divBdr>
    </w:div>
    <w:div w:id="1899125781">
      <w:bodyDiv w:val="1"/>
      <w:marLeft w:val="0"/>
      <w:marRight w:val="0"/>
      <w:marTop w:val="0"/>
      <w:marBottom w:val="0"/>
      <w:divBdr>
        <w:top w:val="none" w:sz="0" w:space="0" w:color="auto"/>
        <w:left w:val="none" w:sz="0" w:space="0" w:color="auto"/>
        <w:bottom w:val="none" w:sz="0" w:space="0" w:color="auto"/>
        <w:right w:val="none" w:sz="0" w:space="0" w:color="auto"/>
      </w:divBdr>
    </w:div>
    <w:div w:id="1909850466">
      <w:bodyDiv w:val="1"/>
      <w:marLeft w:val="0"/>
      <w:marRight w:val="0"/>
      <w:marTop w:val="0"/>
      <w:marBottom w:val="0"/>
      <w:divBdr>
        <w:top w:val="none" w:sz="0" w:space="0" w:color="auto"/>
        <w:left w:val="none" w:sz="0" w:space="0" w:color="auto"/>
        <w:bottom w:val="none" w:sz="0" w:space="0" w:color="auto"/>
        <w:right w:val="none" w:sz="0" w:space="0" w:color="auto"/>
      </w:divBdr>
    </w:div>
    <w:div w:id="1911962341">
      <w:bodyDiv w:val="1"/>
      <w:marLeft w:val="0"/>
      <w:marRight w:val="0"/>
      <w:marTop w:val="0"/>
      <w:marBottom w:val="0"/>
      <w:divBdr>
        <w:top w:val="none" w:sz="0" w:space="0" w:color="auto"/>
        <w:left w:val="none" w:sz="0" w:space="0" w:color="auto"/>
        <w:bottom w:val="none" w:sz="0" w:space="0" w:color="auto"/>
        <w:right w:val="none" w:sz="0" w:space="0" w:color="auto"/>
      </w:divBdr>
    </w:div>
    <w:div w:id="1978414895">
      <w:bodyDiv w:val="1"/>
      <w:marLeft w:val="0"/>
      <w:marRight w:val="0"/>
      <w:marTop w:val="0"/>
      <w:marBottom w:val="0"/>
      <w:divBdr>
        <w:top w:val="none" w:sz="0" w:space="0" w:color="auto"/>
        <w:left w:val="none" w:sz="0" w:space="0" w:color="auto"/>
        <w:bottom w:val="none" w:sz="0" w:space="0" w:color="auto"/>
        <w:right w:val="none" w:sz="0" w:space="0" w:color="auto"/>
      </w:divBdr>
    </w:div>
    <w:div w:id="1986664750">
      <w:bodyDiv w:val="1"/>
      <w:marLeft w:val="0"/>
      <w:marRight w:val="0"/>
      <w:marTop w:val="0"/>
      <w:marBottom w:val="0"/>
      <w:divBdr>
        <w:top w:val="none" w:sz="0" w:space="0" w:color="auto"/>
        <w:left w:val="none" w:sz="0" w:space="0" w:color="auto"/>
        <w:bottom w:val="none" w:sz="0" w:space="0" w:color="auto"/>
        <w:right w:val="none" w:sz="0" w:space="0" w:color="auto"/>
      </w:divBdr>
    </w:div>
    <w:div w:id="1988624640">
      <w:bodyDiv w:val="1"/>
      <w:marLeft w:val="0"/>
      <w:marRight w:val="0"/>
      <w:marTop w:val="0"/>
      <w:marBottom w:val="0"/>
      <w:divBdr>
        <w:top w:val="none" w:sz="0" w:space="0" w:color="auto"/>
        <w:left w:val="none" w:sz="0" w:space="0" w:color="auto"/>
        <w:bottom w:val="none" w:sz="0" w:space="0" w:color="auto"/>
        <w:right w:val="none" w:sz="0" w:space="0" w:color="auto"/>
      </w:divBdr>
    </w:div>
    <w:div w:id="1992905752">
      <w:bodyDiv w:val="1"/>
      <w:marLeft w:val="0"/>
      <w:marRight w:val="0"/>
      <w:marTop w:val="0"/>
      <w:marBottom w:val="0"/>
      <w:divBdr>
        <w:top w:val="none" w:sz="0" w:space="0" w:color="auto"/>
        <w:left w:val="none" w:sz="0" w:space="0" w:color="auto"/>
        <w:bottom w:val="none" w:sz="0" w:space="0" w:color="auto"/>
        <w:right w:val="none" w:sz="0" w:space="0" w:color="auto"/>
      </w:divBdr>
    </w:div>
    <w:div w:id="2032490036">
      <w:bodyDiv w:val="1"/>
      <w:marLeft w:val="0"/>
      <w:marRight w:val="0"/>
      <w:marTop w:val="0"/>
      <w:marBottom w:val="0"/>
      <w:divBdr>
        <w:top w:val="none" w:sz="0" w:space="0" w:color="auto"/>
        <w:left w:val="none" w:sz="0" w:space="0" w:color="auto"/>
        <w:bottom w:val="none" w:sz="0" w:space="0" w:color="auto"/>
        <w:right w:val="none" w:sz="0" w:space="0" w:color="auto"/>
      </w:divBdr>
    </w:div>
    <w:div w:id="2038919570">
      <w:bodyDiv w:val="1"/>
      <w:marLeft w:val="0"/>
      <w:marRight w:val="0"/>
      <w:marTop w:val="0"/>
      <w:marBottom w:val="0"/>
      <w:divBdr>
        <w:top w:val="none" w:sz="0" w:space="0" w:color="auto"/>
        <w:left w:val="none" w:sz="0" w:space="0" w:color="auto"/>
        <w:bottom w:val="none" w:sz="0" w:space="0" w:color="auto"/>
        <w:right w:val="none" w:sz="0" w:space="0" w:color="auto"/>
      </w:divBdr>
    </w:div>
    <w:div w:id="2042974375">
      <w:bodyDiv w:val="1"/>
      <w:marLeft w:val="0"/>
      <w:marRight w:val="0"/>
      <w:marTop w:val="0"/>
      <w:marBottom w:val="0"/>
      <w:divBdr>
        <w:top w:val="none" w:sz="0" w:space="0" w:color="auto"/>
        <w:left w:val="none" w:sz="0" w:space="0" w:color="auto"/>
        <w:bottom w:val="none" w:sz="0" w:space="0" w:color="auto"/>
        <w:right w:val="none" w:sz="0" w:space="0" w:color="auto"/>
      </w:divBdr>
    </w:div>
    <w:div w:id="2055151673">
      <w:bodyDiv w:val="1"/>
      <w:marLeft w:val="0"/>
      <w:marRight w:val="0"/>
      <w:marTop w:val="0"/>
      <w:marBottom w:val="0"/>
      <w:divBdr>
        <w:top w:val="none" w:sz="0" w:space="0" w:color="auto"/>
        <w:left w:val="none" w:sz="0" w:space="0" w:color="auto"/>
        <w:bottom w:val="none" w:sz="0" w:space="0" w:color="auto"/>
        <w:right w:val="none" w:sz="0" w:space="0" w:color="auto"/>
      </w:divBdr>
    </w:div>
    <w:div w:id="2070031622">
      <w:bodyDiv w:val="1"/>
      <w:marLeft w:val="0"/>
      <w:marRight w:val="0"/>
      <w:marTop w:val="0"/>
      <w:marBottom w:val="0"/>
      <w:divBdr>
        <w:top w:val="none" w:sz="0" w:space="0" w:color="auto"/>
        <w:left w:val="none" w:sz="0" w:space="0" w:color="auto"/>
        <w:bottom w:val="none" w:sz="0" w:space="0" w:color="auto"/>
        <w:right w:val="none" w:sz="0" w:space="0" w:color="auto"/>
      </w:divBdr>
    </w:div>
    <w:div w:id="2090729828">
      <w:bodyDiv w:val="1"/>
      <w:marLeft w:val="0"/>
      <w:marRight w:val="0"/>
      <w:marTop w:val="0"/>
      <w:marBottom w:val="0"/>
      <w:divBdr>
        <w:top w:val="none" w:sz="0" w:space="0" w:color="auto"/>
        <w:left w:val="none" w:sz="0" w:space="0" w:color="auto"/>
        <w:bottom w:val="none" w:sz="0" w:space="0" w:color="auto"/>
        <w:right w:val="none" w:sz="0" w:space="0" w:color="auto"/>
      </w:divBdr>
    </w:div>
    <w:div w:id="2115174850">
      <w:bodyDiv w:val="1"/>
      <w:marLeft w:val="0"/>
      <w:marRight w:val="0"/>
      <w:marTop w:val="0"/>
      <w:marBottom w:val="0"/>
      <w:divBdr>
        <w:top w:val="none" w:sz="0" w:space="0" w:color="auto"/>
        <w:left w:val="none" w:sz="0" w:space="0" w:color="auto"/>
        <w:bottom w:val="none" w:sz="0" w:space="0" w:color="auto"/>
        <w:right w:val="none" w:sz="0" w:space="0" w:color="auto"/>
      </w:divBdr>
    </w:div>
    <w:div w:id="2120441651">
      <w:bodyDiv w:val="1"/>
      <w:marLeft w:val="0"/>
      <w:marRight w:val="0"/>
      <w:marTop w:val="0"/>
      <w:marBottom w:val="0"/>
      <w:divBdr>
        <w:top w:val="none" w:sz="0" w:space="0" w:color="auto"/>
        <w:left w:val="none" w:sz="0" w:space="0" w:color="auto"/>
        <w:bottom w:val="none" w:sz="0" w:space="0" w:color="auto"/>
        <w:right w:val="none" w:sz="0" w:space="0" w:color="auto"/>
      </w:divBdr>
    </w:div>
    <w:div w:id="2137480112">
      <w:bodyDiv w:val="1"/>
      <w:marLeft w:val="0"/>
      <w:marRight w:val="0"/>
      <w:marTop w:val="0"/>
      <w:marBottom w:val="0"/>
      <w:divBdr>
        <w:top w:val="none" w:sz="0" w:space="0" w:color="auto"/>
        <w:left w:val="none" w:sz="0" w:space="0" w:color="auto"/>
        <w:bottom w:val="none" w:sz="0" w:space="0" w:color="auto"/>
        <w:right w:val="none" w:sz="0" w:space="0" w:color="auto"/>
      </w:divBdr>
    </w:div>
    <w:div w:id="2139179618">
      <w:bodyDiv w:val="1"/>
      <w:marLeft w:val="0"/>
      <w:marRight w:val="0"/>
      <w:marTop w:val="0"/>
      <w:marBottom w:val="0"/>
      <w:divBdr>
        <w:top w:val="none" w:sz="0" w:space="0" w:color="auto"/>
        <w:left w:val="none" w:sz="0" w:space="0" w:color="auto"/>
        <w:bottom w:val="none" w:sz="0" w:space="0" w:color="auto"/>
        <w:right w:val="none" w:sz="0" w:space="0" w:color="auto"/>
      </w:divBdr>
    </w:div>
    <w:div w:id="213925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FA6EF-6BE2-4A69-8DA0-9B0CD6A0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889</Pages>
  <Words>138256</Words>
  <Characters>788062</Characters>
  <Application>Microsoft Office Word</Application>
  <DocSecurity>0</DocSecurity>
  <Lines>6567</Lines>
  <Paragraphs>1848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QUANTS</vt:lpstr>
      <vt:lpstr>Number series</vt:lpstr>
      <vt:lpstr>Number System</vt:lpstr>
      <vt:lpstr>Time and Distance</vt:lpstr>
      <vt:lpstr>Measurement</vt:lpstr>
      <vt:lpstr>Ages</vt:lpstr>
      <vt:lpstr>Percentages</vt:lpstr>
      <vt:lpstr>Logarithms</vt:lpstr>
      <vt:lpstr>Time and Work</vt:lpstr>
    </vt:vector>
  </TitlesOfParts>
  <Company/>
  <LinksUpToDate>false</LinksUpToDate>
  <CharactersWithSpaces>924470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Baskaran</dc:creator>
  <cp:keywords/>
  <dc:description/>
  <cp:lastModifiedBy>Prabhu</cp:lastModifiedBy>
  <cp:revision>20</cp:revision>
  <dcterms:created xsi:type="dcterms:W3CDTF">2019-05-22T17:41:00Z</dcterms:created>
  <dcterms:modified xsi:type="dcterms:W3CDTF">2019-06-20T05:18:00Z</dcterms:modified>
</cp:coreProperties>
</file>